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2514" w14:textId="4B4D7F35" w:rsidR="00CB5C06" w:rsidRPr="000532C5" w:rsidDel="00FC643E" w:rsidRDefault="32BE4671" w:rsidP="00087BF5">
      <w:pPr>
        <w:jc w:val="center"/>
        <w:rPr>
          <w:del w:id="0" w:author="Avv. Rosario Panzariello" w:date="2026-09-18T10:27:00Z" w16du:dateUtc="2026-09-18T08:27:00Z"/>
          <w:rFonts w:ascii="Verdana" w:hAnsi="Verdana"/>
          <w:b/>
          <w:bCs/>
          <w:smallCaps/>
          <w:sz w:val="20"/>
          <w:szCs w:val="20"/>
        </w:rPr>
      </w:pPr>
      <w:r w:rsidRPr="000532C5">
        <w:rPr>
          <w:rFonts w:ascii="Verdana" w:hAnsi="Verdana"/>
          <w:b/>
          <w:bCs/>
          <w:smallCaps/>
          <w:sz w:val="20"/>
          <w:szCs w:val="20"/>
        </w:rPr>
        <w:t xml:space="preserve">Termini e Condizioni Generali </w:t>
      </w:r>
    </w:p>
    <w:p w14:paraId="7E92C198" w14:textId="6AB8F283" w:rsidR="00087BF5" w:rsidRPr="000532C5" w:rsidRDefault="00FC643E" w:rsidP="00087BF5">
      <w:pPr>
        <w:jc w:val="center"/>
        <w:rPr>
          <w:rFonts w:ascii="Verdana" w:hAnsi="Verdana"/>
          <w:b/>
          <w:bCs/>
          <w:smallCaps/>
          <w:sz w:val="20"/>
          <w:szCs w:val="20"/>
        </w:rPr>
      </w:pPr>
      <w:ins w:id="1" w:author="Avv. Rosario Panzariello" w:date="2026-09-18T10:27:00Z" w16du:dateUtc="2026-09-18T08:27:00Z">
        <w:r>
          <w:rPr>
            <w:rFonts w:ascii="Verdana" w:hAnsi="Verdana"/>
            <w:b/>
            <w:bCs/>
            <w:smallCaps/>
            <w:sz w:val="20"/>
            <w:szCs w:val="20"/>
          </w:rPr>
          <w:t xml:space="preserve">- </w:t>
        </w:r>
      </w:ins>
      <w:r w:rsidR="00CB5C06" w:rsidRPr="000532C5">
        <w:rPr>
          <w:rFonts w:ascii="Verdana" w:hAnsi="Verdana"/>
          <w:b/>
          <w:bCs/>
          <w:smallCaps/>
          <w:sz w:val="20"/>
          <w:szCs w:val="20"/>
        </w:rPr>
        <w:t>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2" w:name="_Hlk162099405"/>
    </w:p>
    <w:customXmlInsRangeStart w:id="3" w:author="Avv. Rosario Panzariello" w:date="2026-09-26T12:08:00Z"/>
    <w:sdt>
      <w:sdtPr>
        <w:rPr>
          <w:rFonts w:asciiTheme="minorHAnsi" w:eastAsiaTheme="minorHAnsi" w:hAnsiTheme="minorHAnsi" w:cstheme="minorBidi"/>
          <w:color w:val="auto"/>
          <w:kern w:val="2"/>
          <w:sz w:val="22"/>
          <w:szCs w:val="22"/>
          <w:lang w:eastAsia="en-US"/>
          <w14:ligatures w14:val="standardContextual"/>
        </w:rPr>
        <w:id w:val="1740821782"/>
        <w:docPartObj>
          <w:docPartGallery w:val="Table of Contents"/>
          <w:docPartUnique/>
        </w:docPartObj>
      </w:sdtPr>
      <w:sdtEndPr>
        <w:rPr>
          <w:b/>
          <w:bCs/>
        </w:rPr>
      </w:sdtEndPr>
      <w:sdtContent>
        <w:customXmlInsRangeEnd w:id="3"/>
        <w:p w14:paraId="125ED446" w14:textId="2E77FC7A" w:rsidR="005E0032" w:rsidRDefault="005E0032">
          <w:pPr>
            <w:pStyle w:val="Titolosommario"/>
            <w:rPr>
              <w:ins w:id="4" w:author="Avv. Rosario Panzariello" w:date="2026-09-26T12:07:00Z" w16du:dateUtc="2026-09-26T10:07:00Z"/>
            </w:rPr>
          </w:pPr>
          <w:ins w:id="5" w:author="Avv. Rosario Panzariello" w:date="2026-09-26T12:07:00Z" w16du:dateUtc="2026-09-26T10:07:00Z">
            <w:r w:rsidRPr="0016781B">
              <w:rPr>
                <w:i/>
                <w:iCs/>
                <w:sz w:val="24"/>
                <w:szCs w:val="24"/>
                <w:rPrChange w:id="6" w:author="Avv. Rosario Panzariello" w:date="2026-09-26T12:11:00Z" w16du:dateUtc="2026-09-26T10:11:00Z">
                  <w:rPr/>
                </w:rPrChange>
              </w:rPr>
              <w:t>Sommario</w:t>
            </w:r>
          </w:ins>
        </w:p>
        <w:p w14:paraId="6C4F7E85" w14:textId="45AE9BCF" w:rsidR="009A1668" w:rsidRDefault="005E0032">
          <w:pPr>
            <w:pStyle w:val="Sommario1"/>
            <w:rPr>
              <w:ins w:id="7" w:author="Avv. Rosario Panzariello" w:date="2026-09-26T12:10:00Z" w16du:dateUtc="2026-09-26T10:10:00Z"/>
              <w:rFonts w:eastAsiaTheme="minorEastAsia"/>
              <w:noProof/>
              <w:sz w:val="24"/>
              <w:szCs w:val="24"/>
              <w:lang w:eastAsia="it-IT"/>
            </w:rPr>
          </w:pPr>
          <w:ins w:id="8" w:author="Avv. Rosario Panzariello" w:date="2026-09-26T12:08:00Z" w16du:dateUtc="2026-09-26T10:08:00Z">
            <w:r>
              <w:fldChar w:fldCharType="begin"/>
            </w:r>
            <w:r>
              <w:instrText xml:space="preserve"> TOC \o "1-3" \h \z \u </w:instrText>
            </w:r>
            <w:r>
              <w:fldChar w:fldCharType="separate"/>
            </w:r>
          </w:ins>
          <w:ins w:id="9" w:author="Avv. Rosario Panzariello" w:date="2026-09-26T12:10:00Z" w16du:dateUtc="2026-09-26T10:10:00Z">
            <w:r w:rsidR="009A1668" w:rsidRPr="00177137">
              <w:rPr>
                <w:rStyle w:val="Collegamentoipertestuale"/>
                <w:noProof/>
              </w:rPr>
              <w:fldChar w:fldCharType="begin"/>
            </w:r>
            <w:r w:rsidR="009A1668" w:rsidRPr="00177137">
              <w:rPr>
                <w:rStyle w:val="Collegamentoipertestuale"/>
                <w:noProof/>
              </w:rPr>
              <w:instrText xml:space="preserve"> </w:instrText>
            </w:r>
            <w:r w:rsidR="009A1668">
              <w:rPr>
                <w:noProof/>
              </w:rPr>
              <w:instrText>HYPERLINK \l "_Toc241317070"</w:instrText>
            </w:r>
            <w:r w:rsidR="009A1668" w:rsidRPr="00177137">
              <w:rPr>
                <w:rStyle w:val="Collegamentoipertestuale"/>
                <w:noProof/>
              </w:rPr>
              <w:instrText xml:space="preserve"> </w:instrText>
            </w:r>
            <w:r w:rsidR="009A1668" w:rsidRPr="00177137">
              <w:rPr>
                <w:rStyle w:val="Collegamentoipertestuale"/>
                <w:noProof/>
              </w:rPr>
            </w:r>
            <w:r w:rsidR="009A1668" w:rsidRPr="00177137">
              <w:rPr>
                <w:rStyle w:val="Collegamentoipertestuale"/>
                <w:noProof/>
              </w:rPr>
              <w:fldChar w:fldCharType="separate"/>
            </w:r>
            <w:r w:rsidR="009A1668" w:rsidRPr="00177137">
              <w:rPr>
                <w:rStyle w:val="Collegamentoipertestuale"/>
                <w:rFonts w:ascii="Verdana" w:hAnsi="Verdana"/>
                <w:b/>
                <w:bCs/>
                <w:noProof/>
              </w:rPr>
              <w:t>1.</w:t>
            </w:r>
            <w:r w:rsidR="009A1668">
              <w:rPr>
                <w:rFonts w:eastAsiaTheme="minorEastAsia"/>
                <w:noProof/>
                <w:sz w:val="24"/>
                <w:szCs w:val="24"/>
                <w:lang w:eastAsia="it-IT"/>
              </w:rPr>
              <w:tab/>
            </w:r>
            <w:r w:rsidR="009A1668" w:rsidRPr="00177137">
              <w:rPr>
                <w:rStyle w:val="Collegamentoipertestuale"/>
                <w:rFonts w:ascii="Verdana" w:hAnsi="Verdana"/>
                <w:b/>
                <w:bCs/>
                <w:smallCaps/>
                <w:noProof/>
              </w:rPr>
              <w:t>Definizioni</w:t>
            </w:r>
            <w:r w:rsidR="009A1668" w:rsidRPr="00177137">
              <w:rPr>
                <w:rStyle w:val="Collegamentoipertestuale"/>
                <w:rFonts w:ascii="Verdana" w:hAnsi="Verdana"/>
                <w:noProof/>
              </w:rPr>
              <w:t>.</w:t>
            </w:r>
            <w:r w:rsidR="009A1668">
              <w:rPr>
                <w:noProof/>
                <w:webHidden/>
              </w:rPr>
              <w:tab/>
            </w:r>
            <w:r w:rsidR="009A1668">
              <w:rPr>
                <w:noProof/>
                <w:webHidden/>
              </w:rPr>
              <w:fldChar w:fldCharType="begin"/>
            </w:r>
            <w:r w:rsidR="009A1668">
              <w:rPr>
                <w:noProof/>
                <w:webHidden/>
              </w:rPr>
              <w:instrText xml:space="preserve"> PAGEREF _Toc241317070 \h </w:instrText>
            </w:r>
          </w:ins>
          <w:r w:rsidR="009A1668">
            <w:rPr>
              <w:noProof/>
              <w:webHidden/>
            </w:rPr>
          </w:r>
          <w:ins w:id="10" w:author="Avv. Rosario Panzariello" w:date="2026-09-26T12:10:00Z" w16du:dateUtc="2026-09-26T10:10:00Z">
            <w:r w:rsidR="009A1668">
              <w:rPr>
                <w:noProof/>
                <w:webHidden/>
              </w:rPr>
              <w:fldChar w:fldCharType="separate"/>
            </w:r>
          </w:ins>
          <w:ins w:id="11" w:author="Avv. Rosario Panzariello" w:date="2026-09-26T12:11:00Z" w16du:dateUtc="2026-09-26T10:11:00Z">
            <w:r w:rsidR="009A1668">
              <w:rPr>
                <w:noProof/>
                <w:webHidden/>
              </w:rPr>
              <w:t>2</w:t>
            </w:r>
          </w:ins>
          <w:ins w:id="12" w:author="Avv. Rosario Panzariello" w:date="2026-09-26T12:10:00Z" w16du:dateUtc="2026-09-26T10:10:00Z">
            <w:r w:rsidR="009A1668">
              <w:rPr>
                <w:noProof/>
                <w:webHidden/>
              </w:rPr>
              <w:fldChar w:fldCharType="end"/>
            </w:r>
            <w:r w:rsidR="009A1668" w:rsidRPr="00177137">
              <w:rPr>
                <w:rStyle w:val="Collegamentoipertestuale"/>
                <w:noProof/>
              </w:rPr>
              <w:fldChar w:fldCharType="end"/>
            </w:r>
          </w:ins>
        </w:p>
        <w:p w14:paraId="40B597C0" w14:textId="3F239860" w:rsidR="009A1668" w:rsidRDefault="009A1668">
          <w:pPr>
            <w:pStyle w:val="Sommario1"/>
            <w:rPr>
              <w:ins w:id="13" w:author="Avv. Rosario Panzariello" w:date="2026-09-26T12:10:00Z" w16du:dateUtc="2026-09-26T10:10:00Z"/>
              <w:rFonts w:eastAsiaTheme="minorEastAsia"/>
              <w:noProof/>
              <w:sz w:val="24"/>
              <w:szCs w:val="24"/>
              <w:lang w:eastAsia="it-IT"/>
            </w:rPr>
          </w:pPr>
          <w:ins w:id="1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"_Toc241317071"</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noProof/>
              </w:rPr>
              <w:t>2.</w:t>
            </w:r>
            <w:r>
              <w:rPr>
                <w:rFonts w:eastAsiaTheme="minorEastAsia"/>
                <w:noProof/>
                <w:sz w:val="24"/>
                <w:szCs w:val="24"/>
                <w:lang w:eastAsia="it-IT"/>
              </w:rPr>
              <w:tab/>
            </w:r>
            <w:r w:rsidRPr="00177137">
              <w:rPr>
                <w:rStyle w:val="Collegamentoipertestuale"/>
                <w:rFonts w:ascii="Verdana" w:hAnsi="Verdana"/>
                <w:b/>
                <w:bCs/>
                <w:smallCaps/>
                <w:noProof/>
              </w:rPr>
              <w:t>Scopi, ruolo di Fleequid e Modelli di Vendita</w:t>
            </w:r>
            <w:r w:rsidRPr="00177137">
              <w:rPr>
                <w:rStyle w:val="Collegamentoipertestuale"/>
                <w:rFonts w:ascii="Verdana" w:hAnsi="Verdana"/>
                <w:noProof/>
              </w:rPr>
              <w:t>.</w:t>
            </w:r>
            <w:r>
              <w:rPr>
                <w:noProof/>
                <w:webHidden/>
              </w:rPr>
              <w:tab/>
            </w:r>
            <w:r>
              <w:rPr>
                <w:noProof/>
                <w:webHidden/>
              </w:rPr>
              <w:fldChar w:fldCharType="begin"/>
            </w:r>
            <w:r>
              <w:rPr>
                <w:noProof/>
                <w:webHidden/>
              </w:rPr>
              <w:instrText xml:space="preserve"> PAGEREF _Toc241317071 \h </w:instrText>
            </w:r>
          </w:ins>
          <w:r>
            <w:rPr>
              <w:noProof/>
              <w:webHidden/>
            </w:rPr>
          </w:r>
          <w:ins w:id="15" w:author="Avv. Rosario Panzariello" w:date="2026-09-26T12:10:00Z" w16du:dateUtc="2026-09-26T10:10:00Z">
            <w:r>
              <w:rPr>
                <w:noProof/>
                <w:webHidden/>
              </w:rPr>
              <w:fldChar w:fldCharType="separate"/>
            </w:r>
          </w:ins>
          <w:ins w:id="16" w:author="Avv. Rosario Panzariello" w:date="2026-09-26T12:11:00Z" w16du:dateUtc="2026-09-26T10:11:00Z">
            <w:r>
              <w:rPr>
                <w:noProof/>
                <w:webHidden/>
              </w:rPr>
              <w:t>9</w:t>
            </w:r>
          </w:ins>
          <w:ins w:id="17" w:author="Avv. Rosario Panzariello" w:date="2026-09-26T12:10:00Z" w16du:dateUtc="2026-09-26T10:10:00Z">
            <w:r>
              <w:rPr>
                <w:noProof/>
                <w:webHidden/>
              </w:rPr>
              <w:fldChar w:fldCharType="end"/>
            </w:r>
            <w:r w:rsidRPr="00177137">
              <w:rPr>
                <w:rStyle w:val="Collegamentoipertestuale"/>
                <w:noProof/>
              </w:rPr>
              <w:fldChar w:fldCharType="end"/>
            </w:r>
          </w:ins>
        </w:p>
        <w:p w14:paraId="118B6CA8" w14:textId="42169708" w:rsidR="009A1668" w:rsidRDefault="009A1668">
          <w:pPr>
            <w:pStyle w:val="Sommario1"/>
            <w:rPr>
              <w:ins w:id="18" w:author="Avv. Rosario Panzariello" w:date="2026-09-26T12:10:00Z" w16du:dateUtc="2026-09-26T10:10:00Z"/>
              <w:rFonts w:eastAsiaTheme="minorEastAsia"/>
              <w:noProof/>
              <w:sz w:val="24"/>
              <w:szCs w:val="24"/>
              <w:lang w:eastAsia="it-IT"/>
            </w:rPr>
          </w:pPr>
          <w:ins w:id="1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"_Toc241317072"</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3.</w:t>
            </w:r>
            <w:r>
              <w:rPr>
                <w:rFonts w:eastAsiaTheme="minorEastAsia"/>
                <w:noProof/>
                <w:sz w:val="24"/>
                <w:szCs w:val="24"/>
                <w:lang w:eastAsia="it-IT"/>
              </w:rPr>
              <w:tab/>
            </w:r>
            <w:r w:rsidRPr="00177137">
              <w:rPr>
                <w:rStyle w:val="Collegamentoipertestuale"/>
                <w:rFonts w:ascii="Verdana" w:hAnsi="Verdana"/>
                <w:b/>
                <w:bCs/>
                <w:smallCaps/>
                <w:noProof/>
              </w:rPr>
              <w:t>Determinazione e conoscibilità del Modello di Vendita.</w:t>
            </w:r>
            <w:r>
              <w:rPr>
                <w:noProof/>
                <w:webHidden/>
              </w:rPr>
              <w:tab/>
            </w:r>
            <w:r>
              <w:rPr>
                <w:noProof/>
                <w:webHidden/>
              </w:rPr>
              <w:fldChar w:fldCharType="begin"/>
            </w:r>
            <w:r>
              <w:rPr>
                <w:noProof/>
                <w:webHidden/>
              </w:rPr>
              <w:instrText xml:space="preserve"> PAGEREF _Toc241317072 \h </w:instrText>
            </w:r>
          </w:ins>
          <w:r>
            <w:rPr>
              <w:noProof/>
              <w:webHidden/>
            </w:rPr>
          </w:r>
          <w:ins w:id="20" w:author="Avv. Rosario Panzariello" w:date="2026-09-26T12:10:00Z" w16du:dateUtc="2026-09-26T10:10:00Z">
            <w:r>
              <w:rPr>
                <w:noProof/>
                <w:webHidden/>
              </w:rPr>
              <w:fldChar w:fldCharType="separate"/>
            </w:r>
          </w:ins>
          <w:ins w:id="21" w:author="Avv. Rosario Panzariello" w:date="2026-09-26T12:11:00Z" w16du:dateUtc="2026-09-26T10:11:00Z">
            <w:r>
              <w:rPr>
                <w:noProof/>
                <w:webHidden/>
              </w:rPr>
              <w:t>13</w:t>
            </w:r>
          </w:ins>
          <w:ins w:id="22" w:author="Avv. Rosario Panzariello" w:date="2026-09-26T12:10:00Z" w16du:dateUtc="2026-09-26T10:10:00Z">
            <w:r>
              <w:rPr>
                <w:noProof/>
                <w:webHidden/>
              </w:rPr>
              <w:fldChar w:fldCharType="end"/>
            </w:r>
            <w:r w:rsidRPr="00177137">
              <w:rPr>
                <w:rStyle w:val="Collegamentoipertestuale"/>
                <w:noProof/>
              </w:rPr>
              <w:fldChar w:fldCharType="end"/>
            </w:r>
          </w:ins>
        </w:p>
        <w:p w14:paraId="2CD41C95" w14:textId="3DD36C9D" w:rsidR="009A1668" w:rsidRDefault="009A1668">
          <w:pPr>
            <w:pStyle w:val="Sommario1"/>
            <w:rPr>
              <w:ins w:id="23" w:author="Avv. Rosario Panzariello" w:date="2026-09-26T12:10:00Z" w16du:dateUtc="2026-09-26T10:10:00Z"/>
              <w:rFonts w:eastAsiaTheme="minorEastAsia"/>
              <w:noProof/>
              <w:sz w:val="24"/>
              <w:szCs w:val="24"/>
              <w:lang w:eastAsia="it-IT"/>
            </w:rPr>
          </w:pPr>
          <w:ins w:id="2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"_Toc241317073"</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noProof/>
              </w:rPr>
              <w:t>4.</w:t>
            </w:r>
            <w:r>
              <w:rPr>
                <w:rFonts w:eastAsiaTheme="minorEastAsia"/>
                <w:noProof/>
                <w:sz w:val="24"/>
                <w:szCs w:val="24"/>
                <w:lang w:eastAsia="it-IT"/>
              </w:rPr>
              <w:tab/>
            </w:r>
            <w:r w:rsidRPr="00177137">
              <w:rPr>
                <w:rStyle w:val="Collegamentoipertestuale"/>
                <w:rFonts w:ascii="Verdana" w:hAnsi="Verdana"/>
                <w:b/>
                <w:bCs/>
                <w:smallCaps/>
                <w:noProof/>
              </w:rPr>
              <w:t>Fonti contrattuali, Inserzione e condizioni applicabili alla specifica operazione</w:t>
            </w:r>
            <w:r w:rsidRPr="00177137">
              <w:rPr>
                <w:rStyle w:val="Collegamentoipertestuale"/>
                <w:rFonts w:ascii="Verdana" w:hAnsi="Verdana"/>
                <w:noProof/>
              </w:rPr>
              <w:t>.</w:t>
            </w:r>
            <w:r>
              <w:rPr>
                <w:noProof/>
                <w:webHidden/>
              </w:rPr>
              <w:tab/>
            </w:r>
            <w:r>
              <w:rPr>
                <w:noProof/>
                <w:webHidden/>
              </w:rPr>
              <w:fldChar w:fldCharType="begin"/>
            </w:r>
            <w:r>
              <w:rPr>
                <w:noProof/>
                <w:webHidden/>
              </w:rPr>
              <w:instrText xml:space="preserve"> PAGEREF _Toc241317073 \h </w:instrText>
            </w:r>
          </w:ins>
          <w:r>
            <w:rPr>
              <w:noProof/>
              <w:webHidden/>
            </w:rPr>
          </w:r>
          <w:ins w:id="25" w:author="Avv. Rosario Panzariello" w:date="2026-09-26T12:10:00Z" w16du:dateUtc="2026-09-26T10:10:00Z">
            <w:r>
              <w:rPr>
                <w:noProof/>
                <w:webHidden/>
              </w:rPr>
              <w:fldChar w:fldCharType="separate"/>
            </w:r>
          </w:ins>
          <w:ins w:id="26" w:author="Avv. Rosario Panzariello" w:date="2026-09-26T12:11:00Z" w16du:dateUtc="2026-09-26T10:11:00Z">
            <w:r>
              <w:rPr>
                <w:noProof/>
                <w:webHidden/>
              </w:rPr>
              <w:t>15</w:t>
            </w:r>
          </w:ins>
          <w:ins w:id="27" w:author="Avv. Rosario Panzariello" w:date="2026-09-26T12:10:00Z" w16du:dateUtc="2026-09-26T10:10:00Z">
            <w:r>
              <w:rPr>
                <w:noProof/>
                <w:webHidden/>
              </w:rPr>
              <w:fldChar w:fldCharType="end"/>
            </w:r>
            <w:r w:rsidRPr="00177137">
              <w:rPr>
                <w:rStyle w:val="Collegamentoipertestuale"/>
                <w:noProof/>
              </w:rPr>
              <w:fldChar w:fldCharType="end"/>
            </w:r>
          </w:ins>
        </w:p>
        <w:p w14:paraId="605958C4" w14:textId="11E5A01F" w:rsidR="009A1668" w:rsidRDefault="009A1668">
          <w:pPr>
            <w:pStyle w:val="Sommario1"/>
            <w:rPr>
              <w:ins w:id="28" w:author="Avv. Rosario Panzariello" w:date="2026-09-26T12:10:00Z" w16du:dateUtc="2026-09-26T10:10:00Z"/>
              <w:rFonts w:eastAsiaTheme="minorEastAsia"/>
              <w:noProof/>
              <w:sz w:val="24"/>
              <w:szCs w:val="24"/>
              <w:lang w:eastAsia="it-IT"/>
            </w:rPr>
          </w:pPr>
          <w:ins w:id="2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"_Toc241317074"</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5.</w:t>
            </w:r>
            <w:r>
              <w:rPr>
                <w:rFonts w:eastAsiaTheme="minorEastAsia"/>
                <w:noProof/>
                <w:sz w:val="24"/>
                <w:szCs w:val="24"/>
                <w:lang w:eastAsia="it-IT"/>
              </w:rPr>
              <w:tab/>
            </w:r>
            <w:r w:rsidRPr="00177137">
              <w:rPr>
                <w:rStyle w:val="Collegamentoipertestuale"/>
                <w:rFonts w:ascii="Verdana" w:hAnsi="Verdana"/>
                <w:b/>
                <w:bCs/>
                <w:smallCaps/>
                <w:noProof/>
              </w:rPr>
              <w:t>Registrazione e uso consentito del Marketplace.</w:t>
            </w:r>
            <w:r>
              <w:rPr>
                <w:noProof/>
                <w:webHidden/>
              </w:rPr>
              <w:tab/>
            </w:r>
            <w:r>
              <w:rPr>
                <w:noProof/>
                <w:webHidden/>
              </w:rPr>
              <w:fldChar w:fldCharType="begin"/>
            </w:r>
            <w:r>
              <w:rPr>
                <w:noProof/>
                <w:webHidden/>
              </w:rPr>
              <w:instrText xml:space="preserve"> PAGEREF _Toc241317074 \h </w:instrText>
            </w:r>
          </w:ins>
          <w:r>
            <w:rPr>
              <w:noProof/>
              <w:webHidden/>
            </w:rPr>
          </w:r>
          <w:ins w:id="30" w:author="Avv. Rosario Panzariello" w:date="2026-09-26T12:10:00Z" w16du:dateUtc="2026-09-26T10:10:00Z">
            <w:r>
              <w:rPr>
                <w:noProof/>
                <w:webHidden/>
              </w:rPr>
              <w:fldChar w:fldCharType="separate"/>
            </w:r>
          </w:ins>
          <w:ins w:id="31" w:author="Avv. Rosario Panzariello" w:date="2026-09-26T12:11:00Z" w16du:dateUtc="2026-09-26T10:11:00Z">
            <w:r>
              <w:rPr>
                <w:noProof/>
                <w:webHidden/>
              </w:rPr>
              <w:t>18</w:t>
            </w:r>
          </w:ins>
          <w:ins w:id="32" w:author="Avv. Rosario Panzariello" w:date="2026-09-26T12:10:00Z" w16du:dateUtc="2026-09-26T10:10:00Z">
            <w:r>
              <w:rPr>
                <w:noProof/>
                <w:webHidden/>
              </w:rPr>
              <w:fldChar w:fldCharType="end"/>
            </w:r>
            <w:r w:rsidRPr="00177137">
              <w:rPr>
                <w:rStyle w:val="Collegamentoipertestuale"/>
                <w:noProof/>
              </w:rPr>
              <w:fldChar w:fldCharType="end"/>
            </w:r>
          </w:ins>
        </w:p>
        <w:p w14:paraId="5EAF52D5" w14:textId="78EDB0F3" w:rsidR="009A1668" w:rsidRDefault="009A1668">
          <w:pPr>
            <w:pStyle w:val="Sommario1"/>
            <w:rPr>
              <w:ins w:id="33" w:author="Avv. Rosario Panzariello" w:date="2026-09-26T12:10:00Z" w16du:dateUtc="2026-09-26T10:10:00Z"/>
              <w:rFonts w:eastAsiaTheme="minorEastAsia"/>
              <w:noProof/>
              <w:sz w:val="24"/>
              <w:szCs w:val="24"/>
              <w:lang w:eastAsia="it-IT"/>
            </w:rPr>
          </w:pPr>
          <w:ins w:id="3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"_Toc241317075"</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6.</w:t>
            </w:r>
            <w:r>
              <w:rPr>
                <w:rFonts w:eastAsiaTheme="minorEastAsia"/>
                <w:noProof/>
                <w:sz w:val="24"/>
                <w:szCs w:val="24"/>
                <w:lang w:eastAsia="it-IT"/>
              </w:rPr>
              <w:tab/>
            </w:r>
            <w:r w:rsidRPr="00177137">
              <w:rPr>
                <w:rStyle w:val="Collegamentoipertestuale"/>
                <w:rFonts w:ascii="Verdana" w:hAnsi="Verdana"/>
                <w:b/>
                <w:bCs/>
                <w:smallCaps/>
                <w:noProof/>
              </w:rPr>
              <w:t>Classificazione dell’Utente e Deposito cauzionale.</w:t>
            </w:r>
            <w:r>
              <w:rPr>
                <w:noProof/>
                <w:webHidden/>
              </w:rPr>
              <w:tab/>
            </w:r>
            <w:r>
              <w:rPr>
                <w:noProof/>
                <w:webHidden/>
              </w:rPr>
              <w:fldChar w:fldCharType="begin"/>
            </w:r>
            <w:r>
              <w:rPr>
                <w:noProof/>
                <w:webHidden/>
              </w:rPr>
              <w:instrText xml:space="preserve"> PAGEREF _Toc241317075 \h </w:instrText>
            </w:r>
          </w:ins>
          <w:r>
            <w:rPr>
              <w:noProof/>
              <w:webHidden/>
            </w:rPr>
          </w:r>
          <w:ins w:id="35" w:author="Avv. Rosario Panzariello" w:date="2026-09-26T12:10:00Z" w16du:dateUtc="2026-09-26T10:10:00Z">
            <w:r>
              <w:rPr>
                <w:noProof/>
                <w:webHidden/>
              </w:rPr>
              <w:fldChar w:fldCharType="separate"/>
            </w:r>
          </w:ins>
          <w:ins w:id="36" w:author="Avv. Rosario Panzariello" w:date="2026-09-26T12:11:00Z" w16du:dateUtc="2026-09-26T10:11:00Z">
            <w:r>
              <w:rPr>
                <w:noProof/>
                <w:webHidden/>
              </w:rPr>
              <w:t>23</w:t>
            </w:r>
          </w:ins>
          <w:ins w:id="37" w:author="Avv. Rosario Panzariello" w:date="2026-09-26T12:10:00Z" w16du:dateUtc="2026-09-26T10:10:00Z">
            <w:r>
              <w:rPr>
                <w:noProof/>
                <w:webHidden/>
              </w:rPr>
              <w:fldChar w:fldCharType="end"/>
            </w:r>
            <w:r w:rsidRPr="00177137">
              <w:rPr>
                <w:rStyle w:val="Collegamentoipertestuale"/>
                <w:noProof/>
              </w:rPr>
              <w:fldChar w:fldCharType="end"/>
            </w:r>
          </w:ins>
        </w:p>
        <w:p w14:paraId="0709AA59" w14:textId="0CB1D137" w:rsidR="009A1668" w:rsidRDefault="009A1668">
          <w:pPr>
            <w:pStyle w:val="Sommario1"/>
            <w:rPr>
              <w:ins w:id="38" w:author="Avv. Rosario Panzariello" w:date="2026-09-26T12:10:00Z" w16du:dateUtc="2026-09-26T10:10:00Z"/>
              <w:rFonts w:eastAsiaTheme="minorEastAsia"/>
              <w:noProof/>
              <w:sz w:val="24"/>
              <w:szCs w:val="24"/>
              <w:lang w:eastAsia="it-IT"/>
            </w:rPr>
          </w:pPr>
          <w:ins w:id="3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"_Toc241317076"</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Pr>
                <w:rFonts w:eastAsiaTheme="minorEastAsia"/>
                <w:noProof/>
                <w:sz w:val="24"/>
                <w:szCs w:val="24"/>
                <w:lang w:eastAsia="it-IT"/>
              </w:rPr>
              <w:tab/>
            </w:r>
            <w:r w:rsidRPr="00177137">
              <w:rPr>
                <w:rStyle w:val="Collegamentoipertestuale"/>
                <w:rFonts w:ascii="Verdana" w:hAnsi="Verdana"/>
                <w:b/>
                <w:bCs/>
                <w:smallCaps/>
                <w:noProof/>
              </w:rPr>
              <w:t>Trattamento dei dati personali degli Utenti.</w:t>
            </w:r>
            <w:r>
              <w:rPr>
                <w:noProof/>
                <w:webHidden/>
              </w:rPr>
              <w:tab/>
            </w:r>
            <w:r>
              <w:rPr>
                <w:noProof/>
                <w:webHidden/>
              </w:rPr>
              <w:fldChar w:fldCharType="begin"/>
            </w:r>
            <w:r>
              <w:rPr>
                <w:noProof/>
                <w:webHidden/>
              </w:rPr>
              <w:instrText xml:space="preserve"> PAGEREF _Toc241317076 \h </w:instrText>
            </w:r>
          </w:ins>
          <w:r>
            <w:rPr>
              <w:noProof/>
              <w:webHidden/>
            </w:rPr>
          </w:r>
          <w:ins w:id="40" w:author="Avv. Rosario Panzariello" w:date="2026-09-26T12:10:00Z" w16du:dateUtc="2026-09-26T10:10:00Z">
            <w:r>
              <w:rPr>
                <w:noProof/>
                <w:webHidden/>
              </w:rPr>
              <w:fldChar w:fldCharType="separate"/>
            </w:r>
          </w:ins>
          <w:ins w:id="41" w:author="Avv. Rosario Panzariello" w:date="2026-09-26T12:11:00Z" w16du:dateUtc="2026-09-26T10:11:00Z">
            <w:r>
              <w:rPr>
                <w:noProof/>
                <w:webHidden/>
              </w:rPr>
              <w:t>25</w:t>
            </w:r>
          </w:ins>
          <w:ins w:id="42" w:author="Avv. Rosario Panzariello" w:date="2026-09-26T12:10:00Z" w16du:dateUtc="2026-09-26T10:10:00Z">
            <w:r>
              <w:rPr>
                <w:noProof/>
                <w:webHidden/>
              </w:rPr>
              <w:fldChar w:fldCharType="end"/>
            </w:r>
            <w:r w:rsidRPr="00177137">
              <w:rPr>
                <w:rStyle w:val="Collegamentoipertestuale"/>
                <w:noProof/>
              </w:rPr>
              <w:fldChar w:fldCharType="end"/>
            </w:r>
          </w:ins>
        </w:p>
        <w:p w14:paraId="18D8BA34" w14:textId="39E5F1A3" w:rsidR="009A1668" w:rsidRDefault="009A1668">
          <w:pPr>
            <w:pStyle w:val="Sommario1"/>
            <w:rPr>
              <w:ins w:id="43" w:author="Avv. Rosario Panzariello" w:date="2026-09-26T12:10:00Z" w16du:dateUtc="2026-09-26T10:10:00Z"/>
              <w:rFonts w:eastAsiaTheme="minorEastAsia"/>
              <w:noProof/>
              <w:sz w:val="24"/>
              <w:szCs w:val="24"/>
              <w:lang w:eastAsia="it-IT"/>
            </w:rPr>
          </w:pPr>
          <w:ins w:id="4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"_Toc241317077"</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7.</w:t>
            </w:r>
            <w:r>
              <w:rPr>
                <w:noProof/>
                <w:webHidden/>
              </w:rPr>
              <w:tab/>
            </w:r>
            <w:r>
              <w:rPr>
                <w:noProof/>
                <w:webHidden/>
              </w:rPr>
              <w:fldChar w:fldCharType="begin"/>
            </w:r>
            <w:r>
              <w:rPr>
                <w:noProof/>
                <w:webHidden/>
              </w:rPr>
              <w:instrText xml:space="preserve"> PAGEREF _Toc241317077 \h </w:instrText>
            </w:r>
          </w:ins>
          <w:r>
            <w:rPr>
              <w:noProof/>
              <w:webHidden/>
            </w:rPr>
          </w:r>
          <w:ins w:id="45" w:author="Avv. Rosario Panzariello" w:date="2026-09-26T12:10:00Z" w16du:dateUtc="2026-09-26T10:10:00Z">
            <w:r>
              <w:rPr>
                <w:noProof/>
                <w:webHidden/>
              </w:rPr>
              <w:fldChar w:fldCharType="separate"/>
            </w:r>
          </w:ins>
          <w:ins w:id="46" w:author="Avv. Rosario Panzariello" w:date="2026-09-26T12:11:00Z" w16du:dateUtc="2026-09-26T10:11:00Z">
            <w:r>
              <w:rPr>
                <w:noProof/>
                <w:webHidden/>
              </w:rPr>
              <w:t>25</w:t>
            </w:r>
          </w:ins>
          <w:ins w:id="47" w:author="Avv. Rosario Panzariello" w:date="2026-09-26T12:10:00Z" w16du:dateUtc="2026-09-26T10:10:00Z">
            <w:r>
              <w:rPr>
                <w:noProof/>
                <w:webHidden/>
              </w:rPr>
              <w:fldChar w:fldCharType="end"/>
            </w:r>
            <w:r w:rsidRPr="00177137">
              <w:rPr>
                <w:rStyle w:val="Collegamentoipertestuale"/>
                <w:noProof/>
              </w:rPr>
              <w:fldChar w:fldCharType="end"/>
            </w:r>
          </w:ins>
        </w:p>
        <w:p w14:paraId="4D6C1443" w14:textId="04ACB084" w:rsidR="009A1668" w:rsidRDefault="009A1668">
          <w:pPr>
            <w:pStyle w:val="Sommario1"/>
            <w:rPr>
              <w:ins w:id="48" w:author="Avv. Rosario Panzariello" w:date="2026-09-26T12:10:00Z" w16du:dateUtc="2026-09-26T10:10:00Z"/>
              <w:rFonts w:eastAsiaTheme="minorEastAsia"/>
              <w:noProof/>
              <w:sz w:val="24"/>
              <w:szCs w:val="24"/>
              <w:lang w:eastAsia="it-IT"/>
            </w:rPr>
          </w:pPr>
          <w:ins w:id="4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"_Toc241317078"</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8.</w:t>
            </w:r>
            <w:r>
              <w:rPr>
                <w:rFonts w:eastAsiaTheme="minorEastAsia"/>
                <w:noProof/>
                <w:sz w:val="24"/>
                <w:szCs w:val="24"/>
                <w:lang w:eastAsia="it-IT"/>
              </w:rPr>
              <w:tab/>
            </w:r>
            <w:r w:rsidRPr="00177137">
              <w:rPr>
                <w:rStyle w:val="Collegamentoipertestuale"/>
                <w:rFonts w:ascii="Verdana" w:hAnsi="Verdana"/>
                <w:b/>
                <w:bCs/>
                <w:smallCaps/>
                <w:noProof/>
              </w:rPr>
              <w:t>Proposta di vendita di Veicoli in Asta e obblighi del Venditore.</w:t>
            </w:r>
            <w:r>
              <w:rPr>
                <w:noProof/>
                <w:webHidden/>
              </w:rPr>
              <w:tab/>
            </w:r>
            <w:r>
              <w:rPr>
                <w:noProof/>
                <w:webHidden/>
              </w:rPr>
              <w:fldChar w:fldCharType="begin"/>
            </w:r>
            <w:r>
              <w:rPr>
                <w:noProof/>
                <w:webHidden/>
              </w:rPr>
              <w:instrText xml:space="preserve"> PAGEREF _Toc241317078 \h </w:instrText>
            </w:r>
          </w:ins>
          <w:r>
            <w:rPr>
              <w:noProof/>
              <w:webHidden/>
            </w:rPr>
          </w:r>
          <w:ins w:id="50" w:author="Avv. Rosario Panzariello" w:date="2026-09-26T12:10:00Z" w16du:dateUtc="2026-09-26T10:10:00Z">
            <w:r>
              <w:rPr>
                <w:noProof/>
                <w:webHidden/>
              </w:rPr>
              <w:fldChar w:fldCharType="separate"/>
            </w:r>
          </w:ins>
          <w:ins w:id="51" w:author="Avv. Rosario Panzariello" w:date="2026-09-26T12:11:00Z" w16du:dateUtc="2026-09-26T10:11:00Z">
            <w:r>
              <w:rPr>
                <w:noProof/>
                <w:webHidden/>
              </w:rPr>
              <w:t>25</w:t>
            </w:r>
          </w:ins>
          <w:ins w:id="52" w:author="Avv. Rosario Panzariello" w:date="2026-09-26T12:10:00Z" w16du:dateUtc="2026-09-26T10:10:00Z">
            <w:r>
              <w:rPr>
                <w:noProof/>
                <w:webHidden/>
              </w:rPr>
              <w:fldChar w:fldCharType="end"/>
            </w:r>
            <w:r w:rsidRPr="00177137">
              <w:rPr>
                <w:rStyle w:val="Collegamentoipertestuale"/>
                <w:noProof/>
              </w:rPr>
              <w:fldChar w:fldCharType="end"/>
            </w:r>
          </w:ins>
        </w:p>
        <w:p w14:paraId="46523118" w14:textId="41D78AF4" w:rsidR="009A1668" w:rsidRDefault="009A1668">
          <w:pPr>
            <w:pStyle w:val="Sommario1"/>
            <w:rPr>
              <w:ins w:id="53" w:author="Avv. Rosario Panzariello" w:date="2026-09-26T12:10:00Z" w16du:dateUtc="2026-09-26T10:10:00Z"/>
              <w:rFonts w:eastAsiaTheme="minorEastAsia"/>
              <w:noProof/>
              <w:sz w:val="24"/>
              <w:szCs w:val="24"/>
              <w:lang w:eastAsia="it-IT"/>
            </w:rPr>
          </w:pPr>
          <w:ins w:id="5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"_Toc241317083"</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9.</w:t>
            </w:r>
            <w:r>
              <w:rPr>
                <w:rFonts w:eastAsiaTheme="minorEastAsia"/>
                <w:noProof/>
                <w:sz w:val="24"/>
                <w:szCs w:val="24"/>
                <w:lang w:eastAsia="it-IT"/>
              </w:rPr>
              <w:tab/>
            </w:r>
            <w:r w:rsidRPr="00177137">
              <w:rPr>
                <w:rStyle w:val="Collegamentoipertestuale"/>
                <w:rFonts w:ascii="Verdana" w:hAnsi="Verdana"/>
                <w:b/>
                <w:bCs/>
                <w:smallCaps/>
                <w:noProof/>
              </w:rPr>
              <w:t>Eventi di vendita ed Inserzione.</w:t>
            </w:r>
            <w:r>
              <w:rPr>
                <w:noProof/>
                <w:webHidden/>
              </w:rPr>
              <w:tab/>
            </w:r>
            <w:r>
              <w:rPr>
                <w:noProof/>
                <w:webHidden/>
              </w:rPr>
              <w:fldChar w:fldCharType="begin"/>
            </w:r>
            <w:r>
              <w:rPr>
                <w:noProof/>
                <w:webHidden/>
              </w:rPr>
              <w:instrText xml:space="preserve"> PAGEREF _Toc241317083 \h </w:instrText>
            </w:r>
          </w:ins>
          <w:r>
            <w:rPr>
              <w:noProof/>
              <w:webHidden/>
            </w:rPr>
          </w:r>
          <w:ins w:id="55" w:author="Avv. Rosario Panzariello" w:date="2026-09-26T12:10:00Z" w16du:dateUtc="2026-09-26T10:10:00Z">
            <w:r>
              <w:rPr>
                <w:noProof/>
                <w:webHidden/>
              </w:rPr>
              <w:fldChar w:fldCharType="separate"/>
            </w:r>
          </w:ins>
          <w:ins w:id="56" w:author="Avv. Rosario Panzariello" w:date="2026-09-26T12:11:00Z" w16du:dateUtc="2026-09-26T10:11:00Z">
            <w:r>
              <w:rPr>
                <w:noProof/>
                <w:webHidden/>
              </w:rPr>
              <w:t>34</w:t>
            </w:r>
          </w:ins>
          <w:ins w:id="57" w:author="Avv. Rosario Panzariello" w:date="2026-09-26T12:10:00Z" w16du:dateUtc="2026-09-26T10:10:00Z">
            <w:r>
              <w:rPr>
                <w:noProof/>
                <w:webHidden/>
              </w:rPr>
              <w:fldChar w:fldCharType="end"/>
            </w:r>
            <w:r w:rsidRPr="00177137">
              <w:rPr>
                <w:rStyle w:val="Collegamentoipertestuale"/>
                <w:noProof/>
              </w:rPr>
              <w:fldChar w:fldCharType="end"/>
            </w:r>
          </w:ins>
        </w:p>
        <w:p w14:paraId="5A324EFE" w14:textId="18963742" w:rsidR="009A1668" w:rsidRDefault="009A1668">
          <w:pPr>
            <w:pStyle w:val="Sommario1"/>
            <w:rPr>
              <w:ins w:id="58" w:author="Avv. Rosario Panzariello" w:date="2026-09-26T12:10:00Z" w16du:dateUtc="2026-09-26T10:10:00Z"/>
              <w:rFonts w:eastAsiaTheme="minorEastAsia"/>
              <w:noProof/>
              <w:sz w:val="24"/>
              <w:szCs w:val="24"/>
              <w:lang w:eastAsia="it-IT"/>
            </w:rPr>
          </w:pPr>
          <w:ins w:id="5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"_Toc241317090"</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10.</w:t>
            </w:r>
            <w:r>
              <w:rPr>
                <w:rFonts w:eastAsiaTheme="minorEastAsia"/>
                <w:noProof/>
                <w:sz w:val="24"/>
                <w:szCs w:val="24"/>
                <w:lang w:eastAsia="it-IT"/>
              </w:rPr>
              <w:tab/>
            </w:r>
            <w:r w:rsidRPr="00177137">
              <w:rPr>
                <w:rStyle w:val="Collegamentoipertestuale"/>
                <w:rFonts w:ascii="Verdana" w:hAnsi="Verdana"/>
                <w:b/>
                <w:bCs/>
                <w:smallCaps/>
                <w:noProof/>
              </w:rPr>
              <w:t>Offerte, negoziazione e Accordo vincolante.</w:t>
            </w:r>
            <w:r>
              <w:rPr>
                <w:noProof/>
                <w:webHidden/>
              </w:rPr>
              <w:tab/>
            </w:r>
            <w:r>
              <w:rPr>
                <w:noProof/>
                <w:webHidden/>
              </w:rPr>
              <w:fldChar w:fldCharType="begin"/>
            </w:r>
            <w:r>
              <w:rPr>
                <w:noProof/>
                <w:webHidden/>
              </w:rPr>
              <w:instrText xml:space="preserve"> PAGEREF _Toc241317090 \h </w:instrText>
            </w:r>
          </w:ins>
          <w:r>
            <w:rPr>
              <w:noProof/>
              <w:webHidden/>
            </w:rPr>
          </w:r>
          <w:ins w:id="60" w:author="Avv. Rosario Panzariello" w:date="2026-09-26T12:10:00Z" w16du:dateUtc="2026-09-26T10:10:00Z">
            <w:r>
              <w:rPr>
                <w:noProof/>
                <w:webHidden/>
              </w:rPr>
              <w:fldChar w:fldCharType="separate"/>
            </w:r>
          </w:ins>
          <w:ins w:id="61" w:author="Avv. Rosario Panzariello" w:date="2026-09-26T12:11:00Z" w16du:dateUtc="2026-09-26T10:11:00Z">
            <w:r>
              <w:rPr>
                <w:noProof/>
                <w:webHidden/>
              </w:rPr>
              <w:t>37</w:t>
            </w:r>
          </w:ins>
          <w:ins w:id="62" w:author="Avv. Rosario Panzariello" w:date="2026-09-26T12:10:00Z" w16du:dateUtc="2026-09-26T10:10:00Z">
            <w:r>
              <w:rPr>
                <w:noProof/>
                <w:webHidden/>
              </w:rPr>
              <w:fldChar w:fldCharType="end"/>
            </w:r>
            <w:r w:rsidRPr="00177137">
              <w:rPr>
                <w:rStyle w:val="Collegamentoipertestuale"/>
                <w:noProof/>
              </w:rPr>
              <w:fldChar w:fldCharType="end"/>
            </w:r>
          </w:ins>
        </w:p>
        <w:p w14:paraId="570D47FB" w14:textId="0C31E7D5" w:rsidR="009A1668" w:rsidRDefault="009A1668">
          <w:pPr>
            <w:pStyle w:val="Sommario1"/>
            <w:rPr>
              <w:ins w:id="63" w:author="Avv. Rosario Panzariello" w:date="2026-09-26T12:10:00Z" w16du:dateUtc="2026-09-26T10:10:00Z"/>
              <w:rFonts w:eastAsiaTheme="minorEastAsia"/>
              <w:noProof/>
              <w:sz w:val="24"/>
              <w:szCs w:val="24"/>
              <w:lang w:eastAsia="it-IT"/>
            </w:rPr>
          </w:pPr>
          <w:ins w:id="6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"_Toc241317092"</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11.</w:t>
            </w:r>
            <w:r>
              <w:rPr>
                <w:rFonts w:eastAsiaTheme="minorEastAsia"/>
                <w:noProof/>
                <w:sz w:val="24"/>
                <w:szCs w:val="24"/>
                <w:lang w:eastAsia="it-IT"/>
              </w:rPr>
              <w:tab/>
            </w:r>
            <w:r w:rsidRPr="00177137">
              <w:rPr>
                <w:rStyle w:val="Collegamentoipertestuale"/>
                <w:rFonts w:ascii="Verdana" w:hAnsi="Verdana"/>
                <w:b/>
                <w:bCs/>
                <w:smallCaps/>
                <w:noProof/>
              </w:rPr>
              <w:t>Stato Opzionato, Proforma e Termine di pagamento.</w:t>
            </w:r>
            <w:r>
              <w:rPr>
                <w:noProof/>
                <w:webHidden/>
              </w:rPr>
              <w:tab/>
            </w:r>
            <w:r>
              <w:rPr>
                <w:noProof/>
                <w:webHidden/>
              </w:rPr>
              <w:fldChar w:fldCharType="begin"/>
            </w:r>
            <w:r>
              <w:rPr>
                <w:noProof/>
                <w:webHidden/>
              </w:rPr>
              <w:instrText xml:space="preserve"> PAGEREF _Toc241317092 \h </w:instrText>
            </w:r>
          </w:ins>
          <w:r>
            <w:rPr>
              <w:noProof/>
              <w:webHidden/>
            </w:rPr>
          </w:r>
          <w:ins w:id="65" w:author="Avv. Rosario Panzariello" w:date="2026-09-26T12:10:00Z" w16du:dateUtc="2026-09-26T10:10:00Z">
            <w:r>
              <w:rPr>
                <w:noProof/>
                <w:webHidden/>
              </w:rPr>
              <w:fldChar w:fldCharType="separate"/>
            </w:r>
          </w:ins>
          <w:ins w:id="66" w:author="Avv. Rosario Panzariello" w:date="2026-09-26T12:11:00Z" w16du:dateUtc="2026-09-26T10:11:00Z">
            <w:r>
              <w:rPr>
                <w:noProof/>
                <w:webHidden/>
              </w:rPr>
              <w:t>40</w:t>
            </w:r>
          </w:ins>
          <w:ins w:id="67" w:author="Avv. Rosario Panzariello" w:date="2026-09-26T12:10:00Z" w16du:dateUtc="2026-09-26T10:10:00Z">
            <w:r>
              <w:rPr>
                <w:noProof/>
                <w:webHidden/>
              </w:rPr>
              <w:fldChar w:fldCharType="end"/>
            </w:r>
            <w:r w:rsidRPr="00177137">
              <w:rPr>
                <w:rStyle w:val="Collegamentoipertestuale"/>
                <w:noProof/>
              </w:rPr>
              <w:fldChar w:fldCharType="end"/>
            </w:r>
          </w:ins>
        </w:p>
        <w:p w14:paraId="338F3CA1" w14:textId="5BFDFA56" w:rsidR="009A1668" w:rsidRDefault="009A1668">
          <w:pPr>
            <w:pStyle w:val="Sommario1"/>
            <w:rPr>
              <w:ins w:id="68" w:author="Avv. Rosario Panzariello" w:date="2026-09-26T12:10:00Z" w16du:dateUtc="2026-09-26T10:10:00Z"/>
              <w:rFonts w:eastAsiaTheme="minorEastAsia"/>
              <w:noProof/>
              <w:sz w:val="24"/>
              <w:szCs w:val="24"/>
              <w:lang w:eastAsia="it-IT"/>
            </w:rPr>
          </w:pPr>
          <w:ins w:id="6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"_Toc241317093"</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12.</w:t>
            </w:r>
            <w:r>
              <w:rPr>
                <w:rFonts w:eastAsiaTheme="minorEastAsia"/>
                <w:noProof/>
                <w:sz w:val="24"/>
                <w:szCs w:val="24"/>
                <w:lang w:eastAsia="it-IT"/>
              </w:rPr>
              <w:tab/>
            </w:r>
            <w:r w:rsidRPr="00177137">
              <w:rPr>
                <w:rStyle w:val="Collegamentoipertestuale"/>
                <w:rFonts w:ascii="Verdana" w:hAnsi="Verdana"/>
                <w:b/>
                <w:bCs/>
                <w:smallCaps/>
                <w:noProof/>
              </w:rPr>
              <w:t>Pagamento, Aggiudicazione definitiva nelle Aste, ritardo e Annullamento della vendita.</w:t>
            </w:r>
            <w:r>
              <w:rPr>
                <w:noProof/>
                <w:webHidden/>
              </w:rPr>
              <w:tab/>
            </w:r>
            <w:r>
              <w:rPr>
                <w:noProof/>
                <w:webHidden/>
              </w:rPr>
              <w:fldChar w:fldCharType="begin"/>
            </w:r>
            <w:r>
              <w:rPr>
                <w:noProof/>
                <w:webHidden/>
              </w:rPr>
              <w:instrText xml:space="preserve"> PAGEREF _Toc241317093 \h </w:instrText>
            </w:r>
          </w:ins>
          <w:r>
            <w:rPr>
              <w:noProof/>
              <w:webHidden/>
            </w:rPr>
          </w:r>
          <w:ins w:id="70" w:author="Avv. Rosario Panzariello" w:date="2026-09-26T12:10:00Z" w16du:dateUtc="2026-09-26T10:10:00Z">
            <w:r>
              <w:rPr>
                <w:noProof/>
                <w:webHidden/>
              </w:rPr>
              <w:fldChar w:fldCharType="separate"/>
            </w:r>
          </w:ins>
          <w:ins w:id="71" w:author="Avv. Rosario Panzariello" w:date="2026-09-26T12:11:00Z" w16du:dateUtc="2026-09-26T10:11:00Z">
            <w:r>
              <w:rPr>
                <w:noProof/>
                <w:webHidden/>
              </w:rPr>
              <w:t>43</w:t>
            </w:r>
          </w:ins>
          <w:ins w:id="72" w:author="Avv. Rosario Panzariello" w:date="2026-09-26T12:10:00Z" w16du:dateUtc="2026-09-26T10:10:00Z">
            <w:r>
              <w:rPr>
                <w:noProof/>
                <w:webHidden/>
              </w:rPr>
              <w:fldChar w:fldCharType="end"/>
            </w:r>
            <w:r w:rsidRPr="00177137">
              <w:rPr>
                <w:rStyle w:val="Collegamentoipertestuale"/>
                <w:noProof/>
              </w:rPr>
              <w:fldChar w:fldCharType="end"/>
            </w:r>
          </w:ins>
        </w:p>
        <w:p w14:paraId="1915BB2A" w14:textId="07A0E83C" w:rsidR="009A1668" w:rsidRDefault="009A1668">
          <w:pPr>
            <w:pStyle w:val="Sommario1"/>
            <w:rPr>
              <w:ins w:id="73" w:author="Avv. Rosario Panzariello" w:date="2026-09-26T12:10:00Z" w16du:dateUtc="2026-09-26T10:10:00Z"/>
              <w:rFonts w:eastAsiaTheme="minorEastAsia"/>
              <w:noProof/>
              <w:sz w:val="24"/>
              <w:szCs w:val="24"/>
              <w:lang w:eastAsia="it-IT"/>
            </w:rPr>
          </w:pPr>
          <w:ins w:id="7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"_Toc241317094"</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Pr>
                <w:rFonts w:eastAsiaTheme="minorEastAsia"/>
                <w:noProof/>
                <w:sz w:val="24"/>
                <w:szCs w:val="24"/>
                <w:lang w:eastAsia="it-IT"/>
              </w:rPr>
              <w:tab/>
            </w:r>
            <w:r w:rsidRPr="00177137">
              <w:rPr>
                <w:rStyle w:val="Collegamentoipertestuale"/>
                <w:rFonts w:ascii="Verdana" w:hAnsi="Verdana"/>
                <w:b/>
                <w:bCs/>
                <w:smallCaps/>
                <w:noProof/>
              </w:rPr>
              <w:t>Vendita differita:</w:t>
            </w:r>
            <w:r>
              <w:rPr>
                <w:noProof/>
                <w:webHidden/>
              </w:rPr>
              <w:tab/>
            </w:r>
            <w:r>
              <w:rPr>
                <w:noProof/>
                <w:webHidden/>
              </w:rPr>
              <w:fldChar w:fldCharType="begin"/>
            </w:r>
            <w:r>
              <w:rPr>
                <w:noProof/>
                <w:webHidden/>
              </w:rPr>
              <w:instrText xml:space="preserve"> PAGEREF _Toc241317094 \h </w:instrText>
            </w:r>
          </w:ins>
          <w:r>
            <w:rPr>
              <w:noProof/>
              <w:webHidden/>
            </w:rPr>
          </w:r>
          <w:ins w:id="75" w:author="Avv. Rosario Panzariello" w:date="2026-09-26T12:10:00Z" w16du:dateUtc="2026-09-26T10:10:00Z">
            <w:r>
              <w:rPr>
                <w:noProof/>
                <w:webHidden/>
              </w:rPr>
              <w:fldChar w:fldCharType="separate"/>
            </w:r>
          </w:ins>
          <w:ins w:id="76" w:author="Avv. Rosario Panzariello" w:date="2026-09-26T12:11:00Z" w16du:dateUtc="2026-09-26T10:11:00Z">
            <w:r>
              <w:rPr>
                <w:noProof/>
                <w:webHidden/>
              </w:rPr>
              <w:t>48</w:t>
            </w:r>
          </w:ins>
          <w:ins w:id="77" w:author="Avv. Rosario Panzariello" w:date="2026-09-26T12:10:00Z" w16du:dateUtc="2026-09-26T10:10:00Z">
            <w:r>
              <w:rPr>
                <w:noProof/>
                <w:webHidden/>
              </w:rPr>
              <w:fldChar w:fldCharType="end"/>
            </w:r>
            <w:r w:rsidRPr="00177137">
              <w:rPr>
                <w:rStyle w:val="Collegamentoipertestuale"/>
                <w:noProof/>
              </w:rPr>
              <w:fldChar w:fldCharType="end"/>
            </w:r>
          </w:ins>
        </w:p>
        <w:p w14:paraId="71BA0974" w14:textId="0C697242" w:rsidR="009A1668" w:rsidRDefault="009A1668">
          <w:pPr>
            <w:pStyle w:val="Sommario1"/>
            <w:rPr>
              <w:ins w:id="78" w:author="Avv. Rosario Panzariello" w:date="2026-09-26T12:10:00Z" w16du:dateUtc="2026-09-26T10:10:00Z"/>
              <w:rFonts w:eastAsiaTheme="minorEastAsia"/>
              <w:noProof/>
              <w:sz w:val="24"/>
              <w:szCs w:val="24"/>
              <w:lang w:eastAsia="it-IT"/>
            </w:rPr>
          </w:pPr>
          <w:ins w:id="7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"_Toc241317103"</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13.</w:t>
            </w:r>
            <w:r>
              <w:rPr>
                <w:rFonts w:eastAsiaTheme="minorEastAsia"/>
                <w:noProof/>
                <w:sz w:val="24"/>
                <w:szCs w:val="24"/>
                <w:lang w:eastAsia="it-IT"/>
              </w:rPr>
              <w:tab/>
            </w:r>
            <w:r w:rsidRPr="00177137">
              <w:rPr>
                <w:rStyle w:val="Collegamentoipertestuale"/>
                <w:rFonts w:ascii="Verdana" w:hAnsi="Verdana"/>
                <w:b/>
                <w:bCs/>
                <w:smallCaps/>
                <w:noProof/>
              </w:rPr>
              <w:t>pagamento anticipato e Veicolo temporaneamente in uso presso il Venditore.</w:t>
            </w:r>
            <w:r>
              <w:rPr>
                <w:noProof/>
                <w:webHidden/>
              </w:rPr>
              <w:tab/>
            </w:r>
            <w:r>
              <w:rPr>
                <w:noProof/>
                <w:webHidden/>
              </w:rPr>
              <w:fldChar w:fldCharType="begin"/>
            </w:r>
            <w:r>
              <w:rPr>
                <w:noProof/>
                <w:webHidden/>
              </w:rPr>
              <w:instrText xml:space="preserve"> PAGEREF _Toc241317103 \h </w:instrText>
            </w:r>
          </w:ins>
          <w:r>
            <w:rPr>
              <w:noProof/>
              <w:webHidden/>
            </w:rPr>
          </w:r>
          <w:ins w:id="80" w:author="Avv. Rosario Panzariello" w:date="2026-09-26T12:10:00Z" w16du:dateUtc="2026-09-26T10:10:00Z">
            <w:r>
              <w:rPr>
                <w:noProof/>
                <w:webHidden/>
              </w:rPr>
              <w:fldChar w:fldCharType="separate"/>
            </w:r>
          </w:ins>
          <w:ins w:id="81" w:author="Avv. Rosario Panzariello" w:date="2026-09-26T12:11:00Z" w16du:dateUtc="2026-09-26T10:11:00Z">
            <w:r>
              <w:rPr>
                <w:noProof/>
                <w:webHidden/>
              </w:rPr>
              <w:t>48</w:t>
            </w:r>
          </w:ins>
          <w:ins w:id="82" w:author="Avv. Rosario Panzariello" w:date="2026-09-26T12:10:00Z" w16du:dateUtc="2026-09-26T10:10:00Z">
            <w:r>
              <w:rPr>
                <w:noProof/>
                <w:webHidden/>
              </w:rPr>
              <w:fldChar w:fldCharType="end"/>
            </w:r>
            <w:r w:rsidRPr="00177137">
              <w:rPr>
                <w:rStyle w:val="Collegamentoipertestuale"/>
                <w:noProof/>
              </w:rPr>
              <w:fldChar w:fldCharType="end"/>
            </w:r>
          </w:ins>
        </w:p>
        <w:p w14:paraId="0909A71F" w14:textId="73A305F2" w:rsidR="009A1668" w:rsidRDefault="009A1668">
          <w:pPr>
            <w:pStyle w:val="Sommario1"/>
            <w:rPr>
              <w:ins w:id="83" w:author="Avv. Rosario Panzariello" w:date="2026-09-26T12:10:00Z" w16du:dateUtc="2026-09-26T10:10:00Z"/>
              <w:rFonts w:eastAsiaTheme="minorEastAsia"/>
              <w:noProof/>
              <w:sz w:val="24"/>
              <w:szCs w:val="24"/>
              <w:lang w:eastAsia="it-IT"/>
            </w:rPr>
          </w:pPr>
          <w:ins w:id="8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"_Toc241317104"</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14.</w:t>
            </w:r>
            <w:r>
              <w:rPr>
                <w:rFonts w:eastAsiaTheme="minorEastAsia"/>
                <w:noProof/>
                <w:sz w:val="24"/>
                <w:szCs w:val="24"/>
                <w:lang w:eastAsia="it-IT"/>
              </w:rPr>
              <w:tab/>
            </w:r>
            <w:r w:rsidRPr="00177137">
              <w:rPr>
                <w:rStyle w:val="Collegamentoipertestuale"/>
                <w:rFonts w:ascii="Verdana" w:hAnsi="Verdana"/>
                <w:b/>
                <w:bCs/>
                <w:smallCaps/>
                <w:noProof/>
              </w:rPr>
              <w:t>Annullamento della vendita: disciplina generale e riduzione dell’oggetto.</w:t>
            </w:r>
            <w:r>
              <w:rPr>
                <w:noProof/>
                <w:webHidden/>
              </w:rPr>
              <w:tab/>
            </w:r>
            <w:r>
              <w:rPr>
                <w:noProof/>
                <w:webHidden/>
              </w:rPr>
              <w:fldChar w:fldCharType="begin"/>
            </w:r>
            <w:r>
              <w:rPr>
                <w:noProof/>
                <w:webHidden/>
              </w:rPr>
              <w:instrText xml:space="preserve"> PAGEREF _Toc241317104 \h </w:instrText>
            </w:r>
          </w:ins>
          <w:r>
            <w:rPr>
              <w:noProof/>
              <w:webHidden/>
            </w:rPr>
          </w:r>
          <w:ins w:id="85" w:author="Avv. Rosario Panzariello" w:date="2026-09-26T12:10:00Z" w16du:dateUtc="2026-09-26T10:10:00Z">
            <w:r>
              <w:rPr>
                <w:noProof/>
                <w:webHidden/>
              </w:rPr>
              <w:fldChar w:fldCharType="separate"/>
            </w:r>
          </w:ins>
          <w:ins w:id="86" w:author="Avv. Rosario Panzariello" w:date="2026-09-26T12:11:00Z" w16du:dateUtc="2026-09-26T10:11:00Z">
            <w:r>
              <w:rPr>
                <w:noProof/>
                <w:webHidden/>
              </w:rPr>
              <w:t>51</w:t>
            </w:r>
          </w:ins>
          <w:ins w:id="87" w:author="Avv. Rosario Panzariello" w:date="2026-09-26T12:10:00Z" w16du:dateUtc="2026-09-26T10:10:00Z">
            <w:r>
              <w:rPr>
                <w:noProof/>
                <w:webHidden/>
              </w:rPr>
              <w:fldChar w:fldCharType="end"/>
            </w:r>
            <w:r w:rsidRPr="00177137">
              <w:rPr>
                <w:rStyle w:val="Collegamentoipertestuale"/>
                <w:noProof/>
              </w:rPr>
              <w:fldChar w:fldCharType="end"/>
            </w:r>
          </w:ins>
        </w:p>
        <w:p w14:paraId="525D0D07" w14:textId="2C8B33F9" w:rsidR="009A1668" w:rsidRDefault="009A1668">
          <w:pPr>
            <w:pStyle w:val="Sommario1"/>
            <w:rPr>
              <w:ins w:id="88" w:author="Avv. Rosario Panzariello" w:date="2026-09-26T12:10:00Z" w16du:dateUtc="2026-09-26T10:10:00Z"/>
              <w:rFonts w:eastAsiaTheme="minorEastAsia"/>
              <w:noProof/>
              <w:sz w:val="24"/>
              <w:szCs w:val="24"/>
              <w:lang w:eastAsia="it-IT"/>
            </w:rPr>
          </w:pPr>
          <w:ins w:id="89" w:author="Avv. Rosario Panzariello" w:date="2026-09-26T12:10:00Z" w16du:dateUtc="2026-09-26T10:10:00Z">
            <w:r w:rsidRPr="00177137">
              <w:rPr>
                <w:rStyle w:val="Collegamentoipertestuale"/>
                <w:noProof/>
              </w:rPr>
              <w:lastRenderedPageBreak/>
              <w:fldChar w:fldCharType="begin"/>
            </w:r>
            <w:r w:rsidRPr="00177137">
              <w:rPr>
                <w:rStyle w:val="Collegamentoipertestuale"/>
                <w:noProof/>
              </w:rPr>
              <w:instrText xml:space="preserve"> </w:instrText>
            </w:r>
            <w:r>
              <w:rPr>
                <w:noProof/>
              </w:rPr>
              <w:instrText>HYPERLINK \l "_Toc241317105"</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15.</w:t>
            </w:r>
            <w:r>
              <w:rPr>
                <w:rFonts w:eastAsiaTheme="minorEastAsia"/>
                <w:noProof/>
                <w:sz w:val="24"/>
                <w:szCs w:val="24"/>
                <w:lang w:eastAsia="it-IT"/>
              </w:rPr>
              <w:tab/>
            </w:r>
            <w:r w:rsidRPr="00177137">
              <w:rPr>
                <w:rStyle w:val="Collegamentoipertestuale"/>
                <w:rFonts w:ascii="Verdana" w:hAnsi="Verdana"/>
                <w:b/>
                <w:bCs/>
                <w:smallCaps/>
                <w:noProof/>
              </w:rPr>
              <w:t>Effetti patrimoniali: restituzioni, ripristino e coordinamento economico.</w:t>
            </w:r>
            <w:r>
              <w:rPr>
                <w:noProof/>
                <w:webHidden/>
              </w:rPr>
              <w:tab/>
            </w:r>
            <w:r>
              <w:rPr>
                <w:noProof/>
                <w:webHidden/>
              </w:rPr>
              <w:fldChar w:fldCharType="begin"/>
            </w:r>
            <w:r>
              <w:rPr>
                <w:noProof/>
                <w:webHidden/>
              </w:rPr>
              <w:instrText xml:space="preserve"> PAGEREF _Toc241317105 \h </w:instrText>
            </w:r>
          </w:ins>
          <w:r>
            <w:rPr>
              <w:noProof/>
              <w:webHidden/>
            </w:rPr>
          </w:r>
          <w:ins w:id="90" w:author="Avv. Rosario Panzariello" w:date="2026-09-26T12:10:00Z" w16du:dateUtc="2026-09-26T10:10:00Z">
            <w:r>
              <w:rPr>
                <w:noProof/>
                <w:webHidden/>
              </w:rPr>
              <w:fldChar w:fldCharType="separate"/>
            </w:r>
          </w:ins>
          <w:ins w:id="91" w:author="Avv. Rosario Panzariello" w:date="2026-09-26T12:11:00Z" w16du:dateUtc="2026-09-26T10:11:00Z">
            <w:r>
              <w:rPr>
                <w:noProof/>
                <w:webHidden/>
              </w:rPr>
              <w:t>54</w:t>
            </w:r>
          </w:ins>
          <w:ins w:id="92" w:author="Avv. Rosario Panzariello" w:date="2026-09-26T12:10:00Z" w16du:dateUtc="2026-09-26T10:10:00Z">
            <w:r>
              <w:rPr>
                <w:noProof/>
                <w:webHidden/>
              </w:rPr>
              <w:fldChar w:fldCharType="end"/>
            </w:r>
            <w:r w:rsidRPr="00177137">
              <w:rPr>
                <w:rStyle w:val="Collegamentoipertestuale"/>
                <w:noProof/>
              </w:rPr>
              <w:fldChar w:fldCharType="end"/>
            </w:r>
          </w:ins>
        </w:p>
        <w:p w14:paraId="56C9AB4B" w14:textId="3A17DB6D" w:rsidR="009A1668" w:rsidRDefault="009A1668">
          <w:pPr>
            <w:pStyle w:val="Sommario1"/>
            <w:rPr>
              <w:ins w:id="93" w:author="Avv. Rosario Panzariello" w:date="2026-09-26T12:10:00Z" w16du:dateUtc="2026-09-26T10:10:00Z"/>
              <w:rFonts w:eastAsiaTheme="minorEastAsia"/>
              <w:noProof/>
              <w:sz w:val="24"/>
              <w:szCs w:val="24"/>
              <w:lang w:eastAsia="it-IT"/>
            </w:rPr>
          </w:pPr>
          <w:ins w:id="9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"_Toc241317106"</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16.</w:t>
            </w:r>
            <w:r>
              <w:rPr>
                <w:rFonts w:eastAsiaTheme="minorEastAsia"/>
                <w:noProof/>
                <w:sz w:val="24"/>
                <w:szCs w:val="24"/>
                <w:lang w:eastAsia="it-IT"/>
              </w:rPr>
              <w:tab/>
            </w:r>
            <w:r w:rsidRPr="00177137">
              <w:rPr>
                <w:rStyle w:val="Collegamentoipertestuale"/>
                <w:rFonts w:ascii="Verdana" w:hAnsi="Verdana"/>
                <w:b/>
                <w:bCs/>
                <w:smallCaps/>
                <w:noProof/>
              </w:rPr>
              <w:t>Fase esecutiva verso l’Acquirente: fatturazione, trasferimento della proprietà, rischio, consegna e ritiro.</w:t>
            </w:r>
            <w:r>
              <w:rPr>
                <w:noProof/>
                <w:webHidden/>
              </w:rPr>
              <w:tab/>
            </w:r>
            <w:r>
              <w:rPr>
                <w:noProof/>
                <w:webHidden/>
              </w:rPr>
              <w:fldChar w:fldCharType="begin"/>
            </w:r>
            <w:r>
              <w:rPr>
                <w:noProof/>
                <w:webHidden/>
              </w:rPr>
              <w:instrText xml:space="preserve"> PAGEREF _Toc241317106 \h </w:instrText>
            </w:r>
          </w:ins>
          <w:r>
            <w:rPr>
              <w:noProof/>
              <w:webHidden/>
            </w:rPr>
          </w:r>
          <w:ins w:id="95" w:author="Avv. Rosario Panzariello" w:date="2026-09-26T12:10:00Z" w16du:dateUtc="2026-09-26T10:10:00Z">
            <w:r>
              <w:rPr>
                <w:noProof/>
                <w:webHidden/>
              </w:rPr>
              <w:fldChar w:fldCharType="separate"/>
            </w:r>
          </w:ins>
          <w:ins w:id="96" w:author="Avv. Rosario Panzariello" w:date="2026-09-26T12:11:00Z" w16du:dateUtc="2026-09-26T10:11:00Z">
            <w:r>
              <w:rPr>
                <w:noProof/>
                <w:webHidden/>
              </w:rPr>
              <w:t>58</w:t>
            </w:r>
          </w:ins>
          <w:ins w:id="97" w:author="Avv. Rosario Panzariello" w:date="2026-09-26T12:10:00Z" w16du:dateUtc="2026-09-26T10:10:00Z">
            <w:r>
              <w:rPr>
                <w:noProof/>
                <w:webHidden/>
              </w:rPr>
              <w:fldChar w:fldCharType="end"/>
            </w:r>
            <w:r w:rsidRPr="00177137">
              <w:rPr>
                <w:rStyle w:val="Collegamentoipertestuale"/>
                <w:noProof/>
              </w:rPr>
              <w:fldChar w:fldCharType="end"/>
            </w:r>
          </w:ins>
        </w:p>
        <w:p w14:paraId="11BD4FB7" w14:textId="69D08CB3" w:rsidR="009A1668" w:rsidRDefault="009A1668">
          <w:pPr>
            <w:pStyle w:val="Sommario1"/>
            <w:rPr>
              <w:ins w:id="98" w:author="Avv. Rosario Panzariello" w:date="2026-09-26T12:10:00Z" w16du:dateUtc="2026-09-26T10:10:00Z"/>
              <w:rFonts w:eastAsiaTheme="minorEastAsia"/>
              <w:noProof/>
              <w:sz w:val="24"/>
              <w:szCs w:val="24"/>
              <w:lang w:eastAsia="it-IT"/>
            </w:rPr>
          </w:pPr>
          <w:ins w:id="9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"_Toc241317107"</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17.</w:t>
            </w:r>
            <w:r>
              <w:rPr>
                <w:rFonts w:eastAsiaTheme="minorEastAsia"/>
                <w:noProof/>
                <w:sz w:val="24"/>
                <w:szCs w:val="24"/>
                <w:lang w:eastAsia="it-IT"/>
              </w:rPr>
              <w:tab/>
            </w:r>
            <w:r w:rsidRPr="00177137">
              <w:rPr>
                <w:rStyle w:val="Collegamentoipertestuale"/>
                <w:rFonts w:ascii="Verdana" w:hAnsi="Verdana"/>
                <w:b/>
                <w:bCs/>
                <w:smallCaps/>
                <w:noProof/>
              </w:rPr>
              <w:t>Vendita in commissione: disciplina comune, Rivendita e operatività quale Intermediario puro.</w:t>
            </w:r>
            <w:r>
              <w:rPr>
                <w:noProof/>
                <w:webHidden/>
              </w:rPr>
              <w:tab/>
            </w:r>
            <w:r>
              <w:rPr>
                <w:noProof/>
                <w:webHidden/>
              </w:rPr>
              <w:fldChar w:fldCharType="begin"/>
            </w:r>
            <w:r>
              <w:rPr>
                <w:noProof/>
                <w:webHidden/>
              </w:rPr>
              <w:instrText xml:space="preserve"> PAGEREF _Toc241317107 \h </w:instrText>
            </w:r>
          </w:ins>
          <w:r>
            <w:rPr>
              <w:noProof/>
              <w:webHidden/>
            </w:rPr>
          </w:r>
          <w:ins w:id="100" w:author="Avv. Rosario Panzariello" w:date="2026-09-26T12:10:00Z" w16du:dateUtc="2026-09-26T10:10:00Z">
            <w:r>
              <w:rPr>
                <w:noProof/>
                <w:webHidden/>
              </w:rPr>
              <w:fldChar w:fldCharType="separate"/>
            </w:r>
          </w:ins>
          <w:ins w:id="101" w:author="Avv. Rosario Panzariello" w:date="2026-09-26T12:11:00Z" w16du:dateUtc="2026-09-26T10:11:00Z">
            <w:r>
              <w:rPr>
                <w:noProof/>
                <w:webHidden/>
              </w:rPr>
              <w:t>69</w:t>
            </w:r>
          </w:ins>
          <w:ins w:id="102" w:author="Avv. Rosario Panzariello" w:date="2026-09-26T12:10:00Z" w16du:dateUtc="2026-09-26T10:10:00Z">
            <w:r>
              <w:rPr>
                <w:noProof/>
                <w:webHidden/>
              </w:rPr>
              <w:fldChar w:fldCharType="end"/>
            </w:r>
            <w:r w:rsidRPr="00177137">
              <w:rPr>
                <w:rStyle w:val="Collegamentoipertestuale"/>
                <w:noProof/>
              </w:rPr>
              <w:fldChar w:fldCharType="end"/>
            </w:r>
          </w:ins>
        </w:p>
        <w:p w14:paraId="26A7CF70" w14:textId="6005129B" w:rsidR="009A1668" w:rsidRDefault="009A1668">
          <w:pPr>
            <w:pStyle w:val="Sommario2"/>
            <w:rPr>
              <w:ins w:id="103" w:author="Avv. Rosario Panzariello" w:date="2026-09-26T12:10:00Z" w16du:dateUtc="2026-09-26T10:10:00Z"/>
              <w:rFonts w:eastAsiaTheme="minorEastAsia"/>
              <w:noProof/>
              <w:sz w:val="24"/>
              <w:szCs w:val="24"/>
              <w:lang w:eastAsia="it-IT"/>
            </w:rPr>
          </w:pPr>
          <w:ins w:id="10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"_Toc241317108"</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18.</w:t>
            </w:r>
            <w:r>
              <w:rPr>
                <w:rFonts w:eastAsiaTheme="minorEastAsia"/>
                <w:noProof/>
                <w:sz w:val="24"/>
                <w:szCs w:val="24"/>
                <w:lang w:eastAsia="it-IT"/>
              </w:rPr>
              <w:tab/>
            </w:r>
            <w:r w:rsidRPr="00177137">
              <w:rPr>
                <w:rStyle w:val="Collegamentoipertestuale"/>
                <w:rFonts w:ascii="Verdana" w:hAnsi="Verdana"/>
                <w:b/>
                <w:bCs/>
                <w:smallCaps/>
                <w:noProof/>
              </w:rPr>
              <w:t>Dealer Sales.</w:t>
            </w:r>
            <w:r>
              <w:rPr>
                <w:noProof/>
                <w:webHidden/>
              </w:rPr>
              <w:tab/>
            </w:r>
            <w:r>
              <w:rPr>
                <w:noProof/>
                <w:webHidden/>
              </w:rPr>
              <w:fldChar w:fldCharType="begin"/>
            </w:r>
            <w:r>
              <w:rPr>
                <w:noProof/>
                <w:webHidden/>
              </w:rPr>
              <w:instrText xml:space="preserve"> PAGEREF _Toc241317108 \h </w:instrText>
            </w:r>
          </w:ins>
          <w:r>
            <w:rPr>
              <w:noProof/>
              <w:webHidden/>
            </w:rPr>
          </w:r>
          <w:ins w:id="105" w:author="Avv. Rosario Panzariello" w:date="2026-09-26T12:10:00Z" w16du:dateUtc="2026-09-26T10:10:00Z">
            <w:r>
              <w:rPr>
                <w:noProof/>
                <w:webHidden/>
              </w:rPr>
              <w:fldChar w:fldCharType="separate"/>
            </w:r>
          </w:ins>
          <w:ins w:id="106" w:author="Avv. Rosario Panzariello" w:date="2026-09-26T12:11:00Z" w16du:dateUtc="2026-09-26T10:11:00Z">
            <w:r>
              <w:rPr>
                <w:noProof/>
                <w:webHidden/>
              </w:rPr>
              <w:t>74</w:t>
            </w:r>
          </w:ins>
          <w:ins w:id="107" w:author="Avv. Rosario Panzariello" w:date="2026-09-26T12:10:00Z" w16du:dateUtc="2026-09-26T10:10:00Z">
            <w:r>
              <w:rPr>
                <w:noProof/>
                <w:webHidden/>
              </w:rPr>
              <w:fldChar w:fldCharType="end"/>
            </w:r>
            <w:r w:rsidRPr="00177137">
              <w:rPr>
                <w:rStyle w:val="Collegamentoipertestuale"/>
                <w:noProof/>
              </w:rPr>
              <w:fldChar w:fldCharType="end"/>
            </w:r>
          </w:ins>
        </w:p>
        <w:p w14:paraId="0ECDB8C2" w14:textId="665347EF" w:rsidR="009A1668" w:rsidRDefault="009A1668">
          <w:pPr>
            <w:pStyle w:val="Sommario2"/>
            <w:rPr>
              <w:ins w:id="108" w:author="Avv. Rosario Panzariello" w:date="2026-09-26T12:10:00Z" w16du:dateUtc="2026-09-26T10:10:00Z"/>
              <w:rFonts w:eastAsiaTheme="minorEastAsia"/>
              <w:noProof/>
              <w:sz w:val="24"/>
              <w:szCs w:val="24"/>
              <w:lang w:eastAsia="it-IT"/>
            </w:rPr>
          </w:pPr>
          <w:ins w:id="10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"_Toc241317118"</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19.</w:t>
            </w:r>
            <w:r>
              <w:rPr>
                <w:rFonts w:eastAsiaTheme="minorEastAsia"/>
                <w:noProof/>
                <w:sz w:val="24"/>
                <w:szCs w:val="24"/>
                <w:lang w:eastAsia="it-IT"/>
              </w:rPr>
              <w:tab/>
            </w:r>
            <w:r w:rsidRPr="00177137">
              <w:rPr>
                <w:rStyle w:val="Collegamentoipertestuale"/>
                <w:rFonts w:ascii="Verdana" w:hAnsi="Verdana"/>
                <w:b/>
                <w:bCs/>
                <w:smallCaps/>
                <w:noProof/>
              </w:rPr>
              <w:t>Garanzie, esclusioni e limitazioni.</w:t>
            </w:r>
            <w:r>
              <w:rPr>
                <w:noProof/>
                <w:webHidden/>
              </w:rPr>
              <w:tab/>
            </w:r>
            <w:r>
              <w:rPr>
                <w:noProof/>
                <w:webHidden/>
              </w:rPr>
              <w:fldChar w:fldCharType="begin"/>
            </w:r>
            <w:r>
              <w:rPr>
                <w:noProof/>
                <w:webHidden/>
              </w:rPr>
              <w:instrText xml:space="preserve"> PAGEREF _Toc241317118 \h </w:instrText>
            </w:r>
          </w:ins>
          <w:r>
            <w:rPr>
              <w:noProof/>
              <w:webHidden/>
            </w:rPr>
          </w:r>
          <w:ins w:id="110" w:author="Avv. Rosario Panzariello" w:date="2026-09-26T12:10:00Z" w16du:dateUtc="2026-09-26T10:10:00Z">
            <w:r>
              <w:rPr>
                <w:noProof/>
                <w:webHidden/>
              </w:rPr>
              <w:fldChar w:fldCharType="separate"/>
            </w:r>
          </w:ins>
          <w:ins w:id="111" w:author="Avv. Rosario Panzariello" w:date="2026-09-26T12:11:00Z" w16du:dateUtc="2026-09-26T10:11:00Z">
            <w:r>
              <w:rPr>
                <w:noProof/>
                <w:webHidden/>
              </w:rPr>
              <w:t>78</w:t>
            </w:r>
          </w:ins>
          <w:ins w:id="112" w:author="Avv. Rosario Panzariello" w:date="2026-09-26T12:10:00Z" w16du:dateUtc="2026-09-26T10:10:00Z">
            <w:r>
              <w:rPr>
                <w:noProof/>
                <w:webHidden/>
              </w:rPr>
              <w:fldChar w:fldCharType="end"/>
            </w:r>
            <w:r w:rsidRPr="00177137">
              <w:rPr>
                <w:rStyle w:val="Collegamentoipertestuale"/>
                <w:noProof/>
              </w:rPr>
              <w:fldChar w:fldCharType="end"/>
            </w:r>
          </w:ins>
        </w:p>
        <w:p w14:paraId="05359F61" w14:textId="0325522E" w:rsidR="009A1668" w:rsidRDefault="009A1668">
          <w:pPr>
            <w:pStyle w:val="Sommario1"/>
            <w:rPr>
              <w:ins w:id="113" w:author="Avv. Rosario Panzariello" w:date="2026-09-26T12:10:00Z" w16du:dateUtc="2026-09-26T10:10:00Z"/>
              <w:rFonts w:eastAsiaTheme="minorEastAsia"/>
              <w:noProof/>
              <w:sz w:val="24"/>
              <w:szCs w:val="24"/>
              <w:lang w:eastAsia="it-IT"/>
            </w:rPr>
          </w:pPr>
          <w:ins w:id="11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"_Toc241317119"</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noProof/>
              </w:rPr>
              <w:t>20.</w:t>
            </w:r>
            <w:r>
              <w:rPr>
                <w:rFonts w:eastAsiaTheme="minorEastAsia"/>
                <w:noProof/>
                <w:sz w:val="24"/>
                <w:szCs w:val="24"/>
                <w:lang w:eastAsia="it-IT"/>
              </w:rPr>
              <w:tab/>
            </w:r>
            <w:r w:rsidRPr="00177137">
              <w:rPr>
                <w:rStyle w:val="Collegamentoipertestuale"/>
                <w:rFonts w:ascii="Verdana" w:hAnsi="Verdana"/>
                <w:b/>
                <w:bCs/>
                <w:smallCaps/>
                <w:noProof/>
              </w:rPr>
              <w:t>Reclami.</w:t>
            </w:r>
            <w:r>
              <w:rPr>
                <w:noProof/>
                <w:webHidden/>
              </w:rPr>
              <w:tab/>
            </w:r>
            <w:r>
              <w:rPr>
                <w:noProof/>
                <w:webHidden/>
              </w:rPr>
              <w:fldChar w:fldCharType="begin"/>
            </w:r>
            <w:r>
              <w:rPr>
                <w:noProof/>
                <w:webHidden/>
              </w:rPr>
              <w:instrText xml:space="preserve"> PAGEREF _Toc241317119 \h </w:instrText>
            </w:r>
          </w:ins>
          <w:r>
            <w:rPr>
              <w:noProof/>
              <w:webHidden/>
            </w:rPr>
          </w:r>
          <w:ins w:id="115" w:author="Avv. Rosario Panzariello" w:date="2026-09-26T12:10:00Z" w16du:dateUtc="2026-09-26T10:10:00Z">
            <w:r>
              <w:rPr>
                <w:noProof/>
                <w:webHidden/>
              </w:rPr>
              <w:fldChar w:fldCharType="separate"/>
            </w:r>
          </w:ins>
          <w:ins w:id="116" w:author="Avv. Rosario Panzariello" w:date="2026-09-26T12:11:00Z" w16du:dateUtc="2026-09-26T10:11:00Z">
            <w:r>
              <w:rPr>
                <w:noProof/>
                <w:webHidden/>
              </w:rPr>
              <w:t>83</w:t>
            </w:r>
          </w:ins>
          <w:ins w:id="117" w:author="Avv. Rosario Panzariello" w:date="2026-09-26T12:10:00Z" w16du:dateUtc="2026-09-26T10:10:00Z">
            <w:r>
              <w:rPr>
                <w:noProof/>
                <w:webHidden/>
              </w:rPr>
              <w:fldChar w:fldCharType="end"/>
            </w:r>
            <w:r w:rsidRPr="00177137">
              <w:rPr>
                <w:rStyle w:val="Collegamentoipertestuale"/>
                <w:noProof/>
              </w:rPr>
              <w:fldChar w:fldCharType="end"/>
            </w:r>
          </w:ins>
        </w:p>
        <w:p w14:paraId="753008DA" w14:textId="0EA4F116" w:rsidR="009A1668" w:rsidRDefault="009A1668">
          <w:pPr>
            <w:pStyle w:val="Sommario1"/>
            <w:rPr>
              <w:ins w:id="118" w:author="Avv. Rosario Panzariello" w:date="2026-09-26T12:10:00Z" w16du:dateUtc="2026-09-26T10:10:00Z"/>
              <w:rFonts w:eastAsiaTheme="minorEastAsia"/>
              <w:noProof/>
              <w:sz w:val="24"/>
              <w:szCs w:val="24"/>
              <w:lang w:eastAsia="it-IT"/>
            </w:rPr>
          </w:pPr>
          <w:ins w:id="11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"_Toc241317120"</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21.</w:t>
            </w:r>
            <w:r>
              <w:rPr>
                <w:rFonts w:eastAsiaTheme="minorEastAsia"/>
                <w:noProof/>
                <w:sz w:val="24"/>
                <w:szCs w:val="24"/>
                <w:lang w:eastAsia="it-IT"/>
              </w:rPr>
              <w:tab/>
            </w:r>
            <w:r w:rsidRPr="00177137">
              <w:rPr>
                <w:rStyle w:val="Collegamentoipertestuale"/>
                <w:rFonts w:ascii="Verdana" w:hAnsi="Verdana"/>
                <w:b/>
                <w:bCs/>
                <w:smallCaps/>
                <w:noProof/>
              </w:rPr>
              <w:t>Clausola di collegamento.</w:t>
            </w:r>
            <w:r>
              <w:rPr>
                <w:noProof/>
                <w:webHidden/>
              </w:rPr>
              <w:tab/>
            </w:r>
            <w:r>
              <w:rPr>
                <w:noProof/>
                <w:webHidden/>
              </w:rPr>
              <w:fldChar w:fldCharType="begin"/>
            </w:r>
            <w:r>
              <w:rPr>
                <w:noProof/>
                <w:webHidden/>
              </w:rPr>
              <w:instrText xml:space="preserve"> PAGEREF _Toc241317120 \h </w:instrText>
            </w:r>
          </w:ins>
          <w:r>
            <w:rPr>
              <w:noProof/>
              <w:webHidden/>
            </w:rPr>
          </w:r>
          <w:ins w:id="120" w:author="Avv. Rosario Panzariello" w:date="2026-09-26T12:10:00Z" w16du:dateUtc="2026-09-26T10:10:00Z">
            <w:r>
              <w:rPr>
                <w:noProof/>
                <w:webHidden/>
              </w:rPr>
              <w:fldChar w:fldCharType="separate"/>
            </w:r>
          </w:ins>
          <w:ins w:id="121" w:author="Avv. Rosario Panzariello" w:date="2026-09-26T12:11:00Z" w16du:dateUtc="2026-09-26T10:11:00Z">
            <w:r>
              <w:rPr>
                <w:noProof/>
                <w:webHidden/>
              </w:rPr>
              <w:t>85</w:t>
            </w:r>
          </w:ins>
          <w:ins w:id="122" w:author="Avv. Rosario Panzariello" w:date="2026-09-26T12:10:00Z" w16du:dateUtc="2026-09-26T10:10:00Z">
            <w:r>
              <w:rPr>
                <w:noProof/>
                <w:webHidden/>
              </w:rPr>
              <w:fldChar w:fldCharType="end"/>
            </w:r>
            <w:r w:rsidRPr="00177137">
              <w:rPr>
                <w:rStyle w:val="Collegamentoipertestuale"/>
                <w:noProof/>
              </w:rPr>
              <w:fldChar w:fldCharType="end"/>
            </w:r>
          </w:ins>
        </w:p>
        <w:p w14:paraId="4ED09160" w14:textId="67A641B1" w:rsidR="009A1668" w:rsidRDefault="009A1668">
          <w:pPr>
            <w:pStyle w:val="Sommario1"/>
            <w:rPr>
              <w:ins w:id="123" w:author="Avv. Rosario Panzariello" w:date="2026-09-26T12:10:00Z" w16du:dateUtc="2026-09-26T10:10:00Z"/>
              <w:rFonts w:eastAsiaTheme="minorEastAsia"/>
              <w:noProof/>
              <w:sz w:val="24"/>
              <w:szCs w:val="24"/>
              <w:lang w:eastAsia="it-IT"/>
            </w:rPr>
          </w:pPr>
          <w:ins w:id="12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"_Toc241317121"</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22.</w:t>
            </w:r>
            <w:r>
              <w:rPr>
                <w:rFonts w:eastAsiaTheme="minorEastAsia"/>
                <w:noProof/>
                <w:sz w:val="24"/>
                <w:szCs w:val="24"/>
                <w:lang w:eastAsia="it-IT"/>
              </w:rPr>
              <w:tab/>
            </w:r>
            <w:r w:rsidRPr="00177137">
              <w:rPr>
                <w:rStyle w:val="Collegamentoipertestuale"/>
                <w:rFonts w:ascii="Verdana" w:hAnsi="Verdana"/>
                <w:b/>
                <w:bCs/>
                <w:smallCaps/>
                <w:noProof/>
              </w:rPr>
              <w:t>Soluzioni di finanziamento offerte da terzi.</w:t>
            </w:r>
            <w:r>
              <w:rPr>
                <w:noProof/>
                <w:webHidden/>
              </w:rPr>
              <w:tab/>
            </w:r>
            <w:r>
              <w:rPr>
                <w:noProof/>
                <w:webHidden/>
              </w:rPr>
              <w:fldChar w:fldCharType="begin"/>
            </w:r>
            <w:r>
              <w:rPr>
                <w:noProof/>
                <w:webHidden/>
              </w:rPr>
              <w:instrText xml:space="preserve"> PAGEREF _Toc241317121 \h </w:instrText>
            </w:r>
          </w:ins>
          <w:r>
            <w:rPr>
              <w:noProof/>
              <w:webHidden/>
            </w:rPr>
          </w:r>
          <w:ins w:id="125" w:author="Avv. Rosario Panzariello" w:date="2026-09-26T12:10:00Z" w16du:dateUtc="2026-09-26T10:10:00Z">
            <w:r>
              <w:rPr>
                <w:noProof/>
                <w:webHidden/>
              </w:rPr>
              <w:fldChar w:fldCharType="separate"/>
            </w:r>
          </w:ins>
          <w:ins w:id="126" w:author="Avv. Rosario Panzariello" w:date="2026-09-26T12:11:00Z" w16du:dateUtc="2026-09-26T10:11:00Z">
            <w:r>
              <w:rPr>
                <w:noProof/>
                <w:webHidden/>
              </w:rPr>
              <w:t>86</w:t>
            </w:r>
          </w:ins>
          <w:ins w:id="127" w:author="Avv. Rosario Panzariello" w:date="2026-09-26T12:10:00Z" w16du:dateUtc="2026-09-26T10:10:00Z">
            <w:r>
              <w:rPr>
                <w:noProof/>
                <w:webHidden/>
              </w:rPr>
              <w:fldChar w:fldCharType="end"/>
            </w:r>
            <w:r w:rsidRPr="00177137">
              <w:rPr>
                <w:rStyle w:val="Collegamentoipertestuale"/>
                <w:noProof/>
              </w:rPr>
              <w:fldChar w:fldCharType="end"/>
            </w:r>
          </w:ins>
        </w:p>
        <w:p w14:paraId="3265E538" w14:textId="6FD297FD" w:rsidR="009A1668" w:rsidRDefault="009A1668">
          <w:pPr>
            <w:pStyle w:val="Sommario1"/>
            <w:rPr>
              <w:ins w:id="128" w:author="Avv. Rosario Panzariello" w:date="2026-09-26T12:10:00Z" w16du:dateUtc="2026-09-26T10:10:00Z"/>
              <w:rFonts w:eastAsiaTheme="minorEastAsia"/>
              <w:noProof/>
              <w:sz w:val="24"/>
              <w:szCs w:val="24"/>
              <w:lang w:eastAsia="it-IT"/>
            </w:rPr>
          </w:pPr>
          <w:ins w:id="129"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"_Toc241317122"</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23.</w:t>
            </w:r>
            <w:r>
              <w:rPr>
                <w:rFonts w:eastAsiaTheme="minorEastAsia"/>
                <w:noProof/>
                <w:sz w:val="24"/>
                <w:szCs w:val="24"/>
                <w:lang w:eastAsia="it-IT"/>
              </w:rPr>
              <w:tab/>
            </w:r>
            <w:r w:rsidRPr="00177137">
              <w:rPr>
                <w:rStyle w:val="Collegamentoipertestuale"/>
                <w:rFonts w:ascii="Verdana" w:hAnsi="Verdana"/>
                <w:b/>
                <w:bCs/>
                <w:smallCaps/>
                <w:noProof/>
              </w:rPr>
              <w:t>Legge applicabile, Lingua e Foro competente.</w:t>
            </w:r>
            <w:r>
              <w:rPr>
                <w:noProof/>
                <w:webHidden/>
              </w:rPr>
              <w:tab/>
            </w:r>
            <w:r>
              <w:rPr>
                <w:noProof/>
                <w:webHidden/>
              </w:rPr>
              <w:fldChar w:fldCharType="begin"/>
            </w:r>
            <w:r>
              <w:rPr>
                <w:noProof/>
                <w:webHidden/>
              </w:rPr>
              <w:instrText xml:space="preserve"> PAGEREF _Toc241317122 \h </w:instrText>
            </w:r>
          </w:ins>
          <w:r>
            <w:rPr>
              <w:noProof/>
              <w:webHidden/>
            </w:rPr>
          </w:r>
          <w:ins w:id="130" w:author="Avv. Rosario Panzariello" w:date="2026-09-26T12:10:00Z" w16du:dateUtc="2026-09-26T10:10:00Z">
            <w:r>
              <w:rPr>
                <w:noProof/>
                <w:webHidden/>
              </w:rPr>
              <w:fldChar w:fldCharType="separate"/>
            </w:r>
          </w:ins>
          <w:ins w:id="131" w:author="Avv. Rosario Panzariello" w:date="2026-09-26T12:11:00Z" w16du:dateUtc="2026-09-26T10:11:00Z">
            <w:r>
              <w:rPr>
                <w:noProof/>
                <w:webHidden/>
              </w:rPr>
              <w:t>88</w:t>
            </w:r>
          </w:ins>
          <w:ins w:id="132" w:author="Avv. Rosario Panzariello" w:date="2026-09-26T12:10:00Z" w16du:dateUtc="2026-09-26T10:10:00Z">
            <w:r>
              <w:rPr>
                <w:noProof/>
                <w:webHidden/>
              </w:rPr>
              <w:fldChar w:fldCharType="end"/>
            </w:r>
            <w:r w:rsidRPr="00177137">
              <w:rPr>
                <w:rStyle w:val="Collegamentoipertestuale"/>
                <w:noProof/>
              </w:rPr>
              <w:fldChar w:fldCharType="end"/>
            </w:r>
          </w:ins>
        </w:p>
        <w:p w14:paraId="0A176AEA" w14:textId="7784D948" w:rsidR="009A1668" w:rsidRDefault="009A1668">
          <w:pPr>
            <w:pStyle w:val="Sommario2"/>
            <w:rPr>
              <w:ins w:id="133" w:author="Avv. Rosario Panzariello" w:date="2026-09-26T12:10:00Z" w16du:dateUtc="2026-09-26T10:10:00Z"/>
              <w:rFonts w:eastAsiaTheme="minorEastAsia"/>
              <w:noProof/>
              <w:sz w:val="24"/>
              <w:szCs w:val="24"/>
              <w:lang w:eastAsia="it-IT"/>
            </w:rPr>
          </w:pPr>
          <w:ins w:id="134" w:author="Avv. Rosario Panzariello" w:date="2026-09-26T12:10:00Z" w16du:dateUtc="2026-09-26T10:10:00Z">
            <w:r w:rsidRPr="00177137">
              <w:rPr>
                <w:rStyle w:val="Collegamentoipertestuale"/>
                <w:noProof/>
              </w:rPr>
              <w:fldChar w:fldCharType="begin"/>
            </w:r>
            <w:r w:rsidRPr="00177137">
              <w:rPr>
                <w:rStyle w:val="Collegamentoipertestuale"/>
                <w:noProof/>
              </w:rPr>
              <w:instrText xml:space="preserve"> </w:instrText>
            </w:r>
            <w:r>
              <w:rPr>
                <w:noProof/>
              </w:rPr>
              <w:instrText>HYPERLINK \l "_Toc241317123"</w:instrText>
            </w:r>
            <w:r w:rsidRPr="00177137">
              <w:rPr>
                <w:rStyle w:val="Collegamentoipertestuale"/>
                <w:noProof/>
              </w:rPr>
              <w:instrText xml:space="preserve"> </w:instrText>
            </w:r>
            <w:r w:rsidRPr="00177137">
              <w:rPr>
                <w:rStyle w:val="Collegamentoipertestuale"/>
                <w:noProof/>
              </w:rPr>
            </w:r>
            <w:r w:rsidRPr="00177137">
              <w:rPr>
                <w:rStyle w:val="Collegamentoipertestuale"/>
                <w:noProof/>
              </w:rPr>
              <w:fldChar w:fldCharType="separate"/>
            </w:r>
            <w:r w:rsidRPr="00177137">
              <w:rPr>
                <w:rStyle w:val="Collegamentoipertestuale"/>
                <w:rFonts w:ascii="Verdana" w:hAnsi="Verdana"/>
                <w:b/>
                <w:bCs/>
                <w:smallCaps/>
                <w:noProof/>
              </w:rPr>
              <w:t>24.</w:t>
            </w:r>
            <w:r>
              <w:rPr>
                <w:rFonts w:eastAsiaTheme="minorEastAsia"/>
                <w:noProof/>
                <w:sz w:val="24"/>
                <w:szCs w:val="24"/>
                <w:lang w:eastAsia="it-IT"/>
              </w:rPr>
              <w:tab/>
            </w:r>
            <w:r w:rsidRPr="00177137">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_Toc241317123 \h </w:instrText>
            </w:r>
          </w:ins>
          <w:r>
            <w:rPr>
              <w:noProof/>
              <w:webHidden/>
            </w:rPr>
          </w:r>
          <w:ins w:id="135" w:author="Avv. Rosario Panzariello" w:date="2026-09-26T12:10:00Z" w16du:dateUtc="2026-09-26T10:10:00Z">
            <w:r>
              <w:rPr>
                <w:noProof/>
                <w:webHidden/>
              </w:rPr>
              <w:fldChar w:fldCharType="separate"/>
            </w:r>
          </w:ins>
          <w:ins w:id="136" w:author="Avv. Rosario Panzariello" w:date="2026-09-26T12:11:00Z" w16du:dateUtc="2026-09-26T10:11:00Z">
            <w:r>
              <w:rPr>
                <w:noProof/>
                <w:webHidden/>
              </w:rPr>
              <w:t>88</w:t>
            </w:r>
          </w:ins>
          <w:ins w:id="137" w:author="Avv. Rosario Panzariello" w:date="2026-09-26T12:10:00Z" w16du:dateUtc="2026-09-26T10:10:00Z">
            <w:r>
              <w:rPr>
                <w:noProof/>
                <w:webHidden/>
              </w:rPr>
              <w:fldChar w:fldCharType="end"/>
            </w:r>
            <w:r w:rsidRPr="00177137">
              <w:rPr>
                <w:rStyle w:val="Collegamentoipertestuale"/>
                <w:noProof/>
              </w:rPr>
              <w:fldChar w:fldCharType="end"/>
            </w:r>
          </w:ins>
        </w:p>
        <w:p w14:paraId="2F4DB961" w14:textId="3F6D571E" w:rsidR="005E0032" w:rsidDel="009A1668" w:rsidRDefault="005E0032">
          <w:pPr>
            <w:pStyle w:val="Sommario1"/>
            <w:rPr>
              <w:del w:id="138" w:author="Avv. Rosario Panzariello" w:date="2026-09-26T12:10:00Z" w16du:dateUtc="2026-09-26T10:10:00Z"/>
              <w:rFonts w:eastAsiaTheme="minorEastAsia"/>
              <w:noProof/>
              <w:sz w:val="24"/>
              <w:szCs w:val="24"/>
              <w:lang w:eastAsia="it-IT"/>
            </w:rPr>
          </w:pPr>
          <w:del w:id="139" w:author="Avv. Rosario Panzariello" w:date="2026-09-26T12:10:00Z" w16du:dateUtc="2026-09-26T10:10:00Z">
            <w:r w:rsidRPr="0016781B" w:rsidDel="009A1668">
              <w:rPr>
                <w:rStyle w:val="Collegamentoipertestuale"/>
                <w:rFonts w:ascii="Verdana" w:hAnsi="Verdana"/>
                <w:b/>
                <w:bCs/>
                <w:noProof/>
              </w:rPr>
              <w:delText>1.</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Definizioni</w:delText>
            </w:r>
            <w:r w:rsidRPr="0016781B" w:rsidDel="009A1668">
              <w:rPr>
                <w:rStyle w:val="Collegamentoipertestuale"/>
                <w:rFonts w:ascii="Verdana" w:hAnsi="Verdana"/>
                <w:noProof/>
              </w:rPr>
              <w:delText>.</w:delText>
            </w:r>
            <w:r w:rsidDel="009A1668">
              <w:rPr>
                <w:noProof/>
                <w:webHidden/>
              </w:rPr>
              <w:tab/>
              <w:delText>2</w:delText>
            </w:r>
          </w:del>
        </w:p>
        <w:p w14:paraId="53CD83EC" w14:textId="77DDB733" w:rsidR="005E0032" w:rsidDel="009A1668" w:rsidRDefault="005E0032">
          <w:pPr>
            <w:pStyle w:val="Sommario1"/>
            <w:rPr>
              <w:del w:id="140" w:author="Avv. Rosario Panzariello" w:date="2026-09-26T12:10:00Z" w16du:dateUtc="2026-09-26T10:10:00Z"/>
              <w:rFonts w:eastAsiaTheme="minorEastAsia"/>
              <w:noProof/>
              <w:sz w:val="24"/>
              <w:szCs w:val="24"/>
              <w:lang w:eastAsia="it-IT"/>
            </w:rPr>
          </w:pPr>
          <w:del w:id="141" w:author="Avv. Rosario Panzariello" w:date="2026-09-26T12:10:00Z" w16du:dateUtc="2026-09-26T10:10:00Z">
            <w:r w:rsidRPr="0016781B" w:rsidDel="009A1668">
              <w:rPr>
                <w:rStyle w:val="Collegamentoipertestuale"/>
                <w:rFonts w:ascii="Verdana" w:hAnsi="Verdana"/>
                <w:b/>
                <w:bCs/>
                <w:noProof/>
              </w:rPr>
              <w:delText>2.</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Scopi, ruolo di Fleequid e Modelli di Vendita</w:delText>
            </w:r>
            <w:r w:rsidRPr="0016781B" w:rsidDel="009A1668">
              <w:rPr>
                <w:rStyle w:val="Collegamentoipertestuale"/>
                <w:rFonts w:ascii="Verdana" w:hAnsi="Verdana"/>
                <w:noProof/>
              </w:rPr>
              <w:delText>.</w:delText>
            </w:r>
            <w:r w:rsidDel="009A1668">
              <w:rPr>
                <w:noProof/>
                <w:webHidden/>
              </w:rPr>
              <w:tab/>
              <w:delText>4</w:delText>
            </w:r>
          </w:del>
        </w:p>
        <w:p w14:paraId="0E4ACBBB" w14:textId="42C291CC" w:rsidR="005E0032" w:rsidDel="009A1668" w:rsidRDefault="005E0032">
          <w:pPr>
            <w:pStyle w:val="Sommario1"/>
            <w:rPr>
              <w:del w:id="142" w:author="Avv. Rosario Panzariello" w:date="2026-09-26T12:10:00Z" w16du:dateUtc="2026-09-26T10:10:00Z"/>
              <w:rFonts w:eastAsiaTheme="minorEastAsia"/>
              <w:noProof/>
              <w:sz w:val="24"/>
              <w:szCs w:val="24"/>
              <w:lang w:eastAsia="it-IT"/>
            </w:rPr>
          </w:pPr>
          <w:del w:id="143" w:author="Avv. Rosario Panzariello" w:date="2026-09-26T12:10:00Z" w16du:dateUtc="2026-09-26T10:10:00Z">
            <w:r w:rsidRPr="0016781B" w:rsidDel="009A1668">
              <w:rPr>
                <w:rStyle w:val="Collegamentoipertestuale"/>
                <w:rFonts w:ascii="Verdana" w:hAnsi="Verdana"/>
                <w:b/>
                <w:bCs/>
                <w:smallCaps/>
                <w:noProof/>
              </w:rPr>
              <w:delText>3.</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Determinazione e conoscibilità del Modello di Vendita.</w:delText>
            </w:r>
            <w:r w:rsidDel="009A1668">
              <w:rPr>
                <w:noProof/>
                <w:webHidden/>
              </w:rPr>
              <w:tab/>
              <w:delText>4</w:delText>
            </w:r>
          </w:del>
        </w:p>
        <w:p w14:paraId="667673FD" w14:textId="373FA5F5" w:rsidR="005E0032" w:rsidDel="009A1668" w:rsidRDefault="005E0032">
          <w:pPr>
            <w:pStyle w:val="Sommario1"/>
            <w:rPr>
              <w:del w:id="144" w:author="Avv. Rosario Panzariello" w:date="2026-09-26T12:10:00Z" w16du:dateUtc="2026-09-26T10:10:00Z"/>
              <w:rFonts w:eastAsiaTheme="minorEastAsia"/>
              <w:noProof/>
              <w:sz w:val="24"/>
              <w:szCs w:val="24"/>
              <w:lang w:eastAsia="it-IT"/>
            </w:rPr>
          </w:pPr>
          <w:del w:id="145" w:author="Avv. Rosario Panzariello" w:date="2026-09-26T12:10:00Z" w16du:dateUtc="2026-09-26T10:10:00Z">
            <w:r w:rsidRPr="0016781B" w:rsidDel="009A1668">
              <w:rPr>
                <w:rStyle w:val="Collegamentoipertestuale"/>
                <w:rFonts w:ascii="Verdana" w:hAnsi="Verdana"/>
                <w:b/>
                <w:bCs/>
                <w:noProof/>
              </w:rPr>
              <w:delText>4.</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Fonti contrattuali, Inserzione e condizioni applicabili alla specifica operazione</w:delText>
            </w:r>
            <w:r w:rsidRPr="0016781B" w:rsidDel="009A1668">
              <w:rPr>
                <w:rStyle w:val="Collegamentoipertestuale"/>
                <w:rFonts w:ascii="Verdana" w:hAnsi="Verdana"/>
                <w:noProof/>
              </w:rPr>
              <w:delText>.</w:delText>
            </w:r>
            <w:r w:rsidDel="009A1668">
              <w:rPr>
                <w:noProof/>
                <w:webHidden/>
              </w:rPr>
              <w:tab/>
              <w:delText>4</w:delText>
            </w:r>
          </w:del>
        </w:p>
        <w:p w14:paraId="694C8D72" w14:textId="516AAF4D" w:rsidR="005E0032" w:rsidDel="009A1668" w:rsidRDefault="005E0032">
          <w:pPr>
            <w:pStyle w:val="Sommario1"/>
            <w:rPr>
              <w:del w:id="146" w:author="Avv. Rosario Panzariello" w:date="2026-09-26T12:10:00Z" w16du:dateUtc="2026-09-26T10:10:00Z"/>
              <w:rFonts w:eastAsiaTheme="minorEastAsia"/>
              <w:noProof/>
              <w:sz w:val="24"/>
              <w:szCs w:val="24"/>
              <w:lang w:eastAsia="it-IT"/>
            </w:rPr>
          </w:pPr>
          <w:del w:id="147" w:author="Avv. Rosario Panzariello" w:date="2026-09-26T12:10:00Z" w16du:dateUtc="2026-09-26T10:10:00Z">
            <w:r w:rsidRPr="0016781B" w:rsidDel="009A1668">
              <w:rPr>
                <w:rStyle w:val="Collegamentoipertestuale"/>
                <w:rFonts w:ascii="Verdana" w:hAnsi="Verdana"/>
                <w:b/>
                <w:bCs/>
                <w:smallCaps/>
                <w:noProof/>
              </w:rPr>
              <w:delText>5.</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Registrazione e uso consentito del Marketplace.</w:delText>
            </w:r>
            <w:r w:rsidDel="009A1668">
              <w:rPr>
                <w:noProof/>
                <w:webHidden/>
              </w:rPr>
              <w:tab/>
              <w:delText>4</w:delText>
            </w:r>
          </w:del>
        </w:p>
        <w:p w14:paraId="38DB34C4" w14:textId="52AA905D" w:rsidR="005E0032" w:rsidDel="009A1668" w:rsidRDefault="005E0032">
          <w:pPr>
            <w:pStyle w:val="Sommario1"/>
            <w:rPr>
              <w:del w:id="148" w:author="Avv. Rosario Panzariello" w:date="2026-09-26T12:10:00Z" w16du:dateUtc="2026-09-26T10:10:00Z"/>
              <w:rFonts w:eastAsiaTheme="minorEastAsia"/>
              <w:noProof/>
              <w:sz w:val="24"/>
              <w:szCs w:val="24"/>
              <w:lang w:eastAsia="it-IT"/>
            </w:rPr>
          </w:pPr>
          <w:del w:id="149" w:author="Avv. Rosario Panzariello" w:date="2026-09-26T12:10:00Z" w16du:dateUtc="2026-09-26T10:10:00Z">
            <w:r w:rsidRPr="0016781B" w:rsidDel="009A1668">
              <w:rPr>
                <w:rStyle w:val="Collegamentoipertestuale"/>
                <w:rFonts w:ascii="Verdana" w:hAnsi="Verdana"/>
                <w:b/>
                <w:bCs/>
                <w:smallCaps/>
                <w:noProof/>
              </w:rPr>
              <w:delText>6.</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Classificazione dell’Utente e Deposito cauzionale.</w:delText>
            </w:r>
            <w:r w:rsidDel="009A1668">
              <w:rPr>
                <w:noProof/>
                <w:webHidden/>
              </w:rPr>
              <w:tab/>
              <w:delText>4</w:delText>
            </w:r>
          </w:del>
        </w:p>
        <w:p w14:paraId="4C8421B0" w14:textId="5706AADC" w:rsidR="005E0032" w:rsidDel="009A1668" w:rsidRDefault="005E0032">
          <w:pPr>
            <w:pStyle w:val="Sommario1"/>
            <w:rPr>
              <w:del w:id="150" w:author="Avv. Rosario Panzariello" w:date="2026-09-26T12:10:00Z" w16du:dateUtc="2026-09-26T10:10:00Z"/>
              <w:rFonts w:eastAsiaTheme="minorEastAsia"/>
              <w:noProof/>
              <w:sz w:val="24"/>
              <w:szCs w:val="24"/>
              <w:lang w:eastAsia="it-IT"/>
            </w:rPr>
          </w:pPr>
          <w:del w:id="151" w:author="Avv. Rosario Panzariello" w:date="2026-09-26T12:10:00Z" w16du:dateUtc="2026-09-26T10:10:00Z">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Trattamento dei dati personali degli Utenti.</w:delText>
            </w:r>
            <w:r w:rsidDel="009A1668">
              <w:rPr>
                <w:noProof/>
                <w:webHidden/>
              </w:rPr>
              <w:tab/>
              <w:delText>4</w:delText>
            </w:r>
          </w:del>
        </w:p>
        <w:p w14:paraId="040D38A7" w14:textId="4DE623FB" w:rsidR="005E0032" w:rsidDel="009A1668" w:rsidRDefault="005E0032">
          <w:pPr>
            <w:pStyle w:val="Sommario1"/>
            <w:rPr>
              <w:del w:id="152" w:author="Avv. Rosario Panzariello" w:date="2026-09-26T12:10:00Z" w16du:dateUtc="2026-09-26T10:10:00Z"/>
              <w:rFonts w:eastAsiaTheme="minorEastAsia"/>
              <w:noProof/>
              <w:sz w:val="24"/>
              <w:szCs w:val="24"/>
              <w:lang w:eastAsia="it-IT"/>
            </w:rPr>
          </w:pPr>
          <w:del w:id="153" w:author="Avv. Rosario Panzariello" w:date="2026-09-26T12:10:00Z" w16du:dateUtc="2026-09-26T10:10:00Z">
            <w:r w:rsidRPr="0016781B" w:rsidDel="009A1668">
              <w:rPr>
                <w:rStyle w:val="Collegamentoipertestuale"/>
                <w:rFonts w:ascii="Verdana" w:hAnsi="Verdana"/>
                <w:b/>
                <w:bCs/>
                <w:smallCaps/>
                <w:noProof/>
              </w:rPr>
              <w:delText>7.</w:delText>
            </w:r>
            <w:r w:rsidDel="009A1668">
              <w:rPr>
                <w:noProof/>
                <w:webHidden/>
              </w:rPr>
              <w:tab/>
              <w:delText>4</w:delText>
            </w:r>
          </w:del>
        </w:p>
        <w:p w14:paraId="0A431EBC" w14:textId="2FD999A0" w:rsidR="005E0032" w:rsidDel="009A1668" w:rsidRDefault="005E0032">
          <w:pPr>
            <w:pStyle w:val="Sommario1"/>
            <w:rPr>
              <w:del w:id="154" w:author="Avv. Rosario Panzariello" w:date="2026-09-26T12:10:00Z" w16du:dateUtc="2026-09-26T10:10:00Z"/>
              <w:rFonts w:eastAsiaTheme="minorEastAsia"/>
              <w:noProof/>
              <w:sz w:val="24"/>
              <w:szCs w:val="24"/>
              <w:lang w:eastAsia="it-IT"/>
            </w:rPr>
          </w:pPr>
          <w:del w:id="155" w:author="Avv. Rosario Panzariello" w:date="2026-09-26T12:10:00Z" w16du:dateUtc="2026-09-26T10:10:00Z">
            <w:r w:rsidRPr="0016781B" w:rsidDel="009A1668">
              <w:rPr>
                <w:rStyle w:val="Collegamentoipertestuale"/>
                <w:rFonts w:ascii="Verdana" w:hAnsi="Verdana"/>
                <w:b/>
                <w:bCs/>
                <w:smallCaps/>
                <w:noProof/>
              </w:rPr>
              <w:delText>8.</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Proposta di vendita di Veicoli in Asta e obblighi del Venditore.</w:delText>
            </w:r>
            <w:r w:rsidDel="009A1668">
              <w:rPr>
                <w:noProof/>
                <w:webHidden/>
              </w:rPr>
              <w:tab/>
              <w:delText>4</w:delText>
            </w:r>
          </w:del>
        </w:p>
        <w:p w14:paraId="4BFED163" w14:textId="129E15EB" w:rsidR="005E0032" w:rsidDel="009A1668" w:rsidRDefault="005E0032">
          <w:pPr>
            <w:pStyle w:val="Sommario1"/>
            <w:rPr>
              <w:del w:id="156" w:author="Avv. Rosario Panzariello" w:date="2026-09-26T12:10:00Z" w16du:dateUtc="2026-09-26T10:10:00Z"/>
              <w:rFonts w:eastAsiaTheme="minorEastAsia"/>
              <w:noProof/>
              <w:sz w:val="24"/>
              <w:szCs w:val="24"/>
              <w:lang w:eastAsia="it-IT"/>
            </w:rPr>
          </w:pPr>
          <w:del w:id="157" w:author="Avv. Rosario Panzariello" w:date="2026-09-26T12:10:00Z" w16du:dateUtc="2026-09-26T10:10:00Z">
            <w:r w:rsidRPr="0016781B" w:rsidDel="009A1668">
              <w:rPr>
                <w:rStyle w:val="Collegamentoipertestuale"/>
                <w:rFonts w:ascii="Verdana" w:hAnsi="Verdana"/>
                <w:b/>
                <w:bCs/>
                <w:smallCaps/>
                <w:noProof/>
              </w:rPr>
              <w:delText>9.</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Eventi di vendita ed Inserzione.</w:delText>
            </w:r>
            <w:r w:rsidDel="009A1668">
              <w:rPr>
                <w:noProof/>
                <w:webHidden/>
              </w:rPr>
              <w:tab/>
              <w:delText>4</w:delText>
            </w:r>
          </w:del>
        </w:p>
        <w:p w14:paraId="09B39A8F" w14:textId="786B2863" w:rsidR="005E0032" w:rsidDel="009A1668" w:rsidRDefault="005E0032">
          <w:pPr>
            <w:pStyle w:val="Sommario1"/>
            <w:rPr>
              <w:del w:id="158" w:author="Avv. Rosario Panzariello" w:date="2026-09-26T12:10:00Z" w16du:dateUtc="2026-09-26T10:10:00Z"/>
              <w:rFonts w:eastAsiaTheme="minorEastAsia"/>
              <w:noProof/>
              <w:sz w:val="24"/>
              <w:szCs w:val="24"/>
              <w:lang w:eastAsia="it-IT"/>
            </w:rPr>
          </w:pPr>
          <w:del w:id="159" w:author="Avv. Rosario Panzariello" w:date="2026-09-26T12:10:00Z" w16du:dateUtc="2026-09-26T10:10:00Z">
            <w:r w:rsidRPr="0016781B" w:rsidDel="009A1668">
              <w:rPr>
                <w:rStyle w:val="Collegamentoipertestuale"/>
                <w:rFonts w:ascii="Verdana" w:hAnsi="Verdana"/>
                <w:b/>
                <w:bCs/>
                <w:smallCaps/>
                <w:noProof/>
              </w:rPr>
              <w:delText>10.</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Offerte, negoziazione e Accordo vincolante.</w:delText>
            </w:r>
            <w:r w:rsidDel="009A1668">
              <w:rPr>
                <w:noProof/>
                <w:webHidden/>
              </w:rPr>
              <w:tab/>
              <w:delText>4</w:delText>
            </w:r>
          </w:del>
        </w:p>
        <w:p w14:paraId="4A3D2063" w14:textId="2AE565EE" w:rsidR="005E0032" w:rsidDel="009A1668" w:rsidRDefault="005E0032">
          <w:pPr>
            <w:pStyle w:val="Sommario1"/>
            <w:rPr>
              <w:del w:id="160" w:author="Avv. Rosario Panzariello" w:date="2026-09-26T12:10:00Z" w16du:dateUtc="2026-09-26T10:10:00Z"/>
              <w:rFonts w:eastAsiaTheme="minorEastAsia"/>
              <w:noProof/>
              <w:sz w:val="24"/>
              <w:szCs w:val="24"/>
              <w:lang w:eastAsia="it-IT"/>
            </w:rPr>
          </w:pPr>
          <w:del w:id="161" w:author="Avv. Rosario Panzariello" w:date="2026-09-26T12:10:00Z" w16du:dateUtc="2026-09-26T10:10:00Z">
            <w:r w:rsidRPr="0016781B" w:rsidDel="009A1668">
              <w:rPr>
                <w:rStyle w:val="Collegamentoipertestuale"/>
                <w:rFonts w:ascii="Verdana" w:hAnsi="Verdana"/>
                <w:b/>
                <w:bCs/>
                <w:smallCaps/>
                <w:noProof/>
              </w:rPr>
              <w:delText>11.</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Stato Opzionato, Proforma e Termine di pagamento.</w:delText>
            </w:r>
            <w:r w:rsidDel="009A1668">
              <w:rPr>
                <w:noProof/>
                <w:webHidden/>
              </w:rPr>
              <w:tab/>
              <w:delText>4</w:delText>
            </w:r>
          </w:del>
        </w:p>
        <w:p w14:paraId="261057E6" w14:textId="518880B6" w:rsidR="005E0032" w:rsidDel="009A1668" w:rsidRDefault="005E0032">
          <w:pPr>
            <w:pStyle w:val="Sommario1"/>
            <w:rPr>
              <w:del w:id="162" w:author="Avv. Rosario Panzariello" w:date="2026-09-26T12:10:00Z" w16du:dateUtc="2026-09-26T10:10:00Z"/>
              <w:rFonts w:eastAsiaTheme="minorEastAsia"/>
              <w:noProof/>
              <w:sz w:val="24"/>
              <w:szCs w:val="24"/>
              <w:lang w:eastAsia="it-IT"/>
            </w:rPr>
          </w:pPr>
          <w:del w:id="163" w:author="Avv. Rosario Panzariello" w:date="2026-09-26T12:10:00Z" w16du:dateUtc="2026-09-26T10:10:00Z">
            <w:r w:rsidRPr="0016781B" w:rsidDel="009A1668">
              <w:rPr>
                <w:rStyle w:val="Collegamentoipertestuale"/>
                <w:rFonts w:ascii="Verdana" w:hAnsi="Verdana"/>
                <w:b/>
                <w:bCs/>
                <w:smallCaps/>
                <w:noProof/>
              </w:rPr>
              <w:delText>12.</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Pagamento, Aggiudicazione definitiva nelle Aste, ritardo e Annullamento della vendita.</w:delText>
            </w:r>
            <w:r w:rsidDel="009A1668">
              <w:rPr>
                <w:noProof/>
                <w:webHidden/>
              </w:rPr>
              <w:tab/>
              <w:delText>4</w:delText>
            </w:r>
          </w:del>
        </w:p>
        <w:p w14:paraId="5C08D58A" w14:textId="686E4993" w:rsidR="005E0032" w:rsidDel="009A1668" w:rsidRDefault="005E0032">
          <w:pPr>
            <w:pStyle w:val="Sommario1"/>
            <w:rPr>
              <w:del w:id="164" w:author="Avv. Rosario Panzariello" w:date="2026-09-26T12:10:00Z" w16du:dateUtc="2026-09-26T10:10:00Z"/>
              <w:rFonts w:eastAsiaTheme="minorEastAsia"/>
              <w:noProof/>
              <w:sz w:val="24"/>
              <w:szCs w:val="24"/>
              <w:lang w:eastAsia="it-IT"/>
            </w:rPr>
          </w:pPr>
          <w:del w:id="165" w:author="Avv. Rosario Panzariello" w:date="2026-09-26T12:10:00Z" w16du:dateUtc="2026-09-26T10:10:00Z">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Vendita differita:</w:delText>
            </w:r>
            <w:r w:rsidDel="009A1668">
              <w:rPr>
                <w:noProof/>
                <w:webHidden/>
              </w:rPr>
              <w:tab/>
              <w:delText>4</w:delText>
            </w:r>
          </w:del>
        </w:p>
        <w:p w14:paraId="59F4F7CE" w14:textId="050E4AD7" w:rsidR="005E0032" w:rsidDel="009A1668" w:rsidRDefault="005E0032">
          <w:pPr>
            <w:pStyle w:val="Sommario1"/>
            <w:rPr>
              <w:del w:id="166" w:author="Avv. Rosario Panzariello" w:date="2026-09-26T12:10:00Z" w16du:dateUtc="2026-09-26T10:10:00Z"/>
              <w:rFonts w:eastAsiaTheme="minorEastAsia"/>
              <w:noProof/>
              <w:sz w:val="24"/>
              <w:szCs w:val="24"/>
              <w:lang w:eastAsia="it-IT"/>
            </w:rPr>
          </w:pPr>
          <w:del w:id="167" w:author="Avv. Rosario Panzariello" w:date="2026-09-26T12:10:00Z" w16du:dateUtc="2026-09-26T10:10:00Z">
            <w:r w:rsidRPr="0016781B" w:rsidDel="009A1668">
              <w:rPr>
                <w:rStyle w:val="Collegamentoipertestuale"/>
                <w:rFonts w:ascii="Verdana" w:hAnsi="Verdana"/>
                <w:b/>
                <w:bCs/>
                <w:smallCaps/>
                <w:noProof/>
              </w:rPr>
              <w:delText>13.</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pagamento anticipato e Veicolo temporaneamente in uso presso il Venditore.</w:delText>
            </w:r>
            <w:r w:rsidDel="009A1668">
              <w:rPr>
                <w:noProof/>
                <w:webHidden/>
              </w:rPr>
              <w:tab/>
              <w:delText>4</w:delText>
            </w:r>
          </w:del>
        </w:p>
        <w:p w14:paraId="25D39086" w14:textId="54FC1F2D" w:rsidR="005E0032" w:rsidDel="009A1668" w:rsidRDefault="005E0032">
          <w:pPr>
            <w:pStyle w:val="Sommario1"/>
            <w:rPr>
              <w:del w:id="168" w:author="Avv. Rosario Panzariello" w:date="2026-09-26T12:10:00Z" w16du:dateUtc="2026-09-26T10:10:00Z"/>
              <w:rFonts w:eastAsiaTheme="minorEastAsia"/>
              <w:noProof/>
              <w:sz w:val="24"/>
              <w:szCs w:val="24"/>
              <w:lang w:eastAsia="it-IT"/>
            </w:rPr>
          </w:pPr>
          <w:del w:id="169" w:author="Avv. Rosario Panzariello" w:date="2026-09-26T12:10:00Z" w16du:dateUtc="2026-09-26T10:10:00Z">
            <w:r w:rsidRPr="0016781B" w:rsidDel="009A1668">
              <w:rPr>
                <w:rStyle w:val="Collegamentoipertestuale"/>
                <w:rFonts w:ascii="Verdana" w:hAnsi="Verdana"/>
                <w:b/>
                <w:bCs/>
                <w:smallCaps/>
                <w:noProof/>
              </w:rPr>
              <w:delText>14.</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Annullamento della vendita: disciplina generale e riduzione dell’oggetto.</w:delText>
            </w:r>
            <w:r w:rsidDel="009A1668">
              <w:rPr>
                <w:noProof/>
                <w:webHidden/>
              </w:rPr>
              <w:tab/>
              <w:delText>4</w:delText>
            </w:r>
          </w:del>
        </w:p>
        <w:p w14:paraId="405C33BB" w14:textId="39AB51A8" w:rsidR="005E0032" w:rsidDel="009A1668" w:rsidRDefault="005E0032">
          <w:pPr>
            <w:pStyle w:val="Sommario1"/>
            <w:rPr>
              <w:del w:id="170" w:author="Avv. Rosario Panzariello" w:date="2026-09-26T12:10:00Z" w16du:dateUtc="2026-09-26T10:10:00Z"/>
              <w:rFonts w:eastAsiaTheme="minorEastAsia"/>
              <w:noProof/>
              <w:sz w:val="24"/>
              <w:szCs w:val="24"/>
              <w:lang w:eastAsia="it-IT"/>
            </w:rPr>
          </w:pPr>
          <w:del w:id="171" w:author="Avv. Rosario Panzariello" w:date="2026-09-26T12:10:00Z" w16du:dateUtc="2026-09-26T10:10:00Z">
            <w:r w:rsidRPr="0016781B" w:rsidDel="009A1668">
              <w:rPr>
                <w:rStyle w:val="Collegamentoipertestuale"/>
                <w:rFonts w:ascii="Verdana" w:hAnsi="Verdana"/>
                <w:b/>
                <w:bCs/>
                <w:smallCaps/>
                <w:noProof/>
              </w:rPr>
              <w:delText>15.</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Effetti patrimoniali: restituzioni, ripristino e coordinamento economico.</w:delText>
            </w:r>
            <w:r w:rsidDel="009A1668">
              <w:rPr>
                <w:noProof/>
                <w:webHidden/>
              </w:rPr>
              <w:tab/>
              <w:delText>4</w:delText>
            </w:r>
          </w:del>
        </w:p>
        <w:p w14:paraId="2C39589D" w14:textId="198798D6" w:rsidR="005E0032" w:rsidDel="009A1668" w:rsidRDefault="005E0032">
          <w:pPr>
            <w:pStyle w:val="Sommario1"/>
            <w:rPr>
              <w:del w:id="172" w:author="Avv. Rosario Panzariello" w:date="2026-09-26T12:10:00Z" w16du:dateUtc="2026-09-26T10:10:00Z"/>
              <w:rFonts w:eastAsiaTheme="minorEastAsia"/>
              <w:noProof/>
              <w:sz w:val="24"/>
              <w:szCs w:val="24"/>
              <w:lang w:eastAsia="it-IT"/>
            </w:rPr>
          </w:pPr>
          <w:del w:id="173" w:author="Avv. Rosario Panzariello" w:date="2026-09-26T12:10:00Z" w16du:dateUtc="2026-09-26T10:10:00Z">
            <w:r w:rsidRPr="0016781B" w:rsidDel="009A1668">
              <w:rPr>
                <w:rStyle w:val="Collegamentoipertestuale"/>
                <w:rFonts w:ascii="Verdana" w:hAnsi="Verdana"/>
                <w:b/>
                <w:bCs/>
                <w:smallCaps/>
                <w:noProof/>
              </w:rPr>
              <w:delText>16.</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Fase esecutiva verso l’Acquirente: fatturazione, trasferimento della proprietà, rischio, consegna e ritiro.</w:delText>
            </w:r>
            <w:r w:rsidDel="009A1668">
              <w:rPr>
                <w:noProof/>
                <w:webHidden/>
              </w:rPr>
              <w:tab/>
              <w:delText>4</w:delText>
            </w:r>
          </w:del>
        </w:p>
        <w:p w14:paraId="2F09440C" w14:textId="7B020C76" w:rsidR="005E0032" w:rsidDel="009A1668" w:rsidRDefault="005E0032">
          <w:pPr>
            <w:pStyle w:val="Sommario1"/>
            <w:rPr>
              <w:del w:id="174" w:author="Avv. Rosario Panzariello" w:date="2026-09-26T12:10:00Z" w16du:dateUtc="2026-09-26T10:10:00Z"/>
              <w:rFonts w:eastAsiaTheme="minorEastAsia"/>
              <w:noProof/>
              <w:sz w:val="24"/>
              <w:szCs w:val="24"/>
              <w:lang w:eastAsia="it-IT"/>
            </w:rPr>
          </w:pPr>
          <w:del w:id="175" w:author="Avv. Rosario Panzariello" w:date="2026-09-26T12:10:00Z" w16du:dateUtc="2026-09-26T10:10:00Z">
            <w:r w:rsidRPr="0016781B" w:rsidDel="009A1668">
              <w:rPr>
                <w:rStyle w:val="Collegamentoipertestuale"/>
                <w:rFonts w:ascii="Verdana" w:hAnsi="Verdana"/>
                <w:b/>
                <w:bCs/>
                <w:smallCaps/>
                <w:noProof/>
              </w:rPr>
              <w:delText>17.</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Vendita in commissione: disciplina comune, Rivendita e operatività quale Intermediario puro.</w:delText>
            </w:r>
            <w:r w:rsidDel="009A1668">
              <w:rPr>
                <w:noProof/>
                <w:webHidden/>
              </w:rPr>
              <w:tab/>
              <w:delText>4</w:delText>
            </w:r>
          </w:del>
        </w:p>
        <w:p w14:paraId="11843F01" w14:textId="0504B974" w:rsidR="005E0032" w:rsidDel="009A1668" w:rsidRDefault="005E0032">
          <w:pPr>
            <w:pStyle w:val="Sommario2"/>
            <w:rPr>
              <w:del w:id="176" w:author="Avv. Rosario Panzariello" w:date="2026-09-26T12:10:00Z" w16du:dateUtc="2026-09-26T10:10:00Z"/>
              <w:rFonts w:eastAsiaTheme="minorEastAsia"/>
              <w:noProof/>
              <w:sz w:val="24"/>
              <w:szCs w:val="24"/>
              <w:lang w:eastAsia="it-IT"/>
            </w:rPr>
          </w:pPr>
          <w:del w:id="177" w:author="Avv. Rosario Panzariello" w:date="2026-09-26T12:10:00Z" w16du:dateUtc="2026-09-26T10:10:00Z">
            <w:r w:rsidRPr="0016781B" w:rsidDel="009A1668">
              <w:rPr>
                <w:rStyle w:val="Collegamentoipertestuale"/>
                <w:rFonts w:ascii="Verdana" w:hAnsi="Verdana"/>
                <w:b/>
                <w:bCs/>
                <w:smallCaps/>
                <w:noProof/>
              </w:rPr>
              <w:delText>18.</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Dealer Sales.</w:delText>
            </w:r>
            <w:r w:rsidDel="009A1668">
              <w:rPr>
                <w:noProof/>
                <w:webHidden/>
              </w:rPr>
              <w:tab/>
              <w:delText>4</w:delText>
            </w:r>
          </w:del>
        </w:p>
        <w:p w14:paraId="1971B726" w14:textId="6E4453E0" w:rsidR="005E0032" w:rsidDel="009A1668" w:rsidRDefault="005E0032">
          <w:pPr>
            <w:pStyle w:val="Sommario2"/>
            <w:rPr>
              <w:del w:id="178" w:author="Avv. Rosario Panzariello" w:date="2026-09-26T12:10:00Z" w16du:dateUtc="2026-09-26T10:10:00Z"/>
              <w:rFonts w:eastAsiaTheme="minorEastAsia"/>
              <w:noProof/>
              <w:sz w:val="24"/>
              <w:szCs w:val="24"/>
              <w:lang w:eastAsia="it-IT"/>
            </w:rPr>
          </w:pPr>
          <w:del w:id="179" w:author="Avv. Rosario Panzariello" w:date="2026-09-26T12:10:00Z" w16du:dateUtc="2026-09-26T10:10:00Z">
            <w:r w:rsidRPr="0016781B" w:rsidDel="009A1668">
              <w:rPr>
                <w:rStyle w:val="Collegamentoipertestuale"/>
                <w:rFonts w:ascii="Verdana" w:hAnsi="Verdana"/>
                <w:b/>
                <w:bCs/>
                <w:smallCaps/>
                <w:noProof/>
              </w:rPr>
              <w:delText>19.</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Garanzie, esclusioni e limitazioni.</w:delText>
            </w:r>
            <w:r w:rsidDel="009A1668">
              <w:rPr>
                <w:noProof/>
                <w:webHidden/>
              </w:rPr>
              <w:tab/>
              <w:delText>4</w:delText>
            </w:r>
          </w:del>
        </w:p>
        <w:p w14:paraId="3A8BDF9B" w14:textId="361A7E89" w:rsidR="005E0032" w:rsidDel="009A1668" w:rsidRDefault="005E0032">
          <w:pPr>
            <w:pStyle w:val="Sommario1"/>
            <w:rPr>
              <w:del w:id="180" w:author="Avv. Rosario Panzariello" w:date="2026-09-26T12:10:00Z" w16du:dateUtc="2026-09-26T10:10:00Z"/>
              <w:rFonts w:eastAsiaTheme="minorEastAsia"/>
              <w:noProof/>
              <w:sz w:val="24"/>
              <w:szCs w:val="24"/>
              <w:lang w:eastAsia="it-IT"/>
            </w:rPr>
          </w:pPr>
          <w:del w:id="181" w:author="Avv. Rosario Panzariello" w:date="2026-09-26T12:10:00Z" w16du:dateUtc="2026-09-26T10:10:00Z">
            <w:r w:rsidRPr="0016781B" w:rsidDel="009A1668">
              <w:rPr>
                <w:rStyle w:val="Collegamentoipertestuale"/>
                <w:rFonts w:ascii="Verdana" w:hAnsi="Verdana"/>
                <w:b/>
                <w:bCs/>
                <w:noProof/>
              </w:rPr>
              <w:delText>20.</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Reclami.</w:delText>
            </w:r>
            <w:r w:rsidDel="009A1668">
              <w:rPr>
                <w:noProof/>
                <w:webHidden/>
              </w:rPr>
              <w:tab/>
              <w:delText>4</w:delText>
            </w:r>
          </w:del>
        </w:p>
        <w:p w14:paraId="230E1CFE" w14:textId="57F7230A" w:rsidR="005E0032" w:rsidDel="009A1668" w:rsidRDefault="005E0032">
          <w:pPr>
            <w:pStyle w:val="Sommario1"/>
            <w:rPr>
              <w:del w:id="182" w:author="Avv. Rosario Panzariello" w:date="2026-09-26T12:10:00Z" w16du:dateUtc="2026-09-26T10:10:00Z"/>
              <w:rFonts w:eastAsiaTheme="minorEastAsia"/>
              <w:noProof/>
              <w:sz w:val="24"/>
              <w:szCs w:val="24"/>
              <w:lang w:eastAsia="it-IT"/>
            </w:rPr>
          </w:pPr>
          <w:del w:id="183" w:author="Avv. Rosario Panzariello" w:date="2026-09-26T12:10:00Z" w16du:dateUtc="2026-09-26T10:10:00Z">
            <w:r w:rsidRPr="0016781B" w:rsidDel="009A1668">
              <w:rPr>
                <w:rStyle w:val="Collegamentoipertestuale"/>
                <w:rFonts w:ascii="Verdana" w:hAnsi="Verdana"/>
                <w:b/>
                <w:bCs/>
                <w:smallCaps/>
                <w:noProof/>
              </w:rPr>
              <w:delText>21.</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Clausola di collegamento.</w:delText>
            </w:r>
            <w:r w:rsidDel="009A1668">
              <w:rPr>
                <w:noProof/>
                <w:webHidden/>
              </w:rPr>
              <w:tab/>
              <w:delText>4</w:delText>
            </w:r>
          </w:del>
        </w:p>
        <w:p w14:paraId="6F7B1463" w14:textId="284A2D3C" w:rsidR="005E0032" w:rsidDel="009A1668" w:rsidRDefault="005E0032">
          <w:pPr>
            <w:pStyle w:val="Sommario1"/>
            <w:rPr>
              <w:del w:id="184" w:author="Avv. Rosario Panzariello" w:date="2026-09-26T12:10:00Z" w16du:dateUtc="2026-09-26T10:10:00Z"/>
              <w:rFonts w:eastAsiaTheme="minorEastAsia"/>
              <w:noProof/>
              <w:sz w:val="24"/>
              <w:szCs w:val="24"/>
              <w:lang w:eastAsia="it-IT"/>
            </w:rPr>
          </w:pPr>
          <w:del w:id="185" w:author="Avv. Rosario Panzariello" w:date="2026-09-26T12:10:00Z" w16du:dateUtc="2026-09-26T10:10:00Z">
            <w:r w:rsidRPr="0016781B" w:rsidDel="009A1668">
              <w:rPr>
                <w:rStyle w:val="Collegamentoipertestuale"/>
                <w:rFonts w:ascii="Verdana" w:hAnsi="Verdana"/>
                <w:b/>
                <w:bCs/>
                <w:smallCaps/>
                <w:noProof/>
              </w:rPr>
              <w:delText>22.</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Soluzioni di finanziamento offerte da terzi.</w:delText>
            </w:r>
            <w:r w:rsidDel="009A1668">
              <w:rPr>
                <w:noProof/>
                <w:webHidden/>
              </w:rPr>
              <w:tab/>
              <w:delText>4</w:delText>
            </w:r>
          </w:del>
        </w:p>
        <w:p w14:paraId="5FCA0B2E" w14:textId="55B2562E" w:rsidR="005E0032" w:rsidDel="009A1668" w:rsidRDefault="005E0032">
          <w:pPr>
            <w:pStyle w:val="Sommario1"/>
            <w:rPr>
              <w:del w:id="186" w:author="Avv. Rosario Panzariello" w:date="2026-09-26T12:10:00Z" w16du:dateUtc="2026-09-26T10:10:00Z"/>
              <w:rFonts w:eastAsiaTheme="minorEastAsia"/>
              <w:noProof/>
              <w:sz w:val="24"/>
              <w:szCs w:val="24"/>
              <w:lang w:eastAsia="it-IT"/>
            </w:rPr>
          </w:pPr>
          <w:del w:id="187" w:author="Avv. Rosario Panzariello" w:date="2026-09-26T12:10:00Z" w16du:dateUtc="2026-09-26T10:10:00Z">
            <w:r w:rsidRPr="0016781B" w:rsidDel="009A1668">
              <w:rPr>
                <w:rStyle w:val="Collegamentoipertestuale"/>
                <w:rFonts w:ascii="Verdana" w:hAnsi="Verdana"/>
                <w:b/>
                <w:bCs/>
                <w:smallCaps/>
                <w:noProof/>
              </w:rPr>
              <w:delText>23.</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Legge applicabile, Lingua e Foro competente.</w:delText>
            </w:r>
            <w:r w:rsidDel="009A1668">
              <w:rPr>
                <w:noProof/>
                <w:webHidden/>
              </w:rPr>
              <w:tab/>
              <w:delText>4</w:delText>
            </w:r>
          </w:del>
        </w:p>
        <w:p w14:paraId="651BCF3B" w14:textId="42DB5FE8" w:rsidR="005E0032" w:rsidDel="009A1668" w:rsidRDefault="005E0032">
          <w:pPr>
            <w:pStyle w:val="Sommario2"/>
            <w:rPr>
              <w:del w:id="188" w:author="Avv. Rosario Panzariello" w:date="2026-09-26T12:10:00Z" w16du:dateUtc="2026-09-26T10:10:00Z"/>
              <w:rFonts w:eastAsiaTheme="minorEastAsia"/>
              <w:noProof/>
              <w:sz w:val="24"/>
              <w:szCs w:val="24"/>
              <w:lang w:eastAsia="it-IT"/>
            </w:rPr>
          </w:pPr>
          <w:del w:id="189" w:author="Avv. Rosario Panzariello" w:date="2026-09-26T12:10:00Z" w16du:dateUtc="2026-09-26T10:10:00Z">
            <w:r w:rsidRPr="0016781B" w:rsidDel="009A1668">
              <w:rPr>
                <w:rStyle w:val="Collegamentoipertestuale"/>
                <w:rFonts w:ascii="Verdana" w:hAnsi="Verdana"/>
                <w:b/>
                <w:bCs/>
                <w:smallCaps/>
                <w:noProof/>
              </w:rPr>
              <w:delText>24.</w:delText>
            </w:r>
            <w:r w:rsidDel="009A1668">
              <w:rPr>
                <w:rFonts w:eastAsiaTheme="minorEastAsia"/>
                <w:noProof/>
                <w:sz w:val="24"/>
                <w:szCs w:val="24"/>
                <w:lang w:eastAsia="it-IT"/>
              </w:rPr>
              <w:tab/>
            </w:r>
            <w:r w:rsidRPr="0016781B" w:rsidDel="009A1668">
              <w:rPr>
                <w:rStyle w:val="Collegamentoipertestuale"/>
                <w:rFonts w:ascii="Verdana" w:hAnsi="Verdana"/>
                <w:b/>
                <w:bCs/>
                <w:smallCaps/>
                <w:noProof/>
              </w:rPr>
              <w:delText>Comunicazioni.</w:delText>
            </w:r>
            <w:r w:rsidDel="009A1668">
              <w:rPr>
                <w:noProof/>
                <w:webHidden/>
              </w:rPr>
              <w:tab/>
              <w:delText>4</w:delText>
            </w:r>
          </w:del>
        </w:p>
        <w:p w14:paraId="3CACBDB8" w14:textId="3B468065" w:rsidR="005E0032" w:rsidRDefault="005E0032">
          <w:pPr>
            <w:rPr>
              <w:ins w:id="190" w:author="Avv. Rosario Panzariello" w:date="2026-09-26T12:08:00Z" w16du:dateUtc="2026-09-26T10:08:00Z"/>
            </w:rPr>
          </w:pPr>
          <w:ins w:id="191" w:author="Avv. Rosario Panzariello" w:date="2026-09-26T12:08:00Z" w16du:dateUtc="2026-09-26T10:08:00Z">
            <w:r>
              <w:rPr>
                <w:b/>
                <w:bCs/>
              </w:rPr>
              <w:fldChar w:fldCharType="end"/>
            </w:r>
          </w:ins>
        </w:p>
        <w:customXmlInsRangeStart w:id="192" w:author="Avv. Rosario Panzariello" w:date="2026-09-26T12:08:00Z"/>
      </w:sdtContent>
    </w:sdt>
    <w:customXmlInsRangeEnd w:id="192"/>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93" w:name="_Toc241317070"/>
      <w:r w:rsidRPr="000532C5">
        <w:rPr>
          <w:rFonts w:ascii="Verdana" w:hAnsi="Verdana"/>
          <w:b/>
          <w:bCs/>
          <w:smallCaps/>
          <w:sz w:val="20"/>
          <w:szCs w:val="20"/>
        </w:rPr>
        <w:t>Definizioni</w:t>
      </w:r>
      <w:r w:rsidRPr="000532C5">
        <w:rPr>
          <w:rFonts w:ascii="Verdana" w:hAnsi="Verdana"/>
          <w:sz w:val="20"/>
          <w:szCs w:val="20"/>
        </w:rPr>
        <w:t>.</w:t>
      </w:r>
      <w:bookmarkEnd w:id="193"/>
    </w:p>
    <w:p w14:paraId="252D2C62" w14:textId="4E68E809" w:rsidR="00087BF5" w:rsidRPr="000532C5" w:rsidRDefault="00087BF5" w:rsidP="00087BF5">
      <w:pPr>
        <w:pStyle w:val="Paragrafoelenco"/>
        <w:spacing w:line="360" w:lineRule="auto"/>
        <w:ind w:left="0"/>
        <w:jc w:val="both"/>
        <w:rPr>
          <w:rFonts w:ascii="Verdana" w:hAnsi="Verdana"/>
          <w:sz w:val="20"/>
          <w:szCs w:val="20"/>
        </w:rPr>
      </w:pPr>
      <w:r w:rsidRPr="000532C5">
        <w:rPr>
          <w:rFonts w:ascii="Verdana" w:hAnsi="Verdana"/>
          <w:sz w:val="20"/>
          <w:szCs w:val="20"/>
        </w:rPr>
        <w:t xml:space="preserve">In aggiunta alle altre definizioni contenute nelle presenti </w:t>
      </w:r>
      <w:del w:id="194" w:author="Avv. Rosario Panzariello" w:date="2026-09-18T10:27:00Z" w16du:dateUtc="2026-09-18T08:27:00Z">
        <w:r w:rsidRPr="000532C5" w:rsidDel="00C76F4D">
          <w:rPr>
            <w:rFonts w:ascii="Verdana" w:hAnsi="Verdana"/>
            <w:sz w:val="20"/>
            <w:szCs w:val="20"/>
          </w:rPr>
          <w:delText>“</w:delText>
        </w:r>
      </w:del>
      <w:r w:rsidRPr="000532C5">
        <w:rPr>
          <w:rFonts w:ascii="Verdana" w:hAnsi="Verdana"/>
          <w:sz w:val="20"/>
          <w:szCs w:val="20"/>
        </w:rPr>
        <w:t>Condizioni Generali</w:t>
      </w:r>
      <w:del w:id="195" w:author="Avv. Rosario Panzariello" w:date="2026-09-18T10:27:00Z" w16du:dateUtc="2026-09-18T08:27:00Z">
        <w:r w:rsidRPr="000532C5" w:rsidDel="00C76F4D">
          <w:rPr>
            <w:rFonts w:ascii="Verdana" w:hAnsi="Verdana"/>
            <w:sz w:val="20"/>
            <w:szCs w:val="20"/>
          </w:rPr>
          <w:delText>”</w:delText>
        </w:r>
      </w:del>
      <w:r w:rsidRPr="000532C5">
        <w:rPr>
          <w:rFonts w:ascii="Verdana" w:hAnsi="Verdana"/>
          <w:sz w:val="20"/>
          <w:szCs w:val="20"/>
        </w:rPr>
        <w:t xml:space="preserve">, </w:t>
      </w:r>
      <w:ins w:id="196" w:author="Avv. Rosario Panzariello" w:date="2026-09-18T10:28:00Z" w16du:dateUtc="2026-09-18T08:28:00Z">
        <w:r w:rsidR="00FA6457" w:rsidRPr="00FA6457">
          <w:rPr>
            <w:rFonts w:ascii="Verdana" w:hAnsi="Verdana"/>
            <w:sz w:val="20"/>
            <w:szCs w:val="20"/>
          </w:rPr>
          <w:t>i termini di seguito indicati, quando riportati con iniziale maiuscola, hanno il significato qui attribuito. Le definizioni identificano il significato dei termini e non sostituiscono né duplicano la disciplina contenuta negli articoli che regolano le singole materie, alla quale si rinvia.</w:t>
        </w:r>
      </w:ins>
      <w:del w:id="197" w:author="Avv. Rosario Panzariello" w:date="2026-09-18T10:28:00Z" w16du:dateUtc="2026-09-18T08:28:00Z">
        <w:r w:rsidRPr="000532C5" w:rsidDel="00FA6457">
          <w:rPr>
            <w:rFonts w:ascii="Verdana" w:hAnsi="Verdana"/>
            <w:sz w:val="20"/>
            <w:szCs w:val="20"/>
          </w:rPr>
          <w:delText>i seguenti termini avranno il significato di seguito riportato:</w:delText>
        </w:r>
      </w:del>
    </w:p>
    <w:bookmarkEnd w:id="2"/>
    <w:p w14:paraId="10BA0852" w14:textId="2DDEA06D" w:rsidR="00656582" w:rsidRPr="00656582" w:rsidRDefault="00C53ACB" w:rsidP="00087BF5">
      <w:pPr>
        <w:numPr>
          <w:ilvl w:val="0"/>
          <w:numId w:val="2"/>
        </w:numPr>
        <w:spacing w:line="360" w:lineRule="auto"/>
        <w:ind w:left="0" w:firstLine="0"/>
        <w:contextualSpacing/>
        <w:jc w:val="both"/>
        <w:rPr>
          <w:ins w:id="198" w:author="Avv. Rosario Panzariello" w:date="2026-09-18T10:28:00Z" w16du:dateUtc="2026-09-18T08:28:00Z"/>
          <w:rFonts w:ascii="Verdana" w:eastAsia="Verdana" w:hAnsi="Verdana" w:cs="Verdana"/>
          <w:sz w:val="20"/>
          <w:szCs w:val="20"/>
          <w:rPrChange w:id="199" w:author="Avv. Rosario Panzariello" w:date="2026-09-18T10:28:00Z" w16du:dateUtc="2026-09-18T08:28:00Z">
            <w:rPr>
              <w:ins w:id="200" w:author="Avv. Rosario Panzariello" w:date="2026-09-18T10:28:00Z" w16du:dateUtc="2026-09-18T08:28:00Z"/>
              <w:rFonts w:ascii="Verdana" w:eastAsia="Calibri" w:hAnsi="Verdana" w:cs="Arial"/>
              <w:sz w:val="20"/>
              <w:szCs w:val="20"/>
            </w:rPr>
          </w:rPrChange>
        </w:rPr>
      </w:pPr>
      <w:ins w:id="201" w:author="Avv. Rosario Panzariello" w:date="2026-09-18T10:30:00Z" w16du:dateUtc="2026-09-18T08:30:00Z">
        <w:r w:rsidRPr="000532C5">
          <w:rPr>
            <w:rFonts w:ascii="Verdana" w:eastAsia="Calibri" w:hAnsi="Verdana" w:cs="Arial"/>
            <w:sz w:val="20"/>
            <w:szCs w:val="20"/>
          </w:rPr>
          <w:t>“</w:t>
        </w:r>
      </w:ins>
      <w:ins w:id="202" w:author="Avv. Rosario Panzariello" w:date="2026-09-18T10:28:00Z" w16du:dateUtc="2026-09-18T08:28:00Z">
        <w:r w:rsidR="003C6476" w:rsidRPr="003C6476">
          <w:rPr>
            <w:rFonts w:ascii="Verdana" w:eastAsia="Verdana" w:hAnsi="Verdana" w:cs="Verdana"/>
            <w:b/>
            <w:bCs/>
            <w:i/>
            <w:iCs/>
            <w:sz w:val="20"/>
            <w:szCs w:val="20"/>
            <w:rPrChange w:id="203" w:author="Avv. Rosario Panzariello" w:date="2026-09-18T10:28:00Z" w16du:dateUtc="2026-09-18T08:28:00Z">
              <w:rPr>
                <w:rFonts w:ascii="Verdana" w:eastAsia="Verdana" w:hAnsi="Verdana" w:cs="Verdana"/>
                <w:sz w:val="20"/>
                <w:szCs w:val="20"/>
              </w:rPr>
            </w:rPrChange>
          </w:rPr>
          <w:t>1 Euro Auction</w:t>
        </w:r>
      </w:ins>
      <w:ins w:id="204" w:author="Avv. Rosario Panzariello" w:date="2026-09-18T10:30:00Z" w16du:dateUtc="2026-09-18T08:30:00Z">
        <w:r w:rsidRPr="000532C5">
          <w:rPr>
            <w:rFonts w:ascii="Verdana" w:eastAsia="Calibri" w:hAnsi="Verdana" w:cs="Arial"/>
            <w:sz w:val="20"/>
            <w:szCs w:val="20"/>
          </w:rPr>
          <w:t>“</w:t>
        </w:r>
      </w:ins>
      <w:ins w:id="205" w:author="Avv. Rosario Panzariello" w:date="2026-09-18T10:28:00Z" w16du:dateUtc="2026-09-18T08:28:00Z">
        <w:r w:rsidR="003C6476" w:rsidRPr="003C6476">
          <w:rPr>
            <w:rFonts w:ascii="Verdana" w:eastAsia="Verdana" w:hAnsi="Verdana" w:cs="Verdana"/>
            <w:sz w:val="20"/>
            <w:szCs w:val="20"/>
          </w:rPr>
          <w:t>: particolare categoria di Asta organizzata e qualificata come tale da Fleequid, caratterizzata da specifiche modalità di determinazione del prezzo e da una specifica struttura commissionale, disciplinata dalle relative Condizioni particolari di vendita e regolata dall'art. 9.4, lett. d).</w:t>
        </w:r>
      </w:ins>
    </w:p>
    <w:p w14:paraId="5B2C8904" w14:textId="5EE73716" w:rsidR="00E07AD9" w:rsidRPr="00E07AD9" w:rsidRDefault="00E07AD9" w:rsidP="00087BF5">
      <w:pPr>
        <w:numPr>
          <w:ilvl w:val="0"/>
          <w:numId w:val="2"/>
        </w:numPr>
        <w:spacing w:line="360" w:lineRule="auto"/>
        <w:ind w:left="0" w:firstLine="0"/>
        <w:contextualSpacing/>
        <w:jc w:val="both"/>
        <w:rPr>
          <w:ins w:id="206" w:author="Avv. Rosario Panzariello" w:date="2026-09-13T08:47:00Z"/>
          <w:rFonts w:ascii="Verdana" w:eastAsia="Verdana" w:hAnsi="Verdana" w:cs="Verdana"/>
          <w:sz w:val="20"/>
          <w:szCs w:val="20"/>
          <w:rPrChange w:id="207" w:author="Avv. Rosario Panzariello" w:date="2026-09-13T08:47:00Z">
            <w:rPr>
              <w:ins w:id="208" w:author="Avv. Rosario Panzariello" w:date="2026-09-13T08:47:00Z"/>
              <w:rFonts w:ascii="Verdana" w:eastAsia="Calibri" w:hAnsi="Verdana" w:cs="Arial"/>
              <w:sz w:val="20"/>
              <w:szCs w:val="20"/>
            </w:rPr>
          </w:rPrChange>
        </w:rPr>
      </w:pPr>
      <w:ins w:id="209" w:author="Avv. Rosario Panzariello" w:date="2026-09-13T08:47:00Z">
        <w:r w:rsidRPr="000532C5">
          <w:rPr>
            <w:rFonts w:ascii="Verdana" w:eastAsia="Calibri" w:hAnsi="Verdana" w:cs="Arial"/>
            <w:sz w:val="20"/>
            <w:szCs w:val="20"/>
          </w:rPr>
          <w:t>“</w:t>
        </w:r>
        <w:r>
          <w:rPr>
            <w:rFonts w:ascii="Verdana" w:eastAsia="Calibri" w:hAnsi="Verdana" w:cs="Arial"/>
            <w:b/>
            <w:bCs/>
            <w:i/>
            <w:iCs/>
            <w:sz w:val="20"/>
            <w:szCs w:val="20"/>
          </w:rPr>
          <w:t>Accordo vincolante</w:t>
        </w:r>
        <w:r w:rsidRPr="000532C5">
          <w:rPr>
            <w:rFonts w:ascii="Verdana" w:eastAsia="Calibri" w:hAnsi="Verdana" w:cs="Arial"/>
            <w:sz w:val="20"/>
            <w:szCs w:val="20"/>
          </w:rPr>
          <w:t>”:</w:t>
        </w:r>
      </w:ins>
      <w:ins w:id="210" w:author="Avv. Rosario Panzariello" w:date="2026-09-13T08:48:00Z">
        <w:r w:rsidR="00EF53C5">
          <w:rPr>
            <w:rFonts w:ascii="Verdana" w:eastAsia="Calibri" w:hAnsi="Verdana" w:cs="Arial"/>
            <w:sz w:val="20"/>
            <w:szCs w:val="20"/>
          </w:rPr>
          <w:t xml:space="preserve"> </w:t>
        </w:r>
      </w:ins>
      <w:ins w:id="211" w:author="Avv. Rosario Panzariello" w:date="2026-09-18T10:28:00Z" w16du:dateUtc="2026-09-18T08:28:00Z">
        <w:r w:rsidR="001142F6" w:rsidRPr="001142F6">
          <w:rPr>
            <w:rFonts w:ascii="Verdana" w:eastAsia="Verdana" w:hAnsi="Verdana" w:cs="Verdana"/>
            <w:sz w:val="20"/>
            <w:szCs w:val="20"/>
            <w:rPrChange w:id="212" w:author="Avv. Rosario Panzariello" w:date="2026-09-18T10:28:00Z" w16du:dateUtc="2026-09-18T08:28:00Z">
              <w:rPr/>
            </w:rPrChange>
          </w:rPr>
          <w:t>l'accordo con il quale, secondo le modalità previste dall'art. 10.2, si perfeziona il Contratto di compravendita relativo al Veicolo e sorge in capo all'Acquirente l'obbligo di corrispondere l'Importo Totale Dovuto. Il perfezionamento dell'Accordo vincolante non dipende dal pagamento e non costituisce Aggiudicazione definitiva</w:t>
        </w:r>
      </w:ins>
      <w:ins w:id="213" w:author="Avv. Rosario Panzariello" w:date="2026-09-13T08:48:00Z">
        <w:r w:rsidR="00EF53C5" w:rsidRPr="00EF53C5">
          <w:rPr>
            <w:rFonts w:ascii="Verdana" w:eastAsia="Verdana" w:hAnsi="Verdana" w:cs="Verdana"/>
            <w:sz w:val="20"/>
            <w:szCs w:val="20"/>
            <w:rPrChange w:id="214" w:author="Avv. Rosario Panzariello" w:date="2026-09-13T08:48:00Z">
              <w:rPr>
                <w:rFonts w:ascii="Verdana" w:eastAsia="Calibri" w:hAnsi="Verdana" w:cs="Arial"/>
                <w:sz w:val="20"/>
                <w:szCs w:val="20"/>
              </w:rPr>
            </w:rPrChange>
          </w:rPr>
          <w:t>.</w:t>
        </w:r>
      </w:ins>
    </w:p>
    <w:p w14:paraId="510C6C57" w14:textId="778FC4FD"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Acquirente/i</w:t>
      </w:r>
      <w:r w:rsidRPr="000532C5">
        <w:rPr>
          <w:rFonts w:ascii="Verdana" w:eastAsia="Calibri" w:hAnsi="Verdana" w:cs="Arial"/>
          <w:sz w:val="20"/>
          <w:szCs w:val="20"/>
        </w:rPr>
        <w:t xml:space="preserve">”: </w:t>
      </w:r>
      <w:del w:id="215" w:author="Avv. Rosario Panzariello" w:date="2026-09-18T10:29:00Z" w16du:dateUtc="2026-09-18T08:29:00Z">
        <w:r w:rsidR="003136CD" w:rsidRPr="000532C5" w:rsidDel="00C26733">
          <w:rPr>
            <w:rFonts w:ascii="Verdana" w:eastAsia="Verdana" w:hAnsi="Verdana" w:cs="Verdana"/>
            <w:sz w:val="20"/>
            <w:szCs w:val="20"/>
          </w:rPr>
          <w:delText>indica</w:delText>
        </w:r>
        <w:r w:rsidRPr="000532C5" w:rsidDel="00C26733">
          <w:rPr>
            <w:rFonts w:ascii="Verdana" w:eastAsia="Verdana" w:hAnsi="Verdana" w:cs="Verdana"/>
            <w:sz w:val="20"/>
            <w:szCs w:val="20"/>
          </w:rPr>
          <w:delText xml:space="preserve"> </w:delText>
        </w:r>
      </w:del>
      <w:r w:rsidR="003136CD" w:rsidRPr="000532C5">
        <w:rPr>
          <w:rFonts w:ascii="Verdana" w:eastAsia="Verdana" w:hAnsi="Verdana" w:cs="Verdana"/>
          <w:sz w:val="20"/>
          <w:szCs w:val="20"/>
        </w:rPr>
        <w:t>l’Offerente</w:t>
      </w:r>
      <w:r w:rsidRPr="000532C5">
        <w:rPr>
          <w:rFonts w:ascii="Verdana" w:eastAsia="Verdana" w:hAnsi="Verdana" w:cs="Verdana"/>
          <w:sz w:val="20"/>
          <w:szCs w:val="20"/>
        </w:rPr>
        <w:t xml:space="preserve"> </w:t>
      </w:r>
      <w:ins w:id="216" w:author="Avv. Rosario Panzariello" w:date="2026-09-18T10:29:00Z" w16du:dateUtc="2026-09-18T08:29:00Z">
        <w:r w:rsidR="00097D50" w:rsidRPr="00097D50">
          <w:rPr>
            <w:rFonts w:ascii="Verdana" w:eastAsia="Verdana" w:hAnsi="Verdana" w:cs="Verdana"/>
            <w:sz w:val="20"/>
            <w:szCs w:val="20"/>
          </w:rPr>
          <w:t>in favore del quale si è perfezionato l'Accordo vincolante e che è pertanto obbligato al pagamento dell'Importo Totale Dovuto, a prescindere dalla tipologia di Evento di vendita e dall'avvenuto pagamento. Nella Vendita in commissione, sia essa eseguita mediante Rivendita sia che Fleequid operi quale Intermediario puro, il termine è sempre riferito all'Acquirente sostanziale, soggetto diverso da Fleequid; nel Dealer Sales l'Acquirente è il soggetto che acquista il Veicolo da Fleequid. Nelle operazioni assistite da una Soluzione di finanziamento l'Acquirente può essere il Finanziatore, nei casi e nei termini previsti dall'art. 22.5</w:t>
        </w:r>
      </w:ins>
      <w:del w:id="217" w:author="Avv. Rosario Panzariello" w:date="2026-09-18T10:29:00Z" w16du:dateUtc="2026-09-18T08:29:00Z">
        <w:r w:rsidRPr="000532C5" w:rsidDel="00097D50">
          <w:rPr>
            <w:rFonts w:ascii="Verdana" w:eastAsia="Verdana" w:hAnsi="Verdana" w:cs="Verdana"/>
            <w:sz w:val="20"/>
            <w:szCs w:val="20"/>
          </w:rPr>
          <w:delText xml:space="preserve">che, al termine dell'Asta, ha presentato l'Offerta più alta (Puntata massima) e ha ricevuto la conferma di Aggiudicazione da parte di Fleequid, previa verifica </w:delText>
        </w:r>
        <w:r w:rsidR="003136CD" w:rsidRPr="000532C5" w:rsidDel="00097D50">
          <w:rPr>
            <w:rFonts w:ascii="Verdana" w:eastAsia="Verdana" w:hAnsi="Verdana" w:cs="Verdana"/>
            <w:sz w:val="20"/>
            <w:szCs w:val="20"/>
          </w:rPr>
          <w:delText xml:space="preserve">del </w:delText>
        </w:r>
        <w:r w:rsidRPr="000532C5" w:rsidDel="00097D50">
          <w:rPr>
            <w:rFonts w:ascii="Verdana" w:eastAsia="Verdana" w:hAnsi="Verdana" w:cs="Verdana"/>
            <w:sz w:val="20"/>
            <w:szCs w:val="20"/>
          </w:rPr>
          <w:delText>superamento del Prezzo di riserva o l'accettazione, da parte dell'</w:delText>
        </w:r>
        <w:r w:rsidR="003136CD" w:rsidRPr="000532C5" w:rsidDel="00097D50">
          <w:rPr>
            <w:rFonts w:ascii="Verdana" w:eastAsia="Verdana" w:hAnsi="Verdana" w:cs="Verdana"/>
            <w:sz w:val="20"/>
            <w:szCs w:val="20"/>
          </w:rPr>
          <w:delText>O</w:delText>
        </w:r>
        <w:r w:rsidRPr="000532C5" w:rsidDel="00097D50">
          <w:rPr>
            <w:rFonts w:ascii="Verdana" w:eastAsia="Verdana" w:hAnsi="Verdana" w:cs="Verdana"/>
            <w:sz w:val="20"/>
            <w:szCs w:val="20"/>
          </w:rPr>
          <w:delText>fferente</w:delText>
        </w:r>
        <w:r w:rsidR="00B36EDB" w:rsidRPr="000532C5" w:rsidDel="00097D50">
          <w:rPr>
            <w:rFonts w:ascii="Verdana" w:eastAsia="Verdana" w:hAnsi="Verdana" w:cs="Verdana"/>
            <w:sz w:val="20"/>
            <w:szCs w:val="20"/>
          </w:rPr>
          <w:delText xml:space="preserve"> stesso</w:delText>
        </w:r>
        <w:r w:rsidRPr="000532C5" w:rsidDel="00097D50">
          <w:rPr>
            <w:rFonts w:ascii="Verdana" w:eastAsia="Verdana" w:hAnsi="Verdana" w:cs="Verdana"/>
            <w:sz w:val="20"/>
            <w:szCs w:val="20"/>
          </w:rPr>
          <w:delText>, dell</w:delText>
        </w:r>
        <w:r w:rsidR="61D40A88" w:rsidRPr="000532C5" w:rsidDel="00097D50">
          <w:rPr>
            <w:rFonts w:ascii="Verdana" w:eastAsia="Verdana" w:hAnsi="Verdana" w:cs="Verdana"/>
            <w:sz w:val="20"/>
            <w:szCs w:val="20"/>
          </w:rPr>
          <w:delText>’eventuale</w:delText>
        </w:r>
        <w:r w:rsidRPr="000532C5" w:rsidDel="00097D50">
          <w:rPr>
            <w:rFonts w:ascii="Verdana" w:eastAsia="Verdana" w:hAnsi="Verdana" w:cs="Verdana"/>
            <w:sz w:val="20"/>
            <w:szCs w:val="20"/>
          </w:rPr>
          <w:delText xml:space="preserve"> controproposta avanzata dal Venditore. Tale soggetto diviene così l</w:delText>
        </w:r>
        <w:r w:rsidR="003136CD" w:rsidRPr="000532C5" w:rsidDel="00097D50">
          <w:rPr>
            <w:rFonts w:ascii="Verdana" w:eastAsia="Verdana" w:hAnsi="Verdana" w:cs="Verdana"/>
            <w:sz w:val="20"/>
            <w:szCs w:val="20"/>
          </w:rPr>
          <w:delText>’</w:delText>
        </w:r>
        <w:r w:rsidRPr="000532C5" w:rsidDel="00097D50">
          <w:rPr>
            <w:rFonts w:ascii="Verdana" w:eastAsia="Verdana" w:hAnsi="Verdana" w:cs="Verdana"/>
            <w:sz w:val="20"/>
            <w:szCs w:val="20"/>
          </w:rPr>
          <w:delText>effettivo compratore del Veicolo tramite l</w:delText>
        </w:r>
        <w:r w:rsidR="003136CD" w:rsidRPr="000532C5" w:rsidDel="00097D50">
          <w:rPr>
            <w:rFonts w:ascii="Verdana" w:eastAsia="Verdana" w:hAnsi="Verdana" w:cs="Verdana"/>
            <w:sz w:val="20"/>
            <w:szCs w:val="20"/>
          </w:rPr>
          <w:delText>’</w:delText>
        </w:r>
        <w:r w:rsidRPr="000532C5" w:rsidDel="00097D50">
          <w:rPr>
            <w:rFonts w:ascii="Verdana" w:eastAsia="Verdana" w:hAnsi="Verdana" w:cs="Verdana"/>
            <w:sz w:val="20"/>
            <w:szCs w:val="20"/>
          </w:rPr>
          <w:delText>acquisto di tale Veicolo da Fleequid in qualità di commissionario di vendita del Venditore</w:delText>
        </w:r>
        <w:r w:rsidR="003136CD" w:rsidRPr="000532C5" w:rsidDel="00097D50">
          <w:rPr>
            <w:rFonts w:ascii="Verdana" w:eastAsia="Verdana" w:hAnsi="Verdana" w:cs="Verdana"/>
            <w:sz w:val="20"/>
            <w:szCs w:val="20"/>
          </w:rPr>
          <w:delText xml:space="preserve"> o, nei casi in cui Fleequid opera come Intermediario puro, acquistandolo direttamente dal Venditore</w:delText>
        </w:r>
        <w:r w:rsidRPr="000532C5" w:rsidDel="00097D50">
          <w:rPr>
            <w:rFonts w:ascii="Verdana" w:eastAsia="Verdana" w:hAnsi="Verdana" w:cs="Verdana"/>
            <w:sz w:val="20"/>
            <w:szCs w:val="20"/>
          </w:rPr>
          <w:delText>. Tale termine è sempre riferito all’Acquirente sostanziale, soggetto diverso rispetto a Fleequid</w:delText>
        </w:r>
      </w:del>
      <w:r w:rsidRPr="000532C5">
        <w:rPr>
          <w:rFonts w:ascii="Verdana" w:eastAsia="Verdana" w:hAnsi="Verdana" w:cs="Verdana"/>
          <w:sz w:val="20"/>
          <w:szCs w:val="20"/>
        </w:rPr>
        <w:t>.</w:t>
      </w:r>
    </w:p>
    <w:p w14:paraId="64A51D0B" w14:textId="3057F336"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Aggiudicazione</w:t>
      </w:r>
      <w:del w:id="218" w:author="Avv. Rosario Panzariello" w:date="2026-09-18T10:29:00Z" w16du:dateUtc="2026-09-18T08:29:00Z">
        <w:r w:rsidRPr="000532C5" w:rsidDel="007D1BC1">
          <w:rPr>
            <w:rFonts w:ascii="Verdana" w:eastAsia="Calibri" w:hAnsi="Verdana" w:cs="Arial"/>
            <w:b/>
            <w:bCs/>
            <w:i/>
            <w:iCs/>
            <w:sz w:val="20"/>
            <w:szCs w:val="20"/>
          </w:rPr>
          <w:delText>/i</w:delText>
        </w:r>
      </w:del>
      <w:ins w:id="219" w:author="Avv. Rosario Panzariello" w:date="2026-09-18T10:29:00Z" w16du:dateUtc="2026-09-18T08:29:00Z">
        <w:r w:rsidR="007D1BC1">
          <w:rPr>
            <w:rFonts w:ascii="Verdana" w:eastAsia="Calibri" w:hAnsi="Verdana" w:cs="Arial"/>
            <w:b/>
            <w:bCs/>
            <w:i/>
            <w:iCs/>
            <w:sz w:val="20"/>
            <w:szCs w:val="20"/>
          </w:rPr>
          <w:t xml:space="preserve"> definitiva</w:t>
        </w:r>
      </w:ins>
      <w:r w:rsidRPr="000532C5">
        <w:rPr>
          <w:rFonts w:ascii="Verdana" w:eastAsia="Calibri" w:hAnsi="Verdana" w:cs="Arial"/>
          <w:sz w:val="20"/>
          <w:szCs w:val="20"/>
        </w:rPr>
        <w:t xml:space="preserve">”: </w:t>
      </w:r>
      <w:ins w:id="220" w:author="Avv. Rosario Panzariello" w:date="2026-09-18T10:30:00Z">
        <w:r w:rsidR="00723756" w:rsidRPr="00723756">
          <w:rPr>
            <w:rFonts w:ascii="Verdana" w:eastAsia="Verdana" w:hAnsi="Verdana" w:cs="Verdana"/>
            <w:sz w:val="20"/>
            <w:szCs w:val="20"/>
            <w:rPrChange w:id="221" w:author="Avv. Rosario Panzariello" w:date="2026-09-18T10:30:00Z" w16du:dateUtc="2026-09-18T08:30:00Z">
              <w:rPr>
                <w:rFonts w:ascii="Verdana" w:eastAsia="Calibri" w:hAnsi="Verdana" w:cs="Arial"/>
                <w:sz w:val="20"/>
                <w:szCs w:val="20"/>
              </w:rPr>
            </w:rPrChange>
          </w:rPr>
          <w:t>l'evento, proprio esclusivamente delle Aste, che si produce con l'integrale adempimento dell'obbligo di pagamento ai sensi dell'art. 12.2 e che, unitamente all'avvio della fase esecutiva dell'operazione, ne costituisce l'effetto. L'Aggiudicazione definitiva non costituisce il momento di perfezionamento del Contratto, che si perfeziona con l'Accordo vincolante, e il suo mancato prodursi non incide sull'esistenza del Contratto già perfezionato. Negli Eventi di vendita diversi dalle Aste l'avvio della fase esecutiva consegue all'integrale adempimento dell'obbligo di pagamento senza dare luogo ad Aggiudicazione definitiva</w:t>
        </w:r>
      </w:ins>
      <w:del w:id="222" w:author="Avv. Rosario Panzariello" w:date="2026-09-18T10:30:00Z" w16du:dateUtc="2026-09-18T08:30:00Z">
        <w:r w:rsidR="003136CD" w:rsidRPr="00723756" w:rsidDel="00723756">
          <w:rPr>
            <w:rFonts w:ascii="Verdana" w:eastAsia="Verdana" w:hAnsi="Verdana" w:cs="Verdana"/>
            <w:sz w:val="20"/>
            <w:szCs w:val="20"/>
            <w:rPrChange w:id="223" w:author="Avv. Rosario Panzariello" w:date="2026-09-18T10:30:00Z" w16du:dateUtc="2026-09-18T08:30:00Z">
              <w:rPr>
                <w:rFonts w:ascii="Verdana" w:eastAsia="Calibri" w:hAnsi="Verdana" w:cs="Arial"/>
                <w:sz w:val="20"/>
                <w:szCs w:val="20"/>
              </w:rPr>
            </w:rPrChange>
          </w:rPr>
          <w:delText xml:space="preserve">indica </w:delText>
        </w:r>
        <w:r w:rsidRPr="00723756" w:rsidDel="00723756">
          <w:rPr>
            <w:rFonts w:ascii="Verdana" w:eastAsia="Verdana" w:hAnsi="Verdana" w:cs="Verdana"/>
            <w:sz w:val="20"/>
            <w:szCs w:val="20"/>
            <w:rPrChange w:id="224" w:author="Avv. Rosario Panzariello" w:date="2026-09-18T10:30:00Z" w16du:dateUtc="2026-09-18T08:30:00Z">
              <w:rPr>
                <w:rFonts w:ascii="Verdana" w:eastAsia="Calibri" w:hAnsi="Verdana" w:cs="Arial"/>
                <w:sz w:val="20"/>
                <w:szCs w:val="20"/>
              </w:rPr>
            </w:rPrChange>
          </w:rPr>
          <w:delText>la condizione dell’</w:delText>
        </w:r>
        <w:r w:rsidR="003136CD" w:rsidRPr="00723756" w:rsidDel="00723756">
          <w:rPr>
            <w:rFonts w:ascii="Verdana" w:eastAsia="Verdana" w:hAnsi="Verdana" w:cs="Verdana"/>
            <w:sz w:val="20"/>
            <w:szCs w:val="20"/>
            <w:rPrChange w:id="225" w:author="Avv. Rosario Panzariello" w:date="2026-09-18T10:30:00Z" w16du:dateUtc="2026-09-18T08:30:00Z">
              <w:rPr>
                <w:rFonts w:ascii="Verdana" w:eastAsia="Calibri" w:hAnsi="Verdana" w:cs="Arial"/>
                <w:sz w:val="20"/>
                <w:szCs w:val="20"/>
              </w:rPr>
            </w:rPrChange>
          </w:rPr>
          <w:delText>Offerente</w:delText>
        </w:r>
        <w:r w:rsidRPr="00723756" w:rsidDel="00723756">
          <w:rPr>
            <w:rFonts w:ascii="Verdana" w:eastAsia="Verdana" w:hAnsi="Verdana" w:cs="Verdana"/>
            <w:sz w:val="20"/>
            <w:szCs w:val="20"/>
            <w:rPrChange w:id="226" w:author="Avv. Rosario Panzariello" w:date="2026-09-18T10:30:00Z" w16du:dateUtc="2026-09-18T08:30:00Z">
              <w:rPr>
                <w:rFonts w:ascii="Verdana" w:eastAsia="Calibri" w:hAnsi="Verdana" w:cs="Arial"/>
                <w:sz w:val="20"/>
                <w:szCs w:val="20"/>
              </w:rPr>
            </w:rPrChange>
          </w:rPr>
          <w:delText xml:space="preserve"> al termine di un’Asta in cui lo stesso </w:delText>
        </w:r>
        <w:r w:rsidR="003136CD" w:rsidRPr="00723756" w:rsidDel="00723756">
          <w:rPr>
            <w:rFonts w:ascii="Verdana" w:eastAsia="Verdana" w:hAnsi="Verdana" w:cs="Verdana"/>
            <w:sz w:val="20"/>
            <w:szCs w:val="20"/>
            <w:rPrChange w:id="227" w:author="Avv. Rosario Panzariello" w:date="2026-09-18T10:30:00Z" w16du:dateUtc="2026-09-18T08:30:00Z">
              <w:rPr>
                <w:rFonts w:ascii="Verdana" w:eastAsia="Calibri" w:hAnsi="Verdana" w:cs="Arial"/>
                <w:sz w:val="20"/>
                <w:szCs w:val="20"/>
              </w:rPr>
            </w:rPrChange>
          </w:rPr>
          <w:delText xml:space="preserve">ha </w:delText>
        </w:r>
        <w:r w:rsidRPr="00723756" w:rsidDel="00723756">
          <w:rPr>
            <w:rFonts w:ascii="Verdana" w:eastAsia="Verdana" w:hAnsi="Verdana" w:cs="Verdana"/>
            <w:sz w:val="20"/>
            <w:szCs w:val="20"/>
            <w:rPrChange w:id="228" w:author="Avv. Rosario Panzariello" w:date="2026-09-18T10:30:00Z" w16du:dateUtc="2026-09-18T08:30:00Z">
              <w:rPr>
                <w:rFonts w:ascii="Verdana" w:eastAsia="Calibri" w:hAnsi="Verdana" w:cs="Arial"/>
                <w:sz w:val="20"/>
                <w:szCs w:val="20"/>
              </w:rPr>
            </w:rPrChange>
          </w:rPr>
          <w:delText>formulato l’Offerta, anche a seguito di eventuali rilanci, più alta (Puntata massima).</w:delText>
        </w:r>
        <w:r w:rsidR="00B240F1" w:rsidRPr="00723756" w:rsidDel="00723756">
          <w:rPr>
            <w:rFonts w:ascii="Verdana" w:eastAsia="Verdana" w:hAnsi="Verdana" w:cs="Verdana"/>
            <w:sz w:val="20"/>
            <w:szCs w:val="20"/>
            <w:rPrChange w:id="229" w:author="Avv. Rosario Panzariello" w:date="2026-09-18T10:30:00Z" w16du:dateUtc="2026-09-18T08:30:00Z">
              <w:rPr>
                <w:rFonts w:ascii="Verdana" w:eastAsia="Calibri" w:hAnsi="Verdana" w:cs="Arial"/>
                <w:sz w:val="20"/>
                <w:szCs w:val="20"/>
              </w:rPr>
            </w:rPrChange>
          </w:rPr>
          <w:delText xml:space="preserve"> Il processo di aggiudicazione è compiutamente regolato dall’art. 8) delle presenti Condizioni Generali</w:delText>
        </w:r>
      </w:del>
      <w:r w:rsidR="00B240F1" w:rsidRPr="00723756">
        <w:rPr>
          <w:rFonts w:ascii="Verdana" w:eastAsia="Verdana" w:hAnsi="Verdana" w:cs="Verdana"/>
          <w:sz w:val="20"/>
          <w:szCs w:val="20"/>
          <w:rPrChange w:id="230" w:author="Avv. Rosario Panzariello" w:date="2026-09-18T10:30:00Z" w16du:dateUtc="2026-09-18T08:30:00Z">
            <w:rPr>
              <w:rFonts w:ascii="Verdana" w:eastAsia="Calibri" w:hAnsi="Verdana" w:cs="Arial"/>
              <w:sz w:val="20"/>
              <w:szCs w:val="20"/>
            </w:rPr>
          </w:rPrChange>
        </w:rPr>
        <w:t>.</w:t>
      </w:r>
      <w:r w:rsidRPr="000532C5">
        <w:rPr>
          <w:rFonts w:ascii="Verdana" w:eastAsia="Calibri" w:hAnsi="Verdana" w:cs="Arial"/>
          <w:sz w:val="20"/>
          <w:szCs w:val="20"/>
        </w:rPr>
        <w:t xml:space="preserve"> </w:t>
      </w:r>
    </w:p>
    <w:p w14:paraId="1409CA62" w14:textId="564D0EF2" w:rsidR="00C53ACB" w:rsidRDefault="00C53ACB" w:rsidP="00087BF5">
      <w:pPr>
        <w:numPr>
          <w:ilvl w:val="0"/>
          <w:numId w:val="2"/>
        </w:numPr>
        <w:spacing w:line="360" w:lineRule="auto"/>
        <w:ind w:left="0" w:firstLine="0"/>
        <w:contextualSpacing/>
        <w:jc w:val="both"/>
        <w:rPr>
          <w:ins w:id="231" w:author="Avv. Rosario Panzariello" w:date="2026-09-18T10:30:00Z" w16du:dateUtc="2026-09-18T08:30:00Z"/>
          <w:rFonts w:ascii="Verdana" w:eastAsia="Calibri" w:hAnsi="Verdana" w:cs="Arial"/>
          <w:sz w:val="20"/>
          <w:szCs w:val="20"/>
        </w:rPr>
      </w:pPr>
      <w:ins w:id="232" w:author="Avv. Rosario Panzariello" w:date="2026-09-18T10:31:00Z" w16du:dateUtc="2026-09-18T08:31:00Z">
        <w:r w:rsidRPr="000532C5">
          <w:rPr>
            <w:rFonts w:ascii="Verdana" w:eastAsia="Calibri" w:hAnsi="Verdana" w:cs="Arial"/>
            <w:sz w:val="20"/>
            <w:szCs w:val="20"/>
          </w:rPr>
          <w:t>“</w:t>
        </w:r>
        <w:r>
          <w:rPr>
            <w:rFonts w:ascii="Verdana" w:eastAsia="Calibri" w:hAnsi="Verdana" w:cs="Arial"/>
            <w:b/>
            <w:bCs/>
            <w:i/>
            <w:iCs/>
            <w:sz w:val="20"/>
            <w:szCs w:val="20"/>
          </w:rPr>
          <w:t>Annullamento della vendita</w:t>
        </w:r>
        <w:r w:rsidRPr="000532C5">
          <w:rPr>
            <w:rFonts w:ascii="Verdana" w:eastAsia="Calibri" w:hAnsi="Verdana" w:cs="Arial"/>
            <w:sz w:val="20"/>
            <w:szCs w:val="20"/>
          </w:rPr>
          <w:t xml:space="preserve">”: </w:t>
        </w:r>
        <w:r w:rsidR="00D610EE" w:rsidRPr="00D610EE">
          <w:rPr>
            <w:rFonts w:ascii="Verdana" w:eastAsia="Verdana" w:hAnsi="Verdana" w:cs="Verdana"/>
            <w:sz w:val="20"/>
            <w:szCs w:val="20"/>
          </w:rPr>
          <w:t>l'istituto contrattuale, disciplinato in via generale dall'art. 14, mediante il quale Fleequid dispone, nei casi previsti, che l'operazione non sia eseguita o cessi di essere eseguita, in tutto o limitatamente a uno o più Veicoli. La causa giuridica concreta dell'Annullamento dipende dalla fattispecie che lo determina; quando consegue a un inadempimento assistito da clausola risolutiva espressa, esso opera quale risoluzione ai sensi dell'art. 1456 c.c.</w:t>
        </w:r>
      </w:ins>
    </w:p>
    <w:p w14:paraId="29A037F0" w14:textId="045A036E" w:rsidR="0075183E" w:rsidRPr="008D6A95" w:rsidRDefault="00087BF5" w:rsidP="00087BF5">
      <w:pPr>
        <w:numPr>
          <w:ilvl w:val="0"/>
          <w:numId w:val="2"/>
        </w:numPr>
        <w:spacing w:line="360" w:lineRule="auto"/>
        <w:ind w:left="0" w:firstLine="0"/>
        <w:contextualSpacing/>
        <w:jc w:val="both"/>
        <w:rPr>
          <w:ins w:id="233" w:author="Avv. Rosario Panzariello" w:date="2026-09-18T10:32:00Z" w16du:dateUtc="2026-09-18T08:32:00Z"/>
          <w:rFonts w:ascii="Verdana" w:eastAsia="Calibri" w:hAnsi="Verdana" w:cs="Arial"/>
          <w:sz w:val="20"/>
          <w:szCs w:val="20"/>
          <w:rPrChange w:id="234" w:author="Avv. Rosario Panzariello" w:date="2026-09-18T10:32:00Z" w16du:dateUtc="2026-09-18T08:32:00Z">
            <w:rPr>
              <w:ins w:id="235" w:author="Avv. Rosario Panzariello" w:date="2026-09-18T10:32:00Z" w16du:dateUtc="2026-09-18T08:32:00Z"/>
              <w:rFonts w:ascii="Verdana" w:eastAsia="Verdana" w:hAnsi="Verdana" w:cs="Verdana"/>
              <w:sz w:val="20"/>
              <w:szCs w:val="20"/>
            </w:rPr>
          </w:rPrChange>
        </w:rPr>
      </w:pPr>
      <w:r w:rsidRPr="000532C5">
        <w:rPr>
          <w:rFonts w:ascii="Verdana" w:eastAsia="Calibri" w:hAnsi="Verdana" w:cs="Arial"/>
          <w:sz w:val="20"/>
          <w:szCs w:val="20"/>
        </w:rPr>
        <w:t>“</w:t>
      </w:r>
      <w:r w:rsidRPr="000532C5">
        <w:rPr>
          <w:rFonts w:ascii="Verdana" w:eastAsia="Calibri" w:hAnsi="Verdana" w:cs="Arial"/>
          <w:b/>
          <w:bCs/>
          <w:i/>
          <w:iCs/>
          <w:sz w:val="20"/>
          <w:szCs w:val="20"/>
        </w:rPr>
        <w:t>Asta</w:t>
      </w:r>
      <w:del w:id="236" w:author="Avv. Rosario Panzariello" w:date="2026-09-18T10:31:00Z" w16du:dateUtc="2026-09-18T08:31:00Z">
        <w:r w:rsidRPr="000532C5" w:rsidDel="00295FE7">
          <w:rPr>
            <w:rFonts w:ascii="Verdana" w:eastAsia="Calibri" w:hAnsi="Verdana" w:cs="Arial"/>
            <w:b/>
            <w:bCs/>
            <w:i/>
            <w:iCs/>
            <w:sz w:val="20"/>
            <w:szCs w:val="20"/>
          </w:rPr>
          <w:delText>/e</w:delText>
        </w:r>
      </w:del>
      <w:r w:rsidRPr="000532C5">
        <w:rPr>
          <w:rFonts w:ascii="Verdana" w:eastAsia="Calibri" w:hAnsi="Verdana" w:cs="Arial"/>
          <w:sz w:val="20"/>
          <w:szCs w:val="20"/>
        </w:rPr>
        <w:t xml:space="preserve">”: </w:t>
      </w:r>
      <w:ins w:id="237" w:author="Avv. Rosario Panzariello" w:date="2026-09-18T10:32:00Z" w16du:dateUtc="2026-09-18T08:32:00Z">
        <w:r w:rsidR="008D6A95" w:rsidRPr="008D6A95">
          <w:rPr>
            <w:rFonts w:ascii="Verdana" w:eastAsia="Verdana" w:hAnsi="Verdana" w:cs="Verdana"/>
            <w:sz w:val="20"/>
            <w:szCs w:val="20"/>
            <w:rPrChange w:id="238" w:author="Avv. Rosario Panzariello" w:date="2026-09-18T10:32:00Z" w16du:dateUtc="2026-09-18T08:32:00Z">
              <w:rPr>
                <w:rFonts w:ascii="Verdana" w:eastAsia="Calibri" w:hAnsi="Verdana" w:cs="Arial"/>
                <w:sz w:val="20"/>
                <w:szCs w:val="20"/>
              </w:rPr>
            </w:rPrChange>
          </w:rPr>
          <w:t>Evento di vendita consistente in un processo di vendita telematica operato tramite il Marketplace, che prevede una o più Offerte e si conclude, nei casi e alle condizioni previste dalle presenti Condizioni Generali, con il perfezionamento dell'Accordo vincolante in favore del migliore Offerente</w:t>
        </w:r>
      </w:ins>
      <w:del w:id="239" w:author="Avv. Rosario Panzariello" w:date="2026-09-18T10:32:00Z" w16du:dateUtc="2026-09-18T08:32:00Z">
        <w:r w:rsidRPr="008D6A95" w:rsidDel="008D6A95">
          <w:rPr>
            <w:rFonts w:ascii="Verdana" w:eastAsia="Verdana" w:hAnsi="Verdana" w:cs="Verdana"/>
            <w:sz w:val="20"/>
            <w:szCs w:val="20"/>
            <w:rPrChange w:id="240" w:author="Avv. Rosario Panzariello" w:date="2026-09-18T10:32:00Z" w16du:dateUtc="2026-09-18T08:32:00Z">
              <w:rPr>
                <w:rFonts w:ascii="Verdana" w:eastAsia="Calibri" w:hAnsi="Verdana" w:cs="Arial"/>
                <w:sz w:val="20"/>
                <w:szCs w:val="20"/>
              </w:rPr>
            </w:rPrChange>
          </w:rPr>
          <w:delText xml:space="preserve">processo di vendita telematica operata </w:delText>
        </w:r>
        <w:r w:rsidR="003136CD" w:rsidRPr="008D6A95" w:rsidDel="008D6A95">
          <w:rPr>
            <w:rFonts w:ascii="Verdana" w:eastAsia="Verdana" w:hAnsi="Verdana" w:cs="Verdana"/>
            <w:sz w:val="20"/>
            <w:szCs w:val="20"/>
            <w:rPrChange w:id="241" w:author="Avv. Rosario Panzariello" w:date="2026-09-18T10:32:00Z" w16du:dateUtc="2026-09-18T08:32:00Z">
              <w:rPr>
                <w:rFonts w:ascii="Verdana" w:eastAsia="Calibri" w:hAnsi="Verdana" w:cs="Arial"/>
                <w:sz w:val="20"/>
                <w:szCs w:val="20"/>
              </w:rPr>
            </w:rPrChange>
          </w:rPr>
          <w:delText>tramite il</w:delText>
        </w:r>
        <w:r w:rsidRPr="008D6A95" w:rsidDel="008D6A95">
          <w:rPr>
            <w:rFonts w:ascii="Verdana" w:eastAsia="Verdana" w:hAnsi="Verdana" w:cs="Verdana"/>
            <w:sz w:val="20"/>
            <w:szCs w:val="20"/>
            <w:rPrChange w:id="242" w:author="Avv. Rosario Panzariello" w:date="2026-09-18T10:32:00Z" w16du:dateUtc="2026-09-18T08:32:00Z">
              <w:rPr>
                <w:rFonts w:ascii="Verdana" w:eastAsia="Calibri" w:hAnsi="Verdana" w:cs="Arial"/>
                <w:sz w:val="20"/>
                <w:szCs w:val="20"/>
              </w:rPr>
            </w:rPrChange>
          </w:rPr>
          <w:delText xml:space="preserve"> Marketplace che prevede </w:delText>
        </w:r>
        <w:r w:rsidR="003136CD" w:rsidRPr="008D6A95" w:rsidDel="008D6A95">
          <w:rPr>
            <w:rFonts w:ascii="Verdana" w:eastAsia="Verdana" w:hAnsi="Verdana" w:cs="Verdana"/>
            <w:sz w:val="20"/>
            <w:szCs w:val="20"/>
            <w:rPrChange w:id="243" w:author="Avv. Rosario Panzariello" w:date="2026-09-18T10:32:00Z" w16du:dateUtc="2026-09-18T08:32:00Z">
              <w:rPr>
                <w:rFonts w:ascii="Verdana" w:eastAsia="Calibri" w:hAnsi="Verdana" w:cs="Arial"/>
                <w:sz w:val="20"/>
                <w:szCs w:val="20"/>
              </w:rPr>
            </w:rPrChange>
          </w:rPr>
          <w:delText>una o più</w:delText>
        </w:r>
        <w:r w:rsidRPr="008D6A95" w:rsidDel="008D6A95">
          <w:rPr>
            <w:rFonts w:ascii="Verdana" w:eastAsia="Verdana" w:hAnsi="Verdana" w:cs="Verdana"/>
            <w:sz w:val="20"/>
            <w:szCs w:val="20"/>
            <w:rPrChange w:id="244" w:author="Avv. Rosario Panzariello" w:date="2026-09-18T10:32:00Z" w16du:dateUtc="2026-09-18T08:32:00Z">
              <w:rPr>
                <w:rFonts w:ascii="Verdana" w:eastAsia="Calibri" w:hAnsi="Verdana" w:cs="Arial"/>
                <w:sz w:val="20"/>
                <w:szCs w:val="20"/>
              </w:rPr>
            </w:rPrChange>
          </w:rPr>
          <w:delText xml:space="preserve"> Offerte e che si conclude con l’Aggiudicazione, </w:delText>
        </w:r>
        <w:r w:rsidR="00821234" w:rsidRPr="008D6A95" w:rsidDel="008D6A95">
          <w:rPr>
            <w:rFonts w:ascii="Verdana" w:eastAsia="Verdana" w:hAnsi="Verdana" w:cs="Verdana"/>
            <w:sz w:val="20"/>
            <w:szCs w:val="20"/>
            <w:rPrChange w:id="245" w:author="Avv. Rosario Panzariello" w:date="2026-09-18T10:32:00Z" w16du:dateUtc="2026-09-18T08:32:00Z">
              <w:rPr>
                <w:rFonts w:ascii="Verdana" w:eastAsia="Calibri" w:hAnsi="Verdana" w:cs="Arial"/>
                <w:sz w:val="20"/>
                <w:szCs w:val="20"/>
              </w:rPr>
            </w:rPrChange>
          </w:rPr>
          <w:delText xml:space="preserve">da cui consegue, nei casi e alle condizioni indicate dalle presenti CG, </w:delText>
        </w:r>
        <w:r w:rsidRPr="008D6A95" w:rsidDel="008D6A95">
          <w:rPr>
            <w:rFonts w:ascii="Verdana" w:eastAsia="Verdana" w:hAnsi="Verdana" w:cs="Verdana"/>
            <w:sz w:val="20"/>
            <w:szCs w:val="20"/>
            <w:rPrChange w:id="246" w:author="Avv. Rosario Panzariello" w:date="2026-09-18T10:32:00Z" w16du:dateUtc="2026-09-18T08:32:00Z">
              <w:rPr>
                <w:rFonts w:ascii="Verdana" w:eastAsia="Calibri" w:hAnsi="Verdana" w:cs="Arial"/>
                <w:sz w:val="20"/>
                <w:szCs w:val="20"/>
              </w:rPr>
            </w:rPrChange>
          </w:rPr>
          <w:delText xml:space="preserve">la vendita del Veicolo al miglior </w:delText>
        </w:r>
        <w:r w:rsidR="00D101C3" w:rsidRPr="008D6A95" w:rsidDel="008D6A95">
          <w:rPr>
            <w:rFonts w:ascii="Verdana" w:eastAsia="Verdana" w:hAnsi="Verdana" w:cs="Verdana"/>
            <w:sz w:val="20"/>
            <w:szCs w:val="20"/>
            <w:rPrChange w:id="247" w:author="Avv. Rosario Panzariello" w:date="2026-09-18T10:32:00Z" w16du:dateUtc="2026-09-18T08:32:00Z">
              <w:rPr>
                <w:rFonts w:ascii="Verdana" w:eastAsia="Calibri" w:hAnsi="Verdana" w:cs="Arial"/>
                <w:sz w:val="20"/>
                <w:szCs w:val="20"/>
              </w:rPr>
            </w:rPrChange>
          </w:rPr>
          <w:delText>O</w:delText>
        </w:r>
        <w:r w:rsidRPr="008D6A95" w:rsidDel="008D6A95">
          <w:rPr>
            <w:rFonts w:ascii="Verdana" w:eastAsia="Verdana" w:hAnsi="Verdana" w:cs="Verdana"/>
            <w:sz w:val="20"/>
            <w:szCs w:val="20"/>
            <w:rPrChange w:id="248" w:author="Avv. Rosario Panzariello" w:date="2026-09-18T10:32:00Z" w16du:dateUtc="2026-09-18T08:32:00Z">
              <w:rPr>
                <w:rFonts w:ascii="Verdana" w:eastAsia="Calibri" w:hAnsi="Verdana" w:cs="Arial"/>
                <w:sz w:val="20"/>
                <w:szCs w:val="20"/>
              </w:rPr>
            </w:rPrChange>
          </w:rPr>
          <w:delText>fferente</w:delText>
        </w:r>
      </w:del>
      <w:r w:rsidR="00821234" w:rsidRPr="008D6A95">
        <w:rPr>
          <w:rFonts w:ascii="Verdana" w:eastAsia="Verdana" w:hAnsi="Verdana" w:cs="Verdana"/>
          <w:sz w:val="20"/>
          <w:szCs w:val="20"/>
          <w:rPrChange w:id="249" w:author="Avv. Rosario Panzariello" w:date="2026-09-18T10:32:00Z" w16du:dateUtc="2026-09-18T08:32:00Z">
            <w:rPr>
              <w:rFonts w:ascii="Verdana" w:eastAsia="Calibri" w:hAnsi="Verdana" w:cs="Arial"/>
              <w:sz w:val="20"/>
              <w:szCs w:val="20"/>
            </w:rPr>
          </w:rPrChange>
        </w:rPr>
        <w:t>.</w:t>
      </w:r>
    </w:p>
    <w:p w14:paraId="24EA911B" w14:textId="7BDFE9DF" w:rsidR="008D6A95" w:rsidRPr="00F81B5D" w:rsidRDefault="006C27B6" w:rsidP="00087BF5">
      <w:pPr>
        <w:numPr>
          <w:ilvl w:val="0"/>
          <w:numId w:val="2"/>
        </w:numPr>
        <w:spacing w:line="360" w:lineRule="auto"/>
        <w:ind w:left="0" w:firstLine="0"/>
        <w:contextualSpacing/>
        <w:jc w:val="both"/>
        <w:rPr>
          <w:ins w:id="250" w:author="Avv. Rosario Panzariello" w:date="2026-09-18T10:34:00Z" w16du:dateUtc="2026-09-18T08:34:00Z"/>
          <w:rFonts w:ascii="Verdana" w:eastAsia="Calibri" w:hAnsi="Verdana" w:cs="Arial"/>
          <w:sz w:val="20"/>
          <w:szCs w:val="20"/>
          <w:rPrChange w:id="251" w:author="Avv. Rosario Panzariello" w:date="2026-09-18T10:34:00Z" w16du:dateUtc="2026-09-18T08:34:00Z">
            <w:rPr>
              <w:ins w:id="252" w:author="Avv. Rosario Panzariello" w:date="2026-09-18T10:34:00Z" w16du:dateUtc="2026-09-18T08:34:00Z"/>
            </w:rPr>
          </w:rPrChange>
        </w:rPr>
      </w:pPr>
      <w:ins w:id="253" w:author="Avv. Rosario Panzariello" w:date="2026-09-18T10:32:00Z">
        <w:r w:rsidRPr="006C27B6">
          <w:rPr>
            <w:rFonts w:ascii="Verdana" w:eastAsia="Calibri" w:hAnsi="Verdana" w:cs="Arial"/>
            <w:sz w:val="20"/>
            <w:szCs w:val="20"/>
          </w:rPr>
          <w:t>“</w:t>
        </w:r>
      </w:ins>
      <w:ins w:id="254" w:author="Avv. Rosario Panzariello" w:date="2026-09-18T10:32:00Z" w16du:dateUtc="2026-09-18T08:32:00Z">
        <w:r>
          <w:rPr>
            <w:rFonts w:ascii="Verdana" w:eastAsia="Calibri" w:hAnsi="Verdana" w:cs="Arial"/>
            <w:b/>
            <w:bCs/>
            <w:i/>
            <w:iCs/>
            <w:sz w:val="20"/>
            <w:szCs w:val="20"/>
          </w:rPr>
          <w:t>Base d’asta</w:t>
        </w:r>
      </w:ins>
      <w:ins w:id="255" w:author="Avv. Rosario Panzariello" w:date="2026-09-18T10:32:00Z">
        <w:r w:rsidRPr="006C27B6">
          <w:rPr>
            <w:rFonts w:ascii="Verdana" w:eastAsia="Calibri" w:hAnsi="Verdana" w:cs="Arial"/>
            <w:sz w:val="20"/>
            <w:szCs w:val="20"/>
          </w:rPr>
          <w:t xml:space="preserve">”: </w:t>
        </w:r>
      </w:ins>
      <w:ins w:id="256" w:author="Avv. Rosario Panzariello" w:date="2026-09-18T10:34:00Z" w16du:dateUtc="2026-09-18T08:34:00Z">
        <w:r w:rsidR="00F81B5D" w:rsidRPr="00F81B5D">
          <w:t>il prezzo minimo del Veicolo al di sopra del quale gli Offerenti possono inserire Offerte o effettuare rilanci</w:t>
        </w:r>
        <w:r w:rsidR="00BF6ADA">
          <w:t>.</w:t>
        </w:r>
      </w:ins>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ins w:id="257" w:author="Avv. Rosario Panzariello" w:date="2026-09-18T10:34:00Z" w16du:dateUtc="2026-09-18T08:34:00Z">
        <w:r>
          <w:rPr>
            <w:rFonts w:ascii="Verdana" w:eastAsia="Calibri" w:hAnsi="Verdana" w:cs="Arial"/>
            <w:sz w:val="20"/>
            <w:szCs w:val="20"/>
          </w:rPr>
          <w:t>“</w:t>
        </w:r>
        <w:r w:rsidRPr="00F81B5D">
          <w:rPr>
            <w:rFonts w:ascii="Verdana" w:eastAsia="Calibri" w:hAnsi="Verdana" w:cs="Arial"/>
            <w:b/>
            <w:bCs/>
            <w:i/>
            <w:iCs/>
            <w:sz w:val="20"/>
            <w:szCs w:val="20"/>
            <w:rPrChange w:id="258" w:author="Avv. Rosario Panzariello" w:date="2026-09-18T10:34:00Z" w16du:dateUtc="2026-09-18T08:34:00Z">
              <w:rPr>
                <w:rFonts w:ascii="Verdana" w:eastAsia="Calibri" w:hAnsi="Verdana" w:cs="Arial"/>
                <w:sz w:val="20"/>
                <w:szCs w:val="20"/>
              </w:rPr>
            </w:rPrChange>
          </w:rPr>
          <w:t>Classificazione dell’Utente</w:t>
        </w:r>
        <w:r>
          <w:rPr>
            <w:rFonts w:ascii="Verdana" w:eastAsia="Calibri" w:hAnsi="Verdana" w:cs="Arial"/>
            <w:sz w:val="20"/>
            <w:szCs w:val="20"/>
          </w:rPr>
          <w:t>”</w:t>
        </w:r>
      </w:ins>
      <w:ins w:id="259" w:author="Avv. Rosario Panzariello" w:date="2026-09-18T10:35:00Z" w16du:dateUtc="2026-09-18T08:35:00Z">
        <w:r>
          <w:rPr>
            <w:rFonts w:ascii="Verdana" w:eastAsia="Calibri" w:hAnsi="Verdana" w:cs="Arial"/>
            <w:sz w:val="20"/>
            <w:szCs w:val="20"/>
          </w:rPr>
          <w:t>:</w:t>
        </w:r>
        <w:r w:rsidRPr="001648BE">
          <w:rPr>
            <w:rPrChange w:id="260" w:author="Avv. Rosario Panzariello" w:date="2026-09-18T10:35:00Z" w16du:dateUtc="2026-09-18T08:35:00Z">
              <w:rPr>
                <w:rFonts w:ascii="Verdana" w:eastAsia="Calibri" w:hAnsi="Verdana" w:cs="Arial"/>
                <w:sz w:val="20"/>
                <w:szCs w:val="20"/>
              </w:rPr>
            </w:rPrChange>
          </w:rPr>
          <w:t xml:space="preserve"> </w:t>
        </w:r>
        <w:r w:rsidR="001648BE">
          <w:t>lo stato interno, operativo e dinamico attribuito da Fleequid all'Utente in funzione di elementi oggettivi relativi al suo storico e al comportamento tenuto, con gli effetti e nei limiti previsti dall'art. 6.</w:t>
        </w:r>
      </w:ins>
    </w:p>
    <w:p w14:paraId="2D582E3A" w14:textId="75D745CD" w:rsidR="00087BF5" w:rsidRPr="000A6706" w:rsidDel="001648BE" w:rsidRDefault="00087BF5" w:rsidP="1D1CCC19">
      <w:pPr>
        <w:numPr>
          <w:ilvl w:val="0"/>
          <w:numId w:val="2"/>
        </w:numPr>
        <w:spacing w:line="360" w:lineRule="auto"/>
        <w:ind w:left="0" w:firstLine="0"/>
        <w:contextualSpacing/>
        <w:jc w:val="both"/>
        <w:rPr>
          <w:del w:id="261" w:author="Avv. Rosario Panzariello" w:date="2026-09-18T10:35:00Z" w16du:dateUtc="2026-09-18T08:35:00Z"/>
          <w:rFonts w:ascii="Verdana" w:eastAsia="Calibri" w:hAnsi="Verdana" w:cs="Arial"/>
          <w:sz w:val="20"/>
          <w:szCs w:val="20"/>
        </w:rPr>
      </w:pPr>
      <w:del w:id="262" w:author="Avv. Rosario Panzariello" w:date="2026-09-18T10:35:00Z" w16du:dateUtc="2026-09-18T08:35:00Z">
        <w:r w:rsidRPr="000A6706" w:rsidDel="001648BE">
          <w:rPr>
            <w:rFonts w:ascii="Verdana" w:eastAsia="Calibri" w:hAnsi="Verdana" w:cs="Arial"/>
            <w:sz w:val="20"/>
            <w:szCs w:val="20"/>
          </w:rPr>
          <w:delText xml:space="preserve"> </w:delText>
        </w:r>
        <w:r w:rsidR="0075183E" w:rsidRPr="000A6706" w:rsidDel="001648BE">
          <w:rPr>
            <w:rFonts w:ascii="Verdana" w:eastAsia="Calibri" w:hAnsi="Verdana" w:cs="Arial"/>
            <w:sz w:val="20"/>
            <w:szCs w:val="20"/>
          </w:rPr>
          <w:delText>“</w:delText>
        </w:r>
        <w:r w:rsidR="00D80EA3" w:rsidRPr="000A6706" w:rsidDel="001648BE">
          <w:rPr>
            <w:rFonts w:ascii="Verdana" w:eastAsia="Calibri" w:hAnsi="Verdana" w:cs="Arial"/>
            <w:b/>
            <w:bCs/>
            <w:i/>
            <w:iCs/>
            <w:sz w:val="20"/>
            <w:szCs w:val="20"/>
          </w:rPr>
          <w:delText>1 Euro Auction</w:delText>
        </w:r>
        <w:r w:rsidR="00D80EA3" w:rsidRPr="000A6706" w:rsidDel="001648BE">
          <w:rPr>
            <w:rFonts w:ascii="Verdana" w:eastAsia="Calibri" w:hAnsi="Verdana" w:cs="Arial"/>
            <w:sz w:val="20"/>
            <w:szCs w:val="20"/>
          </w:rPr>
          <w:delText>”</w:delText>
        </w:r>
        <w:r w:rsidR="0075183E" w:rsidRPr="000A6706" w:rsidDel="001648BE">
          <w:rPr>
            <w:rFonts w:ascii="Verdana" w:eastAsia="Calibri" w:hAnsi="Verdana" w:cs="Arial"/>
            <w:sz w:val="20"/>
            <w:szCs w:val="20"/>
          </w:rPr>
          <w:delText xml:space="preserve">: </w:delText>
        </w:r>
        <w:r w:rsidR="00D80EA3" w:rsidRPr="000A6706" w:rsidDel="001648BE">
          <w:rPr>
            <w:rFonts w:ascii="Verdana" w:eastAsia="Calibri" w:hAnsi="Verdana" w:cs="Arial"/>
            <w:sz w:val="20"/>
            <w:szCs w:val="20"/>
          </w:rPr>
          <w:delText xml:space="preserve">particolare categoria di Asta organizzata e qualificata come tale da Fleequid sul Marketplace, caratterizzata da specifiche modalità di determinazione del prezzo e di struttura commissionali, disciplinata da apposite Condizioni Particolari d’Asta pubblicate separatamente e applicabili automaticamente quando l’Asta sia espressamente qualificata come tale nella relativa </w:delText>
        </w:r>
        <w:r w:rsidR="009D29F0" w:rsidRPr="000A6706" w:rsidDel="001648BE">
          <w:rPr>
            <w:rFonts w:ascii="Verdana" w:eastAsia="Calibri" w:hAnsi="Verdana" w:cs="Arial"/>
            <w:sz w:val="20"/>
            <w:szCs w:val="20"/>
          </w:rPr>
          <w:delText>Scheda d’Asta presente</w:delText>
        </w:r>
        <w:r w:rsidR="00D80EA3" w:rsidRPr="000A6706" w:rsidDel="001648BE">
          <w:rPr>
            <w:rFonts w:ascii="Verdana" w:eastAsia="Calibri" w:hAnsi="Verdana" w:cs="Arial"/>
            <w:sz w:val="20"/>
            <w:szCs w:val="20"/>
          </w:rPr>
          <w:delText xml:space="preserve"> sul Marketplace</w:delText>
        </w:r>
        <w:r w:rsidR="004344D0" w:rsidRPr="000A6706" w:rsidDel="001648BE">
          <w:delText xml:space="preserve"> </w:delText>
        </w:r>
        <w:r w:rsidR="004344D0" w:rsidRPr="000A6706" w:rsidDel="001648BE">
          <w:rPr>
            <w:rFonts w:ascii="Verdana" w:eastAsia="Calibri" w:hAnsi="Verdana" w:cs="Arial"/>
            <w:sz w:val="20"/>
            <w:szCs w:val="20"/>
          </w:rPr>
          <w:delText xml:space="preserve">, anche mediante badge, etichetta identificativa o altra indicazione grafica o testuale idonea a segnalarne chiaramente la natura. </w:delText>
        </w:r>
        <w:r w:rsidR="003F4FA4" w:rsidRPr="000A6706" w:rsidDel="001648BE">
          <w:rPr>
            <w:rFonts w:ascii="Verdana" w:eastAsia="Calibri" w:hAnsi="Verdana" w:cs="Arial"/>
            <w:sz w:val="20"/>
            <w:szCs w:val="20"/>
          </w:rPr>
          <w:delText>Tale qualificazione comporta l’automatica applicazione delle relative Condizioni Particolari d’Asta, che si intendono conosciute e accettate dagli Utenti in quanto rese consultabili nell’apposita sezione del Marketplace</w:delText>
        </w:r>
        <w:r w:rsidR="004344D0" w:rsidRPr="000A6706" w:rsidDel="001648BE">
          <w:rPr>
            <w:rFonts w:ascii="Verdana" w:eastAsia="Calibri" w:hAnsi="Verdana" w:cs="Arial"/>
            <w:sz w:val="20"/>
            <w:szCs w:val="20"/>
          </w:rPr>
          <w:delText>.</w:delText>
        </w:r>
      </w:del>
    </w:p>
    <w:p w14:paraId="2AF22AE2" w14:textId="3CC18B90" w:rsidR="00087BF5" w:rsidRPr="000532C5" w:rsidDel="001648BE" w:rsidRDefault="00087BF5" w:rsidP="00087BF5">
      <w:pPr>
        <w:numPr>
          <w:ilvl w:val="0"/>
          <w:numId w:val="2"/>
        </w:numPr>
        <w:spacing w:line="360" w:lineRule="auto"/>
        <w:ind w:left="0" w:firstLine="0"/>
        <w:contextualSpacing/>
        <w:jc w:val="both"/>
        <w:rPr>
          <w:del w:id="263" w:author="Avv. Rosario Panzariello" w:date="2026-09-18T10:35:00Z" w16du:dateUtc="2026-09-18T08:35:00Z"/>
          <w:rFonts w:ascii="Verdana" w:eastAsia="Calibri" w:hAnsi="Verdana" w:cs="Arial"/>
          <w:sz w:val="20"/>
          <w:szCs w:val="20"/>
        </w:rPr>
      </w:pPr>
      <w:del w:id="264" w:author="Avv. Rosario Panzariello" w:date="2026-09-18T10:35:00Z" w16du:dateUtc="2026-09-18T08:35:00Z">
        <w:r w:rsidRPr="000532C5" w:rsidDel="001648BE">
          <w:rPr>
            <w:rFonts w:ascii="Verdana" w:eastAsia="Calibri" w:hAnsi="Verdana" w:cs="Arial"/>
            <w:sz w:val="20"/>
            <w:szCs w:val="20"/>
          </w:rPr>
          <w:delText>“</w:delText>
        </w:r>
        <w:r w:rsidRPr="000532C5" w:rsidDel="001648BE">
          <w:rPr>
            <w:rFonts w:ascii="Verdana" w:eastAsia="Calibri" w:hAnsi="Verdana" w:cs="Arial"/>
            <w:b/>
            <w:bCs/>
            <w:i/>
            <w:iCs/>
            <w:sz w:val="20"/>
            <w:szCs w:val="20"/>
          </w:rPr>
          <w:delText>Base d’asta</w:delText>
        </w:r>
        <w:r w:rsidRPr="000532C5" w:rsidDel="001648BE">
          <w:rPr>
            <w:rFonts w:ascii="Verdana" w:eastAsia="Calibri" w:hAnsi="Verdana" w:cs="Arial"/>
            <w:sz w:val="20"/>
            <w:szCs w:val="20"/>
          </w:rPr>
          <w:delText>”: il prezzo minimo del Veicolo al di sopra del quale i potenziali Acquirenti possono inserire Offerte o effettuare rilanci</w:delText>
        </w:r>
        <w:r w:rsidR="00B37944" w:rsidRPr="000532C5" w:rsidDel="001648BE">
          <w:rPr>
            <w:rFonts w:ascii="Verdana" w:eastAsia="Calibri" w:hAnsi="Verdana" w:cs="Arial"/>
            <w:sz w:val="20"/>
            <w:szCs w:val="20"/>
          </w:rPr>
          <w:delText xml:space="preserve"> sul Marketplace</w:delText>
        </w:r>
        <w:r w:rsidR="00821234" w:rsidRPr="000532C5" w:rsidDel="001648BE">
          <w:rPr>
            <w:rFonts w:ascii="Verdana" w:eastAsia="Calibri" w:hAnsi="Verdana" w:cs="Arial"/>
            <w:sz w:val="20"/>
            <w:szCs w:val="20"/>
          </w:rPr>
          <w:delText>.</w:delText>
        </w:r>
      </w:del>
    </w:p>
    <w:p w14:paraId="2763E257" w14:textId="379FE828"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Commissioni</w:t>
      </w:r>
      <w:r w:rsidRPr="000532C5">
        <w:rPr>
          <w:rFonts w:ascii="Verdana" w:eastAsia="Calibri" w:hAnsi="Verdana" w:cs="Arial"/>
          <w:sz w:val="20"/>
          <w:szCs w:val="20"/>
        </w:rPr>
        <w:t xml:space="preserve">”: </w:t>
      </w:r>
      <w:del w:id="265" w:author="Avv. Rosario Panzariello" w:date="2026-09-18T10:35:00Z" w16du:dateUtc="2026-09-18T08:35:00Z">
        <w:r w:rsidRPr="000532C5" w:rsidDel="00B64FCD">
          <w:rPr>
            <w:rFonts w:ascii="Verdana" w:eastAsia="Calibri" w:hAnsi="Verdana" w:cs="Arial"/>
            <w:sz w:val="20"/>
            <w:szCs w:val="20"/>
          </w:rPr>
          <w:delText>le commissioni</w:delText>
        </w:r>
      </w:del>
      <w:ins w:id="266" w:author="Avv. Rosario Panzariello" w:date="2026-09-18T10:35:00Z" w16du:dateUtc="2026-09-18T08:35:00Z">
        <w:r w:rsidR="00B64FCD">
          <w:rPr>
            <w:rFonts w:ascii="Verdana" w:eastAsia="Calibri" w:hAnsi="Verdana" w:cs="Arial"/>
            <w:sz w:val="20"/>
            <w:szCs w:val="20"/>
          </w:rPr>
          <w:t>i corrispettivi</w:t>
        </w:r>
      </w:ins>
      <w:r w:rsidRPr="000532C5">
        <w:rPr>
          <w:rFonts w:ascii="Verdana" w:eastAsia="Calibri" w:hAnsi="Verdana" w:cs="Arial"/>
          <w:sz w:val="20"/>
          <w:szCs w:val="20"/>
        </w:rPr>
        <w:t xml:space="preserve"> dovut</w:t>
      </w:r>
      <w:ins w:id="267" w:author="Avv. Rosario Panzariello" w:date="2026-09-18T10:35:00Z" w16du:dateUtc="2026-09-18T08:35:00Z">
        <w:r w:rsidR="00B64FCD">
          <w:rPr>
            <w:rFonts w:ascii="Verdana" w:eastAsia="Calibri" w:hAnsi="Verdana" w:cs="Arial"/>
            <w:sz w:val="20"/>
            <w:szCs w:val="20"/>
          </w:rPr>
          <w:t>i</w:t>
        </w:r>
      </w:ins>
      <w:del w:id="268" w:author="Avv. Rosario Panzariello" w:date="2026-09-18T10:35:00Z" w16du:dateUtc="2026-09-18T08:35:00Z">
        <w:r w:rsidRPr="000532C5" w:rsidDel="00B64FCD">
          <w:rPr>
            <w:rFonts w:ascii="Verdana" w:eastAsia="Calibri" w:hAnsi="Verdana" w:cs="Arial"/>
            <w:sz w:val="20"/>
            <w:szCs w:val="20"/>
          </w:rPr>
          <w:delText>e</w:delText>
        </w:r>
      </w:del>
      <w:r w:rsidRPr="000532C5">
        <w:rPr>
          <w:rFonts w:ascii="Verdana" w:eastAsia="Calibri" w:hAnsi="Verdana" w:cs="Arial"/>
          <w:sz w:val="20"/>
          <w:szCs w:val="20"/>
        </w:rPr>
        <w:t xml:space="preserve"> </w:t>
      </w:r>
      <w:del w:id="269" w:author="Avv. Rosario Panzariello" w:date="2026-09-18T10:36:00Z" w16du:dateUtc="2026-09-18T08:36:00Z">
        <w:r w:rsidRPr="000532C5" w:rsidDel="000F1DA7">
          <w:rPr>
            <w:rFonts w:ascii="Verdana" w:eastAsia="Calibri" w:hAnsi="Verdana" w:cs="Arial"/>
            <w:sz w:val="20"/>
            <w:szCs w:val="20"/>
          </w:rPr>
          <w:delText xml:space="preserve">sia dal Venditore che dall’Acquirente </w:delText>
        </w:r>
      </w:del>
      <w:r w:rsidRPr="000532C5">
        <w:rPr>
          <w:rFonts w:ascii="Verdana" w:eastAsia="Calibri" w:hAnsi="Verdana" w:cs="Arial"/>
          <w:sz w:val="20"/>
          <w:szCs w:val="20"/>
        </w:rPr>
        <w:t xml:space="preserve">a Fleequid </w:t>
      </w:r>
      <w:ins w:id="270" w:author="Avv. Rosario Panzariello" w:date="2026-09-18T10:36:00Z">
        <w:r w:rsidR="008B590B" w:rsidRPr="008B590B">
          <w:rPr>
            <w:rFonts w:ascii="Verdana" w:eastAsia="Calibri" w:hAnsi="Verdana" w:cs="Arial"/>
            <w:sz w:val="20"/>
            <w:szCs w:val="20"/>
          </w:rPr>
          <w:t>dal Venditore e dall'Acquirente per la compravendita di Veicoli realizzata con l'impiego del Marketplace ovvero dei servizi e dei sistemi di compravendita di Fleequid, nei soli Modelli di Vendita che le prevedono. Salvo diverso accordo scritto ovvero diversa indicazione delle Condizioni particolari di vendita, le Commissioni sono determinate in base al Tariffario Fleequid</w:t>
        </w:r>
      </w:ins>
      <w:del w:id="271" w:author="Avv. Rosario Panzariello" w:date="2026-09-18T10:37:00Z" w16du:dateUtc="2026-09-18T08:37:00Z">
        <w:r w:rsidRPr="000532C5" w:rsidDel="008B590B">
          <w:rPr>
            <w:rFonts w:ascii="Verdana" w:eastAsia="Calibri" w:hAnsi="Verdana" w:cs="Arial"/>
            <w:sz w:val="20"/>
            <w:szCs w:val="20"/>
          </w:rPr>
          <w:delText>per la compravendita di Veicoli realizzata con l’impiego del Marketplace ovvero dei servizi e sistemi di compravendita di Fleequid.</w:delText>
        </w:r>
        <w:r w:rsidR="00E730DF" w:rsidRPr="000532C5" w:rsidDel="008B590B">
          <w:rPr>
            <w:rFonts w:ascii="Verdana" w:eastAsia="Calibri" w:hAnsi="Verdana" w:cs="Arial"/>
            <w:sz w:val="20"/>
            <w:szCs w:val="20"/>
          </w:rPr>
          <w:delText xml:space="preserve"> Salvo diverso accordo scritto tra Fleequid e le parti, ovvero diversa indicazione delle Condizioni particolari d’asta, tali Commissioni sono determinate da Fleequid in base al Tariffario Fleequid pubblicato e </w:delText>
        </w:r>
      </w:del>
      <w:del w:id="272" w:author="Avv. Rosario Panzariello" w:date="2026-09-18T11:26:00Z" w16du:dateUtc="2026-09-18T09:26:00Z">
        <w:r w:rsidR="00E730DF" w:rsidRPr="000532C5" w:rsidDel="001F0037">
          <w:rPr>
            <w:rFonts w:ascii="Verdana" w:eastAsia="Calibri" w:hAnsi="Verdana" w:cs="Arial"/>
            <w:sz w:val="20"/>
            <w:szCs w:val="20"/>
          </w:rPr>
          <w:delText>reso consultabile sul Marketplace</w:delText>
        </w:r>
        <w:r w:rsidR="003A4CC2" w:rsidRPr="000532C5" w:rsidDel="001F0037">
          <w:rPr>
            <w:rFonts w:ascii="Verdana" w:eastAsia="Calibri" w:hAnsi="Verdana" w:cs="Arial"/>
            <w:sz w:val="20"/>
            <w:szCs w:val="20"/>
          </w:rPr>
          <w:delText xml:space="preserve"> </w:delText>
        </w:r>
        <w:r w:rsidR="009F6818" w:rsidRPr="000532C5" w:rsidDel="001F0037">
          <w:rPr>
            <w:rFonts w:ascii="Verdana" w:eastAsia="Calibri" w:hAnsi="Verdana" w:cs="Arial"/>
            <w:sz w:val="20"/>
            <w:szCs w:val="20"/>
          </w:rPr>
          <w:delText>ai seguenti</w:delText>
        </w:r>
        <w:r w:rsidR="003A4CC2" w:rsidRPr="000532C5" w:rsidDel="001F0037">
          <w:rPr>
            <w:rFonts w:ascii="Verdana" w:eastAsia="Calibri" w:hAnsi="Verdana" w:cs="Arial"/>
            <w:sz w:val="20"/>
            <w:szCs w:val="20"/>
          </w:rPr>
          <w:delText xml:space="preserve"> link</w:delText>
        </w:r>
        <w:r w:rsidR="009F6818" w:rsidRPr="000532C5" w:rsidDel="001F0037">
          <w:rPr>
            <w:rFonts w:ascii="Verdana" w:eastAsia="Calibri" w:hAnsi="Verdana" w:cs="Arial"/>
            <w:sz w:val="20"/>
            <w:szCs w:val="20"/>
          </w:rPr>
          <w:delText>s</w:delText>
        </w:r>
        <w:r w:rsidR="003A4CC2" w:rsidRPr="000532C5" w:rsidDel="001F0037">
          <w:rPr>
            <w:rFonts w:ascii="Verdana" w:eastAsia="Calibri" w:hAnsi="Verdana" w:cs="Arial"/>
            <w:sz w:val="20"/>
            <w:szCs w:val="20"/>
          </w:rPr>
          <w:delText>:</w:delText>
        </w:r>
        <w:r w:rsidR="003A4CC2" w:rsidRPr="000532C5" w:rsidDel="001F0037">
          <w:rPr>
            <w:rFonts w:ascii="Verdana" w:eastAsia="Calibri" w:hAnsi="Verdana" w:cs="Arial"/>
            <w:b/>
            <w:bCs/>
            <w:sz w:val="20"/>
            <w:szCs w:val="20"/>
          </w:rPr>
          <w:delText xml:space="preserve"> </w:delText>
        </w:r>
        <w:r w:rsidR="009F6818" w:rsidDel="001F0037">
          <w:fldChar w:fldCharType="begin"/>
        </w:r>
        <w:r w:rsidR="009F6818" w:rsidDel="001F0037">
          <w:delInstrText>HYPERLINK "https://fleequid.com/en/pricing-seller" \h</w:delInstrText>
        </w:r>
        <w:r w:rsidR="009F6818" w:rsidDel="001F0037">
          <w:fldChar w:fldCharType="separate"/>
        </w:r>
        <w:r w:rsidR="009F6818" w:rsidRPr="000532C5" w:rsidDel="001F0037">
          <w:rPr>
            <w:rStyle w:val="Collegamentoipertestuale"/>
            <w:rFonts w:ascii="Verdana" w:eastAsia="Calibri" w:hAnsi="Verdana" w:cs="Arial"/>
            <w:b/>
            <w:bCs/>
            <w:sz w:val="20"/>
            <w:szCs w:val="20"/>
          </w:rPr>
          <w:delText>https://fleequid.com/en/pricing-seller</w:delText>
        </w:r>
        <w:r w:rsidR="009F6818" w:rsidDel="001F0037">
          <w:fldChar w:fldCharType="end"/>
        </w:r>
        <w:r w:rsidR="009F6818" w:rsidRPr="000532C5" w:rsidDel="001F0037">
          <w:rPr>
            <w:rFonts w:ascii="Verdana" w:eastAsia="Calibri" w:hAnsi="Verdana" w:cs="Arial"/>
            <w:sz w:val="20"/>
            <w:szCs w:val="20"/>
          </w:rPr>
          <w:delText xml:space="preserve"> e </w:delText>
        </w:r>
        <w:r w:rsidR="009F6818" w:rsidDel="001F0037">
          <w:fldChar w:fldCharType="begin"/>
        </w:r>
        <w:r w:rsidR="009F6818" w:rsidDel="001F0037">
          <w:delInstrText>HYPERLINK "https://fleequid.com/en/pricing-buyer" \h</w:delInstrText>
        </w:r>
        <w:r w:rsidR="009F6818" w:rsidDel="001F0037">
          <w:fldChar w:fldCharType="separate"/>
        </w:r>
        <w:r w:rsidR="009F6818" w:rsidRPr="000532C5" w:rsidDel="001F0037">
          <w:rPr>
            <w:rStyle w:val="Collegamentoipertestuale"/>
            <w:rFonts w:ascii="Verdana" w:eastAsia="Calibri" w:hAnsi="Verdana" w:cs="Arial"/>
            <w:b/>
            <w:bCs/>
            <w:sz w:val="20"/>
            <w:szCs w:val="20"/>
          </w:rPr>
          <w:delText>https://fleequid.com/en/pricing-buyer</w:delText>
        </w:r>
        <w:r w:rsidR="009F6818" w:rsidDel="001F0037">
          <w:fldChar w:fldCharType="end"/>
        </w:r>
      </w:del>
      <w:r w:rsidR="009F6818" w:rsidRPr="000532C5">
        <w:rPr>
          <w:rFonts w:ascii="Verdana" w:eastAsia="Calibri" w:hAnsi="Verdana" w:cs="Arial"/>
          <w:sz w:val="20"/>
          <w:szCs w:val="20"/>
        </w:rPr>
        <w:t>.</w:t>
      </w:r>
      <w:r w:rsidR="00E730DF" w:rsidRPr="000532C5">
        <w:rPr>
          <w:rFonts w:ascii="Verdana" w:eastAsia="Calibri" w:hAnsi="Verdana" w:cs="Arial"/>
          <w:sz w:val="20"/>
          <w:szCs w:val="20"/>
        </w:rPr>
        <w:t xml:space="preserve"> </w:t>
      </w:r>
      <w:r w:rsidRPr="000532C5">
        <w:rPr>
          <w:rFonts w:ascii="Verdana" w:eastAsiaTheme="minorEastAsia" w:hAnsi="Verdana"/>
          <w:sz w:val="20"/>
          <w:szCs w:val="20"/>
        </w:rPr>
        <w:t xml:space="preserve"> </w:t>
      </w:r>
      <w:r w:rsidR="2D4607F6" w:rsidRPr="000532C5">
        <w:rPr>
          <w:rFonts w:ascii="Verdana" w:eastAsia="Calibri" w:hAnsi="Verdana" w:cs="Arial"/>
          <w:sz w:val="20"/>
          <w:szCs w:val="20"/>
        </w:rPr>
        <w:t>Con riferimento al calcolo del Prezzo di riserva</w:t>
      </w:r>
      <w:del w:id="273" w:author="Avv. Rosario Panzariello" w:date="2026-09-18T10:38:00Z" w16du:dateUtc="2026-09-18T08:38:00Z">
        <w:r w:rsidR="2D4607F6" w:rsidRPr="000532C5" w:rsidDel="001E6E4A">
          <w:rPr>
            <w:rFonts w:ascii="Verdana" w:eastAsia="Calibri" w:hAnsi="Verdana" w:cs="Arial"/>
            <w:sz w:val="20"/>
            <w:szCs w:val="20"/>
          </w:rPr>
          <w:delText>,</w:delText>
        </w:r>
      </w:del>
      <w:r w:rsidR="2D4607F6" w:rsidRPr="000532C5">
        <w:rPr>
          <w:rFonts w:ascii="Verdana" w:eastAsia="Calibri" w:hAnsi="Verdana" w:cs="Arial"/>
          <w:sz w:val="20"/>
          <w:szCs w:val="20"/>
        </w:rPr>
        <w:t xml:space="preserve"> </w:t>
      </w:r>
      <w:ins w:id="274" w:author="Avv. Rosario Panzariello" w:date="2026-09-18T10:38:00Z" w16du:dateUtc="2026-09-18T08:38:00Z">
        <w:r w:rsidR="0059682E" w:rsidRPr="0059682E">
          <w:rPr>
            <w:rFonts w:ascii="Verdana" w:eastAsia="Calibri" w:hAnsi="Verdana" w:cs="Arial"/>
            <w:sz w:val="20"/>
            <w:szCs w:val="20"/>
          </w:rPr>
          <w:t>rilevano esclusivamente le Commissioni poste contrattualmente a carico del Venditore. La maturazione delle Commissioni è disciplinata dall'art. 12.4. Nel Dealer Sales non sono dovute Commissioni e il risultato economico dell'attività di compravendita di Fleequid non costituisce Commissione</w:t>
        </w:r>
      </w:ins>
      <w:del w:id="275" w:author="Avv. Rosario Panzariello" w:date="2026-09-18T10:38:00Z" w16du:dateUtc="2026-09-18T08:38:00Z">
        <w:r w:rsidR="2D4607F6" w:rsidRPr="000532C5" w:rsidDel="0059682E">
          <w:rPr>
            <w:rFonts w:ascii="Verdana" w:eastAsia="Calibri" w:hAnsi="Verdana" w:cs="Arial"/>
            <w:sz w:val="20"/>
            <w:szCs w:val="20"/>
          </w:rPr>
          <w:delText>rilevano esclusivamente le Commissioni poste contrattualmente a carico del Venditore, come determinate dal Tariffario Fleequid</w:delText>
        </w:r>
      </w:del>
      <w:r w:rsidR="2D4607F6" w:rsidRPr="000532C5">
        <w:rPr>
          <w:rFonts w:ascii="Verdana" w:eastAsia="Calibri" w:hAnsi="Verdana" w:cs="Arial"/>
          <w:sz w:val="20"/>
          <w:szCs w:val="20"/>
        </w:rPr>
        <w:t>.</w:t>
      </w:r>
    </w:p>
    <w:p w14:paraId="4809F6CA" w14:textId="44585476" w:rsidR="006D5146" w:rsidRPr="006D5146" w:rsidRDefault="0020490B" w:rsidP="006D5146">
      <w:pPr>
        <w:numPr>
          <w:ilvl w:val="0"/>
          <w:numId w:val="2"/>
        </w:numPr>
        <w:spacing w:line="360" w:lineRule="auto"/>
        <w:ind w:left="0" w:firstLine="0"/>
        <w:contextualSpacing/>
        <w:jc w:val="both"/>
        <w:rPr>
          <w:ins w:id="276" w:author="Avv. Rosario Panzariello" w:date="2026-09-18T10:39:00Z" w16du:dateUtc="2026-09-18T08:39:00Z"/>
          <w:rFonts w:ascii="Verdana" w:eastAsia="Calibri" w:hAnsi="Verdana" w:cs="Arial"/>
          <w:b/>
          <w:bCs/>
          <w:sz w:val="20"/>
          <w:szCs w:val="20"/>
          <w:rPrChange w:id="277" w:author="Avv. Rosario Panzariello" w:date="2026-09-18T10:40:00Z" w16du:dateUtc="2026-09-18T08:40:00Z">
            <w:rPr>
              <w:ins w:id="278" w:author="Avv. Rosario Panzariello" w:date="2026-09-18T10:39:00Z" w16du:dateUtc="2026-09-18T08:39:00Z"/>
              <w:rFonts w:ascii="Verdana" w:eastAsia="Calibri" w:hAnsi="Verdana" w:cs="Arial"/>
              <w:sz w:val="20"/>
              <w:szCs w:val="20"/>
            </w:rPr>
          </w:rPrChange>
        </w:rPr>
      </w:pPr>
      <w:ins w:id="279" w:author="Avv. Rosario Panzariello" w:date="2026-09-18T10:39:00Z" w16du:dateUtc="2026-09-18T08:39:00Z">
        <w:r w:rsidRPr="006D7350">
          <w:rPr>
            <w:rFonts w:ascii="Verdana" w:eastAsia="Calibri" w:hAnsi="Verdana" w:cs="Arial"/>
            <w:sz w:val="20"/>
            <w:szCs w:val="20"/>
            <w:rPrChange w:id="280" w:author="Avv. Rosario Panzariello" w:date="2026-09-18T10:39:00Z" w16du:dateUtc="2026-09-18T08:39:00Z">
              <w:rPr>
                <w:rFonts w:ascii="Verdana" w:eastAsia="Calibri" w:hAnsi="Verdana" w:cs="Arial"/>
                <w:b/>
                <w:bCs/>
                <w:sz w:val="20"/>
                <w:szCs w:val="20"/>
              </w:rPr>
            </w:rPrChange>
          </w:rPr>
          <w:lastRenderedPageBreak/>
          <w:t>“</w:t>
        </w:r>
        <w:r w:rsidRPr="006D7350">
          <w:rPr>
            <w:rFonts w:ascii="Verdana" w:eastAsia="Calibri" w:hAnsi="Verdana" w:cs="Arial"/>
            <w:b/>
            <w:bCs/>
            <w:i/>
            <w:iCs/>
            <w:sz w:val="20"/>
            <w:szCs w:val="20"/>
            <w:rPrChange w:id="281" w:author="Avv. Rosario Panzariello" w:date="2026-09-18T10:39:00Z" w16du:dateUtc="2026-09-18T08:39:00Z">
              <w:rPr>
                <w:rFonts w:ascii="Verdana" w:eastAsia="Calibri" w:hAnsi="Verdana" w:cs="Arial"/>
                <w:b/>
                <w:bCs/>
                <w:sz w:val="20"/>
                <w:szCs w:val="20"/>
              </w:rPr>
            </w:rPrChange>
          </w:rPr>
          <w:t>Compra</w:t>
        </w:r>
        <w:r w:rsidR="006D7350" w:rsidRPr="006D7350">
          <w:rPr>
            <w:rFonts w:ascii="Verdana" w:eastAsia="Calibri" w:hAnsi="Verdana" w:cs="Arial"/>
            <w:b/>
            <w:bCs/>
            <w:i/>
            <w:iCs/>
            <w:sz w:val="20"/>
            <w:szCs w:val="20"/>
            <w:rPrChange w:id="282" w:author="Avv. Rosario Panzariello" w:date="2026-09-18T10:39:00Z" w16du:dateUtc="2026-09-18T08:39:00Z">
              <w:rPr>
                <w:rFonts w:ascii="Verdana" w:eastAsia="Calibri" w:hAnsi="Verdana" w:cs="Arial"/>
                <w:b/>
                <w:bCs/>
                <w:sz w:val="20"/>
                <w:szCs w:val="20"/>
              </w:rPr>
            </w:rPrChange>
          </w:rPr>
          <w:t>-Subito</w:t>
        </w:r>
        <w:r w:rsidR="006D7350" w:rsidRPr="006D7350">
          <w:rPr>
            <w:rFonts w:ascii="Verdana" w:eastAsia="Calibri" w:hAnsi="Verdana" w:cs="Arial"/>
            <w:sz w:val="20"/>
            <w:szCs w:val="20"/>
            <w:rPrChange w:id="283" w:author="Avv. Rosario Panzariello" w:date="2026-09-18T10:39:00Z" w16du:dateUtc="2026-09-18T08:39:00Z">
              <w:rPr>
                <w:rFonts w:ascii="Verdana" w:eastAsia="Calibri" w:hAnsi="Verdana" w:cs="Arial"/>
                <w:b/>
                <w:bCs/>
                <w:sz w:val="20"/>
                <w:szCs w:val="20"/>
              </w:rPr>
            </w:rPrChange>
          </w:rPr>
          <w:t>”</w:t>
        </w:r>
        <w:r w:rsidR="006D7350">
          <w:rPr>
            <w:rFonts w:ascii="Verdana" w:eastAsia="Calibri" w:hAnsi="Verdana" w:cs="Arial"/>
            <w:sz w:val="20"/>
            <w:szCs w:val="20"/>
          </w:rPr>
          <w:t xml:space="preserve">: </w:t>
        </w:r>
        <w:r w:rsidR="006D5146" w:rsidRPr="006D5146">
          <w:rPr>
            <w:rFonts w:ascii="Verdana" w:eastAsia="Calibri" w:hAnsi="Verdana" w:cs="Arial"/>
            <w:sz w:val="20"/>
            <w:szCs w:val="20"/>
          </w:rPr>
          <w:t>la modalità di Evento di vendita, autonoma ovvero associata a un'Asta a rilancio, disciplinata dall'art. 9.4, lett. b), nella quale l'Offerta è formulata al prezzo di acquisto immediato indicato per il Veicolo.</w:t>
        </w:r>
      </w:ins>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Condizioni Generali</w:t>
      </w:r>
      <w:r w:rsidRPr="000532C5">
        <w:rPr>
          <w:rFonts w:ascii="Verdana" w:eastAsia="Calibri" w:hAnsi="Verdana" w:cs="Arial"/>
          <w:sz w:val="20"/>
          <w:szCs w:val="20"/>
        </w:rPr>
        <w:t>” o “</w:t>
      </w:r>
      <w:r w:rsidRPr="000532C5">
        <w:rPr>
          <w:rFonts w:ascii="Verdana" w:eastAsia="Calibri" w:hAnsi="Verdana" w:cs="Arial"/>
          <w:b/>
          <w:bCs/>
          <w:i/>
          <w:iCs/>
          <w:sz w:val="20"/>
          <w:szCs w:val="20"/>
        </w:rPr>
        <w:t>CG</w:t>
      </w:r>
      <w:r w:rsidRPr="000532C5">
        <w:rPr>
          <w:rFonts w:ascii="Verdana" w:eastAsia="Calibri" w:hAnsi="Verdana" w:cs="Arial"/>
          <w:sz w:val="20"/>
          <w:szCs w:val="20"/>
        </w:rPr>
        <w:t xml:space="preserve">”: le </w:t>
      </w:r>
      <w:r w:rsidR="005006D9" w:rsidRPr="000532C5">
        <w:rPr>
          <w:rFonts w:ascii="Verdana" w:eastAsia="Calibri" w:hAnsi="Verdana" w:cs="Arial"/>
          <w:sz w:val="20"/>
          <w:szCs w:val="20"/>
        </w:rPr>
        <w:t xml:space="preserve">presenti </w:t>
      </w:r>
      <w:r w:rsidRPr="000532C5">
        <w:rPr>
          <w:rFonts w:ascii="Verdana" w:eastAsia="Calibri" w:hAnsi="Verdana" w:cs="Arial"/>
          <w:sz w:val="20"/>
          <w:szCs w:val="20"/>
        </w:rPr>
        <w:t>condizioni generali di contratto, consultabili nell’apposita sezione del Marketplace, che regolano i rapporti tra Fleequid e la generalità degli Utenti</w:t>
      </w:r>
      <w:ins w:id="284" w:author="Avv. Rosario Panzariello" w:date="2026-09-18T10:40:00Z" w16du:dateUtc="2026-09-18T08:40:00Z">
        <w:r w:rsidR="00F52B2B" w:rsidRPr="00F52B2B">
          <w:rPr>
            <w:rFonts w:ascii="Verdana" w:eastAsia="Calibri" w:hAnsi="Verdana" w:cs="Arial"/>
            <w:sz w:val="20"/>
            <w:szCs w:val="20"/>
            <w:rPrChange w:id="285" w:author="Avv. Rosario Panzariello" w:date="2026-09-18T10:40:00Z" w16du:dateUtc="2026-09-18T08:40:00Z">
              <w:rPr/>
            </w:rPrChange>
          </w:rPr>
          <w:t xml:space="preserve"> e costituiscono l'architettura contrattuale generale secondo la gerarchia di cui all'art. 4.3</w:t>
        </w:r>
      </w:ins>
      <w:r w:rsidRPr="000532C5">
        <w:rPr>
          <w:rFonts w:ascii="Verdana" w:eastAsia="Calibri" w:hAnsi="Verdana" w:cs="Arial"/>
          <w:sz w:val="20"/>
          <w:szCs w:val="20"/>
        </w:rPr>
        <w:t>.</w:t>
      </w:r>
    </w:p>
    <w:p w14:paraId="12056C8A" w14:textId="3BCB0629"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r w:rsidRPr="00A52CF8">
        <w:rPr>
          <w:rFonts w:ascii="Verdana" w:eastAsia="Calibri" w:hAnsi="Verdana" w:cs="Arial"/>
          <w:b/>
          <w:bCs/>
          <w:i/>
          <w:iCs/>
          <w:sz w:val="20"/>
          <w:szCs w:val="20"/>
        </w:rPr>
        <w:t xml:space="preserve">particolari </w:t>
      </w:r>
      <w:del w:id="286" w:author="Avv. Rosario Panzariello" w:date="2026-09-20T06:41:00Z" w16du:dateUtc="2026-09-20T04:41:00Z">
        <w:r w:rsidRPr="00A52CF8" w:rsidDel="000E6C9E">
          <w:rPr>
            <w:rFonts w:ascii="Verdana" w:eastAsia="Calibri" w:hAnsi="Verdana" w:cs="Arial"/>
            <w:b/>
            <w:bCs/>
            <w:i/>
            <w:iCs/>
            <w:sz w:val="20"/>
            <w:szCs w:val="20"/>
          </w:rPr>
          <w:delText>d’asta</w:delText>
        </w:r>
      </w:del>
      <w:ins w:id="287" w:author="Avv. Rosario Panzariello" w:date="2026-09-20T06:41:00Z" w16du:dateUtc="2026-09-20T04:41:00Z">
        <w:r w:rsidR="000E6C9E">
          <w:rPr>
            <w:rFonts w:ascii="Verdana" w:eastAsia="Calibri" w:hAnsi="Verdana" w:cs="Arial"/>
            <w:b/>
            <w:bCs/>
            <w:i/>
            <w:iCs/>
            <w:sz w:val="20"/>
            <w:szCs w:val="20"/>
          </w:rPr>
          <w:t>di vendita</w:t>
        </w:r>
      </w:ins>
      <w:r w:rsidRPr="000532C5">
        <w:rPr>
          <w:rFonts w:ascii="Verdana" w:eastAsia="Calibri" w:hAnsi="Verdana" w:cs="Arial"/>
          <w:sz w:val="20"/>
          <w:szCs w:val="20"/>
        </w:rPr>
        <w:t xml:space="preserve">”: </w:t>
      </w:r>
      <w:del w:id="288" w:author="Avv. Rosario Panzariello" w:date="2026-09-18T10:41:00Z" w16du:dateUtc="2026-09-18T08:41:00Z">
        <w:r w:rsidRPr="000532C5" w:rsidDel="00D44FDB">
          <w:rPr>
            <w:rFonts w:ascii="Verdana" w:eastAsia="Calibri" w:hAnsi="Verdana" w:cs="Arial"/>
            <w:sz w:val="20"/>
            <w:szCs w:val="20"/>
          </w:rPr>
          <w:delText xml:space="preserve">eventuali </w:delText>
        </w:r>
      </w:del>
      <w:ins w:id="289" w:author="Avv. Rosario Panzariello" w:date="2026-09-18T10:41:00Z" w16du:dateUtc="2026-09-18T08:41:00Z">
        <w:r w:rsidR="00D44FDB">
          <w:rPr>
            <w:rFonts w:ascii="Verdana" w:eastAsia="Calibri" w:hAnsi="Verdana" w:cs="Arial"/>
            <w:sz w:val="20"/>
            <w:szCs w:val="20"/>
          </w:rPr>
          <w:t>le</w:t>
        </w:r>
        <w:r w:rsidR="00D44FDB" w:rsidRPr="000532C5">
          <w:rPr>
            <w:rFonts w:ascii="Verdana" w:eastAsia="Calibri" w:hAnsi="Verdana" w:cs="Arial"/>
            <w:sz w:val="20"/>
            <w:szCs w:val="20"/>
          </w:rPr>
          <w:t xml:space="preserve"> </w:t>
        </w:r>
      </w:ins>
      <w:r w:rsidRPr="000532C5">
        <w:rPr>
          <w:rFonts w:ascii="Verdana" w:eastAsia="Calibri" w:hAnsi="Verdana" w:cs="Arial"/>
          <w:sz w:val="20"/>
          <w:szCs w:val="20"/>
        </w:rPr>
        <w:t>condizioni contrattuali</w:t>
      </w:r>
      <w:ins w:id="290" w:author="Avv. Rosario Panzariello" w:date="2026-09-20T06:41:00Z" w16du:dateUtc="2026-09-20T04:41:00Z">
        <w:r w:rsidR="000E6C9E">
          <w:rPr>
            <w:rFonts w:ascii="Verdana" w:eastAsia="Calibri" w:hAnsi="Verdana" w:cs="Arial"/>
            <w:sz w:val="20"/>
            <w:szCs w:val="20"/>
          </w:rPr>
          <w:t xml:space="preserve"> che</w:t>
        </w:r>
      </w:ins>
      <w:del w:id="291" w:author="Avv. Rosario Panzariello" w:date="2026-09-20T06:41:00Z" w16du:dateUtc="2026-09-20T04:41:00Z">
        <w:r w:rsidRPr="000532C5" w:rsidDel="000E6C9E">
          <w:rPr>
            <w:rFonts w:ascii="Verdana" w:eastAsia="Calibri" w:hAnsi="Verdana" w:cs="Arial"/>
            <w:sz w:val="20"/>
            <w:szCs w:val="20"/>
          </w:rPr>
          <w:delText xml:space="preserve"> </w:delText>
        </w:r>
      </w:del>
      <w:ins w:id="292" w:author="Avv. Rosario Panzariello" w:date="2026-09-20T06:41:00Z" w16du:dateUtc="2026-09-20T04:41:00Z">
        <w:r w:rsidR="000E6C9E">
          <w:rPr>
            <w:rFonts w:ascii="Verdana" w:eastAsia="Calibri" w:hAnsi="Verdana" w:cs="Arial"/>
            <w:sz w:val="20"/>
            <w:szCs w:val="20"/>
          </w:rPr>
          <w:t xml:space="preserve"> </w:t>
        </w:r>
      </w:ins>
      <w:ins w:id="293" w:author="Avv. Rosario Panzariello" w:date="2026-09-18T10:41:00Z" w16du:dateUtc="2026-09-18T08:41:00Z">
        <w:r w:rsidR="00A52CF8" w:rsidRPr="00A52CF8">
          <w:rPr>
            <w:rFonts w:ascii="Verdana" w:eastAsia="Calibri" w:hAnsi="Verdana" w:cs="Arial"/>
            <w:sz w:val="20"/>
            <w:szCs w:val="20"/>
          </w:rPr>
          <w:t>stabiliscono i parametri, le condizioni e le deroghe espresse relativi alla singola operazione o al singolo Evento di vendita, applicabili secondo quanto previsto dagli artt. 4.3, 4.4 e 4.5</w:t>
        </w:r>
      </w:ins>
      <w:del w:id="294" w:author="Avv. Rosario Panzariello" w:date="2026-09-18T10:41:00Z" w16du:dateUtc="2026-09-18T08:41:00Z">
        <w:r w:rsidRPr="000532C5" w:rsidDel="00A52CF8">
          <w:rPr>
            <w:rFonts w:ascii="Verdana" w:eastAsia="Calibri" w:hAnsi="Verdana" w:cs="Arial"/>
            <w:sz w:val="20"/>
            <w:szCs w:val="20"/>
          </w:rPr>
          <w:delText xml:space="preserve">particolari che specificano, anche in deroga </w:delText>
        </w:r>
        <w:r w:rsidR="005006D9" w:rsidRPr="000532C5" w:rsidDel="00A52CF8">
          <w:rPr>
            <w:rFonts w:ascii="Verdana" w:eastAsia="Calibri" w:hAnsi="Verdana" w:cs="Arial"/>
            <w:sz w:val="20"/>
            <w:szCs w:val="20"/>
          </w:rPr>
          <w:delText>alle presenti CG</w:delText>
        </w:r>
        <w:r w:rsidRPr="000532C5" w:rsidDel="00A52CF8">
          <w:rPr>
            <w:rFonts w:ascii="Verdana" w:eastAsia="Calibri" w:hAnsi="Verdana" w:cs="Arial"/>
            <w:sz w:val="20"/>
            <w:szCs w:val="20"/>
          </w:rPr>
          <w:delText>, le regole di aggiudicazione di determinati Veicoli nell’ambito delle specifiche sezioni del Marketplace dedicate ad una o più Aste.</w:delText>
        </w:r>
        <w:r w:rsidR="005006D9" w:rsidRPr="000532C5" w:rsidDel="00A52CF8">
          <w:rPr>
            <w:rFonts w:ascii="Verdana" w:eastAsia="Calibri" w:hAnsi="Verdana" w:cs="Arial"/>
            <w:sz w:val="20"/>
            <w:szCs w:val="20"/>
          </w:rPr>
          <w:delText xml:space="preserve"> Le Condizioni particolari d’asta, quando presenti, sono consultabili nella sezione del Marketplace dedicata all’Asta</w:delText>
        </w:r>
        <w:r w:rsidR="00F64CF2" w:rsidRPr="000532C5" w:rsidDel="00A52CF8">
          <w:rPr>
            <w:rFonts w:ascii="Verdana" w:eastAsia="Calibri" w:hAnsi="Verdana" w:cs="Arial"/>
            <w:sz w:val="20"/>
            <w:szCs w:val="20"/>
          </w:rPr>
          <w:delText xml:space="preserve">, </w:delText>
        </w:r>
        <w:r w:rsidR="005006D9" w:rsidRPr="000532C5" w:rsidDel="00A52CF8">
          <w:rPr>
            <w:rFonts w:ascii="Verdana" w:eastAsia="Calibri" w:hAnsi="Verdana" w:cs="Arial"/>
            <w:sz w:val="20"/>
            <w:szCs w:val="20"/>
          </w:rPr>
          <w:delText xml:space="preserve">possono prevedere, </w:delText>
        </w:r>
        <w:r w:rsidR="00F64CF2" w:rsidRPr="000532C5" w:rsidDel="00A52CF8">
          <w:rPr>
            <w:rFonts w:ascii="Verdana" w:eastAsia="Calibri" w:hAnsi="Verdana" w:cs="Arial"/>
            <w:sz w:val="20"/>
            <w:szCs w:val="20"/>
          </w:rPr>
          <w:delText>a titolo esemplificativo ma non esaustivo</w:delText>
        </w:r>
        <w:r w:rsidR="005006D9" w:rsidRPr="000532C5" w:rsidDel="00A52CF8">
          <w:rPr>
            <w:rFonts w:ascii="Verdana" w:eastAsia="Calibri" w:hAnsi="Verdana" w:cs="Arial"/>
            <w:sz w:val="20"/>
            <w:szCs w:val="20"/>
          </w:rPr>
          <w:delText>, particolari condizioni della garanzia</w:delText>
        </w:r>
        <w:r w:rsidR="00F64CF2" w:rsidRPr="000532C5" w:rsidDel="00A52CF8">
          <w:rPr>
            <w:rFonts w:ascii="Verdana" w:eastAsia="Calibri" w:hAnsi="Verdana" w:cs="Arial"/>
            <w:sz w:val="20"/>
            <w:szCs w:val="20"/>
          </w:rPr>
          <w:delText xml:space="preserve">, </w:delText>
        </w:r>
        <w:r w:rsidR="003136CD" w:rsidRPr="000532C5" w:rsidDel="00A52CF8">
          <w:rPr>
            <w:rFonts w:ascii="Verdana" w:eastAsia="Calibri" w:hAnsi="Verdana" w:cs="Arial"/>
            <w:sz w:val="20"/>
            <w:szCs w:val="20"/>
          </w:rPr>
          <w:delText xml:space="preserve">limitazione alla presentazione di Offerte da parte di Utenti in possesso di determinati requisiti soggettivi, </w:delText>
        </w:r>
        <w:r w:rsidR="00F64CF2" w:rsidRPr="000532C5" w:rsidDel="00A52CF8">
          <w:rPr>
            <w:rFonts w:ascii="Verdana" w:eastAsia="Calibri" w:hAnsi="Verdana" w:cs="Arial"/>
            <w:sz w:val="20"/>
            <w:szCs w:val="20"/>
          </w:rPr>
          <w:delText xml:space="preserve">specifici termini o modalità di consegna dei Veicoli oppure speciali Commissioni o spese che regolano la specifica Asta. </w:delText>
        </w:r>
        <w:r w:rsidR="00FA0187" w:rsidRPr="000532C5" w:rsidDel="00A52CF8">
          <w:rPr>
            <w:rFonts w:ascii="Verdana" w:eastAsia="Calibri" w:hAnsi="Verdana" w:cs="Arial"/>
            <w:sz w:val="20"/>
            <w:szCs w:val="20"/>
          </w:rPr>
          <w:delText>Il rapporto gerarchico delle Condizioni particolari d’asta con le presenti CG e con eventuali altre Condizioni specifiche o altri rapporti contrattuali è disciplinato dall’art. 3.3) delle presenti CG</w:delText>
        </w:r>
      </w:del>
      <w:r w:rsidR="003C1324" w:rsidRPr="000532C5">
        <w:rPr>
          <w:rFonts w:ascii="Verdana" w:eastAsia="Calibri" w:hAnsi="Verdana" w:cs="Arial"/>
          <w:sz w:val="20"/>
          <w:szCs w:val="20"/>
        </w:rPr>
        <w:t>.</w:t>
      </w:r>
    </w:p>
    <w:p w14:paraId="7521B56F" w14:textId="020261C9" w:rsidR="00087BF5" w:rsidRDefault="06635B2D" w:rsidP="00087BF5">
      <w:pPr>
        <w:numPr>
          <w:ilvl w:val="0"/>
          <w:numId w:val="2"/>
        </w:numPr>
        <w:spacing w:line="360" w:lineRule="auto"/>
        <w:ind w:left="0" w:firstLine="0"/>
        <w:contextualSpacing/>
        <w:jc w:val="both"/>
        <w:rPr>
          <w:ins w:id="295" w:author="Avv. Rosario Panzariello" w:date="2026-09-18T10:43:00Z" w16du:dateUtc="2026-09-18T08:43:00Z"/>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 xml:space="preserve">Condizioni </w:t>
      </w:r>
      <w:del w:id="296" w:author="Avv. Rosario Panzariello" w:date="2026-09-20T06:41:00Z" w16du:dateUtc="2026-09-20T04:41:00Z">
        <w:r w:rsidRPr="000532C5" w:rsidDel="000E6C9E">
          <w:rPr>
            <w:rFonts w:ascii="Verdana" w:eastAsia="Calibri" w:hAnsi="Verdana" w:cs="Arial"/>
            <w:b/>
            <w:bCs/>
            <w:i/>
            <w:iCs/>
            <w:sz w:val="20"/>
            <w:szCs w:val="20"/>
          </w:rPr>
          <w:delText>specifiche</w:delText>
        </w:r>
      </w:del>
      <w:ins w:id="297" w:author="Avv. Rosario Panzariello" w:date="2026-09-20T06:41:00Z" w16du:dateUtc="2026-09-20T04:41:00Z">
        <w:r w:rsidR="000E6C9E">
          <w:rPr>
            <w:rFonts w:ascii="Verdana" w:eastAsia="Calibri" w:hAnsi="Verdana" w:cs="Arial"/>
            <w:b/>
            <w:bCs/>
            <w:i/>
            <w:iCs/>
            <w:sz w:val="20"/>
            <w:szCs w:val="20"/>
          </w:rPr>
          <w:t>S</w:t>
        </w:r>
        <w:r w:rsidR="000E6C9E" w:rsidRPr="000532C5">
          <w:rPr>
            <w:rFonts w:ascii="Verdana" w:eastAsia="Calibri" w:hAnsi="Verdana" w:cs="Arial"/>
            <w:b/>
            <w:bCs/>
            <w:i/>
            <w:iCs/>
            <w:sz w:val="20"/>
            <w:szCs w:val="20"/>
          </w:rPr>
          <w:t>pecifiche</w:t>
        </w:r>
      </w:ins>
      <w:r w:rsidRPr="000532C5">
        <w:rPr>
          <w:rFonts w:ascii="Verdana" w:eastAsia="Calibri" w:hAnsi="Verdana" w:cs="Arial"/>
          <w:sz w:val="20"/>
          <w:szCs w:val="20"/>
        </w:rPr>
        <w:t xml:space="preserve">”: </w:t>
      </w:r>
      <w:ins w:id="298" w:author="Avv. Rosario Panzariello" w:date="2026-09-18T10:41:00Z" w16du:dateUtc="2026-09-18T08:41:00Z">
        <w:r w:rsidR="00FA15B5">
          <w:rPr>
            <w:rFonts w:ascii="Verdana" w:eastAsia="Calibri" w:hAnsi="Verdana" w:cs="Arial"/>
            <w:sz w:val="20"/>
            <w:szCs w:val="20"/>
          </w:rPr>
          <w:t xml:space="preserve">le </w:t>
        </w:r>
      </w:ins>
      <w:r w:rsidRPr="000532C5">
        <w:rPr>
          <w:rFonts w:ascii="Verdana" w:eastAsia="Calibri" w:hAnsi="Verdana" w:cs="Arial"/>
          <w:sz w:val="20"/>
          <w:szCs w:val="20"/>
        </w:rPr>
        <w:t xml:space="preserve">condizioni </w:t>
      </w:r>
      <w:del w:id="299" w:author="Avv. Rosario Panzariello" w:date="2026-09-18T10:42:00Z" w16du:dateUtc="2026-09-18T08:42:00Z">
        <w:r w:rsidRPr="000532C5" w:rsidDel="007034D2">
          <w:rPr>
            <w:rFonts w:ascii="Verdana" w:eastAsia="Calibri" w:hAnsi="Verdana" w:cs="Arial"/>
            <w:sz w:val="20"/>
            <w:szCs w:val="20"/>
          </w:rPr>
          <w:delText>generali di contratto</w:delText>
        </w:r>
      </w:del>
      <w:ins w:id="300" w:author="Avv. Rosario Panzariello" w:date="2026-09-18T10:42:00Z" w16du:dateUtc="2026-09-18T08:42:00Z">
        <w:r w:rsidR="007034D2">
          <w:rPr>
            <w:rFonts w:ascii="Verdana" w:eastAsia="Calibri" w:hAnsi="Verdana" w:cs="Arial"/>
            <w:sz w:val="20"/>
            <w:szCs w:val="20"/>
          </w:rPr>
          <w:t>contrattuali</w:t>
        </w:r>
      </w:ins>
      <w:r w:rsidRPr="000532C5">
        <w:rPr>
          <w:rFonts w:ascii="Verdana" w:eastAsia="Calibri" w:hAnsi="Verdana" w:cs="Arial"/>
          <w:sz w:val="20"/>
          <w:szCs w:val="20"/>
        </w:rPr>
        <w:t xml:space="preserve">, aggiuntive alle presenti CG, </w:t>
      </w:r>
      <w:ins w:id="301" w:author="Avv. Rosario Panzariello" w:date="2026-09-18T10:42:00Z" w16du:dateUtc="2026-09-18T08:42:00Z">
        <w:r w:rsidR="00B00BDB" w:rsidRPr="00B00BDB">
          <w:rPr>
            <w:rFonts w:ascii="Verdana" w:eastAsia="Calibri" w:hAnsi="Verdana" w:cs="Arial"/>
            <w:sz w:val="20"/>
            <w:szCs w:val="20"/>
            <w:rPrChange w:id="302" w:author="Avv. Rosario Panzariello" w:date="2026-09-18T10:43:00Z" w16du:dateUtc="2026-09-18T08:43:00Z">
              <w:rPr/>
            </w:rPrChange>
          </w:rPr>
          <w:t>che contengono la disciplina speciale, standardizzata e ricorrente applicabile a una categoria identificabile di operazioni, Servizi, prodotti o materie, applicabili secondo quanto previsto dagli artt. 4.3 e 4.4</w:t>
        </w:r>
      </w:ins>
      <w:del w:id="303" w:author="Avv. Rosario Panzariello" w:date="2026-09-18T10:42:00Z" w16du:dateUtc="2026-09-18T08:42:00Z">
        <w:r w:rsidRPr="000532C5" w:rsidDel="00B00BDB">
          <w:rPr>
            <w:rFonts w:ascii="Verdana" w:eastAsia="Calibri" w:hAnsi="Verdana" w:cs="Arial"/>
            <w:sz w:val="20"/>
            <w:szCs w:val="20"/>
          </w:rPr>
          <w:delText>specifiche per talune categorie di Veicoli o Servizi presenti sul Marketplace. Il rapporto delle Condizioni specifiche con le presenti CG ed eventuali altre fonti negoziali è disciplinato dall’art. 3.3) delle presenti CG</w:delText>
        </w:r>
      </w:del>
      <w:r w:rsidRPr="000532C5">
        <w:rPr>
          <w:rFonts w:ascii="Verdana" w:eastAsia="Calibri" w:hAnsi="Verdana" w:cs="Arial"/>
          <w:sz w:val="20"/>
          <w:szCs w:val="20"/>
        </w:rPr>
        <w:t xml:space="preserve">. </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ins w:id="304" w:author="Avv. Rosario Panzariello" w:date="2026-09-18T10:43:00Z" w16du:dateUtc="2026-09-18T08:43:00Z">
        <w:r>
          <w:rPr>
            <w:rFonts w:ascii="Verdana" w:eastAsia="Calibri" w:hAnsi="Verdana" w:cs="Arial"/>
            <w:sz w:val="20"/>
            <w:szCs w:val="20"/>
          </w:rPr>
          <w:t>“</w:t>
        </w:r>
        <w:r w:rsidRPr="000E5D49">
          <w:rPr>
            <w:rFonts w:ascii="Verdana" w:eastAsia="Calibri" w:hAnsi="Verdana" w:cs="Arial"/>
            <w:b/>
            <w:bCs/>
            <w:i/>
            <w:iCs/>
            <w:sz w:val="20"/>
            <w:szCs w:val="20"/>
            <w:rPrChange w:id="305" w:author="Avv. Rosario Panzariello" w:date="2026-09-18T10:43:00Z" w16du:dateUtc="2026-09-18T08:43:00Z">
              <w:rPr>
                <w:rFonts w:ascii="Verdana" w:eastAsia="Calibri" w:hAnsi="Verdana" w:cs="Arial"/>
                <w:sz w:val="20"/>
                <w:szCs w:val="20"/>
              </w:rPr>
            </w:rPrChange>
          </w:rPr>
          <w:t>Consumatore</w:t>
        </w:r>
        <w:r>
          <w:rPr>
            <w:rFonts w:ascii="Verdana" w:eastAsia="Calibri" w:hAnsi="Verdana" w:cs="Arial"/>
            <w:sz w:val="20"/>
            <w:szCs w:val="20"/>
          </w:rPr>
          <w:t xml:space="preserve">”: </w:t>
        </w:r>
        <w:r w:rsidR="00385DE5" w:rsidRPr="00385DE5">
          <w:rPr>
            <w:rFonts w:ascii="Verdana" w:eastAsia="Calibri" w:hAnsi="Verdana" w:cs="Arial"/>
            <w:sz w:val="20"/>
            <w:szCs w:val="20"/>
            <w:rPrChange w:id="306" w:author="Avv. Rosario Panzariello" w:date="2026-09-18T10:43:00Z" w16du:dateUtc="2026-09-18T08:43:00Z">
              <w:rPr/>
            </w:rPrChange>
          </w:rPr>
          <w:t>la persona fisica che agisce per scopi estranei all'attività imprenditoriale, commerciale, artigianale o professionale eventualmente svolta, ai sensi dell'art. 3 del D.Lgs. 6 settembre 2005, n. 206</w:t>
        </w:r>
        <w:r w:rsidR="00385DE5">
          <w:rPr>
            <w:rFonts w:ascii="Verdana" w:eastAsia="Calibri" w:hAnsi="Verdana" w:cs="Arial"/>
            <w:sz w:val="20"/>
            <w:szCs w:val="20"/>
          </w:rPr>
          <w:t>.</w:t>
        </w:r>
      </w:ins>
    </w:p>
    <w:p w14:paraId="293A5238" w14:textId="63B50C97"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Contratto</w:t>
      </w:r>
      <w:del w:id="307" w:author="Avv. Rosario Panzariello" w:date="2026-09-18T10:43:00Z" w16du:dateUtc="2026-09-18T08:43:00Z">
        <w:r w:rsidRPr="000532C5" w:rsidDel="00385DE5">
          <w:rPr>
            <w:rFonts w:ascii="Verdana" w:eastAsia="Calibri" w:hAnsi="Verdana" w:cs="Arial"/>
            <w:b/>
            <w:bCs/>
            <w:i/>
            <w:iCs/>
            <w:sz w:val="20"/>
            <w:szCs w:val="20"/>
          </w:rPr>
          <w:delText>/i</w:delText>
        </w:r>
      </w:del>
      <w:r w:rsidRPr="000532C5">
        <w:rPr>
          <w:rFonts w:ascii="Verdana" w:eastAsia="Calibri" w:hAnsi="Verdana" w:cs="Arial"/>
          <w:sz w:val="20"/>
          <w:szCs w:val="20"/>
        </w:rPr>
        <w:t xml:space="preserve">”: </w:t>
      </w:r>
      <w:del w:id="308" w:author="Avv. Rosario Panzariello" w:date="2026-09-18T10:44:00Z" w16du:dateUtc="2026-09-18T08:44:00Z">
        <w:r w:rsidRPr="000532C5" w:rsidDel="005E670E">
          <w:rPr>
            <w:rFonts w:ascii="Verdana" w:eastAsia="Calibri" w:hAnsi="Verdana" w:cs="Arial"/>
            <w:sz w:val="20"/>
            <w:szCs w:val="20"/>
          </w:rPr>
          <w:delText>a seconda de</w:delText>
        </w:r>
      </w:del>
      <w:ins w:id="309" w:author="Avv. Rosario Panzariello" w:date="2026-09-18T10:44:00Z" w16du:dateUtc="2026-09-18T08:44:00Z">
        <w:r w:rsidR="005E670E">
          <w:rPr>
            <w:rFonts w:ascii="Verdana" w:eastAsia="Calibri" w:hAnsi="Verdana" w:cs="Arial"/>
            <w:sz w:val="20"/>
            <w:szCs w:val="20"/>
          </w:rPr>
          <w:t xml:space="preserve">secondo </w:t>
        </w:r>
      </w:ins>
      <w:r w:rsidRPr="000532C5">
        <w:rPr>
          <w:rFonts w:ascii="Verdana" w:eastAsia="Calibri" w:hAnsi="Verdana" w:cs="Arial"/>
          <w:sz w:val="20"/>
          <w:szCs w:val="20"/>
        </w:rPr>
        <w:t xml:space="preserve">i casi, </w:t>
      </w:r>
      <w:ins w:id="310" w:author="Avv. Rosario Panzariello" w:date="2026-09-18T10:44:00Z" w16du:dateUtc="2026-09-18T08:44:00Z">
        <w:r w:rsidR="00B56C62" w:rsidRPr="00B56C62">
          <w:rPr>
            <w:rFonts w:ascii="Verdana" w:eastAsia="Calibri" w:hAnsi="Verdana" w:cs="Arial"/>
            <w:sz w:val="20"/>
            <w:szCs w:val="20"/>
          </w:rPr>
          <w:t>ciascuno dei rapporti contrattuali rilevanti ai sensi delle presenti Condizioni Generali e regolati anche dalle eventuali Condizioni Specifiche, Condizioni particolari di vendita e Contratti individuali, e in particolare: (i) nella Vendita in commissione eseguita mediante Rivendita, la compravendita del Veicolo dal Venditore a Fleequid e la successiva Rivendita all'Acquirente; (ii) nella Vendita in commissione eseguita da Fleequid quale Intermediario puro, la compravendita diretta del Veicolo dal Venditore all'Acquirente; (iii) nel Dealer Sales, la compravendita del Veicolo dal Venditore a Fleequid e la successiva compravendita del medesimo Veicolo da Fleequid all'Acquirente, quali contratti distinti e autonomi; nonché il rapporto di commercializzazione concluso tra il Venditore e Fleequid ai sensi dell'art. 8.8. La forma e le modalità di conclusione dei Contratti di compravendita sono disciplinate dall'art. 10.2; la conclusione del rapporto di commercializzazione è disciplinata dall'art. 8.7</w:t>
        </w:r>
      </w:ins>
      <w:del w:id="311" w:author="Avv. Rosario Panzariello" w:date="2026-09-18T10:44:00Z" w16du:dateUtc="2026-09-18T08:44:00Z">
        <w:r w:rsidRPr="000532C5" w:rsidDel="00B56C62">
          <w:rPr>
            <w:rFonts w:ascii="Verdana" w:eastAsia="Calibri" w:hAnsi="Verdana" w:cs="Arial"/>
            <w:sz w:val="20"/>
            <w:szCs w:val="20"/>
          </w:rPr>
          <w:delText>designa i rapporti contrattuali, regolati dalle presenti CG nonché da eventuali Condizioni particolari d’asta e Condizioni specifiche. Il Contratto regola la compravendita di Veicoli da parte del Venditore a Fleequid, quale commissionario di vendita dell’Acquirente, ovvero la rivendita dei Veicoli operata da Fleequid, quale commissionario di acquisto, all’Acquirente committente di acquisto</w:delText>
        </w:r>
        <w:r w:rsidR="002D0438" w:rsidRPr="000532C5" w:rsidDel="00B56C62">
          <w:rPr>
            <w:rFonts w:ascii="Verdana" w:eastAsia="Calibri" w:hAnsi="Verdana" w:cs="Arial"/>
            <w:sz w:val="20"/>
            <w:szCs w:val="20"/>
          </w:rPr>
          <w:delText>. Il Contratto può anche regolare</w:delText>
        </w:r>
        <w:r w:rsidR="007A4F22" w:rsidRPr="000532C5" w:rsidDel="00B56C62">
          <w:rPr>
            <w:rFonts w:ascii="Verdana" w:eastAsia="Calibri" w:hAnsi="Verdana" w:cs="Arial"/>
            <w:sz w:val="20"/>
            <w:szCs w:val="20"/>
          </w:rPr>
          <w:delText xml:space="preserve"> il trasferimento diretto dei Veicoli dal Venditore all’Acquirente nei casi in cui Fleequid opera come Intermediario puro</w:delText>
        </w:r>
        <w:r w:rsidRPr="000532C5" w:rsidDel="00B56C62">
          <w:rPr>
            <w:rFonts w:ascii="Verdana" w:eastAsia="Calibri" w:hAnsi="Verdana" w:cs="Arial"/>
            <w:sz w:val="20"/>
            <w:szCs w:val="20"/>
          </w:rPr>
          <w:delText>.</w:delText>
        </w:r>
        <w:r w:rsidRPr="000532C5" w:rsidDel="00B56C62">
          <w:rPr>
            <w:rFonts w:ascii="Verdana" w:eastAsiaTheme="minorEastAsia" w:hAnsi="Verdana"/>
            <w:sz w:val="20"/>
            <w:szCs w:val="20"/>
          </w:rPr>
          <w:delText xml:space="preserve"> </w:delText>
        </w:r>
        <w:r w:rsidRPr="000532C5" w:rsidDel="00B56C62">
          <w:rPr>
            <w:rFonts w:ascii="Verdana" w:eastAsia="Calibri" w:hAnsi="Verdana" w:cs="Arial"/>
            <w:sz w:val="20"/>
            <w:szCs w:val="20"/>
          </w:rPr>
          <w:delText>È da notare che tali contratti possono essere conclusi verbalmente o mediante altri mezzi di manifestazione della volontà, e non necessariamente Fleequid richiede che gli stessi debbano essere conclusi in forma scritta</w:delText>
        </w:r>
      </w:del>
      <w:r w:rsidRPr="000532C5">
        <w:rPr>
          <w:rFonts w:ascii="Verdana" w:eastAsia="Calibri" w:hAnsi="Verdana" w:cs="Arial"/>
          <w:sz w:val="20"/>
          <w:szCs w:val="20"/>
        </w:rPr>
        <w:t>.</w:t>
      </w:r>
    </w:p>
    <w:p w14:paraId="3356D021" w14:textId="13276C35" w:rsidR="00087BF5" w:rsidRDefault="06635B2D" w:rsidP="00087BF5">
      <w:pPr>
        <w:numPr>
          <w:ilvl w:val="0"/>
          <w:numId w:val="2"/>
        </w:numPr>
        <w:spacing w:line="360" w:lineRule="auto"/>
        <w:ind w:left="0" w:firstLine="0"/>
        <w:contextualSpacing/>
        <w:jc w:val="both"/>
        <w:rPr>
          <w:ins w:id="312" w:author="Avv. Rosario Panzariello" w:date="2026-09-18T10:45:00Z" w16du:dateUtc="2026-09-18T08:45:00Z"/>
          <w:rFonts w:ascii="Verdana" w:eastAsia="Calibri" w:hAnsi="Verdana" w:cs="Arial"/>
          <w:sz w:val="20"/>
          <w:szCs w:val="20"/>
        </w:rPr>
      </w:pPr>
      <w:r w:rsidRPr="000532C5">
        <w:rPr>
          <w:rFonts w:ascii="Verdana" w:eastAsia="Calibri" w:hAnsi="Verdana" w:cs="Arial"/>
          <w:sz w:val="20"/>
          <w:szCs w:val="20"/>
        </w:rPr>
        <w:t>“</w:t>
      </w:r>
      <w:del w:id="313" w:author="Avv. Rosario Panzariello" w:date="2026-09-18T10:44:00Z" w16du:dateUtc="2026-09-18T08:44:00Z">
        <w:r w:rsidRPr="00B56C62" w:rsidDel="00B56C62">
          <w:rPr>
            <w:rFonts w:ascii="Verdana" w:eastAsia="Calibri" w:hAnsi="Verdana" w:cs="Arial"/>
            <w:b/>
            <w:bCs/>
            <w:i/>
            <w:iCs/>
            <w:sz w:val="20"/>
            <w:szCs w:val="20"/>
            <w:rPrChange w:id="314" w:author="Avv. Rosario Panzariello" w:date="2026-09-18T10:45:00Z" w16du:dateUtc="2026-09-18T08:45:00Z">
              <w:rPr>
                <w:rFonts w:ascii="Verdana" w:eastAsia="Calibri" w:hAnsi="Verdana" w:cs="Arial"/>
                <w:b/>
                <w:bCs/>
                <w:sz w:val="20"/>
                <w:szCs w:val="20"/>
              </w:rPr>
            </w:rPrChange>
          </w:rPr>
          <w:delText>Consumatore/i</w:delText>
        </w:r>
      </w:del>
      <w:ins w:id="315" w:author="Avv. Rosario Panzariello" w:date="2026-09-18T10:44:00Z" w16du:dateUtc="2026-09-18T08:44:00Z">
        <w:r w:rsidR="00B56C62" w:rsidRPr="00B56C62">
          <w:rPr>
            <w:rFonts w:ascii="Verdana" w:eastAsia="Calibri" w:hAnsi="Verdana" w:cs="Arial"/>
            <w:b/>
            <w:bCs/>
            <w:i/>
            <w:iCs/>
            <w:sz w:val="20"/>
            <w:szCs w:val="20"/>
            <w:rPrChange w:id="316" w:author="Avv. Rosario Panzariello" w:date="2026-09-18T10:45:00Z" w16du:dateUtc="2026-09-18T08:45:00Z">
              <w:rPr>
                <w:rFonts w:ascii="Verdana" w:eastAsia="Calibri" w:hAnsi="Verdana" w:cs="Arial"/>
                <w:b/>
                <w:bCs/>
                <w:sz w:val="20"/>
                <w:szCs w:val="20"/>
              </w:rPr>
            </w:rPrChange>
          </w:rPr>
          <w:t>C</w:t>
        </w:r>
      </w:ins>
      <w:ins w:id="317" w:author="Avv. Rosario Panzariello" w:date="2026-09-18T10:45:00Z" w16du:dateUtc="2026-09-18T08:45:00Z">
        <w:r w:rsidR="00B56C62" w:rsidRPr="00B56C62">
          <w:rPr>
            <w:rFonts w:ascii="Verdana" w:eastAsia="Calibri" w:hAnsi="Verdana" w:cs="Arial"/>
            <w:b/>
            <w:bCs/>
            <w:i/>
            <w:iCs/>
            <w:sz w:val="20"/>
            <w:szCs w:val="20"/>
            <w:rPrChange w:id="318" w:author="Avv. Rosario Panzariello" w:date="2026-09-18T10:45:00Z" w16du:dateUtc="2026-09-18T08:45:00Z">
              <w:rPr>
                <w:rFonts w:ascii="Verdana" w:eastAsia="Calibri" w:hAnsi="Verdana" w:cs="Arial"/>
                <w:b/>
                <w:bCs/>
                <w:sz w:val="20"/>
                <w:szCs w:val="20"/>
              </w:rPr>
            </w:rPrChange>
          </w:rPr>
          <w:t>ontratto individuale</w:t>
        </w:r>
      </w:ins>
      <w:r w:rsidRPr="000532C5">
        <w:rPr>
          <w:rFonts w:ascii="Verdana" w:eastAsia="Calibri" w:hAnsi="Verdana" w:cs="Arial"/>
          <w:sz w:val="20"/>
          <w:szCs w:val="20"/>
        </w:rPr>
        <w:t xml:space="preserve">”: </w:t>
      </w:r>
      <w:ins w:id="319" w:author="Avv. Rosario Panzariello" w:date="2026-09-18T10:45:00Z" w16du:dateUtc="2026-09-18T08:45:00Z">
        <w:r w:rsidR="00BD2B1D" w:rsidRPr="00BD2B1D">
          <w:rPr>
            <w:rFonts w:ascii="Verdana" w:eastAsia="Calibri" w:hAnsi="Verdana" w:cs="Arial"/>
            <w:sz w:val="20"/>
            <w:szCs w:val="20"/>
            <w:rPrChange w:id="320" w:author="Avv. Rosario Panzariello" w:date="2026-09-18T10:45:00Z" w16du:dateUtc="2026-09-18T08:45:00Z">
              <w:rPr/>
            </w:rPrChange>
          </w:rPr>
          <w:t>l'accordo formalizzato per iscritto e approvato da Fleequid con uno o più Utenti determinati, collocato al primo posto nella gerarchia delle fonti contrattuali ai sensi dell'art. 4.3</w:t>
        </w:r>
      </w:ins>
      <w:del w:id="321" w:author="Avv. Rosario Panzariello" w:date="2026-09-18T10:45:00Z" w16du:dateUtc="2026-09-18T08:45:00Z">
        <w:r w:rsidRPr="000532C5" w:rsidDel="00BD2B1D">
          <w:rPr>
            <w:rFonts w:ascii="Verdana" w:eastAsia="Calibri" w:hAnsi="Verdana" w:cs="Arial"/>
            <w:sz w:val="20"/>
            <w:szCs w:val="20"/>
          </w:rPr>
          <w:delText>la persona fisica che agisce per scopi estranei all'attività imprenditoriale, commerciale, artigianale o professionale eventualmente svolta ai sensi dell’art. 3 del D.lgs. 6 settembre 2005, n. 206</w:delText>
        </w:r>
      </w:del>
      <w:r w:rsidRPr="000532C5">
        <w:rPr>
          <w:rFonts w:ascii="Verdana" w:eastAsia="Calibri" w:hAnsi="Verdana" w:cs="Arial"/>
          <w:sz w:val="20"/>
          <w:szCs w:val="20"/>
        </w:rPr>
        <w:t>.</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ins w:id="322" w:author="Avv. Rosario Panzariello" w:date="2026-09-18T10:45:00Z" w16du:dateUtc="2026-09-18T08:45:00Z">
        <w:r w:rsidRPr="000532C5">
          <w:rPr>
            <w:rFonts w:ascii="Verdana" w:eastAsia="Calibri" w:hAnsi="Verdana" w:cs="Arial"/>
            <w:sz w:val="20"/>
            <w:szCs w:val="20"/>
          </w:rPr>
          <w:t>“</w:t>
        </w:r>
        <w:r>
          <w:rPr>
            <w:rFonts w:ascii="Verdana" w:eastAsia="Calibri" w:hAnsi="Verdana" w:cs="Arial"/>
            <w:b/>
            <w:bCs/>
            <w:i/>
            <w:iCs/>
            <w:sz w:val="20"/>
            <w:szCs w:val="20"/>
          </w:rPr>
          <w:t>Dealer Sales</w:t>
        </w:r>
        <w:r w:rsidRPr="000532C5">
          <w:rPr>
            <w:rFonts w:ascii="Verdana" w:eastAsia="Calibri" w:hAnsi="Verdana" w:cs="Arial"/>
            <w:sz w:val="20"/>
            <w:szCs w:val="20"/>
          </w:rPr>
          <w:t xml:space="preserve">”: </w:t>
        </w:r>
        <w:r w:rsidR="00020D41" w:rsidRPr="00020D41">
          <w:rPr>
            <w:rFonts w:ascii="Verdana" w:eastAsia="Calibri" w:hAnsi="Verdana" w:cs="Arial"/>
            <w:sz w:val="20"/>
            <w:szCs w:val="20"/>
            <w:rPrChange w:id="323" w:author="Avv. Rosario Panzariello" w:date="2026-09-18T10:45:00Z" w16du:dateUtc="2026-09-18T08:45:00Z">
              <w:rPr/>
            </w:rPrChange>
          </w:rPr>
          <w:t>il Modello di Vendita, disciplinato dagli artt. 2.7 e 18, nel quale Fleequid acquista il Veicolo dal Venditore in nome e per conto proprio e lo rivende in nome e per conto proprio all'Acquirente, essendo parte sostanziale di entrambe le compravendite, distinte e autonome</w:t>
        </w:r>
      </w:ins>
      <w:ins w:id="324" w:author="Avv. Rosario Panzariello" w:date="2026-09-18T10:46:00Z" w16du:dateUtc="2026-09-18T08:46:00Z">
        <w:r w:rsidR="00020D41">
          <w:rPr>
            <w:rFonts w:ascii="Verdana" w:eastAsia="Calibri" w:hAnsi="Verdana" w:cs="Arial"/>
            <w:sz w:val="20"/>
            <w:szCs w:val="20"/>
          </w:rPr>
          <w:t>.</w:t>
        </w:r>
      </w:ins>
    </w:p>
    <w:p w14:paraId="1B05C902" w14:textId="793E0BE2" w:rsidR="00F3184B" w:rsidRDefault="00F3184B" w:rsidP="00087BF5">
      <w:pPr>
        <w:numPr>
          <w:ilvl w:val="0"/>
          <w:numId w:val="2"/>
        </w:numPr>
        <w:spacing w:line="360" w:lineRule="auto"/>
        <w:ind w:left="0" w:firstLine="0"/>
        <w:contextualSpacing/>
        <w:jc w:val="both"/>
        <w:rPr>
          <w:ins w:id="325" w:author="Avv. Rosario Panzariello" w:date="2026-09-18T10:47:00Z" w16du:dateUtc="2026-09-18T08:47:00Z"/>
          <w:rFonts w:ascii="Verdana" w:eastAsia="Calibri" w:hAnsi="Verdana" w:cs="Arial"/>
          <w:sz w:val="20"/>
          <w:szCs w:val="20"/>
        </w:rPr>
      </w:pPr>
      <w:r w:rsidRPr="000532C5">
        <w:rPr>
          <w:rFonts w:ascii="Verdana" w:eastAsia="Calibri" w:hAnsi="Verdana" w:cs="Arial"/>
          <w:b/>
          <w:bCs/>
          <w:sz w:val="20"/>
          <w:szCs w:val="20"/>
        </w:rPr>
        <w:t>“</w:t>
      </w:r>
      <w:r w:rsidRPr="00020D41">
        <w:rPr>
          <w:rFonts w:ascii="Verdana" w:eastAsia="Calibri" w:hAnsi="Verdana" w:cs="Arial"/>
          <w:b/>
          <w:bCs/>
          <w:i/>
          <w:iCs/>
          <w:sz w:val="20"/>
          <w:szCs w:val="20"/>
          <w:rPrChange w:id="326" w:author="Avv. Rosario Panzariello" w:date="2026-09-18T10:46:00Z" w16du:dateUtc="2026-09-18T08:46:00Z">
            <w:rPr>
              <w:rFonts w:ascii="Verdana" w:eastAsia="Calibri" w:hAnsi="Verdana" w:cs="Arial"/>
              <w:b/>
              <w:bCs/>
              <w:sz w:val="20"/>
              <w:szCs w:val="20"/>
            </w:rPr>
          </w:rPrChange>
        </w:rPr>
        <w:t>Deposito cauzionale</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ins w:id="327" w:author="Avv. Rosario Panzariello" w:date="2026-09-18T10:46:00Z" w16du:dateUtc="2026-09-18T08:46:00Z">
        <w:r w:rsidR="00ED0A97">
          <w:rPr>
            <w:rFonts w:ascii="Verdana" w:eastAsia="Calibri" w:hAnsi="Verdana" w:cs="Arial"/>
            <w:sz w:val="20"/>
            <w:szCs w:val="20"/>
          </w:rPr>
          <w:t xml:space="preserve">la </w:t>
        </w:r>
      </w:ins>
      <w:r w:rsidRPr="000532C5">
        <w:rPr>
          <w:rFonts w:ascii="Verdana" w:eastAsia="Calibri" w:hAnsi="Verdana" w:cs="Arial"/>
          <w:sz w:val="20"/>
          <w:szCs w:val="20"/>
        </w:rPr>
        <w:t xml:space="preserve">somma di denaro che </w:t>
      </w:r>
      <w:r w:rsidR="003136CD" w:rsidRPr="000532C5">
        <w:rPr>
          <w:rFonts w:ascii="Verdana" w:eastAsia="Calibri" w:hAnsi="Verdana" w:cs="Arial"/>
          <w:sz w:val="20"/>
          <w:szCs w:val="20"/>
        </w:rPr>
        <w:t>l’Offerente</w:t>
      </w:r>
      <w:r w:rsidRPr="000532C5">
        <w:rPr>
          <w:rFonts w:ascii="Verdana" w:eastAsia="Calibri" w:hAnsi="Verdana" w:cs="Arial"/>
          <w:sz w:val="20"/>
          <w:szCs w:val="20"/>
        </w:rPr>
        <w:t xml:space="preserve"> </w:t>
      </w:r>
      <w:ins w:id="328" w:author="Avv. Rosario Panzariello" w:date="2026-09-18T10:46:00Z" w16du:dateUtc="2026-09-18T08:46:00Z">
        <w:r w:rsidR="001367A0" w:rsidRPr="001367A0">
          <w:rPr>
            <w:rFonts w:ascii="Verdana" w:eastAsia="Calibri" w:hAnsi="Verdana" w:cs="Arial"/>
            <w:sz w:val="20"/>
            <w:szCs w:val="20"/>
            <w:rPrChange w:id="329" w:author="Avv. Rosario Panzariello" w:date="2026-09-18T10:46:00Z" w16du:dateUtc="2026-09-18T08:46:00Z">
              <w:rPr/>
            </w:rPrChange>
          </w:rPr>
          <w:t>è tenuto a versare a Fleequid, nei casi e nella misura previsti dall'art. 6, a garanzia dell'adempimento delle obbligazioni assunte e dei crediti di Fleequid relativi alla specifica operazione. Il Deposito cauzionale non costituisce penale e non è titolo autonomo di addebito</w:t>
        </w:r>
      </w:ins>
      <w:del w:id="330" w:author="Avv. Rosario Panzariello" w:date="2026-09-18T10:46:00Z" w16du:dateUtc="2026-09-18T08:46:00Z">
        <w:r w:rsidRPr="000532C5" w:rsidDel="001367A0">
          <w:rPr>
            <w:rFonts w:ascii="Verdana" w:eastAsia="Calibri" w:hAnsi="Verdana" w:cs="Arial"/>
            <w:sz w:val="20"/>
            <w:szCs w:val="20"/>
          </w:rPr>
          <w:delText>deve versare a Fleequid al momento della formulazione di un'Offerta in Asta, come garanzia della serietà dell'offerta stessa</w:delText>
        </w:r>
      </w:del>
      <w:r w:rsidRPr="000532C5">
        <w:rPr>
          <w:rFonts w:ascii="Verdana" w:eastAsia="Calibri" w:hAnsi="Verdana" w:cs="Arial"/>
          <w:sz w:val="20"/>
          <w:szCs w:val="20"/>
        </w:rPr>
        <w:t>.</w:t>
      </w:r>
    </w:p>
    <w:p w14:paraId="4CEA9149" w14:textId="578293AF"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ins w:id="331" w:author="Avv. Rosario Panzariello" w:date="2026-09-18T10:47:00Z" w16du:dateUtc="2026-09-18T08:47:00Z">
        <w:r w:rsidRPr="005E7C93">
          <w:rPr>
            <w:rFonts w:ascii="Verdana" w:eastAsia="Calibri" w:hAnsi="Verdana" w:cs="Arial"/>
            <w:sz w:val="20"/>
            <w:szCs w:val="20"/>
            <w:rPrChange w:id="332" w:author="Avv. Rosario Panzariello" w:date="2026-09-18T10:47:00Z" w16du:dateUtc="2026-09-18T08:47:00Z">
              <w:rPr>
                <w:rFonts w:ascii="Verdana" w:eastAsia="Calibri" w:hAnsi="Verdana" w:cs="Arial"/>
                <w:b/>
                <w:bCs/>
                <w:sz w:val="20"/>
                <w:szCs w:val="20"/>
              </w:rPr>
            </w:rPrChange>
          </w:rPr>
          <w:lastRenderedPageBreak/>
          <w:t>“</w:t>
        </w:r>
        <w:r w:rsidRPr="005E7C93">
          <w:rPr>
            <w:rFonts w:ascii="Verdana" w:eastAsia="Calibri" w:hAnsi="Verdana" w:cs="Arial"/>
            <w:b/>
            <w:bCs/>
            <w:i/>
            <w:iCs/>
            <w:sz w:val="20"/>
            <w:szCs w:val="20"/>
            <w:rPrChange w:id="333" w:author="Avv. Rosario Panzariello" w:date="2026-09-18T10:47:00Z" w16du:dateUtc="2026-09-18T08:47:00Z">
              <w:rPr>
                <w:rFonts w:ascii="Verdana" w:eastAsia="Calibri" w:hAnsi="Verdana" w:cs="Arial"/>
                <w:b/>
                <w:bCs/>
                <w:sz w:val="20"/>
                <w:szCs w:val="20"/>
              </w:rPr>
            </w:rPrChange>
          </w:rPr>
          <w:t>Evento di vendita</w:t>
        </w:r>
        <w:r w:rsidRPr="005E7C93">
          <w:rPr>
            <w:rFonts w:ascii="Verdana" w:eastAsia="Calibri" w:hAnsi="Verdana" w:cs="Arial"/>
            <w:sz w:val="20"/>
            <w:szCs w:val="20"/>
            <w:rPrChange w:id="334" w:author="Avv. Rosario Panzariello" w:date="2026-09-18T10:47:00Z" w16du:dateUtc="2026-09-18T08:47:00Z">
              <w:rPr>
                <w:rFonts w:ascii="Verdana" w:eastAsia="Calibri" w:hAnsi="Verdana" w:cs="Arial"/>
                <w:b/>
                <w:bCs/>
                <w:sz w:val="20"/>
                <w:szCs w:val="20"/>
              </w:rPr>
            </w:rPrChange>
          </w:rPr>
          <w:t>”</w:t>
        </w:r>
        <w:r>
          <w:rPr>
            <w:rFonts w:ascii="Verdana" w:eastAsia="Calibri" w:hAnsi="Verdana" w:cs="Arial"/>
            <w:sz w:val="20"/>
            <w:szCs w:val="20"/>
          </w:rPr>
          <w:t xml:space="preserve">: </w:t>
        </w:r>
        <w:r w:rsidR="00113E60">
          <w:t xml:space="preserve">qualsiasi processo commerciale </w:t>
        </w:r>
        <w:commentRangeStart w:id="335"/>
        <w:commentRangeStart w:id="336"/>
        <w:commentRangeStart w:id="337"/>
        <w:r w:rsidR="00113E60">
          <w:t xml:space="preserve">organizzato o gestito da Fleequid </w:t>
        </w:r>
      </w:ins>
      <w:commentRangeEnd w:id="335"/>
      <w:r w:rsidR="005E0032">
        <w:rPr>
          <w:rStyle w:val="Rimandocommento"/>
          <w:sz w:val="22"/>
          <w:szCs w:val="22"/>
        </w:rPr>
        <w:commentReference w:id="335"/>
      </w:r>
      <w:commentRangeEnd w:id="336"/>
      <w:r>
        <w:rPr>
          <w:rStyle w:val="Rimandocommento"/>
          <w:sz w:val="22"/>
          <w:szCs w:val="22"/>
        </w:rPr>
        <w:commentReference w:id="336"/>
      </w:r>
      <w:commentRangeEnd w:id="337"/>
      <w:r>
        <w:rPr>
          <w:rStyle w:val="Rimandocommento"/>
          <w:sz w:val="22"/>
          <w:szCs w:val="22"/>
        </w:rPr>
        <w:commentReference w:id="337"/>
      </w:r>
      <w:ins w:id="340" w:author="Avv. Rosario Panzariello" w:date="2026-09-18T10:47:00Z" w16du:dateUtc="2026-09-18T08:47:00Z">
        <w:r w:rsidR="00113E60">
          <w:t>e finalizzato alla vendita di uno o più Veicoli, secondo le modalità previste dall'art. 9.4, e segnatamente l'Asta, anche in modalità Compra-Subito, la Vendita riservata, la Negoziazione e la Vendita fuori asta.</w:t>
        </w:r>
      </w:ins>
    </w:p>
    <w:p w14:paraId="5306BA59" w14:textId="31FC7340" w:rsidR="00273DDE" w:rsidRDefault="00273DDE" w:rsidP="00087BF5">
      <w:pPr>
        <w:numPr>
          <w:ilvl w:val="0"/>
          <w:numId w:val="2"/>
        </w:numPr>
        <w:spacing w:line="360" w:lineRule="auto"/>
        <w:ind w:left="0" w:firstLine="0"/>
        <w:contextualSpacing/>
        <w:jc w:val="both"/>
        <w:rPr>
          <w:ins w:id="341" w:author="Avv. Rosario Panzariello" w:date="2026-09-18T10:48:00Z" w16du:dateUtc="2026-09-18T08:48:00Z"/>
          <w:rFonts w:ascii="Verdana" w:eastAsia="Calibri" w:hAnsi="Verdana" w:cs="Arial"/>
          <w:sz w:val="20"/>
          <w:szCs w:val="20"/>
        </w:rPr>
      </w:pPr>
      <w:ins w:id="342" w:author="Avv. Rosario Panzariello" w:date="2026-09-18T10:48:00Z" w16du:dateUtc="2026-09-18T08:48:00Z">
        <w:r>
          <w:rPr>
            <w:rFonts w:ascii="Verdana" w:eastAsia="Calibri" w:hAnsi="Verdana" w:cs="Arial"/>
            <w:sz w:val="20"/>
            <w:szCs w:val="20"/>
          </w:rPr>
          <w:t>“</w:t>
        </w:r>
        <w:r w:rsidRPr="00273DDE">
          <w:rPr>
            <w:rFonts w:ascii="Verdana" w:eastAsia="Calibri" w:hAnsi="Verdana" w:cs="Arial"/>
            <w:b/>
            <w:bCs/>
            <w:i/>
            <w:iCs/>
            <w:sz w:val="20"/>
            <w:szCs w:val="20"/>
            <w:rPrChange w:id="343" w:author="Avv. Rosario Panzariello" w:date="2026-09-18T10:48:00Z" w16du:dateUtc="2026-09-18T08:48:00Z">
              <w:rPr>
                <w:rFonts w:ascii="Verdana" w:eastAsia="Calibri" w:hAnsi="Verdana" w:cs="Arial"/>
                <w:sz w:val="20"/>
                <w:szCs w:val="20"/>
              </w:rPr>
            </w:rPrChange>
          </w:rPr>
          <w:t>Finanziatore</w:t>
        </w:r>
        <w:r>
          <w:rPr>
            <w:rFonts w:ascii="Verdana" w:eastAsia="Calibri" w:hAnsi="Verdana" w:cs="Arial"/>
            <w:sz w:val="20"/>
            <w:szCs w:val="20"/>
          </w:rPr>
          <w:t>”:</w:t>
        </w:r>
        <w:r w:rsidR="00A47126" w:rsidRPr="00A47126">
          <w:t xml:space="preserve"> </w:t>
        </w:r>
        <w:r w:rsidR="00A47126">
          <w:t>il soggetto terzo che concede o eroga un finanziamento all'Utente nell'ambito di una Soluzione di finanziamento e che, secondo il prodotto prescelto e le Condizioni Specifiche applicabili, può intervenire quale soggetto pagatore, quale destinatario della fattura ovvero quale Acquirente ai sensi dell'art. 22.5.</w:t>
        </w:r>
      </w:ins>
    </w:p>
    <w:p w14:paraId="247B4666" w14:textId="1948D194"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Fleequid</w:t>
      </w:r>
      <w:r w:rsidRPr="000532C5">
        <w:rPr>
          <w:rFonts w:ascii="Verdana" w:eastAsia="Calibri" w:hAnsi="Verdana" w:cs="Arial"/>
          <w:sz w:val="20"/>
          <w:szCs w:val="20"/>
        </w:rPr>
        <w:t xml:space="preserve">”: designa </w:t>
      </w:r>
      <w:r w:rsidR="007B6564" w:rsidRPr="000532C5">
        <w:rPr>
          <w:rFonts w:ascii="Verdana" w:eastAsia="Calibri" w:hAnsi="Verdana" w:cs="Arial"/>
          <w:sz w:val="20"/>
          <w:szCs w:val="20"/>
        </w:rPr>
        <w:t xml:space="preserve">principalmente </w:t>
      </w:r>
      <w:r w:rsidRPr="000532C5">
        <w:rPr>
          <w:rFonts w:ascii="Verdana" w:eastAsia="Calibri" w:hAnsi="Verdana" w:cs="Arial"/>
          <w:sz w:val="20"/>
          <w:szCs w:val="20"/>
        </w:rPr>
        <w:t xml:space="preserve">la </w:t>
      </w:r>
      <w:r w:rsidR="00595246" w:rsidRPr="000532C5">
        <w:rPr>
          <w:rFonts w:ascii="Verdana" w:eastAsia="Calibri" w:hAnsi="Verdana" w:cs="Arial"/>
          <w:sz w:val="20"/>
          <w:szCs w:val="20"/>
        </w:rPr>
        <w:t>Società</w:t>
      </w:r>
      <w:r w:rsidRPr="000532C5">
        <w:rPr>
          <w:rFonts w:ascii="Verdana" w:eastAsia="Calibri" w:hAnsi="Verdana" w:cs="Arial"/>
          <w:sz w:val="20"/>
          <w:szCs w:val="20"/>
        </w:rPr>
        <w:t xml:space="preserve"> Adorea S.r.l., con sede legale in Via Provinciale per Bizzarone, 43 – 22077 Olgiate Comasco (CO), </w:t>
      </w:r>
      <w:r w:rsidR="008C605D" w:rsidRPr="000532C5">
        <w:rPr>
          <w:rFonts w:ascii="Verdana" w:eastAsia="Calibri" w:hAnsi="Verdana" w:cs="Arial"/>
          <w:sz w:val="20"/>
          <w:szCs w:val="20"/>
        </w:rPr>
        <w:t xml:space="preserve">Codice Fiscale e Partita IVA </w:t>
      </w:r>
      <w:r w:rsidRPr="000532C5">
        <w:rPr>
          <w:rFonts w:ascii="Verdana" w:eastAsia="Calibri" w:hAnsi="Verdana" w:cs="Arial"/>
          <w:sz w:val="20"/>
          <w:szCs w:val="20"/>
        </w:rPr>
        <w:t>04114790134, iscrizione Registro Imprese di Como n. 420825, e-mail </w:t>
      </w:r>
      <w:hyperlink r:id="rId15" w:history="1">
        <w:r w:rsidR="00821234" w:rsidRPr="000532C5">
          <w:rPr>
            <w:rStyle w:val="Collegamentoipertestuale"/>
            <w:rFonts w:ascii="Verdana" w:eastAsia="Calibri" w:hAnsi="Verdana" w:cs="Arial"/>
            <w:sz w:val="20"/>
            <w:szCs w:val="20"/>
          </w:rPr>
          <w:t>info@fleequid.com</w:t>
        </w:r>
      </w:hyperlink>
      <w:r w:rsidRPr="000532C5">
        <w:rPr>
          <w:rFonts w:ascii="Verdana" w:eastAsia="Calibri" w:hAnsi="Verdana" w:cs="Arial"/>
          <w:sz w:val="20"/>
          <w:szCs w:val="20"/>
        </w:rPr>
        <w:t>, titolare del marchio Fleequid®</w:t>
      </w:r>
      <w:r w:rsidR="00595246" w:rsidRPr="000532C5">
        <w:rPr>
          <w:rFonts w:ascii="Verdana" w:eastAsia="Calibri" w:hAnsi="Verdana" w:cs="Arial"/>
          <w:sz w:val="20"/>
          <w:szCs w:val="20"/>
        </w:rPr>
        <w:t>.</w:t>
      </w:r>
      <w:r w:rsidR="00925466" w:rsidRPr="000532C5">
        <w:rPr>
          <w:rFonts w:ascii="Verdana" w:eastAsia="Calibri" w:hAnsi="Verdana" w:cs="Arial"/>
          <w:sz w:val="20"/>
          <w:szCs w:val="20"/>
        </w:rPr>
        <w:t xml:space="preserve"> </w:t>
      </w:r>
      <w:r w:rsidR="00595246" w:rsidRPr="000532C5">
        <w:rPr>
          <w:rFonts w:ascii="Verdana" w:eastAsia="Calibri" w:hAnsi="Verdana" w:cs="Arial"/>
          <w:sz w:val="20"/>
          <w:szCs w:val="20"/>
        </w:rPr>
        <w:t xml:space="preserve">Il termine può inoltre riferirsi ad altre entità giuridiche, affiliate o designate da Adorea S.r.l. per la </w:t>
      </w:r>
      <w:del w:id="344" w:author="Avv. Rosario Panzariello" w:date="2026-09-18T10:49:00Z" w16du:dateUtc="2026-09-18T08:49:00Z">
        <w:r w:rsidR="00595246" w:rsidRPr="000532C5" w:rsidDel="005E213A">
          <w:rPr>
            <w:rFonts w:ascii="Verdana" w:eastAsia="Calibri" w:hAnsi="Verdana" w:cs="Arial"/>
            <w:sz w:val="20"/>
            <w:szCs w:val="20"/>
          </w:rPr>
          <w:delText xml:space="preserve">compravendita </w:delText>
        </w:r>
      </w:del>
      <w:ins w:id="345" w:author="Avv. Rosario Panzariello" w:date="2026-09-18T10:49:00Z" w16du:dateUtc="2026-09-18T08:49:00Z">
        <w:r w:rsidR="005E213A">
          <w:rPr>
            <w:rFonts w:ascii="Verdana" w:eastAsia="Calibri" w:hAnsi="Verdana" w:cs="Arial"/>
            <w:sz w:val="20"/>
            <w:szCs w:val="20"/>
          </w:rPr>
          <w:t>commercializzazione</w:t>
        </w:r>
        <w:r w:rsidR="005E213A" w:rsidRPr="000532C5">
          <w:rPr>
            <w:rFonts w:ascii="Verdana" w:eastAsia="Calibri" w:hAnsi="Verdana" w:cs="Arial"/>
            <w:sz w:val="20"/>
            <w:szCs w:val="20"/>
          </w:rPr>
          <w:t xml:space="preserve"> </w:t>
        </w:r>
      </w:ins>
      <w:r w:rsidR="00595246" w:rsidRPr="000532C5">
        <w:rPr>
          <w:rFonts w:ascii="Verdana" w:eastAsia="Calibri" w:hAnsi="Verdana" w:cs="Arial"/>
          <w:sz w:val="20"/>
          <w:szCs w:val="20"/>
        </w:rPr>
        <w:t>di Veicoli</w:t>
      </w:r>
      <w:ins w:id="346" w:author="Avv. Rosario Panzariello" w:date="2026-09-18T10:49:00Z" w16du:dateUtc="2026-09-18T08:49:00Z">
        <w:r w:rsidR="005E213A">
          <w:rPr>
            <w:rFonts w:ascii="Verdana" w:eastAsia="Calibri" w:hAnsi="Verdana" w:cs="Arial"/>
            <w:sz w:val="20"/>
            <w:szCs w:val="20"/>
          </w:rPr>
          <w:t>, secondo quanto previsto dall’art. 2.9</w:t>
        </w:r>
      </w:ins>
      <w:r w:rsidR="00595246" w:rsidRPr="000532C5">
        <w:rPr>
          <w:rFonts w:ascii="Verdana" w:eastAsia="Calibri" w:hAnsi="Verdana" w:cs="Arial"/>
          <w:sz w:val="20"/>
          <w:szCs w:val="20"/>
        </w:rPr>
        <w:t xml:space="preserve">. </w:t>
      </w:r>
      <w:del w:id="347" w:author="Avv. Rosario Panzariello" w:date="2026-09-18T10:50:00Z" w16du:dateUtc="2026-09-18T08:50:00Z">
        <w:r w:rsidR="00925466" w:rsidRPr="000532C5" w:rsidDel="009B5136">
          <w:rPr>
            <w:rFonts w:ascii="Verdana" w:eastAsia="Calibri" w:hAnsi="Verdana" w:cs="Arial"/>
            <w:sz w:val="20"/>
            <w:szCs w:val="20"/>
          </w:rPr>
          <w:delText xml:space="preserve">Qualora una vendita venga effettuata tramite un’entità giuridica diversa da Adorea S.r.l., </w:delText>
        </w:r>
      </w:del>
      <w:r w:rsidR="00925466" w:rsidRPr="000532C5">
        <w:rPr>
          <w:rFonts w:ascii="Verdana" w:eastAsia="Calibri" w:hAnsi="Verdana" w:cs="Arial"/>
          <w:sz w:val="20"/>
          <w:szCs w:val="20"/>
        </w:rPr>
        <w:t xml:space="preserve">Fleequid </w:t>
      </w:r>
      <w:ins w:id="348" w:author="Avv. Rosario Panzariello" w:date="2026-09-18T10:51:00Z" w16du:dateUtc="2026-09-18T08:51:00Z">
        <w:r w:rsidR="006503C4" w:rsidRPr="006503C4">
          <w:rPr>
            <w:rFonts w:ascii="Verdana" w:eastAsia="Calibri" w:hAnsi="Verdana" w:cs="Arial"/>
            <w:sz w:val="20"/>
            <w:szCs w:val="20"/>
          </w:rPr>
          <w:t>gestisce il Marketplace e rende disponibili i Servizi; la veste nella quale essa interviene nella singola operazione dipende dal Modello di Vendita applicabile e, nella Vendita in commissione, dalla modalità di esecuzione prescelta, secondo quanto previsto dagli artt. 2.3-2.8, 3, 17 e 18. La posizione di Fleequid con riferimento ai Veicoli qualificabili come VFU o comunque come rifiuti è disciplinata dagli artt. 16.13 e 18.8</w:t>
        </w:r>
      </w:ins>
      <w:del w:id="349" w:author="Avv. Rosario Panzariello" w:date="2026-09-18T10:51:00Z" w16du:dateUtc="2026-09-18T08:51:00Z">
        <w:r w:rsidR="00925466" w:rsidRPr="000532C5" w:rsidDel="006503C4">
          <w:rPr>
            <w:rFonts w:ascii="Verdana" w:eastAsia="Calibri" w:hAnsi="Verdana" w:cs="Arial"/>
            <w:sz w:val="20"/>
            <w:szCs w:val="20"/>
          </w:rPr>
          <w:delText xml:space="preserve">si impegna a comunicare agli Utenti, nei </w:delText>
        </w:r>
        <w:r w:rsidR="00595246" w:rsidRPr="000532C5" w:rsidDel="006503C4">
          <w:rPr>
            <w:rFonts w:ascii="Verdana" w:eastAsia="Calibri" w:hAnsi="Verdana" w:cs="Arial"/>
            <w:sz w:val="20"/>
            <w:szCs w:val="20"/>
          </w:rPr>
          <w:delText>relativi documenti</w:delText>
        </w:r>
        <w:r w:rsidR="00925466" w:rsidRPr="000532C5" w:rsidDel="006503C4">
          <w:rPr>
            <w:rFonts w:ascii="Verdana" w:eastAsia="Calibri" w:hAnsi="Verdana" w:cs="Arial"/>
            <w:sz w:val="20"/>
            <w:szCs w:val="20"/>
          </w:rPr>
          <w:delText xml:space="preserve"> contrattuali e fiscali</w:delText>
        </w:r>
        <w:r w:rsidR="00595246" w:rsidRPr="000532C5" w:rsidDel="006503C4">
          <w:rPr>
            <w:rFonts w:ascii="Verdana" w:eastAsia="Calibri" w:hAnsi="Verdana" w:cs="Arial"/>
            <w:sz w:val="20"/>
            <w:szCs w:val="20"/>
          </w:rPr>
          <w:delText>,</w:delText>
        </w:r>
        <w:r w:rsidR="00925466" w:rsidRPr="000532C5" w:rsidDel="006503C4">
          <w:rPr>
            <w:rFonts w:ascii="Verdana" w:eastAsia="Calibri" w:hAnsi="Verdana" w:cs="Arial"/>
            <w:sz w:val="20"/>
            <w:szCs w:val="20"/>
          </w:rPr>
          <w:delText xml:space="preserve"> i dettagli identificativi dell’entità coinvolta nella transazione.</w:delText>
        </w:r>
        <w:r w:rsidRPr="000532C5" w:rsidDel="006503C4">
          <w:rPr>
            <w:rFonts w:ascii="Verdana" w:eastAsia="Calibri" w:hAnsi="Verdana" w:cs="Arial"/>
            <w:sz w:val="20"/>
            <w:szCs w:val="20"/>
          </w:rPr>
          <w:delText xml:space="preserve"> </w:delText>
        </w:r>
        <w:r w:rsidR="00595246" w:rsidRPr="000532C5" w:rsidDel="006503C4">
          <w:rPr>
            <w:rFonts w:ascii="Verdana" w:eastAsia="Calibri" w:hAnsi="Verdana" w:cs="Arial"/>
            <w:sz w:val="20"/>
            <w:szCs w:val="20"/>
          </w:rPr>
          <w:delText xml:space="preserve">Questi dettagli potranno essere definiti, a esclusiva discrezione di Fleequid: Preventivamente, comunicandoli al Venditore al momento dell’accettazione della Proposta di vendita e all’Acquirente nella scheda d’Asta; Oppure successivamente, al momento della conclusione del Contratto, mediante semplice riferimento all’entità giuridica nei documenti fiscali della compravendita. Gli Utenti accettano che tale struttura operativa possa includere, a titolo esemplificativo, filiali, affiliate o altre società formalmente costituite e riconducibili a Fleequid, anche con sede in Paesi esteri. Inoltre, le vendite saranno regolate dalla normativa </w:delText>
        </w:r>
        <w:r w:rsidR="008C605D" w:rsidRPr="000532C5" w:rsidDel="006503C4">
          <w:rPr>
            <w:rFonts w:ascii="Verdana" w:eastAsia="Calibri" w:hAnsi="Verdana" w:cs="Arial"/>
            <w:sz w:val="20"/>
            <w:szCs w:val="20"/>
          </w:rPr>
          <w:delText xml:space="preserve">fiscale </w:delText>
        </w:r>
        <w:r w:rsidR="00595246" w:rsidRPr="000532C5" w:rsidDel="006503C4">
          <w:rPr>
            <w:rFonts w:ascii="Verdana" w:eastAsia="Calibri" w:hAnsi="Verdana" w:cs="Arial"/>
            <w:sz w:val="20"/>
            <w:szCs w:val="20"/>
          </w:rPr>
          <w:delText xml:space="preserve">applicabile nel Paese in cui ha sede l’entità giuridica coinvolta nella specifica transazione. </w:delText>
        </w:r>
        <w:r w:rsidR="008C605D" w:rsidRPr="000532C5" w:rsidDel="006503C4">
          <w:rPr>
            <w:rFonts w:ascii="Verdana" w:eastAsia="Calibri" w:hAnsi="Verdana" w:cs="Arial"/>
            <w:sz w:val="20"/>
            <w:szCs w:val="20"/>
          </w:rPr>
          <w:delText xml:space="preserve">Infine, nel contesto della Rivendita, qualora Fleequid sia indicata come acquirente o venditore formale, essa non deve mai essere confusa con l’Acquirente o il Venditore </w:delText>
        </w:r>
        <w:r w:rsidR="008C605D" w:rsidRPr="000A6706" w:rsidDel="006503C4">
          <w:rPr>
            <w:rFonts w:ascii="Verdana" w:eastAsia="Calibri" w:hAnsi="Verdana" w:cs="Arial"/>
            <w:sz w:val="20"/>
            <w:szCs w:val="20"/>
          </w:rPr>
          <w:delText>sostanziale</w:delText>
        </w:r>
        <w:r w:rsidRPr="000A6706" w:rsidDel="006503C4">
          <w:rPr>
            <w:rFonts w:ascii="Verdana" w:eastAsia="Calibri" w:hAnsi="Verdana" w:cs="Arial"/>
            <w:sz w:val="20"/>
            <w:szCs w:val="20"/>
          </w:rPr>
          <w:delText>.</w:delText>
        </w:r>
        <w:r w:rsidR="00D753BC" w:rsidRPr="000A6706" w:rsidDel="006503C4">
          <w:rPr>
            <w:rFonts w:ascii="Verdana" w:eastAsia="Calibri" w:hAnsi="Verdana" w:cs="Arial"/>
            <w:sz w:val="20"/>
            <w:szCs w:val="20"/>
          </w:rPr>
          <w:delText xml:space="preserve"> In ogni caso, Fleequid – quale che sia l’entità giuridica coinvolta nella specifica operazione – opera esclusivamente quale gestore di marketplace digitale </w:delText>
        </w:r>
        <w:r w:rsidR="00595E27" w:rsidRPr="000A6706" w:rsidDel="006503C4">
          <w:rPr>
            <w:rFonts w:ascii="Verdana" w:eastAsia="Calibri" w:hAnsi="Verdana" w:cs="Arial"/>
            <w:sz w:val="20"/>
            <w:szCs w:val="20"/>
          </w:rPr>
          <w:delText xml:space="preserve">e facilitatore della compravendita di Veicoli </w:delText>
        </w:r>
        <w:r w:rsidR="003E3F3B" w:rsidRPr="000A6706" w:rsidDel="006503C4">
          <w:rPr>
            <w:rFonts w:ascii="Verdana" w:eastAsia="Calibri" w:hAnsi="Verdana" w:cs="Arial"/>
            <w:sz w:val="20"/>
            <w:szCs w:val="20"/>
          </w:rPr>
          <w:delText>e non assume alcun ruolo operativo nella gestione, detenzione, trasporto, recupero o smaltimento di rifiuti o Veicoli Fuori Uso (VFU), né organizza o coordina tali attività, salvo quanto eventualmente imposto da disposizioni inderogabili di legge applicabili nel Paese interessato</w:delText>
        </w:r>
      </w:del>
      <w:r w:rsidR="003E3F3B" w:rsidRPr="000A6706">
        <w:rPr>
          <w:rFonts w:ascii="Verdana" w:eastAsia="Calibri" w:hAnsi="Verdana" w:cs="Arial"/>
          <w:sz w:val="20"/>
          <w:szCs w:val="20"/>
        </w:rPr>
        <w:t>.</w:t>
      </w:r>
    </w:p>
    <w:p w14:paraId="28488AAD" w14:textId="5AEB17FF" w:rsidR="00087BF5" w:rsidRDefault="06635B2D" w:rsidP="00087BF5">
      <w:pPr>
        <w:numPr>
          <w:ilvl w:val="0"/>
          <w:numId w:val="2"/>
        </w:numPr>
        <w:spacing w:line="360" w:lineRule="auto"/>
        <w:ind w:left="0" w:firstLine="0"/>
        <w:contextualSpacing/>
        <w:jc w:val="both"/>
        <w:rPr>
          <w:ins w:id="350" w:author="Avv. Rosario Panzariello" w:date="2026-09-18T10:53:00Z" w16du:dateUtc="2026-09-18T08:53:00Z"/>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Gravame</w:t>
      </w:r>
      <w:del w:id="351" w:author="Avv. Rosario Panzariello" w:date="2026-09-18T10:51:00Z" w16du:dateUtc="2026-09-18T08:51:00Z">
        <w:r w:rsidRPr="000532C5" w:rsidDel="006503C4">
          <w:rPr>
            <w:rFonts w:ascii="Verdana" w:eastAsia="Calibri" w:hAnsi="Verdana" w:cs="Arial"/>
            <w:b/>
            <w:bCs/>
            <w:i/>
            <w:iCs/>
            <w:sz w:val="20"/>
            <w:szCs w:val="20"/>
          </w:rPr>
          <w:delText>/i</w:delText>
        </w:r>
      </w:del>
      <w:r w:rsidRPr="000532C5">
        <w:rPr>
          <w:rFonts w:ascii="Verdana" w:eastAsia="Calibri" w:hAnsi="Verdana" w:cs="Arial"/>
          <w:sz w:val="20"/>
          <w:szCs w:val="20"/>
        </w:rPr>
        <w:t xml:space="preserve">”: </w:t>
      </w:r>
      <w:ins w:id="352" w:author="Avv. Rosario Panzariello" w:date="2026-09-18T10:51:00Z" w16du:dateUtc="2026-09-18T08:51:00Z">
        <w:r w:rsidR="006503C4">
          <w:rPr>
            <w:rFonts w:ascii="Verdana" w:eastAsia="Calibri" w:hAnsi="Verdana" w:cs="Arial"/>
            <w:sz w:val="20"/>
            <w:szCs w:val="20"/>
          </w:rPr>
          <w:t xml:space="preserve">qualsiasi </w:t>
        </w:r>
      </w:ins>
      <w:r w:rsidRPr="000532C5">
        <w:rPr>
          <w:rFonts w:ascii="Verdana" w:eastAsia="Calibri" w:hAnsi="Verdana" w:cs="Arial"/>
          <w:sz w:val="20"/>
          <w:szCs w:val="20"/>
        </w:rPr>
        <w:t>vincolo o peso, diritto di garanzia, pegno, mandat</w:t>
      </w:r>
      <w:ins w:id="353" w:author="Avv. Rosario Panzariello" w:date="2026-09-18T10:51:00Z" w16du:dateUtc="2026-09-18T08:51:00Z">
        <w:r w:rsidR="0094594B">
          <w:rPr>
            <w:rFonts w:ascii="Verdana" w:eastAsia="Calibri" w:hAnsi="Verdana" w:cs="Arial"/>
            <w:sz w:val="20"/>
            <w:szCs w:val="20"/>
          </w:rPr>
          <w:t>o</w:t>
        </w:r>
      </w:ins>
      <w:del w:id="354" w:author="Avv. Rosario Panzariello" w:date="2026-09-18T10:51:00Z" w16du:dateUtc="2026-09-18T08:51:00Z">
        <w:r w:rsidRPr="000532C5" w:rsidDel="0094594B">
          <w:rPr>
            <w:rFonts w:ascii="Verdana" w:eastAsia="Calibri" w:hAnsi="Verdana" w:cs="Arial"/>
            <w:sz w:val="20"/>
            <w:szCs w:val="20"/>
          </w:rPr>
          <w:delText>i</w:delText>
        </w:r>
      </w:del>
      <w:r w:rsidRPr="000532C5">
        <w:rPr>
          <w:rFonts w:ascii="Verdana" w:eastAsia="Calibri" w:hAnsi="Verdana" w:cs="Arial"/>
          <w:sz w:val="20"/>
          <w:szCs w:val="20"/>
        </w:rPr>
        <w:t xml:space="preserve"> esecutiv</w:t>
      </w:r>
      <w:ins w:id="355" w:author="Avv. Rosario Panzariello" w:date="2026-09-18T10:51:00Z" w16du:dateUtc="2026-09-18T08:51:00Z">
        <w:r w:rsidR="0094594B">
          <w:rPr>
            <w:rFonts w:ascii="Verdana" w:eastAsia="Calibri" w:hAnsi="Verdana" w:cs="Arial"/>
            <w:sz w:val="20"/>
            <w:szCs w:val="20"/>
          </w:rPr>
          <w:t>o</w:t>
        </w:r>
      </w:ins>
      <w:del w:id="356" w:author="Avv. Rosario Panzariello" w:date="2026-09-18T10:51:00Z" w16du:dateUtc="2026-09-18T08:51:00Z">
        <w:r w:rsidRPr="000532C5" w:rsidDel="0094594B">
          <w:rPr>
            <w:rFonts w:ascii="Verdana" w:eastAsia="Calibri" w:hAnsi="Verdana" w:cs="Arial"/>
            <w:sz w:val="20"/>
            <w:szCs w:val="20"/>
          </w:rPr>
          <w:delText>i</w:delText>
        </w:r>
      </w:del>
      <w:r w:rsidRPr="000532C5">
        <w:rPr>
          <w:rFonts w:ascii="Verdana" w:eastAsia="Calibri" w:hAnsi="Verdana" w:cs="Arial"/>
          <w:sz w:val="20"/>
          <w:szCs w:val="20"/>
        </w:rPr>
        <w:t>, obblig</w:t>
      </w:r>
      <w:ins w:id="357" w:author="Avv. Rosario Panzariello" w:date="2026-09-18T10:51:00Z" w16du:dateUtc="2026-09-18T08:51:00Z">
        <w:r w:rsidR="0094594B">
          <w:rPr>
            <w:rFonts w:ascii="Verdana" w:eastAsia="Calibri" w:hAnsi="Verdana" w:cs="Arial"/>
            <w:sz w:val="20"/>
            <w:szCs w:val="20"/>
          </w:rPr>
          <w:t>o</w:t>
        </w:r>
      </w:ins>
      <w:del w:id="358" w:author="Avv. Rosario Panzariello" w:date="2026-09-18T10:51:00Z" w16du:dateUtc="2026-09-18T08:51:00Z">
        <w:r w:rsidRPr="000532C5" w:rsidDel="0094594B">
          <w:rPr>
            <w:rFonts w:ascii="Verdana" w:eastAsia="Calibri" w:hAnsi="Verdana" w:cs="Arial"/>
            <w:sz w:val="20"/>
            <w:szCs w:val="20"/>
          </w:rPr>
          <w:delText>hi</w:delText>
        </w:r>
      </w:del>
      <w:r w:rsidRPr="000532C5">
        <w:rPr>
          <w:rFonts w:ascii="Verdana" w:eastAsia="Calibri" w:hAnsi="Verdana" w:cs="Arial"/>
          <w:sz w:val="20"/>
          <w:szCs w:val="20"/>
        </w:rPr>
        <w:t xml:space="preserve"> contrattual</w:t>
      </w:r>
      <w:ins w:id="359" w:author="Avv. Rosario Panzariello" w:date="2026-09-18T10:51:00Z" w16du:dateUtc="2026-09-18T08:51:00Z">
        <w:r w:rsidR="0094594B">
          <w:rPr>
            <w:rFonts w:ascii="Verdana" w:eastAsia="Calibri" w:hAnsi="Verdana" w:cs="Arial"/>
            <w:sz w:val="20"/>
            <w:szCs w:val="20"/>
          </w:rPr>
          <w:t>e</w:t>
        </w:r>
      </w:ins>
      <w:del w:id="360" w:author="Avv. Rosario Panzariello" w:date="2026-09-18T10:51:00Z" w16du:dateUtc="2026-09-18T08:51:00Z">
        <w:r w:rsidRPr="000532C5" w:rsidDel="0094594B">
          <w:rPr>
            <w:rFonts w:ascii="Verdana" w:eastAsia="Calibri" w:hAnsi="Verdana" w:cs="Arial"/>
            <w:sz w:val="20"/>
            <w:szCs w:val="20"/>
          </w:rPr>
          <w:delText>i</w:delText>
        </w:r>
      </w:del>
      <w:r w:rsidRPr="000532C5">
        <w:rPr>
          <w:rFonts w:ascii="Verdana" w:eastAsia="Calibri" w:hAnsi="Verdana" w:cs="Arial"/>
          <w:sz w:val="20"/>
          <w:szCs w:val="20"/>
        </w:rPr>
        <w:t xml:space="preserve">, riserva di proprietà, </w:t>
      </w:r>
      <w:del w:id="361" w:author="Avv. Rosario Panzariello" w:date="2026-09-18T10:51:00Z" w16du:dateUtc="2026-09-18T08:51:00Z">
        <w:r w:rsidRPr="000532C5" w:rsidDel="00A122AF">
          <w:rPr>
            <w:rFonts w:ascii="Verdana" w:eastAsia="Calibri" w:hAnsi="Verdana" w:cs="Arial"/>
            <w:sz w:val="20"/>
            <w:szCs w:val="20"/>
          </w:rPr>
          <w:delText xml:space="preserve">obblighi </w:delText>
        </w:r>
      </w:del>
      <w:ins w:id="362" w:author="Avv. Rosario Panzariello" w:date="2026-09-18T10:51:00Z" w16du:dateUtc="2026-09-18T08:51:00Z">
        <w:r w:rsidR="00A122AF" w:rsidRPr="000532C5">
          <w:rPr>
            <w:rFonts w:ascii="Verdana" w:eastAsia="Calibri" w:hAnsi="Verdana" w:cs="Arial"/>
            <w:sz w:val="20"/>
            <w:szCs w:val="20"/>
          </w:rPr>
          <w:t>obblig</w:t>
        </w:r>
        <w:r w:rsidR="00A122AF">
          <w:rPr>
            <w:rFonts w:ascii="Verdana" w:eastAsia="Calibri" w:hAnsi="Verdana" w:cs="Arial"/>
            <w:sz w:val="20"/>
            <w:szCs w:val="20"/>
          </w:rPr>
          <w:t>o</w:t>
        </w:r>
        <w:r w:rsidR="00A122AF" w:rsidRPr="000532C5">
          <w:rPr>
            <w:rFonts w:ascii="Verdana" w:eastAsia="Calibri" w:hAnsi="Verdana" w:cs="Arial"/>
            <w:sz w:val="20"/>
            <w:szCs w:val="20"/>
          </w:rPr>
          <w:t xml:space="preserve"> </w:t>
        </w:r>
      </w:ins>
      <w:r w:rsidRPr="000532C5">
        <w:rPr>
          <w:rFonts w:ascii="Verdana" w:eastAsia="Calibri" w:hAnsi="Verdana" w:cs="Arial"/>
          <w:sz w:val="20"/>
          <w:szCs w:val="20"/>
        </w:rPr>
        <w:t>relativ</w:t>
      </w:r>
      <w:ins w:id="363" w:author="Avv. Rosario Panzariello" w:date="2026-09-18T10:51:00Z" w16du:dateUtc="2026-09-18T08:51:00Z">
        <w:r w:rsidR="00A122AF">
          <w:rPr>
            <w:rFonts w:ascii="Verdana" w:eastAsia="Calibri" w:hAnsi="Verdana" w:cs="Arial"/>
            <w:sz w:val="20"/>
            <w:szCs w:val="20"/>
          </w:rPr>
          <w:t>o</w:t>
        </w:r>
      </w:ins>
      <w:del w:id="364" w:author="Avv. Rosario Panzariello" w:date="2026-09-18T10:51:00Z" w16du:dateUtc="2026-09-18T08:51:00Z">
        <w:r w:rsidRPr="000532C5" w:rsidDel="00A122AF">
          <w:rPr>
            <w:rFonts w:ascii="Verdana" w:eastAsia="Calibri" w:hAnsi="Verdana" w:cs="Arial"/>
            <w:sz w:val="20"/>
            <w:szCs w:val="20"/>
          </w:rPr>
          <w:delText>i</w:delText>
        </w:r>
      </w:del>
      <w:r w:rsidRPr="000532C5">
        <w:rPr>
          <w:rFonts w:ascii="Verdana" w:eastAsia="Calibri" w:hAnsi="Verdana" w:cs="Arial"/>
          <w:sz w:val="20"/>
          <w:szCs w:val="20"/>
        </w:rPr>
        <w:t xml:space="preserve"> a imposte o dazi, ipotec</w:t>
      </w:r>
      <w:ins w:id="365" w:author="Avv. Rosario Panzariello" w:date="2026-09-18T10:52:00Z" w16du:dateUtc="2026-09-18T08:52:00Z">
        <w:r w:rsidR="00A122AF">
          <w:rPr>
            <w:rFonts w:ascii="Verdana" w:eastAsia="Calibri" w:hAnsi="Verdana" w:cs="Arial"/>
            <w:sz w:val="20"/>
            <w:szCs w:val="20"/>
          </w:rPr>
          <w:t xml:space="preserve">a o altro </w:t>
        </w:r>
        <w:r w:rsidR="009E0D18">
          <w:rPr>
            <w:rFonts w:ascii="Verdana" w:eastAsia="Calibri" w:hAnsi="Verdana" w:cs="Arial"/>
            <w:sz w:val="20"/>
            <w:szCs w:val="20"/>
          </w:rPr>
          <w:t>gravame</w:t>
        </w:r>
      </w:ins>
      <w:del w:id="366" w:author="Avv. Rosario Panzariello" w:date="2026-09-18T10:52:00Z" w16du:dateUtc="2026-09-18T08:52:00Z">
        <w:r w:rsidRPr="000532C5" w:rsidDel="00A122AF">
          <w:rPr>
            <w:rFonts w:ascii="Verdana" w:eastAsia="Calibri" w:hAnsi="Verdana" w:cs="Arial"/>
            <w:sz w:val="20"/>
            <w:szCs w:val="20"/>
          </w:rPr>
          <w:delText>he</w:delText>
        </w:r>
      </w:del>
      <w:r w:rsidRPr="000532C5">
        <w:rPr>
          <w:rFonts w:ascii="Verdana" w:eastAsia="Calibri" w:hAnsi="Verdana" w:cs="Arial"/>
          <w:sz w:val="20"/>
          <w:szCs w:val="20"/>
        </w:rPr>
        <w:t xml:space="preserve">, </w:t>
      </w:r>
      <w:del w:id="367" w:author="Avv. Rosario Panzariello" w:date="2026-09-18T10:52:00Z" w16du:dateUtc="2026-09-18T08:52:00Z">
        <w:r w:rsidRPr="000532C5" w:rsidDel="009E0D18">
          <w:rPr>
            <w:rFonts w:ascii="Verdana" w:eastAsia="Calibri" w:hAnsi="Verdana" w:cs="Arial"/>
            <w:sz w:val="20"/>
            <w:szCs w:val="20"/>
          </w:rPr>
          <w:delText xml:space="preserve">pegni oppure altri gravami, </w:delText>
        </w:r>
      </w:del>
      <w:r w:rsidRPr="000532C5">
        <w:rPr>
          <w:rFonts w:ascii="Verdana" w:eastAsia="Calibri" w:hAnsi="Verdana" w:cs="Arial"/>
          <w:sz w:val="20"/>
          <w:szCs w:val="20"/>
        </w:rPr>
        <w:t>di qualsivoglia natura, gravant</w:t>
      </w:r>
      <w:ins w:id="368" w:author="Avv. Rosario Panzariello" w:date="2026-09-18T10:52:00Z" w16du:dateUtc="2026-09-18T08:52:00Z">
        <w:r w:rsidR="009E0D18">
          <w:rPr>
            <w:rFonts w:ascii="Verdana" w:eastAsia="Calibri" w:hAnsi="Verdana" w:cs="Arial"/>
            <w:sz w:val="20"/>
            <w:szCs w:val="20"/>
          </w:rPr>
          <w:t>e</w:t>
        </w:r>
      </w:ins>
      <w:del w:id="369" w:author="Avv. Rosario Panzariello" w:date="2026-09-18T10:52:00Z" w16du:dateUtc="2026-09-18T08:52:00Z">
        <w:r w:rsidRPr="000532C5" w:rsidDel="009E0D18">
          <w:rPr>
            <w:rFonts w:ascii="Verdana" w:eastAsia="Calibri" w:hAnsi="Verdana" w:cs="Arial"/>
            <w:sz w:val="20"/>
            <w:szCs w:val="20"/>
          </w:rPr>
          <w:delText>i</w:delText>
        </w:r>
      </w:del>
      <w:r w:rsidRPr="000532C5">
        <w:rPr>
          <w:rFonts w:ascii="Verdana" w:eastAsia="Calibri" w:hAnsi="Verdana" w:cs="Arial"/>
          <w:sz w:val="20"/>
          <w:szCs w:val="20"/>
        </w:rPr>
        <w:t xml:space="preserve"> sul Veicolo e </w:t>
      </w:r>
      <w:del w:id="370" w:author="Avv. Rosario Panzariello" w:date="2026-09-18T10:52:00Z" w16du:dateUtc="2026-09-18T08:52:00Z">
        <w:r w:rsidRPr="000532C5" w:rsidDel="009E0D18">
          <w:rPr>
            <w:rFonts w:ascii="Verdana" w:eastAsia="Calibri" w:hAnsi="Verdana" w:cs="Arial"/>
            <w:sz w:val="20"/>
            <w:szCs w:val="20"/>
          </w:rPr>
          <w:delText>che ne possono</w:delText>
        </w:r>
      </w:del>
      <w:ins w:id="371" w:author="Avv. Rosario Panzariello" w:date="2026-09-18T10:52:00Z" w16du:dateUtc="2026-09-18T08:52:00Z">
        <w:r w:rsidR="009E0D18">
          <w:rPr>
            <w:rFonts w:ascii="Verdana" w:eastAsia="Calibri" w:hAnsi="Verdana" w:cs="Arial"/>
            <w:sz w:val="20"/>
            <w:szCs w:val="20"/>
          </w:rPr>
          <w:t>idoneo a</w:t>
        </w:r>
      </w:ins>
      <w:r w:rsidRPr="000532C5">
        <w:rPr>
          <w:rFonts w:ascii="Verdana" w:eastAsia="Calibri" w:hAnsi="Verdana" w:cs="Arial"/>
          <w:sz w:val="20"/>
          <w:szCs w:val="20"/>
        </w:rPr>
        <w:t xml:space="preserve"> impedire o </w:t>
      </w:r>
      <w:ins w:id="372" w:author="Avv. Rosario Panzariello" w:date="2026-09-18T10:53:00Z" w16du:dateUtc="2026-09-18T08:53:00Z">
        <w:r w:rsidR="001265CB">
          <w:rPr>
            <w:rFonts w:ascii="Verdana" w:eastAsia="Calibri" w:hAnsi="Verdana" w:cs="Arial"/>
            <w:sz w:val="20"/>
            <w:szCs w:val="20"/>
          </w:rPr>
          <w:t xml:space="preserve">a </w:t>
        </w:r>
      </w:ins>
      <w:r w:rsidRPr="000532C5">
        <w:rPr>
          <w:rFonts w:ascii="Verdana" w:eastAsia="Calibri" w:hAnsi="Verdana" w:cs="Arial"/>
          <w:sz w:val="20"/>
          <w:szCs w:val="20"/>
        </w:rPr>
        <w:t xml:space="preserve">rendere più difficoltosa la circolazione giuridica e la commerciabilità. </w:t>
      </w:r>
      <w:r w:rsidR="002D0438" w:rsidRPr="000532C5">
        <w:rPr>
          <w:rFonts w:ascii="Verdana" w:eastAsia="Calibri" w:hAnsi="Verdana" w:cs="Arial"/>
          <w:sz w:val="20"/>
          <w:szCs w:val="20"/>
        </w:rPr>
        <w:t xml:space="preserve">È </w:t>
      </w:r>
      <w:r w:rsidRPr="000532C5">
        <w:rPr>
          <w:rFonts w:ascii="Verdana" w:eastAsia="Calibri" w:hAnsi="Verdana" w:cs="Arial"/>
          <w:sz w:val="20"/>
          <w:szCs w:val="20"/>
        </w:rPr>
        <w:t>da considerarsi Gravam</w:t>
      </w:r>
      <w:r w:rsidR="002D0438" w:rsidRPr="000532C5">
        <w:rPr>
          <w:rFonts w:ascii="Verdana" w:eastAsia="Calibri" w:hAnsi="Verdana" w:cs="Arial"/>
          <w:sz w:val="20"/>
          <w:szCs w:val="20"/>
        </w:rPr>
        <w:t>e</w:t>
      </w:r>
      <w:r w:rsidRPr="000532C5">
        <w:rPr>
          <w:rFonts w:ascii="Verdana" w:eastAsia="Calibri" w:hAnsi="Verdana" w:cs="Arial"/>
          <w:sz w:val="20"/>
          <w:szCs w:val="20"/>
        </w:rPr>
        <w:t xml:space="preserve"> qualsivoglia </w:t>
      </w:r>
      <w:ins w:id="373" w:author="Avv. Rosario Panzariello" w:date="2026-09-18T10:53:00Z" w16du:dateUtc="2026-09-18T08:53:00Z">
        <w:r w:rsidR="001402AE" w:rsidRPr="001402AE">
          <w:rPr>
            <w:rFonts w:ascii="Verdana" w:eastAsia="Calibri" w:hAnsi="Verdana" w:cs="Arial"/>
            <w:sz w:val="20"/>
            <w:szCs w:val="20"/>
            <w:rPrChange w:id="374" w:author="Avv. Rosario Panzariello" w:date="2026-09-18T10:53:00Z" w16du:dateUtc="2026-09-18T08:53:00Z">
              <w:rPr/>
            </w:rPrChange>
          </w:rPr>
          <w:t>caratteristica del Veicolo che non ne consenta la libera circolazione all'interno dell'Unione europea ovvero l'assenza della certificazione CE conformemente alla legislazione dell'Unione europea applicabile, se richiesta</w:t>
        </w:r>
      </w:ins>
      <w:del w:id="375" w:author="Avv. Rosario Panzariello" w:date="2026-09-18T10:53:00Z" w16du:dateUtc="2026-09-18T08:53:00Z">
        <w:r w:rsidRPr="000532C5" w:rsidDel="001402AE">
          <w:rPr>
            <w:rFonts w:ascii="Verdana" w:eastAsia="Calibri" w:hAnsi="Verdana" w:cs="Arial"/>
            <w:sz w:val="20"/>
            <w:szCs w:val="20"/>
          </w:rPr>
          <w:delText>specifica dei Veicoli che non consenta la "libera circolazione" all'interno dell'Unione europea dei Veicoli o l’assenza di "certificazione CE" conformemente alla legislazione dell'Unione europea applicabile, se richiesta</w:delText>
        </w:r>
      </w:del>
      <w:r w:rsidRPr="000532C5">
        <w:rPr>
          <w:rFonts w:ascii="Verdana" w:eastAsia="Calibri" w:hAnsi="Verdana" w:cs="Arial"/>
          <w:sz w:val="20"/>
          <w:szCs w:val="20"/>
        </w:rPr>
        <w:t>.</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ins w:id="376" w:author="Avv. Rosario Panzariello" w:date="2026-09-18T10:53:00Z" w16du:dateUtc="2026-09-18T08:53:00Z">
        <w:r w:rsidRPr="00AB2808">
          <w:rPr>
            <w:rFonts w:ascii="Verdana" w:eastAsia="Calibri" w:hAnsi="Verdana" w:cs="Arial"/>
            <w:sz w:val="20"/>
            <w:szCs w:val="20"/>
          </w:rPr>
          <w:t>“</w:t>
        </w:r>
        <w:r>
          <w:rPr>
            <w:rFonts w:ascii="Verdana" w:eastAsia="Calibri" w:hAnsi="Verdana" w:cs="Arial"/>
            <w:b/>
            <w:bCs/>
            <w:i/>
            <w:iCs/>
            <w:sz w:val="20"/>
            <w:szCs w:val="20"/>
          </w:rPr>
          <w:t xml:space="preserve">Importo </w:t>
        </w:r>
      </w:ins>
      <w:ins w:id="377" w:author="Avv. Rosario Panzariello" w:date="2026-09-18T10:54:00Z" w16du:dateUtc="2026-09-18T08:54:00Z">
        <w:r>
          <w:rPr>
            <w:rFonts w:ascii="Verdana" w:eastAsia="Calibri" w:hAnsi="Verdana" w:cs="Arial"/>
            <w:b/>
            <w:bCs/>
            <w:i/>
            <w:iCs/>
            <w:sz w:val="20"/>
            <w:szCs w:val="20"/>
          </w:rPr>
          <w:t>Totale Dovuto</w:t>
        </w:r>
        <w:r w:rsidRPr="00AB2808">
          <w:rPr>
            <w:rFonts w:ascii="Verdana" w:eastAsia="Calibri" w:hAnsi="Verdana" w:cs="Arial"/>
            <w:i/>
            <w:iCs/>
            <w:sz w:val="20"/>
            <w:szCs w:val="20"/>
            <w:rPrChange w:id="378" w:author="Avv. Rosario Panzariello" w:date="2026-09-18T10:54:00Z" w16du:dateUtc="2026-09-18T08:54:00Z">
              <w:rPr>
                <w:rFonts w:ascii="Verdana" w:eastAsia="Calibri" w:hAnsi="Verdana" w:cs="Arial"/>
                <w:b/>
                <w:bCs/>
                <w:i/>
                <w:iCs/>
                <w:sz w:val="20"/>
                <w:szCs w:val="20"/>
              </w:rPr>
            </w:rPrChange>
          </w:rPr>
          <w:t>”</w:t>
        </w:r>
        <w:r w:rsidR="00AB2808">
          <w:rPr>
            <w:rFonts w:ascii="Verdana" w:eastAsia="Calibri" w:hAnsi="Verdana" w:cs="Arial"/>
            <w:sz w:val="20"/>
            <w:szCs w:val="20"/>
          </w:rPr>
          <w:t xml:space="preserve">: </w:t>
        </w:r>
        <w:r w:rsidR="008C14A5" w:rsidRPr="008C14A5">
          <w:rPr>
            <w:rFonts w:ascii="Verdana" w:eastAsia="Calibri" w:hAnsi="Verdana" w:cs="Arial"/>
            <w:sz w:val="20"/>
            <w:szCs w:val="20"/>
          </w:rPr>
          <w:t>l'importo complessivo dovuto dall'Acquirente in relazione alla specifica operazione, comprensivo, secondo il Modello di Vendita applicabile e la modalità di esecuzione prescelta, del Prezzo di vendita all'Acquirente, delle Commissioni, delle Tariffe, degli eventuali rimborsi spese e dell'IVA ove dovuta. L'Importo Totale Dovuto è indicato nella Proforma, salvo errore materiale manifesto; quando Fleequid opera quale Intermediario puro la Proforma ne espone distintamente le componenti dovute al Venditore e quelle dovute a Fleequid.</w:t>
        </w:r>
      </w:ins>
    </w:p>
    <w:p w14:paraId="4D004C47" w14:textId="25B92639" w:rsidR="008C14A5" w:rsidRPr="008C14A5" w:rsidRDefault="008C14A5" w:rsidP="00087BF5">
      <w:pPr>
        <w:numPr>
          <w:ilvl w:val="0"/>
          <w:numId w:val="2"/>
        </w:numPr>
        <w:spacing w:line="360" w:lineRule="auto"/>
        <w:ind w:left="0" w:firstLine="0"/>
        <w:contextualSpacing/>
        <w:jc w:val="both"/>
        <w:rPr>
          <w:ins w:id="379" w:author="Avv. Rosario Panzariello" w:date="2026-09-18T10:54:00Z" w16du:dateUtc="2026-09-18T08:54:00Z"/>
          <w:rFonts w:ascii="Verdana" w:eastAsia="Calibri" w:hAnsi="Verdana" w:cs="Arial"/>
          <w:sz w:val="20"/>
          <w:szCs w:val="20"/>
          <w:rPrChange w:id="380" w:author="Avv. Rosario Panzariello" w:date="2026-09-18T10:54:00Z" w16du:dateUtc="2026-09-18T08:54:00Z">
            <w:rPr>
              <w:ins w:id="381" w:author="Avv. Rosario Panzariello" w:date="2026-09-18T10:54:00Z" w16du:dateUtc="2026-09-18T08:54:00Z"/>
              <w:rFonts w:ascii="Verdana" w:eastAsia="Calibri" w:hAnsi="Verdana" w:cs="Arial"/>
              <w:b/>
              <w:bCs/>
              <w:sz w:val="20"/>
              <w:szCs w:val="20"/>
            </w:rPr>
          </w:rPrChange>
        </w:rPr>
      </w:pPr>
      <w:ins w:id="382" w:author="Avv. Rosario Panzariello" w:date="2026-09-18T10:54:00Z" w16du:dateUtc="2026-09-18T08:54:00Z">
        <w:r w:rsidRPr="008B6209">
          <w:rPr>
            <w:rFonts w:ascii="Verdana" w:eastAsia="Calibri" w:hAnsi="Verdana" w:cs="Arial"/>
            <w:sz w:val="20"/>
            <w:szCs w:val="20"/>
          </w:rPr>
          <w:t>“</w:t>
        </w:r>
        <w:r>
          <w:rPr>
            <w:rFonts w:ascii="Verdana" w:eastAsia="Calibri" w:hAnsi="Verdana" w:cs="Arial"/>
            <w:b/>
            <w:bCs/>
            <w:i/>
            <w:iCs/>
            <w:sz w:val="20"/>
            <w:szCs w:val="20"/>
          </w:rPr>
          <w:t>Inserzion</w:t>
        </w:r>
      </w:ins>
      <w:ins w:id="383" w:author="Avv. Rosario Panzariello" w:date="2026-09-18T10:55:00Z" w16du:dateUtc="2026-09-18T08:55:00Z">
        <w:r>
          <w:rPr>
            <w:rFonts w:ascii="Verdana" w:eastAsia="Calibri" w:hAnsi="Verdana" w:cs="Arial"/>
            <w:b/>
            <w:bCs/>
            <w:i/>
            <w:iCs/>
            <w:sz w:val="20"/>
            <w:szCs w:val="20"/>
          </w:rPr>
          <w:t>e</w:t>
        </w:r>
        <w:r w:rsidR="008B6209" w:rsidRPr="008B6209">
          <w:rPr>
            <w:rFonts w:ascii="Verdana" w:eastAsia="Calibri" w:hAnsi="Verdana" w:cs="Arial"/>
            <w:i/>
            <w:iCs/>
            <w:sz w:val="20"/>
            <w:szCs w:val="20"/>
            <w:rPrChange w:id="384" w:author="Avv. Rosario Panzariello" w:date="2026-09-18T10:55:00Z" w16du:dateUtc="2026-09-18T08:55:00Z">
              <w:rPr>
                <w:rFonts w:ascii="Verdana" w:eastAsia="Calibri" w:hAnsi="Verdana" w:cs="Arial"/>
                <w:b/>
                <w:bCs/>
                <w:i/>
                <w:iCs/>
                <w:sz w:val="20"/>
                <w:szCs w:val="20"/>
              </w:rPr>
            </w:rPrChange>
          </w:rPr>
          <w:t>” (o “</w:t>
        </w:r>
        <w:r w:rsidR="008B6209">
          <w:rPr>
            <w:rFonts w:ascii="Verdana" w:eastAsia="Calibri" w:hAnsi="Verdana" w:cs="Arial"/>
            <w:b/>
            <w:bCs/>
            <w:i/>
            <w:iCs/>
            <w:sz w:val="20"/>
            <w:szCs w:val="20"/>
          </w:rPr>
          <w:t>Scheda d’Asta</w:t>
        </w:r>
        <w:r w:rsidR="008B6209" w:rsidRPr="008B6209">
          <w:rPr>
            <w:rFonts w:ascii="Verdana" w:eastAsia="Calibri" w:hAnsi="Verdana" w:cs="Arial"/>
            <w:i/>
            <w:iCs/>
            <w:sz w:val="20"/>
            <w:szCs w:val="20"/>
            <w:rPrChange w:id="385" w:author="Avv. Rosario Panzariello" w:date="2026-09-18T10:55:00Z" w16du:dateUtc="2026-09-18T08:55:00Z">
              <w:rPr>
                <w:rFonts w:ascii="Verdana" w:eastAsia="Calibri" w:hAnsi="Verdana" w:cs="Arial"/>
                <w:b/>
                <w:bCs/>
                <w:i/>
                <w:iCs/>
                <w:sz w:val="20"/>
                <w:szCs w:val="20"/>
              </w:rPr>
            </w:rPrChange>
          </w:rPr>
          <w:t>”)</w:t>
        </w:r>
        <w:r w:rsidR="008B6209">
          <w:rPr>
            <w:rFonts w:ascii="Verdana" w:eastAsia="Calibri" w:hAnsi="Verdana" w:cs="Arial"/>
            <w:sz w:val="20"/>
            <w:szCs w:val="20"/>
          </w:rPr>
          <w:t>:</w:t>
        </w:r>
        <w:r w:rsidR="00AD4C8A" w:rsidRPr="00AD4C8A">
          <w:t xml:space="preserve"> </w:t>
        </w:r>
        <w:r w:rsidR="00AD4C8A" w:rsidRPr="00AD4C8A">
          <w:rPr>
            <w:rFonts w:ascii="Verdana" w:eastAsia="Calibri" w:hAnsi="Verdana" w:cs="Arial"/>
            <w:sz w:val="20"/>
            <w:szCs w:val="20"/>
          </w:rPr>
          <w:t>il contenuto informativo e descrittivo relativo al Veicolo e alla specifica operazione, comprensivo, a titolo esemplificativo e non esaustivo, delle Specifiche tecniche, delle immagini, del dossier tecnico, dell'eventuale TrustReport e di ogni altra informazione resa disponibile agli Utenti, avente altresì la funzione di contenere, individuare o richiamare le Condizioni particolari di vendita e di rendere conoscibili gli elementi previsti dall'art. 3.2, secondo quanto disciplinato dall'art. 4.6.</w:t>
        </w:r>
      </w:ins>
    </w:p>
    <w:p w14:paraId="41F85F7D" w14:textId="0BCB468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sz w:val="20"/>
          <w:szCs w:val="20"/>
        </w:rPr>
        <w:t>“</w:t>
      </w:r>
      <w:r w:rsidRPr="00F43C3B">
        <w:rPr>
          <w:rFonts w:ascii="Verdana" w:eastAsia="Calibri" w:hAnsi="Verdana" w:cs="Arial"/>
          <w:b/>
          <w:bCs/>
          <w:i/>
          <w:iCs/>
          <w:sz w:val="20"/>
          <w:szCs w:val="20"/>
          <w:rPrChange w:id="386" w:author="Avv. Rosario Panzariello" w:date="2026-09-18T10:56:00Z" w16du:dateUtc="2026-09-18T08:56:00Z">
            <w:rPr>
              <w:rFonts w:ascii="Verdana" w:eastAsia="Calibri" w:hAnsi="Verdana" w:cs="Arial"/>
              <w:b/>
              <w:bCs/>
              <w:sz w:val="20"/>
              <w:szCs w:val="20"/>
            </w:rPr>
          </w:rPrChange>
        </w:rPr>
        <w:t>Intermediario puro</w:t>
      </w:r>
      <w:r w:rsidRPr="000532C5">
        <w:rPr>
          <w:rFonts w:ascii="Verdana" w:eastAsia="Calibri" w:hAnsi="Verdana" w:cs="Arial"/>
          <w:b/>
          <w:bCs/>
          <w:sz w:val="20"/>
          <w:szCs w:val="20"/>
        </w:rPr>
        <w:t>”</w:t>
      </w:r>
      <w:r w:rsidRPr="000532C5">
        <w:rPr>
          <w:rFonts w:ascii="Verdana" w:eastAsia="Calibri" w:hAnsi="Verdana" w:cs="Arial"/>
          <w:sz w:val="20"/>
          <w:szCs w:val="20"/>
        </w:rPr>
        <w:t xml:space="preserve">: </w:t>
      </w:r>
      <w:ins w:id="387" w:author="Avv. Rosario Panzariello" w:date="2026-09-18T10:56:00Z" w16du:dateUtc="2026-09-18T08:56:00Z">
        <w:r w:rsidR="00F43C3B" w:rsidRPr="00F43C3B">
          <w:rPr>
            <w:rFonts w:ascii="Verdana" w:eastAsia="Calibri" w:hAnsi="Verdana" w:cs="Arial"/>
            <w:sz w:val="20"/>
            <w:szCs w:val="20"/>
            <w:rPrChange w:id="388" w:author="Avv. Rosario Panzariello" w:date="2026-09-18T10:56:00Z" w16du:dateUtc="2026-09-18T08:56:00Z">
              <w:rPr/>
            </w:rPrChange>
          </w:rPr>
          <w:t xml:space="preserve">la modalità di esecuzione della Vendita in commissione, disciplinata dagli artt. 2.6 e 17.10 e seguenti, nella quale Fleequid non opera la Rivendita, non </w:t>
        </w:r>
        <w:r w:rsidR="00F43C3B" w:rsidRPr="00F43C3B">
          <w:rPr>
            <w:rFonts w:ascii="Verdana" w:eastAsia="Calibri" w:hAnsi="Verdana" w:cs="Arial"/>
            <w:sz w:val="20"/>
            <w:szCs w:val="20"/>
            <w:rPrChange w:id="389" w:author="Avv. Rosario Panzariello" w:date="2026-09-18T10:56:00Z" w16du:dateUtc="2026-09-18T08:56:00Z">
              <w:rPr/>
            </w:rPrChange>
          </w:rPr>
          <w:lastRenderedPageBreak/>
          <w:t>acquista né vende il Veicolo e non conclude la compravendita, né in nome proprio né quale parte, consentendo che il trasferimento e la fatturazione del Veicolo avvengano direttamente dal Venditore all'Acquirente. L'Intermediario puro non costituisce un autonomo Modello di Vendita e resta modalità interna di esecuzione della Vendita in commissione</w:t>
        </w:r>
      </w:ins>
      <w:del w:id="390" w:author="Avv. Rosario Panzariello" w:date="2026-09-18T10:56:00Z" w16du:dateUtc="2026-09-18T08:56:00Z">
        <w:r w:rsidRPr="000532C5" w:rsidDel="00F43C3B">
          <w:rPr>
            <w:rFonts w:ascii="Verdana" w:eastAsia="Calibri" w:hAnsi="Verdana" w:cs="Arial"/>
            <w:sz w:val="20"/>
            <w:szCs w:val="20"/>
          </w:rPr>
          <w:delText xml:space="preserve">la condizione in cui Fleequid opera esclusivamente come facilitatore del processo d'Asta, non operando la Rivendita e consentendo </w:delText>
        </w:r>
        <w:r w:rsidR="007A4F22" w:rsidRPr="000532C5" w:rsidDel="00F43C3B">
          <w:rPr>
            <w:rFonts w:ascii="Verdana" w:eastAsia="Calibri" w:hAnsi="Verdana" w:cs="Arial"/>
            <w:sz w:val="20"/>
            <w:szCs w:val="20"/>
          </w:rPr>
          <w:delText>quindi</w:delText>
        </w:r>
        <w:r w:rsidRPr="000532C5" w:rsidDel="00F43C3B">
          <w:rPr>
            <w:rFonts w:ascii="Verdana" w:eastAsia="Calibri" w:hAnsi="Verdana" w:cs="Arial"/>
            <w:sz w:val="20"/>
            <w:szCs w:val="20"/>
          </w:rPr>
          <w:delText xml:space="preserve"> il trasferimento e la fatturazione dei Veicoli direttamente dal Venditore all'Acquirente</w:delText>
        </w:r>
      </w:del>
      <w:r w:rsidRPr="000532C5">
        <w:rPr>
          <w:rFonts w:ascii="Verdana" w:eastAsia="Calibri" w:hAnsi="Verdana" w:cs="Arial"/>
          <w:sz w:val="20"/>
          <w:szCs w:val="20"/>
        </w:rPr>
        <w:t>.</w:t>
      </w:r>
    </w:p>
    <w:p w14:paraId="01FCDD9A" w14:textId="06018F93"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Marketplace</w:t>
      </w:r>
      <w:r w:rsidRPr="000532C5">
        <w:rPr>
          <w:rFonts w:ascii="Verdana" w:eastAsia="Calibri" w:hAnsi="Verdana" w:cs="Arial"/>
          <w:sz w:val="20"/>
          <w:szCs w:val="20"/>
        </w:rPr>
        <w:t xml:space="preserve">”: </w:t>
      </w:r>
      <w:ins w:id="391" w:author="Avv. Rosario Panzariello" w:date="2026-09-18T10:56:00Z" w16du:dateUtc="2026-09-18T08:56:00Z">
        <w:r w:rsidR="00F43C3B">
          <w:rPr>
            <w:rFonts w:ascii="Verdana" w:eastAsia="Calibri" w:hAnsi="Verdana" w:cs="Arial"/>
            <w:sz w:val="20"/>
            <w:szCs w:val="20"/>
          </w:rPr>
          <w:t xml:space="preserve">le </w:t>
        </w:r>
      </w:ins>
      <w:r w:rsidRPr="000532C5">
        <w:rPr>
          <w:rFonts w:ascii="Verdana" w:eastAsia="Calibri" w:hAnsi="Verdana" w:cs="Arial"/>
          <w:sz w:val="20"/>
          <w:szCs w:val="20"/>
        </w:rPr>
        <w:t xml:space="preserve">piattaforme d'asta e </w:t>
      </w:r>
      <w:del w:id="392" w:author="Avv. Rosario Panzariello" w:date="2026-09-18T10:56:00Z" w16du:dateUtc="2026-09-18T08:56:00Z">
        <w:r w:rsidRPr="000532C5" w:rsidDel="0029500F">
          <w:rPr>
            <w:rFonts w:ascii="Verdana" w:eastAsia="Calibri" w:hAnsi="Verdana" w:cs="Arial"/>
            <w:sz w:val="20"/>
            <w:szCs w:val="20"/>
          </w:rPr>
          <w:delText xml:space="preserve">piattaforme </w:delText>
        </w:r>
      </w:del>
      <w:r w:rsidRPr="000532C5">
        <w:rPr>
          <w:rFonts w:ascii="Verdana" w:eastAsia="Calibri" w:hAnsi="Verdana" w:cs="Arial"/>
          <w:sz w:val="20"/>
          <w:szCs w:val="20"/>
        </w:rPr>
        <w:t xml:space="preserve">di altra natura, </w:t>
      </w:r>
      <w:ins w:id="393" w:author="Avv. Rosario Panzariello" w:date="2026-09-18T10:56:00Z" w16du:dateUtc="2026-09-18T08:56:00Z">
        <w:r w:rsidR="0029500F">
          <w:rPr>
            <w:rFonts w:ascii="Verdana" w:eastAsia="Calibri" w:hAnsi="Verdana" w:cs="Arial"/>
            <w:sz w:val="20"/>
            <w:szCs w:val="20"/>
          </w:rPr>
          <w:t xml:space="preserve">le </w:t>
        </w:r>
      </w:ins>
      <w:r w:rsidRPr="000532C5">
        <w:rPr>
          <w:rFonts w:ascii="Verdana" w:eastAsia="Calibri" w:hAnsi="Verdana" w:cs="Arial"/>
          <w:sz w:val="20"/>
          <w:szCs w:val="20"/>
        </w:rPr>
        <w:t xml:space="preserve">app, </w:t>
      </w:r>
      <w:ins w:id="394" w:author="Avv. Rosario Panzariello" w:date="2026-09-18T10:56:00Z" w16du:dateUtc="2026-09-18T08:56:00Z">
        <w:r w:rsidR="0029500F">
          <w:rPr>
            <w:rFonts w:ascii="Verdana" w:eastAsia="Calibri" w:hAnsi="Verdana" w:cs="Arial"/>
            <w:sz w:val="20"/>
            <w:szCs w:val="20"/>
          </w:rPr>
          <w:t xml:space="preserve">i </w:t>
        </w:r>
      </w:ins>
      <w:r w:rsidRPr="000532C5">
        <w:rPr>
          <w:rFonts w:ascii="Verdana" w:eastAsia="Calibri" w:hAnsi="Verdana" w:cs="Arial"/>
          <w:sz w:val="20"/>
          <w:szCs w:val="20"/>
        </w:rPr>
        <w:t>siti e</w:t>
      </w:r>
      <w:ins w:id="395" w:author="Avv. Rosario Panzariello" w:date="2026-09-18T10:56:00Z" w16du:dateUtc="2026-09-18T08:56:00Z">
        <w:r w:rsidR="0029500F">
          <w:rPr>
            <w:rFonts w:ascii="Verdana" w:eastAsia="Calibri" w:hAnsi="Verdana" w:cs="Arial"/>
            <w:sz w:val="20"/>
            <w:szCs w:val="20"/>
          </w:rPr>
          <w:t xml:space="preserve"> i</w:t>
        </w:r>
      </w:ins>
      <w:r w:rsidRPr="000532C5">
        <w:rPr>
          <w:rFonts w:ascii="Verdana" w:eastAsia="Calibri" w:hAnsi="Verdana" w:cs="Arial"/>
          <w:sz w:val="20"/>
          <w:szCs w:val="20"/>
        </w:rPr>
        <w:t xml:space="preserve"> servizi integrati</w:t>
      </w:r>
      <w:del w:id="396" w:author="Avv. Rosario Panzariello" w:date="2026-09-18T10:57:00Z" w16du:dateUtc="2026-09-18T08:57:00Z">
        <w:r w:rsidRPr="000532C5" w:rsidDel="0029500F">
          <w:rPr>
            <w:rFonts w:ascii="Verdana" w:eastAsia="Calibri" w:hAnsi="Verdana" w:cs="Arial"/>
            <w:sz w:val="20"/>
            <w:szCs w:val="20"/>
          </w:rPr>
          <w:delText xml:space="preserve"> (disponibili all’interno di app, siti e servizi di altre società</w:delText>
        </w:r>
      </w:del>
      <w:r w:rsidRPr="000532C5">
        <w:rPr>
          <w:rFonts w:ascii="Verdana" w:eastAsia="Calibri" w:hAnsi="Verdana" w:cs="Arial"/>
          <w:sz w:val="20"/>
          <w:szCs w:val="20"/>
        </w:rPr>
        <w:t xml:space="preserve">) che costituiscono un mercato online </w:t>
      </w:r>
      <w:del w:id="397" w:author="Avv. Rosario Panzariello" w:date="2026-09-18T10:57:00Z" w16du:dateUtc="2026-09-18T08:57:00Z">
        <w:r w:rsidRPr="000532C5" w:rsidDel="007B307E">
          <w:rPr>
            <w:rFonts w:ascii="Verdana" w:eastAsia="Calibri" w:hAnsi="Verdana" w:cs="Arial"/>
            <w:sz w:val="20"/>
            <w:szCs w:val="20"/>
          </w:rPr>
          <w:delText>in cui gli</w:delText>
        </w:r>
      </w:del>
      <w:ins w:id="398" w:author="Avv. Rosario Panzariello" w:date="2026-09-18T10:57:00Z" w16du:dateUtc="2026-09-18T08:57:00Z">
        <w:r w:rsidR="007B307E">
          <w:rPr>
            <w:rFonts w:ascii="Verdana" w:eastAsia="Calibri" w:hAnsi="Verdana" w:cs="Arial"/>
            <w:sz w:val="20"/>
            <w:szCs w:val="20"/>
          </w:rPr>
          <w:t>nel quale gli</w:t>
        </w:r>
      </w:ins>
      <w:r w:rsidRPr="000532C5">
        <w:rPr>
          <w:rFonts w:ascii="Verdana" w:eastAsia="Calibri" w:hAnsi="Verdana" w:cs="Arial"/>
          <w:sz w:val="20"/>
          <w:szCs w:val="20"/>
        </w:rPr>
        <w:t xml:space="preserve"> Utenti possono</w:t>
      </w:r>
      <w:r w:rsidR="00821234" w:rsidRPr="000532C5">
        <w:rPr>
          <w:rFonts w:ascii="Verdana" w:eastAsia="Calibri" w:hAnsi="Verdana" w:cs="Arial"/>
          <w:sz w:val="20"/>
          <w:szCs w:val="20"/>
        </w:rPr>
        <w:t xml:space="preserve">, nei casi e alle condizioni fissate dalle presenti CG e </w:t>
      </w:r>
      <w:del w:id="399" w:author="Avv. Rosario Panzariello" w:date="2026-09-18T10:57:00Z" w16du:dateUtc="2026-09-18T08:57:00Z">
        <w:r w:rsidR="00821234" w:rsidRPr="000532C5" w:rsidDel="007B307E">
          <w:rPr>
            <w:rFonts w:ascii="Verdana" w:eastAsia="Calibri" w:hAnsi="Verdana" w:cs="Arial"/>
            <w:sz w:val="20"/>
            <w:szCs w:val="20"/>
          </w:rPr>
          <w:delText>da ogni altro regolamento negoziale preventivamente approvato ed applicabile</w:delText>
        </w:r>
      </w:del>
      <w:ins w:id="400" w:author="Avv. Rosario Panzariello" w:date="2026-09-18T10:57:00Z" w16du:dateUtc="2026-09-18T08:57:00Z">
        <w:r w:rsidR="007B307E">
          <w:rPr>
            <w:rFonts w:ascii="Verdana" w:eastAsia="Calibri" w:hAnsi="Verdana" w:cs="Arial"/>
            <w:sz w:val="20"/>
            <w:szCs w:val="20"/>
          </w:rPr>
          <w:t>dalle ulteriori fonti applicabili</w:t>
        </w:r>
      </w:ins>
      <w:r w:rsidR="00821234" w:rsidRPr="000532C5">
        <w:rPr>
          <w:rFonts w:ascii="Verdana" w:eastAsia="Calibri" w:hAnsi="Verdana" w:cs="Arial"/>
          <w:sz w:val="20"/>
          <w:szCs w:val="20"/>
        </w:rPr>
        <w:t>,</w:t>
      </w:r>
      <w:r w:rsidRPr="000532C5">
        <w:rPr>
          <w:rFonts w:ascii="Verdana" w:eastAsia="Calibri" w:hAnsi="Verdana" w:cs="Arial"/>
          <w:sz w:val="20"/>
          <w:szCs w:val="20"/>
        </w:rPr>
        <w:t xml:space="preserve"> acquistare e vendere Veicoli nonché richiedere e</w:t>
      </w:r>
      <w:del w:id="401" w:author="Avv. Rosario Panzariello" w:date="2026-09-18T10:58:00Z" w16du:dateUtc="2026-09-18T08:58:00Z">
        <w:r w:rsidRPr="000532C5" w:rsidDel="005D21BF">
          <w:rPr>
            <w:rFonts w:ascii="Verdana" w:eastAsia="Calibri" w:hAnsi="Verdana" w:cs="Arial"/>
            <w:sz w:val="20"/>
            <w:szCs w:val="20"/>
          </w:rPr>
          <w:delText>/o</w:delText>
        </w:r>
      </w:del>
      <w:ins w:id="402" w:author="Avv. Rosario Panzariello" w:date="2026-09-18T10:58:00Z" w16du:dateUtc="2026-09-18T08:58:00Z">
        <w:r w:rsidR="005D21BF">
          <w:rPr>
            <w:rFonts w:ascii="Verdana" w:eastAsia="Calibri" w:hAnsi="Verdana" w:cs="Arial"/>
            <w:sz w:val="20"/>
            <w:szCs w:val="20"/>
          </w:rPr>
          <w:t>d</w:t>
        </w:r>
      </w:ins>
      <w:r w:rsidRPr="000532C5">
        <w:rPr>
          <w:rFonts w:ascii="Verdana" w:eastAsia="Calibri" w:hAnsi="Verdana" w:cs="Arial"/>
          <w:sz w:val="20"/>
          <w:szCs w:val="20"/>
        </w:rPr>
        <w:t xml:space="preserve"> utilizzare gli altri Servizi messi a disposizione da Fleequid</w:t>
      </w:r>
      <w:del w:id="403" w:author="Avv. Rosario Panzariello" w:date="2026-09-18T10:58:00Z" w16du:dateUtc="2026-09-18T08:58:00Z">
        <w:r w:rsidRPr="000532C5" w:rsidDel="009E108B">
          <w:rPr>
            <w:rFonts w:ascii="Verdana" w:eastAsia="Calibri" w:hAnsi="Verdana" w:cs="Arial"/>
            <w:sz w:val="20"/>
            <w:szCs w:val="20"/>
          </w:rPr>
          <w:delText>. Tra questi, in particolar modo,</w:delText>
        </w:r>
      </w:del>
      <w:ins w:id="404" w:author="Avv. Rosario Panzariello" w:date="2026-09-18T10:58:00Z" w16du:dateUtc="2026-09-18T08:58:00Z">
        <w:r w:rsidR="009E108B">
          <w:rPr>
            <w:rFonts w:ascii="Verdana" w:eastAsia="Calibri" w:hAnsi="Verdana" w:cs="Arial"/>
            <w:sz w:val="20"/>
            <w:szCs w:val="20"/>
          </w:rPr>
          <w:t>, tra i quali, in particolare,</w:t>
        </w:r>
      </w:ins>
      <w:r w:rsidRPr="000532C5">
        <w:rPr>
          <w:rFonts w:ascii="Verdana" w:eastAsia="Calibri" w:hAnsi="Verdana" w:cs="Arial"/>
          <w:sz w:val="20"/>
          <w:szCs w:val="20"/>
        </w:rPr>
        <w:t xml:space="preserve"> il sito internet di Fleequid raggiungibile al seguente indirizzo:</w:t>
      </w:r>
      <w:r w:rsidR="002D0438" w:rsidRPr="000532C5">
        <w:rPr>
          <w:rFonts w:ascii="Verdana" w:hAnsi="Verdana"/>
          <w:sz w:val="20"/>
          <w:szCs w:val="20"/>
        </w:rPr>
        <w:t xml:space="preserve"> </w:t>
      </w:r>
      <w:hyperlink r:id="rId16" w:history="1">
        <w:r w:rsidR="00821234" w:rsidRPr="000532C5">
          <w:rPr>
            <w:rStyle w:val="Collegamentoipertestuale"/>
            <w:rFonts w:ascii="Verdana" w:eastAsia="Calibri" w:hAnsi="Verdana" w:cs="Arial"/>
            <w:sz w:val="20"/>
            <w:szCs w:val="20"/>
          </w:rPr>
          <w:t>https://www.fleequid.com</w:t>
        </w:r>
      </w:hyperlink>
      <w:r w:rsidRPr="000532C5">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ins w:id="405" w:author="Avv. Rosario Panzariello" w:date="2026-09-18T10:59:00Z" w16du:dateUtc="2026-09-18T08:59:00Z"/>
          <w:rFonts w:ascii="Verdana" w:eastAsia="Calibri" w:hAnsi="Verdana" w:cs="Arial"/>
          <w:sz w:val="20"/>
          <w:szCs w:val="20"/>
        </w:rPr>
      </w:pPr>
      <w:ins w:id="406" w:author="Avv. Rosario Panzariello" w:date="2026-09-18T10:59:00Z" w16du:dateUtc="2026-09-18T08:59:00Z">
        <w:r w:rsidRPr="000532C5">
          <w:rPr>
            <w:rFonts w:ascii="Verdana" w:eastAsia="Calibri" w:hAnsi="Verdana" w:cs="Arial"/>
            <w:sz w:val="20"/>
            <w:szCs w:val="20"/>
          </w:rPr>
          <w:t>“</w:t>
        </w:r>
        <w:r>
          <w:rPr>
            <w:rFonts w:ascii="Verdana" w:eastAsia="Calibri" w:hAnsi="Verdana" w:cs="Arial"/>
            <w:b/>
            <w:bCs/>
            <w:i/>
            <w:iCs/>
            <w:sz w:val="20"/>
            <w:szCs w:val="20"/>
          </w:rPr>
          <w:t>Modello di Vendita</w:t>
        </w:r>
        <w:r w:rsidRPr="000532C5">
          <w:rPr>
            <w:rFonts w:ascii="Verdana" w:eastAsia="Calibri" w:hAnsi="Verdana" w:cs="Arial"/>
            <w:sz w:val="20"/>
            <w:szCs w:val="20"/>
          </w:rPr>
          <w:t xml:space="preserve">”: </w:t>
        </w:r>
        <w:r w:rsidR="00DA2BC5" w:rsidRPr="00DA2BC5">
          <w:rPr>
            <w:rFonts w:ascii="Verdana" w:eastAsia="Calibri" w:hAnsi="Verdana" w:cs="Arial"/>
            <w:sz w:val="20"/>
            <w:szCs w:val="20"/>
          </w:rPr>
          <w:t>la struttura giuridica secondo la quale Fleequid organizza la singola operazione di vendita, individuata ai sensi dell'art. 3 tra i due soli Modelli previsti dall'art. 2.3, ossia la Vendita in commissione e il Dealer Sales.</w:t>
        </w:r>
      </w:ins>
    </w:p>
    <w:p w14:paraId="1FD8B69B" w14:textId="4A350A7D" w:rsidR="00DA2BC5" w:rsidRDefault="00DA2BC5" w:rsidP="00087BF5">
      <w:pPr>
        <w:numPr>
          <w:ilvl w:val="0"/>
          <w:numId w:val="2"/>
        </w:numPr>
        <w:spacing w:line="360" w:lineRule="auto"/>
        <w:ind w:left="0" w:firstLine="0"/>
        <w:contextualSpacing/>
        <w:jc w:val="both"/>
        <w:rPr>
          <w:ins w:id="407" w:author="Avv. Rosario Panzariello" w:date="2026-09-18T10:58:00Z" w16du:dateUtc="2026-09-18T08:58:00Z"/>
          <w:rFonts w:ascii="Verdana" w:eastAsia="Calibri" w:hAnsi="Verdana" w:cs="Arial"/>
          <w:sz w:val="20"/>
          <w:szCs w:val="20"/>
        </w:rPr>
      </w:pPr>
      <w:ins w:id="408" w:author="Avv. Rosario Panzariello" w:date="2026-09-18T10:59:00Z" w16du:dateUtc="2026-09-18T08:59:00Z">
        <w:r>
          <w:rPr>
            <w:rFonts w:ascii="Verdana" w:eastAsia="Calibri" w:hAnsi="Verdana" w:cs="Arial"/>
            <w:sz w:val="20"/>
            <w:szCs w:val="20"/>
          </w:rPr>
          <w:t>“</w:t>
        </w:r>
        <w:r w:rsidRPr="00DA2BC5">
          <w:rPr>
            <w:rFonts w:ascii="Verdana" w:eastAsia="Calibri" w:hAnsi="Verdana" w:cs="Arial"/>
            <w:b/>
            <w:bCs/>
            <w:i/>
            <w:iCs/>
            <w:sz w:val="20"/>
            <w:szCs w:val="20"/>
            <w:rPrChange w:id="409" w:author="Avv. Rosario Panzariello" w:date="2026-09-18T10:59:00Z" w16du:dateUtc="2026-09-18T08:59:00Z">
              <w:rPr>
                <w:rFonts w:ascii="Verdana" w:eastAsia="Calibri" w:hAnsi="Verdana" w:cs="Arial"/>
                <w:sz w:val="20"/>
                <w:szCs w:val="20"/>
              </w:rPr>
            </w:rPrChange>
          </w:rPr>
          <w:t>Negoziazione</w:t>
        </w:r>
        <w:r>
          <w:rPr>
            <w:rFonts w:ascii="Verdana" w:eastAsia="Calibri" w:hAnsi="Verdana" w:cs="Arial"/>
            <w:sz w:val="20"/>
            <w:szCs w:val="20"/>
          </w:rPr>
          <w:t>”:</w:t>
        </w:r>
        <w:r w:rsidR="009D215E" w:rsidRPr="009D215E">
          <w:t xml:space="preserve"> </w:t>
        </w:r>
        <w:r w:rsidR="009D215E" w:rsidRPr="009D215E">
          <w:rPr>
            <w:rFonts w:ascii="Verdana" w:eastAsia="Calibri" w:hAnsi="Verdana" w:cs="Arial"/>
            <w:sz w:val="20"/>
            <w:szCs w:val="20"/>
          </w:rPr>
          <w:t>la modalità di Evento di vendita, disciplinata dall'art. 9.4, lett. e), consistente in una trattativa nell'ambito della quale possono essere formulate Offerte e controproposte e nella quale l'Accordo vincolante si perfeziona con l'accettazione dell'Offerta ovvero della controproposta.</w:t>
        </w:r>
      </w:ins>
    </w:p>
    <w:p w14:paraId="5CCE0CC0" w14:textId="396D6390" w:rsidR="00087BF5" w:rsidRPr="000532C5" w:rsidDel="009C4CEF" w:rsidRDefault="06635B2D" w:rsidP="00087BF5">
      <w:pPr>
        <w:numPr>
          <w:ilvl w:val="0"/>
          <w:numId w:val="2"/>
        </w:numPr>
        <w:spacing w:line="360" w:lineRule="auto"/>
        <w:ind w:left="0" w:firstLine="0"/>
        <w:contextualSpacing/>
        <w:jc w:val="both"/>
        <w:rPr>
          <w:del w:id="410" w:author="Avv. Rosario Panzariello" w:date="2026-09-18T11:00:00Z" w16du:dateUtc="2026-09-18T09:00:00Z"/>
          <w:rFonts w:ascii="Verdana" w:eastAsia="Calibri" w:hAnsi="Verdana" w:cs="Arial"/>
          <w:sz w:val="20"/>
          <w:szCs w:val="20"/>
        </w:rPr>
      </w:pPr>
      <w:del w:id="411" w:author="Avv. Rosario Panzariello" w:date="2026-09-18T11:00:00Z" w16du:dateUtc="2026-09-18T09:00:00Z">
        <w:r w:rsidRPr="000532C5" w:rsidDel="009C4CEF">
          <w:rPr>
            <w:rFonts w:ascii="Verdana" w:eastAsia="Calibri" w:hAnsi="Verdana" w:cs="Arial"/>
            <w:sz w:val="20"/>
            <w:szCs w:val="20"/>
          </w:rPr>
          <w:delText>“</w:delText>
        </w:r>
        <w:r w:rsidRPr="000532C5" w:rsidDel="009C4CEF">
          <w:rPr>
            <w:rFonts w:ascii="Verdana" w:eastAsia="Calibri" w:hAnsi="Verdana" w:cs="Arial"/>
            <w:b/>
            <w:bCs/>
            <w:i/>
            <w:iCs/>
            <w:sz w:val="20"/>
            <w:szCs w:val="20"/>
          </w:rPr>
          <w:delText>Offerta/e</w:delText>
        </w:r>
        <w:r w:rsidRPr="000532C5" w:rsidDel="009C4CEF">
          <w:rPr>
            <w:rFonts w:ascii="Verdana" w:eastAsia="Calibri" w:hAnsi="Verdana" w:cs="Arial"/>
            <w:sz w:val="20"/>
            <w:szCs w:val="20"/>
          </w:rPr>
          <w:delText xml:space="preserve">”: le offerte di acquisto formulate dagli </w:delText>
        </w:r>
        <w:r w:rsidR="003136CD" w:rsidRPr="000532C5" w:rsidDel="009C4CEF">
          <w:rPr>
            <w:rFonts w:ascii="Verdana" w:eastAsia="Calibri" w:hAnsi="Verdana" w:cs="Arial"/>
            <w:sz w:val="20"/>
            <w:szCs w:val="20"/>
          </w:rPr>
          <w:delText xml:space="preserve">Offerenti </w:delText>
        </w:r>
        <w:r w:rsidRPr="000532C5" w:rsidDel="009C4CEF">
          <w:rPr>
            <w:rFonts w:ascii="Verdana" w:eastAsia="Calibri" w:hAnsi="Verdana" w:cs="Arial"/>
            <w:sz w:val="20"/>
            <w:szCs w:val="20"/>
          </w:rPr>
          <w:delText>partecipanti all’Asta finalizzat</w:delText>
        </w:r>
        <w:r w:rsidR="003136CD" w:rsidRPr="000532C5" w:rsidDel="009C4CEF">
          <w:rPr>
            <w:rFonts w:ascii="Verdana" w:eastAsia="Calibri" w:hAnsi="Verdana" w:cs="Arial"/>
            <w:sz w:val="20"/>
            <w:szCs w:val="20"/>
          </w:rPr>
          <w:delText>e</w:delText>
        </w:r>
        <w:r w:rsidRPr="000532C5" w:rsidDel="009C4CEF">
          <w:rPr>
            <w:rFonts w:ascii="Verdana" w:eastAsia="Calibri" w:hAnsi="Verdana" w:cs="Arial"/>
            <w:sz w:val="20"/>
            <w:szCs w:val="20"/>
          </w:rPr>
          <w:delText xml:space="preserve"> </w:delText>
        </w:r>
        <w:r w:rsidR="003136CD" w:rsidRPr="000532C5" w:rsidDel="009C4CEF">
          <w:rPr>
            <w:rFonts w:ascii="Verdana" w:eastAsia="Calibri" w:hAnsi="Verdana" w:cs="Arial"/>
            <w:sz w:val="20"/>
            <w:szCs w:val="20"/>
          </w:rPr>
          <w:delText>a proporre l’acquisto del Veicolo ad un prezzo determinato.</w:delText>
        </w:r>
      </w:del>
    </w:p>
    <w:p w14:paraId="6E2384B5" w14:textId="6D4E5FF7" w:rsidR="0088686A" w:rsidRDefault="0088686A" w:rsidP="00087BF5">
      <w:pPr>
        <w:numPr>
          <w:ilvl w:val="0"/>
          <w:numId w:val="2"/>
        </w:numPr>
        <w:spacing w:line="360" w:lineRule="auto"/>
        <w:ind w:left="0" w:firstLine="0"/>
        <w:contextualSpacing/>
        <w:jc w:val="both"/>
        <w:rPr>
          <w:ins w:id="412" w:author="Avv. Rosario Panzariello" w:date="2026-09-18T11:02:00Z" w16du:dateUtc="2026-09-18T09:02:00Z"/>
          <w:rFonts w:ascii="Verdana" w:eastAsia="Calibri" w:hAnsi="Verdana" w:cs="Arial"/>
          <w:sz w:val="20"/>
          <w:szCs w:val="20"/>
        </w:rPr>
      </w:pPr>
      <w:r w:rsidRPr="000532C5">
        <w:rPr>
          <w:rFonts w:ascii="Verdana" w:eastAsia="Calibri" w:hAnsi="Verdana" w:cs="Arial"/>
          <w:sz w:val="20"/>
          <w:szCs w:val="20"/>
        </w:rPr>
        <w:t>“</w:t>
      </w:r>
      <w:r w:rsidRPr="009C4CEF">
        <w:rPr>
          <w:rFonts w:ascii="Verdana" w:eastAsia="Calibri" w:hAnsi="Verdana" w:cs="Arial"/>
          <w:b/>
          <w:bCs/>
          <w:i/>
          <w:iCs/>
          <w:sz w:val="20"/>
          <w:szCs w:val="20"/>
          <w:rPrChange w:id="413" w:author="Avv. Rosario Panzariello" w:date="2026-09-18T11:00:00Z" w16du:dateUtc="2026-09-18T09:00:00Z">
            <w:rPr>
              <w:rFonts w:ascii="Verdana" w:eastAsia="Calibri" w:hAnsi="Verdana" w:cs="Arial"/>
              <w:b/>
              <w:bCs/>
              <w:sz w:val="20"/>
              <w:szCs w:val="20"/>
            </w:rPr>
          </w:rPrChange>
        </w:rPr>
        <w:t>Offerente</w:t>
      </w:r>
      <w:del w:id="414" w:author="Avv. Rosario Panzariello" w:date="2026-09-18T11:00:00Z" w16du:dateUtc="2026-09-18T09:00:00Z">
        <w:r w:rsidR="002B2D8C" w:rsidRPr="000532C5" w:rsidDel="009C4CEF">
          <w:rPr>
            <w:rFonts w:ascii="Verdana" w:eastAsia="Calibri" w:hAnsi="Verdana" w:cs="Arial"/>
            <w:b/>
            <w:bCs/>
            <w:sz w:val="20"/>
            <w:szCs w:val="20"/>
          </w:rPr>
          <w:delText>/i</w:delText>
        </w:r>
      </w:del>
      <w:r w:rsidRPr="000532C5">
        <w:rPr>
          <w:rFonts w:ascii="Verdana" w:eastAsia="Calibri" w:hAnsi="Verdana" w:cs="Arial"/>
          <w:sz w:val="20"/>
          <w:szCs w:val="20"/>
        </w:rPr>
        <w:t>”:</w:t>
      </w:r>
      <w:r w:rsidR="002B2D8C" w:rsidRPr="000532C5">
        <w:rPr>
          <w:rFonts w:ascii="Verdana" w:eastAsia="Calibri" w:hAnsi="Verdana" w:cs="Arial"/>
          <w:sz w:val="20"/>
          <w:szCs w:val="20"/>
        </w:rPr>
        <w:t xml:space="preserve"> ogni Utente Professionista che partecipa </w:t>
      </w:r>
      <w:del w:id="415" w:author="Avv. Rosario Panzariello" w:date="2026-09-18T11:01:00Z" w16du:dateUtc="2026-09-18T09:01:00Z">
        <w:r w:rsidR="002B2D8C" w:rsidRPr="000532C5" w:rsidDel="00BC09AB">
          <w:rPr>
            <w:rFonts w:ascii="Verdana" w:eastAsia="Calibri" w:hAnsi="Verdana" w:cs="Arial"/>
            <w:sz w:val="20"/>
            <w:szCs w:val="20"/>
          </w:rPr>
          <w:delText>all’Asta</w:delText>
        </w:r>
      </w:del>
      <w:ins w:id="416" w:author="Avv. Rosario Panzariello" w:date="2026-09-18T11:01:00Z" w16du:dateUtc="2026-09-18T09:01:00Z">
        <w:r w:rsidR="00BC09AB">
          <w:rPr>
            <w:rFonts w:ascii="Verdana" w:eastAsia="Calibri" w:hAnsi="Verdana" w:cs="Arial"/>
            <w:sz w:val="20"/>
            <w:szCs w:val="20"/>
          </w:rPr>
          <w:t>ad un Evento di vendita</w:t>
        </w:r>
      </w:ins>
      <w:del w:id="417" w:author="Avv. Rosario Panzariello" w:date="2026-09-18T11:01:00Z" w16du:dateUtc="2026-09-18T09:01:00Z">
        <w:r w:rsidR="002B2D8C" w:rsidRPr="000532C5" w:rsidDel="001115E2">
          <w:rPr>
            <w:rFonts w:ascii="Verdana" w:eastAsia="Calibri" w:hAnsi="Verdana" w:cs="Arial"/>
            <w:sz w:val="20"/>
            <w:szCs w:val="20"/>
          </w:rPr>
          <w:delText>,</w:delText>
        </w:r>
      </w:del>
      <w:r w:rsidR="002B2D8C" w:rsidRPr="000532C5">
        <w:rPr>
          <w:rFonts w:ascii="Verdana" w:eastAsia="Calibri" w:hAnsi="Verdana" w:cs="Arial"/>
          <w:sz w:val="20"/>
          <w:szCs w:val="20"/>
        </w:rPr>
        <w:t xml:space="preserve"> formulando una o più Offerte</w:t>
      </w:r>
      <w:ins w:id="418" w:author="Avv. Rosario Panzariello" w:date="2026-09-18T11:01:00Z" w16du:dateUtc="2026-09-18T09:01:00Z">
        <w:r w:rsidR="001115E2">
          <w:rPr>
            <w:rFonts w:ascii="Verdana" w:eastAsia="Calibri" w:hAnsi="Verdana" w:cs="Arial"/>
            <w:sz w:val="20"/>
            <w:szCs w:val="20"/>
          </w:rPr>
          <w:t>.</w:t>
        </w:r>
        <w:r w:rsidR="005B75DC">
          <w:rPr>
            <w:rFonts w:ascii="Verdana" w:eastAsia="Calibri" w:hAnsi="Verdana" w:cs="Arial"/>
            <w:sz w:val="20"/>
            <w:szCs w:val="20"/>
          </w:rPr>
          <w:t xml:space="preserve"> </w:t>
        </w:r>
      </w:ins>
      <w:del w:id="419" w:author="Avv. Rosario Panzariello" w:date="2026-09-18T11:01:00Z" w16du:dateUtc="2026-09-18T09:01:00Z">
        <w:r w:rsidR="002B2D8C" w:rsidRPr="000532C5" w:rsidDel="005B75DC">
          <w:rPr>
            <w:rFonts w:ascii="Verdana" w:eastAsia="Calibri" w:hAnsi="Verdana" w:cs="Arial"/>
            <w:sz w:val="20"/>
            <w:szCs w:val="20"/>
          </w:rPr>
          <w:delText xml:space="preserve"> finalizzate all’Aggiudicazione di uno o più Veicoli.</w:delText>
        </w:r>
        <w:r w:rsidR="00821234" w:rsidRPr="000532C5" w:rsidDel="005B75DC">
          <w:rPr>
            <w:rFonts w:ascii="Verdana" w:eastAsia="Calibri" w:hAnsi="Verdana" w:cs="Arial"/>
            <w:sz w:val="20"/>
            <w:szCs w:val="20"/>
          </w:rPr>
          <w:delText xml:space="preserve"> </w:delText>
        </w:r>
      </w:del>
      <w:r w:rsidR="00821234" w:rsidRPr="000532C5">
        <w:rPr>
          <w:rFonts w:ascii="Verdana" w:eastAsia="Calibri" w:hAnsi="Verdana" w:cs="Arial"/>
          <w:sz w:val="20"/>
          <w:szCs w:val="20"/>
        </w:rPr>
        <w:t xml:space="preserve">L’Offerente </w:t>
      </w:r>
      <w:del w:id="420" w:author="Avv. Rosario Panzariello" w:date="2026-09-18T11:01:00Z" w16du:dateUtc="2026-09-18T09:01:00Z">
        <w:r w:rsidR="00821234" w:rsidRPr="000532C5" w:rsidDel="005B75DC">
          <w:rPr>
            <w:rFonts w:ascii="Verdana" w:eastAsia="Calibri" w:hAnsi="Verdana" w:cs="Arial"/>
            <w:sz w:val="20"/>
            <w:szCs w:val="20"/>
          </w:rPr>
          <w:delText xml:space="preserve">diventa </w:delText>
        </w:r>
      </w:del>
      <w:ins w:id="421" w:author="Avv. Rosario Panzariello" w:date="2026-09-18T11:01:00Z" w16du:dateUtc="2026-09-18T09:01:00Z">
        <w:r w:rsidR="005B75DC">
          <w:rPr>
            <w:rFonts w:ascii="Verdana" w:eastAsia="Calibri" w:hAnsi="Verdana" w:cs="Arial"/>
            <w:sz w:val="20"/>
            <w:szCs w:val="20"/>
          </w:rPr>
          <w:t>assume</w:t>
        </w:r>
      </w:ins>
      <w:ins w:id="422" w:author="Avv. Rosario Panzariello" w:date="2026-09-18T11:02:00Z" w16du:dateUtc="2026-09-18T09:02:00Z">
        <w:r w:rsidR="005B75DC">
          <w:rPr>
            <w:rFonts w:ascii="Verdana" w:eastAsia="Calibri" w:hAnsi="Verdana" w:cs="Arial"/>
            <w:sz w:val="20"/>
            <w:szCs w:val="20"/>
          </w:rPr>
          <w:t xml:space="preserve"> la qualità di</w:t>
        </w:r>
      </w:ins>
      <w:ins w:id="423" w:author="Avv. Rosario Panzariello" w:date="2026-09-18T11:01:00Z" w16du:dateUtc="2026-09-18T09:01:00Z">
        <w:r w:rsidR="005B75DC" w:rsidRPr="000532C5">
          <w:rPr>
            <w:rFonts w:ascii="Verdana" w:eastAsia="Calibri" w:hAnsi="Verdana" w:cs="Arial"/>
            <w:sz w:val="20"/>
            <w:szCs w:val="20"/>
          </w:rPr>
          <w:t xml:space="preserve"> </w:t>
        </w:r>
      </w:ins>
      <w:r w:rsidR="00FB768F" w:rsidRPr="000532C5">
        <w:rPr>
          <w:rFonts w:ascii="Verdana" w:eastAsia="Calibri" w:hAnsi="Verdana" w:cs="Arial"/>
          <w:sz w:val="20"/>
          <w:szCs w:val="20"/>
        </w:rPr>
        <w:t>A</w:t>
      </w:r>
      <w:r w:rsidR="00821234" w:rsidRPr="000532C5">
        <w:rPr>
          <w:rFonts w:ascii="Verdana" w:eastAsia="Calibri" w:hAnsi="Verdana" w:cs="Arial"/>
          <w:sz w:val="20"/>
          <w:szCs w:val="20"/>
        </w:rPr>
        <w:t xml:space="preserve">cquirente nel momento in cui </w:t>
      </w:r>
      <w:del w:id="424" w:author="Avv. Rosario Panzariello" w:date="2026-09-18T11:02:00Z" w16du:dateUtc="2026-09-18T09:02:00Z">
        <w:r w:rsidR="00821234" w:rsidRPr="000532C5" w:rsidDel="00560D44">
          <w:rPr>
            <w:rFonts w:ascii="Verdana" w:eastAsia="Calibri" w:hAnsi="Verdana" w:cs="Arial"/>
            <w:sz w:val="20"/>
            <w:szCs w:val="20"/>
          </w:rPr>
          <w:delText xml:space="preserve">consegue </w:delText>
        </w:r>
      </w:del>
      <w:ins w:id="425" w:author="Avv. Rosario Panzariello" w:date="2026-09-18T11:02:00Z" w16du:dateUtc="2026-09-18T09:02:00Z">
        <w:r w:rsidR="00560D44">
          <w:rPr>
            <w:rFonts w:ascii="Verdana" w:eastAsia="Calibri" w:hAnsi="Verdana" w:cs="Arial"/>
            <w:sz w:val="20"/>
            <w:szCs w:val="20"/>
          </w:rPr>
          <w:t>si perfeziona in suo favore</w:t>
        </w:r>
        <w:r w:rsidR="00560D44" w:rsidRPr="000532C5">
          <w:rPr>
            <w:rFonts w:ascii="Verdana" w:eastAsia="Calibri" w:hAnsi="Verdana" w:cs="Arial"/>
            <w:sz w:val="20"/>
            <w:szCs w:val="20"/>
          </w:rPr>
          <w:t xml:space="preserve"> </w:t>
        </w:r>
      </w:ins>
      <w:r w:rsidR="00821234" w:rsidRPr="000532C5">
        <w:rPr>
          <w:rFonts w:ascii="Verdana" w:eastAsia="Calibri" w:hAnsi="Verdana" w:cs="Arial"/>
          <w:sz w:val="20"/>
          <w:szCs w:val="20"/>
        </w:rPr>
        <w:t>l’A</w:t>
      </w:r>
      <w:del w:id="426" w:author="Avv. Rosario Panzariello" w:date="2026-09-18T11:02:00Z" w16du:dateUtc="2026-09-18T09:02:00Z">
        <w:r w:rsidR="00821234" w:rsidRPr="000532C5" w:rsidDel="00560D44">
          <w:rPr>
            <w:rFonts w:ascii="Verdana" w:eastAsia="Calibri" w:hAnsi="Verdana" w:cs="Arial"/>
            <w:sz w:val="20"/>
            <w:szCs w:val="20"/>
          </w:rPr>
          <w:delText>ggiudicazione definitiva del Veicolo in suo favore</w:delText>
        </w:r>
      </w:del>
      <w:ins w:id="427" w:author="Avv. Rosario Panzariello" w:date="2026-09-18T11:02:00Z" w16du:dateUtc="2026-09-18T09:02:00Z">
        <w:r w:rsidR="00560D44">
          <w:rPr>
            <w:rFonts w:ascii="Verdana" w:eastAsia="Calibri" w:hAnsi="Verdana" w:cs="Arial"/>
            <w:sz w:val="20"/>
            <w:szCs w:val="20"/>
          </w:rPr>
          <w:t>ccordo vincolante</w:t>
        </w:r>
      </w:ins>
      <w:r w:rsidR="00821234" w:rsidRPr="000532C5">
        <w:rPr>
          <w:rFonts w:ascii="Verdana" w:eastAsia="Calibri" w:hAnsi="Verdana" w:cs="Arial"/>
          <w:sz w:val="20"/>
          <w:szCs w:val="20"/>
        </w:rPr>
        <w:t>.</w:t>
      </w:r>
      <w:r w:rsidR="00BF5262" w:rsidRPr="000532C5">
        <w:rPr>
          <w:rFonts w:ascii="Verdana" w:eastAsia="Calibri" w:hAnsi="Verdana" w:cs="Arial"/>
          <w:sz w:val="20"/>
          <w:szCs w:val="20"/>
        </w:rPr>
        <w:t xml:space="preserve"> </w:t>
      </w:r>
    </w:p>
    <w:p w14:paraId="1CDD0223" w14:textId="12752BFE" w:rsidR="00560D44" w:rsidRDefault="003B7FBC" w:rsidP="00087BF5">
      <w:pPr>
        <w:numPr>
          <w:ilvl w:val="0"/>
          <w:numId w:val="2"/>
        </w:numPr>
        <w:spacing w:line="360" w:lineRule="auto"/>
        <w:ind w:left="0" w:firstLine="0"/>
        <w:contextualSpacing/>
        <w:jc w:val="both"/>
        <w:rPr>
          <w:ins w:id="428" w:author="Avv. Rosario Panzariello" w:date="2026-09-18T11:03:00Z" w16du:dateUtc="2026-09-18T09:03:00Z"/>
          <w:rFonts w:ascii="Verdana" w:eastAsia="Calibri" w:hAnsi="Verdana" w:cs="Arial"/>
          <w:sz w:val="20"/>
          <w:szCs w:val="20"/>
        </w:rPr>
      </w:pPr>
      <w:ins w:id="429" w:author="Avv. Rosario Panzariello" w:date="2026-09-18T11:02:00Z" w16du:dateUtc="2026-09-18T09:02:00Z">
        <w:r>
          <w:rPr>
            <w:rFonts w:ascii="Verdana" w:eastAsia="Calibri" w:hAnsi="Verdana" w:cs="Arial"/>
            <w:sz w:val="20"/>
            <w:szCs w:val="20"/>
          </w:rPr>
          <w:t>“</w:t>
        </w:r>
        <w:r w:rsidRPr="003B7FBC">
          <w:rPr>
            <w:rFonts w:ascii="Verdana" w:eastAsia="Calibri" w:hAnsi="Verdana" w:cs="Arial"/>
            <w:b/>
            <w:bCs/>
            <w:i/>
            <w:iCs/>
            <w:sz w:val="20"/>
            <w:szCs w:val="20"/>
            <w:rPrChange w:id="430" w:author="Avv. Rosario Panzariello" w:date="2026-09-18T11:02:00Z" w16du:dateUtc="2026-09-18T09:02:00Z">
              <w:rPr>
                <w:rFonts w:ascii="Verdana" w:eastAsia="Calibri" w:hAnsi="Verdana" w:cs="Arial"/>
                <w:sz w:val="20"/>
                <w:szCs w:val="20"/>
              </w:rPr>
            </w:rPrChange>
          </w:rPr>
          <w:t>Offerta</w:t>
        </w:r>
        <w:r>
          <w:rPr>
            <w:rFonts w:ascii="Verdana" w:eastAsia="Calibri" w:hAnsi="Verdana" w:cs="Arial"/>
            <w:sz w:val="20"/>
            <w:szCs w:val="20"/>
          </w:rPr>
          <w:t>”:</w:t>
        </w:r>
        <w:r w:rsidR="00EA03EC" w:rsidRPr="00EA03EC">
          <w:t xml:space="preserve"> </w:t>
        </w:r>
        <w:r w:rsidR="00EA03EC" w:rsidRPr="00EA03EC">
          <w:rPr>
            <w:rFonts w:ascii="Verdana" w:eastAsia="Calibri" w:hAnsi="Verdana" w:cs="Arial"/>
            <w:sz w:val="20"/>
            <w:szCs w:val="20"/>
          </w:rPr>
          <w:t>la manifestazione di volontà con la quale l'Offerente propone l'acquisto del Veicolo a un prezzo determinato nell'ambito di un Evento di vendita. L'Offerta è vincolante e irrevocabile nei termini previsti dagli artt. 10.1 e 10.5 e presuppone la preventiva individuazione e conoscibilità del Modello di Vendita applicabile ai sensi dell'art. 3.</w:t>
        </w:r>
      </w:ins>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ins w:id="431" w:author="Avv. Rosario Panzariello" w:date="2026-09-18T11:03:00Z" w16du:dateUtc="2026-09-18T09:03:00Z">
        <w:r>
          <w:rPr>
            <w:rFonts w:ascii="Verdana" w:eastAsia="Calibri" w:hAnsi="Verdana" w:cs="Arial"/>
            <w:sz w:val="20"/>
            <w:szCs w:val="20"/>
          </w:rPr>
          <w:t>“</w:t>
        </w:r>
        <w:r>
          <w:rPr>
            <w:rFonts w:ascii="Verdana" w:eastAsia="Calibri" w:hAnsi="Verdana" w:cs="Arial"/>
            <w:b/>
            <w:bCs/>
            <w:i/>
            <w:iCs/>
            <w:sz w:val="20"/>
            <w:szCs w:val="20"/>
          </w:rPr>
          <w:t>Pagamento anticipato</w:t>
        </w:r>
        <w:r>
          <w:rPr>
            <w:rFonts w:ascii="Verdana" w:eastAsia="Calibri" w:hAnsi="Verdana" w:cs="Arial"/>
            <w:sz w:val="20"/>
            <w:szCs w:val="20"/>
          </w:rPr>
          <w:t>”</w:t>
        </w:r>
        <w:r w:rsidR="00D42E67">
          <w:rPr>
            <w:rFonts w:ascii="Verdana" w:eastAsia="Calibri" w:hAnsi="Verdana" w:cs="Arial"/>
            <w:sz w:val="20"/>
            <w:szCs w:val="20"/>
          </w:rPr>
          <w:t xml:space="preserve">: </w:t>
        </w:r>
        <w:r w:rsidR="00D42E67" w:rsidRPr="00D42E67">
          <w:rPr>
            <w:rFonts w:ascii="Verdana" w:eastAsia="Calibri" w:hAnsi="Verdana" w:cs="Arial"/>
            <w:sz w:val="20"/>
            <w:szCs w:val="20"/>
          </w:rPr>
          <w:t>il versamento anticipato, pari al 30% dell'Importo Totale Dovuto, che può essere richiesto all'Acquirente nelle operazioni nelle quali il Veicolo rimane temporaneamente in uso presso il Venditore, secondo quanto previsto dall'art. 13. Il Pagamento anticipato è effettuato in acconto sul prezzo e non costituisce caparra confirmatoria né penitenziale.</w:t>
        </w:r>
      </w:ins>
    </w:p>
    <w:p w14:paraId="34E98E66" w14:textId="67579A48"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sz w:val="20"/>
          <w:szCs w:val="20"/>
        </w:rPr>
        <w:t>Parti</w:t>
      </w:r>
      <w:r w:rsidRPr="000532C5">
        <w:rPr>
          <w:rFonts w:ascii="Verdana" w:eastAsia="Calibri" w:hAnsi="Verdana" w:cs="Arial"/>
          <w:sz w:val="20"/>
          <w:szCs w:val="20"/>
        </w:rPr>
        <w:t>”:</w:t>
      </w:r>
      <w:r w:rsidRPr="000532C5">
        <w:rPr>
          <w:rFonts w:ascii="Verdana" w:hAnsi="Verdana"/>
          <w:sz w:val="20"/>
          <w:szCs w:val="20"/>
        </w:rPr>
        <w:t xml:space="preserve"> </w:t>
      </w:r>
      <w:r w:rsidRPr="000532C5">
        <w:rPr>
          <w:rFonts w:ascii="Verdana" w:eastAsia="Calibri" w:hAnsi="Verdana" w:cs="Arial"/>
          <w:sz w:val="20"/>
          <w:szCs w:val="20"/>
        </w:rPr>
        <w:t>indica congiuntamente Fleequid</w:t>
      </w:r>
      <w:ins w:id="432" w:author="Avv. Rosario Panzariello" w:date="2026-09-18T11:04:00Z" w16du:dateUtc="2026-09-18T09:04:00Z">
        <w:r w:rsidR="00A77780" w:rsidRPr="00A77780">
          <w:rPr>
            <w:rFonts w:ascii="Cambria" w:eastAsia="Cambria" w:hAnsi="Cambria" w:cs="Cambria"/>
            <w:kern w:val="0"/>
            <w:sz w:val="21"/>
            <w14:ligatures w14:val="none"/>
          </w:rPr>
          <w:t xml:space="preserve"> </w:t>
        </w:r>
      </w:ins>
      <w:ins w:id="433" w:author="Avv. Rosario Panzariello" w:date="2026-09-18T11:04:00Z">
        <w:r w:rsidR="00A77780" w:rsidRPr="00A77780">
          <w:rPr>
            <w:rFonts w:ascii="Verdana" w:eastAsia="Calibri" w:hAnsi="Verdana" w:cs="Arial"/>
            <w:sz w:val="20"/>
            <w:szCs w:val="20"/>
          </w:rPr>
          <w:t>il Venditore, l'Offerente e l'Acquirente. Il Finanziatore non è Parte delle presenti Condizioni Generali, salvo che assuma la qualità di Acquirente ai sensi dell'art. 22.5</w:t>
        </w:r>
      </w:ins>
      <w:del w:id="434" w:author="Avv. Rosario Panzariello" w:date="2026-09-18T11:04:00Z" w16du:dateUtc="2026-09-18T09:04:00Z">
        <w:r w:rsidRPr="000532C5" w:rsidDel="00A77780">
          <w:rPr>
            <w:rFonts w:ascii="Verdana" w:eastAsia="Calibri" w:hAnsi="Verdana" w:cs="Arial"/>
            <w:sz w:val="20"/>
            <w:szCs w:val="20"/>
          </w:rPr>
          <w:delText>, il Venditore, l’Offerente e</w:delText>
        </w:r>
        <w:r w:rsidR="000525AD" w:rsidRPr="000532C5" w:rsidDel="00A77780">
          <w:rPr>
            <w:rFonts w:ascii="Verdana" w:eastAsia="Calibri" w:hAnsi="Verdana" w:cs="Arial"/>
            <w:sz w:val="20"/>
            <w:szCs w:val="20"/>
          </w:rPr>
          <w:delText>/o</w:delText>
        </w:r>
        <w:r w:rsidRPr="000532C5" w:rsidDel="00A77780">
          <w:rPr>
            <w:rFonts w:ascii="Verdana" w:eastAsia="Calibri" w:hAnsi="Verdana" w:cs="Arial"/>
            <w:sz w:val="20"/>
            <w:szCs w:val="20"/>
          </w:rPr>
          <w:delText xml:space="preserve"> l’Acquirente</w:delText>
        </w:r>
      </w:del>
      <w:r w:rsidRPr="000532C5">
        <w:rPr>
          <w:rFonts w:ascii="Verdana" w:eastAsia="Calibri" w:hAnsi="Verdana" w:cs="Arial"/>
          <w:sz w:val="20"/>
          <w:szCs w:val="20"/>
        </w:rPr>
        <w:t>.</w:t>
      </w:r>
    </w:p>
    <w:p w14:paraId="3CDA377B" w14:textId="305BACA9" w:rsidR="00087BF5" w:rsidRPr="000532C5" w:rsidDel="00A77780" w:rsidRDefault="0020279C" w:rsidP="00087BF5">
      <w:pPr>
        <w:numPr>
          <w:ilvl w:val="0"/>
          <w:numId w:val="2"/>
        </w:numPr>
        <w:spacing w:line="360" w:lineRule="auto"/>
        <w:ind w:left="0" w:firstLine="0"/>
        <w:contextualSpacing/>
        <w:jc w:val="both"/>
        <w:rPr>
          <w:del w:id="435" w:author="Avv. Rosario Panzariello" w:date="2026-09-18T11:04:00Z" w16du:dateUtc="2026-09-18T09:04:00Z"/>
          <w:rFonts w:ascii="Verdana" w:eastAsia="Calibri" w:hAnsi="Verdana" w:cs="Arial"/>
          <w:sz w:val="20"/>
          <w:szCs w:val="20"/>
        </w:rPr>
      </w:pPr>
      <w:ins w:id="436" w:author="Avv. Rosario Panzariello" w:date="2026-09-18T11:04:00Z" w16du:dateUtc="2026-09-18T09:04:00Z">
        <w:r>
          <w:rPr>
            <w:rFonts w:ascii="Verdana" w:eastAsia="Calibri" w:hAnsi="Verdana" w:cs="Arial"/>
            <w:sz w:val="20"/>
            <w:szCs w:val="20"/>
          </w:rPr>
          <w:t>“</w:t>
        </w:r>
        <w:r>
          <w:rPr>
            <w:rFonts w:ascii="Verdana" w:eastAsia="Calibri" w:hAnsi="Verdana" w:cs="Arial"/>
            <w:b/>
            <w:bCs/>
            <w:i/>
            <w:iCs/>
            <w:sz w:val="20"/>
            <w:szCs w:val="20"/>
          </w:rPr>
          <w:t>PMIV</w:t>
        </w:r>
        <w:r>
          <w:rPr>
            <w:rFonts w:ascii="Verdana" w:eastAsia="Calibri" w:hAnsi="Verdana" w:cs="Arial"/>
            <w:sz w:val="20"/>
            <w:szCs w:val="20"/>
          </w:rPr>
          <w:t xml:space="preserve">” o </w:t>
        </w:r>
      </w:ins>
      <w:del w:id="437" w:author="Avv. Rosario Panzariello" w:date="2026-09-18T11:04:00Z" w16du:dateUtc="2026-09-18T09:04:00Z">
        <w:r w:rsidR="06635B2D" w:rsidRPr="000532C5" w:rsidDel="00A77780">
          <w:rPr>
            <w:rFonts w:ascii="Verdana" w:eastAsia="Calibri" w:hAnsi="Verdana" w:cs="Arial"/>
            <w:sz w:val="20"/>
            <w:szCs w:val="20"/>
          </w:rPr>
          <w:delText>“</w:delText>
        </w:r>
        <w:r w:rsidR="06635B2D" w:rsidRPr="000532C5" w:rsidDel="00A77780">
          <w:rPr>
            <w:rFonts w:ascii="Verdana" w:eastAsia="Calibri" w:hAnsi="Verdana" w:cs="Arial"/>
            <w:b/>
            <w:bCs/>
            <w:i/>
            <w:iCs/>
            <w:sz w:val="20"/>
            <w:szCs w:val="20"/>
          </w:rPr>
          <w:delText xml:space="preserve">Prezzo di </w:delText>
        </w:r>
        <w:r w:rsidR="004D6883" w:rsidRPr="000532C5" w:rsidDel="00A77780">
          <w:rPr>
            <w:rFonts w:ascii="Verdana" w:eastAsia="Calibri" w:hAnsi="Verdana" w:cs="Arial"/>
            <w:b/>
            <w:bCs/>
            <w:i/>
            <w:iCs/>
            <w:sz w:val="20"/>
            <w:szCs w:val="20"/>
          </w:rPr>
          <w:delText>aggiudicazione</w:delText>
        </w:r>
        <w:r w:rsidR="004D6883" w:rsidRPr="000532C5" w:rsidDel="00A77780">
          <w:rPr>
            <w:rFonts w:ascii="Verdana" w:eastAsia="Calibri" w:hAnsi="Verdana" w:cs="Arial"/>
            <w:sz w:val="20"/>
            <w:szCs w:val="20"/>
          </w:rPr>
          <w:delText xml:space="preserve">”: </w:delText>
        </w:r>
        <w:r w:rsidR="002B2D8C" w:rsidRPr="000532C5" w:rsidDel="00A77780">
          <w:rPr>
            <w:rFonts w:ascii="Verdana" w:eastAsia="Calibri" w:hAnsi="Verdana" w:cs="Arial"/>
            <w:sz w:val="20"/>
            <w:szCs w:val="20"/>
          </w:rPr>
          <w:delText xml:space="preserve">prezzo corrispondente alla </w:delText>
        </w:r>
        <w:r w:rsidR="690C907F" w:rsidRPr="000532C5" w:rsidDel="00A77780">
          <w:rPr>
            <w:rFonts w:ascii="Verdana" w:eastAsia="Calibri" w:hAnsi="Verdana" w:cs="Arial"/>
            <w:sz w:val="20"/>
            <w:szCs w:val="20"/>
          </w:rPr>
          <w:delText>Puntata massima</w:delText>
        </w:r>
        <w:r w:rsidR="06635B2D" w:rsidRPr="000532C5" w:rsidDel="00A77780">
          <w:rPr>
            <w:rFonts w:ascii="Verdana" w:eastAsia="Calibri" w:hAnsi="Verdana" w:cs="Arial"/>
            <w:sz w:val="20"/>
            <w:szCs w:val="20"/>
          </w:rPr>
          <w:delText xml:space="preserve">, pari o superiore al </w:delText>
        </w:r>
        <w:r w:rsidR="7A85470A" w:rsidRPr="000532C5" w:rsidDel="00A77780">
          <w:rPr>
            <w:rFonts w:ascii="Verdana" w:eastAsia="Calibri" w:hAnsi="Verdana" w:cs="Arial"/>
            <w:sz w:val="20"/>
            <w:szCs w:val="20"/>
          </w:rPr>
          <w:delText>Prezzo di riserva determinato da Fleequid sulla base del PMIV fissato dal Venditore</w:delText>
        </w:r>
        <w:r w:rsidR="06635B2D" w:rsidRPr="000532C5" w:rsidDel="00A77780">
          <w:rPr>
            <w:rFonts w:ascii="Verdana" w:eastAsiaTheme="minorEastAsia" w:hAnsi="Verdana"/>
            <w:sz w:val="20"/>
            <w:szCs w:val="20"/>
          </w:rPr>
          <w:delText xml:space="preserve"> </w:delText>
        </w:r>
        <w:r w:rsidR="06635B2D" w:rsidRPr="000532C5" w:rsidDel="00A77780">
          <w:rPr>
            <w:rFonts w:ascii="Verdana" w:eastAsia="Calibri" w:hAnsi="Verdana" w:cs="Arial"/>
            <w:sz w:val="20"/>
            <w:szCs w:val="20"/>
          </w:rPr>
          <w:delText xml:space="preserve">o comunque successivamente </w:delText>
        </w:r>
        <w:r w:rsidR="690C907F" w:rsidRPr="000532C5" w:rsidDel="00A77780">
          <w:rPr>
            <w:rFonts w:ascii="Verdana" w:eastAsia="Calibri" w:hAnsi="Verdana" w:cs="Arial"/>
            <w:sz w:val="20"/>
            <w:szCs w:val="20"/>
          </w:rPr>
          <w:delText>accettata</w:delText>
        </w:r>
        <w:r w:rsidR="06635B2D" w:rsidRPr="000532C5" w:rsidDel="00A77780">
          <w:rPr>
            <w:rFonts w:ascii="Verdana" w:eastAsia="Calibri" w:hAnsi="Verdana" w:cs="Arial"/>
            <w:sz w:val="20"/>
            <w:szCs w:val="20"/>
          </w:rPr>
          <w:delText xml:space="preserve"> dal Venditore</w:delText>
        </w:r>
        <w:r w:rsidR="002B2D8C" w:rsidRPr="000532C5" w:rsidDel="00A77780">
          <w:rPr>
            <w:rFonts w:ascii="Verdana" w:eastAsia="Calibri" w:hAnsi="Verdana" w:cs="Arial"/>
            <w:sz w:val="20"/>
            <w:szCs w:val="20"/>
          </w:rPr>
          <w:delText xml:space="preserve"> o dall’Acquirente (in caso di accettazione da parte dell’Offerente di un</w:delText>
        </w:r>
        <w:r w:rsidR="000525AD" w:rsidRPr="000532C5" w:rsidDel="00A77780">
          <w:rPr>
            <w:rFonts w:ascii="Verdana" w:eastAsia="Calibri" w:hAnsi="Verdana" w:cs="Arial"/>
            <w:sz w:val="20"/>
            <w:szCs w:val="20"/>
          </w:rPr>
          <w:delText>’</w:delText>
        </w:r>
        <w:r w:rsidR="002B2D8C" w:rsidRPr="000532C5" w:rsidDel="00A77780">
          <w:rPr>
            <w:rFonts w:ascii="Verdana" w:eastAsia="Calibri" w:hAnsi="Verdana" w:cs="Arial"/>
            <w:sz w:val="20"/>
            <w:szCs w:val="20"/>
          </w:rPr>
          <w:delText xml:space="preserve">eventuale </w:delText>
        </w:r>
        <w:r w:rsidR="000525AD" w:rsidRPr="000532C5" w:rsidDel="00A77780">
          <w:rPr>
            <w:rFonts w:ascii="Verdana" w:eastAsia="Calibri" w:hAnsi="Verdana" w:cs="Arial"/>
            <w:sz w:val="20"/>
            <w:szCs w:val="20"/>
          </w:rPr>
          <w:delText>controproposta</w:delText>
        </w:r>
        <w:r w:rsidR="002B2D8C" w:rsidRPr="000532C5" w:rsidDel="00A77780">
          <w:rPr>
            <w:rFonts w:ascii="Verdana" w:eastAsia="Calibri" w:hAnsi="Verdana" w:cs="Arial"/>
            <w:sz w:val="20"/>
            <w:szCs w:val="20"/>
          </w:rPr>
          <w:delText xml:space="preserve"> del Venditore)</w:delText>
        </w:r>
        <w:r w:rsidR="06635B2D" w:rsidRPr="000532C5" w:rsidDel="00A77780">
          <w:rPr>
            <w:rFonts w:ascii="Verdana" w:eastAsia="Calibri" w:hAnsi="Verdana" w:cs="Arial"/>
            <w:sz w:val="20"/>
            <w:szCs w:val="20"/>
          </w:rPr>
          <w:delText>, in corrispondenza del</w:delText>
        </w:r>
        <w:r w:rsidR="002D0438" w:rsidRPr="000532C5" w:rsidDel="00A77780">
          <w:rPr>
            <w:rFonts w:ascii="Verdana" w:eastAsia="Calibri" w:hAnsi="Verdana" w:cs="Arial"/>
            <w:sz w:val="20"/>
            <w:szCs w:val="20"/>
          </w:rPr>
          <w:delText>la</w:delText>
        </w:r>
        <w:r w:rsidR="06635B2D" w:rsidRPr="000532C5" w:rsidDel="00A77780">
          <w:rPr>
            <w:rFonts w:ascii="Verdana" w:eastAsia="Calibri" w:hAnsi="Verdana" w:cs="Arial"/>
            <w:sz w:val="20"/>
            <w:szCs w:val="20"/>
          </w:rPr>
          <w:delText xml:space="preserve"> quale Fleequid opera l’Aggiudicazione</w:delText>
        </w:r>
        <w:r w:rsidR="690C907F" w:rsidRPr="000532C5" w:rsidDel="00A77780">
          <w:rPr>
            <w:rFonts w:ascii="Verdana" w:eastAsia="Calibri" w:hAnsi="Verdana" w:cs="Arial"/>
            <w:sz w:val="20"/>
            <w:szCs w:val="20"/>
          </w:rPr>
          <w:delText xml:space="preserve"> vincolante sia per il Venditore che per l’Acquirente</w:delText>
        </w:r>
        <w:r w:rsidR="002B2D8C" w:rsidRPr="000532C5" w:rsidDel="00A77780">
          <w:rPr>
            <w:rFonts w:ascii="Verdana" w:eastAsia="Calibri" w:hAnsi="Verdana" w:cs="Arial"/>
            <w:sz w:val="20"/>
            <w:szCs w:val="20"/>
          </w:rPr>
          <w:delText xml:space="preserve"> al termine dell'Asta</w:delText>
        </w:r>
        <w:r w:rsidR="690C907F" w:rsidRPr="000532C5" w:rsidDel="00A77780">
          <w:rPr>
            <w:rFonts w:ascii="Verdana" w:eastAsia="Calibri" w:hAnsi="Verdana" w:cs="Arial"/>
            <w:sz w:val="20"/>
            <w:szCs w:val="20"/>
          </w:rPr>
          <w:delText>.</w:delText>
        </w:r>
      </w:del>
    </w:p>
    <w:p w14:paraId="67CBF73E" w14:textId="266FB279" w:rsidR="00087BF5" w:rsidRPr="00BB39F4" w:rsidRDefault="4346506F" w:rsidP="00087BF5">
      <w:pPr>
        <w:numPr>
          <w:ilvl w:val="0"/>
          <w:numId w:val="2"/>
        </w:numPr>
        <w:spacing w:line="360" w:lineRule="auto"/>
        <w:ind w:left="0" w:firstLine="0"/>
        <w:contextualSpacing/>
        <w:jc w:val="both"/>
        <w:rPr>
          <w:ins w:id="438" w:author="Avv. Rosario Panzariello" w:date="2026-09-18T11:05:00Z" w16du:dateUtc="2026-09-18T09:05:00Z"/>
          <w:rFonts w:ascii="Verdana" w:eastAsia="Calibri" w:hAnsi="Verdana" w:cs="Arial"/>
          <w:sz w:val="20"/>
          <w:szCs w:val="20"/>
          <w:rPrChange w:id="439" w:author="Avv. Rosario Panzariello" w:date="2026-09-18T11:05:00Z" w16du:dateUtc="2026-09-18T09:05:00Z">
            <w:rPr>
              <w:ins w:id="440" w:author="Avv. Rosario Panzariello" w:date="2026-09-18T11:05:00Z" w16du:dateUtc="2026-09-18T09:05:00Z"/>
              <w:rFonts w:ascii="Verdana" w:eastAsiaTheme="minorEastAsia" w:hAnsi="Verdana"/>
              <w:sz w:val="20"/>
              <w:szCs w:val="20"/>
            </w:rPr>
          </w:rPrChange>
        </w:rPr>
      </w:pPr>
      <w:r w:rsidRPr="000532C5">
        <w:rPr>
          <w:rFonts w:ascii="Verdana" w:eastAsiaTheme="minorEastAsia" w:hAnsi="Verdana"/>
          <w:b/>
          <w:bCs/>
          <w:i/>
          <w:iCs/>
          <w:sz w:val="20"/>
          <w:szCs w:val="20"/>
        </w:rPr>
        <w:t>“Prezzo minimo di impegno alla vendita”</w:t>
      </w:r>
      <w:del w:id="441" w:author="Avv. Rosario Panzariello" w:date="2026-09-18T11:04:00Z" w16du:dateUtc="2026-09-18T09:04:00Z">
        <w:r w:rsidRPr="000532C5" w:rsidDel="0020279C">
          <w:rPr>
            <w:rFonts w:ascii="Verdana" w:eastAsiaTheme="minorEastAsia" w:hAnsi="Verdana"/>
            <w:b/>
            <w:bCs/>
            <w:i/>
            <w:iCs/>
            <w:sz w:val="20"/>
            <w:szCs w:val="20"/>
          </w:rPr>
          <w:delText xml:space="preserve"> (PMIV)</w:delText>
        </w:r>
      </w:del>
      <w:r w:rsidRPr="000532C5">
        <w:rPr>
          <w:rFonts w:ascii="Verdana" w:eastAsiaTheme="minorEastAsia" w:hAnsi="Verdana"/>
          <w:sz w:val="20"/>
          <w:szCs w:val="20"/>
        </w:rPr>
        <w:t xml:space="preserve">: il prezzo, espresso in </w:t>
      </w:r>
      <w:ins w:id="442" w:author="Avv. Rosario Panzariello" w:date="2026-09-18T11:05:00Z" w16du:dateUtc="2026-09-18T09:05:00Z">
        <w:r w:rsidR="008213B1">
          <w:rPr>
            <w:rFonts w:ascii="Verdana" w:eastAsiaTheme="minorEastAsia" w:hAnsi="Verdana"/>
            <w:sz w:val="20"/>
            <w:szCs w:val="20"/>
          </w:rPr>
          <w:t>E</w:t>
        </w:r>
      </w:ins>
      <w:del w:id="443" w:author="Avv. Rosario Panzariello" w:date="2026-09-18T11:05:00Z" w16du:dateUtc="2026-09-18T09:05:00Z">
        <w:r w:rsidRPr="000532C5" w:rsidDel="008213B1">
          <w:rPr>
            <w:rFonts w:ascii="Verdana" w:eastAsiaTheme="minorEastAsia" w:hAnsi="Verdana"/>
            <w:sz w:val="20"/>
            <w:szCs w:val="20"/>
          </w:rPr>
          <w:delText>e</w:delText>
        </w:r>
      </w:del>
      <w:r w:rsidRPr="000532C5">
        <w:rPr>
          <w:rFonts w:ascii="Verdana" w:eastAsiaTheme="minorEastAsia" w:hAnsi="Verdana"/>
          <w:sz w:val="20"/>
          <w:szCs w:val="20"/>
        </w:rPr>
        <w:t xml:space="preserve">uro, stabilito dal Venditore all’atto della Proposta di vendita, che rappresenta l’incasso minimo netto che il Venditore intende conseguire dalla vendita del Veicolo. Il PMIV </w:t>
      </w:r>
      <w:ins w:id="444" w:author="Avv. Rosario Panzariello" w:date="2026-09-18T11:05:00Z" w16du:dateUtc="2026-09-18T09:05:00Z">
        <w:r w:rsidR="00BB39F4" w:rsidRPr="00BB39F4">
          <w:rPr>
            <w:rFonts w:ascii="Verdana" w:eastAsiaTheme="minorEastAsia" w:hAnsi="Verdana"/>
            <w:sz w:val="20"/>
            <w:szCs w:val="20"/>
            <w:rPrChange w:id="445" w:author="Avv. Rosario Panzariello" w:date="2026-09-18T11:05:00Z" w16du:dateUtc="2026-09-18T09:05:00Z">
              <w:rPr/>
            </w:rPrChange>
          </w:rPr>
          <w:t>è vincolante e può essere modificato esclusivamente per iscritto e prima dell'avvio del relativo Evento di vendita, secondo quanto previsto dall'art. 8.10</w:t>
        </w:r>
      </w:ins>
      <w:del w:id="446" w:author="Avv. Rosario Panzariello" w:date="2026-09-18T11:05:00Z" w16du:dateUtc="2026-09-18T09:05:00Z">
        <w:r w:rsidRPr="000532C5" w:rsidDel="00BB39F4">
          <w:rPr>
            <w:rFonts w:ascii="Verdana" w:eastAsiaTheme="minorEastAsia" w:hAnsi="Verdana"/>
            <w:sz w:val="20"/>
            <w:szCs w:val="20"/>
          </w:rPr>
          <w:delText>deve essere comunicato a Fleequid al momento della Proposta di vendita ed è vincolante; eventuali modifiche possono essere effettuate esclusivamente per iscritto e solo prima dell’avvio dell’Asta</w:delText>
        </w:r>
      </w:del>
      <w:r w:rsidRPr="000532C5">
        <w:rPr>
          <w:rFonts w:ascii="Verdana" w:eastAsiaTheme="minorEastAsia" w:hAnsi="Verdana"/>
          <w:sz w:val="20"/>
          <w:szCs w:val="20"/>
        </w:rPr>
        <w:t>.</w:t>
      </w:r>
    </w:p>
    <w:p w14:paraId="44C146BD" w14:textId="60A39059" w:rsidR="00BB39F4" w:rsidRPr="00C41746" w:rsidRDefault="00BB39F4" w:rsidP="00087BF5">
      <w:pPr>
        <w:numPr>
          <w:ilvl w:val="0"/>
          <w:numId w:val="2"/>
        </w:numPr>
        <w:spacing w:line="360" w:lineRule="auto"/>
        <w:ind w:left="0" w:firstLine="0"/>
        <w:contextualSpacing/>
        <w:jc w:val="both"/>
        <w:rPr>
          <w:ins w:id="447" w:author="Avv. Rosario Panzariello" w:date="2026-09-18T11:10:00Z" w16du:dateUtc="2026-09-18T09:10:00Z"/>
          <w:rFonts w:ascii="Verdana" w:eastAsia="Calibri" w:hAnsi="Verdana" w:cs="Arial"/>
          <w:sz w:val="20"/>
          <w:szCs w:val="20"/>
          <w:rPrChange w:id="448" w:author="Avv. Rosario Panzariello" w:date="2026-09-18T11:10:00Z" w16du:dateUtc="2026-09-18T09:10:00Z">
            <w:rPr>
              <w:ins w:id="449" w:author="Avv. Rosario Panzariello" w:date="2026-09-18T11:10:00Z" w16du:dateUtc="2026-09-18T09:10:00Z"/>
              <w:rFonts w:ascii="Verdana" w:eastAsiaTheme="minorEastAsia" w:hAnsi="Verdana"/>
              <w:sz w:val="20"/>
              <w:szCs w:val="20"/>
            </w:rPr>
          </w:rPrChange>
        </w:rPr>
      </w:pPr>
      <w:ins w:id="450" w:author="Avv. Rosario Panzariello" w:date="2026-09-18T11:06:00Z" w16du:dateUtc="2026-09-18T09:06:00Z">
        <w:r>
          <w:rPr>
            <w:rFonts w:ascii="Verdana" w:eastAsia="Calibri" w:hAnsi="Verdana" w:cs="Arial"/>
            <w:sz w:val="20"/>
            <w:szCs w:val="20"/>
          </w:rPr>
          <w:t>“</w:t>
        </w:r>
        <w:r>
          <w:rPr>
            <w:rFonts w:ascii="Verdana" w:eastAsia="Calibri" w:hAnsi="Verdana" w:cs="Arial"/>
            <w:b/>
            <w:bCs/>
            <w:i/>
            <w:iCs/>
            <w:sz w:val="20"/>
            <w:szCs w:val="20"/>
          </w:rPr>
          <w:t>Prezzo di acquisto</w:t>
        </w:r>
        <w:r>
          <w:rPr>
            <w:rFonts w:ascii="Verdana" w:eastAsia="Calibri" w:hAnsi="Verdana" w:cs="Arial"/>
            <w:sz w:val="20"/>
            <w:szCs w:val="20"/>
          </w:rPr>
          <w:t>”:</w:t>
        </w:r>
        <w:r w:rsidR="00236CEF" w:rsidRPr="00236CEF">
          <w:t xml:space="preserve"> </w:t>
        </w:r>
        <w:r w:rsidR="00236CEF" w:rsidRPr="00236CEF">
          <w:rPr>
            <w:rFonts w:ascii="Verdana" w:eastAsiaTheme="minorEastAsia" w:hAnsi="Verdana"/>
            <w:sz w:val="20"/>
            <w:szCs w:val="20"/>
            <w:rPrChange w:id="451" w:author="Avv. Rosario Panzariello" w:date="2026-09-18T11:06:00Z" w16du:dateUtc="2026-09-18T09:06:00Z">
              <w:rPr>
                <w:rFonts w:ascii="Verdana" w:eastAsia="Calibri" w:hAnsi="Verdana" w:cs="Arial"/>
                <w:sz w:val="20"/>
                <w:szCs w:val="20"/>
              </w:rPr>
            </w:rPrChange>
          </w:rPr>
          <w:t>il prezzo del Veicolo dovuto al Venditore nel Dealer Sales, autonomamente concordato tra Fleequid e il Venditore ai sensi dell'art. 18.3.</w:t>
        </w:r>
      </w:ins>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ins w:id="452" w:author="Avv. Rosario Panzariello" w:date="2026-09-18T11:10:00Z" w16du:dateUtc="2026-09-18T09:10:00Z">
        <w:r>
          <w:rPr>
            <w:rFonts w:ascii="Verdana" w:eastAsia="Calibri" w:hAnsi="Verdana" w:cs="Arial"/>
            <w:sz w:val="20"/>
            <w:szCs w:val="20"/>
          </w:rPr>
          <w:lastRenderedPageBreak/>
          <w:t>“</w:t>
        </w:r>
        <w:r w:rsidRPr="00C41746">
          <w:rPr>
            <w:rFonts w:ascii="Verdana" w:eastAsia="Calibri" w:hAnsi="Verdana" w:cs="Arial"/>
            <w:b/>
            <w:bCs/>
            <w:i/>
            <w:iCs/>
            <w:sz w:val="20"/>
            <w:szCs w:val="20"/>
            <w:rPrChange w:id="453" w:author="Avv. Rosario Panzariello" w:date="2026-09-18T11:10:00Z" w16du:dateUtc="2026-09-18T09:10:00Z">
              <w:rPr>
                <w:rFonts w:ascii="Verdana" w:eastAsia="Calibri" w:hAnsi="Verdana" w:cs="Arial"/>
                <w:i/>
                <w:iCs/>
                <w:sz w:val="20"/>
                <w:szCs w:val="20"/>
              </w:rPr>
            </w:rPrChange>
          </w:rPr>
          <w:t>Prezzo di acquisto netto</w:t>
        </w:r>
        <w:r>
          <w:rPr>
            <w:rFonts w:ascii="Verdana" w:eastAsia="Calibri" w:hAnsi="Verdana" w:cs="Arial"/>
            <w:sz w:val="20"/>
            <w:szCs w:val="20"/>
          </w:rPr>
          <w:t xml:space="preserve">”: </w:t>
        </w:r>
        <w:r w:rsidR="00545DBF" w:rsidRPr="00545DBF">
          <w:rPr>
            <w:rFonts w:ascii="Verdana" w:eastAsiaTheme="minorEastAsia" w:hAnsi="Verdana"/>
            <w:sz w:val="20"/>
            <w:szCs w:val="20"/>
            <w:rPrChange w:id="454" w:author="Avv. Rosario Panzariello" w:date="2026-09-18T11:11:00Z" w16du:dateUtc="2026-09-18T09:11:00Z">
              <w:rPr/>
            </w:rPrChange>
          </w:rPr>
          <w:t>il prezzo del Veicolo dovuto da Fleequid al Venditore nella Vendita in commissione eseguita mediante Rivendita, corrispondente al Prezzo di vendita all'Acquirente al netto delle Commissioni a carico del Venditore, delle Tariffe e di ogni altra somma dovuta dal Venditore a Fleequid, determinato ed esigibile secondo quanto previsto dall'art. 17.4.</w:t>
        </w:r>
      </w:ins>
    </w:p>
    <w:p w14:paraId="16D90009" w14:textId="53FF6E72"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Prezzo di riserva</w:t>
      </w:r>
      <w:r w:rsidRPr="000532C5">
        <w:rPr>
          <w:rFonts w:ascii="Verdana" w:eastAsia="Calibri" w:hAnsi="Verdana" w:cs="Arial"/>
          <w:i/>
          <w:iCs/>
          <w:sz w:val="20"/>
          <w:szCs w:val="20"/>
        </w:rPr>
        <w:t>”</w:t>
      </w:r>
      <w:ins w:id="455" w:author="Avv. Rosario Panzariello" w:date="2026-09-18T11:11:00Z" w16du:dateUtc="2026-09-18T09:11:00Z">
        <w:r w:rsidR="008507BD">
          <w:rPr>
            <w:rFonts w:ascii="Verdana" w:eastAsia="Calibri" w:hAnsi="Verdana" w:cs="Arial"/>
            <w:sz w:val="20"/>
            <w:szCs w:val="20"/>
          </w:rPr>
          <w:t xml:space="preserve"> o “</w:t>
        </w:r>
      </w:ins>
      <w:del w:id="456" w:author="Avv. Rosario Panzariello" w:date="2026-09-18T11:11:00Z" w16du:dateUtc="2026-09-18T09:11:00Z">
        <w:r w:rsidR="45BFD9C1" w:rsidRPr="000532C5" w:rsidDel="008507BD">
          <w:rPr>
            <w:rFonts w:ascii="Verdana" w:eastAsia="Calibri" w:hAnsi="Verdana" w:cs="Arial"/>
            <w:i/>
            <w:iCs/>
            <w:sz w:val="20"/>
            <w:szCs w:val="20"/>
          </w:rPr>
          <w:delText xml:space="preserve"> </w:delText>
        </w:r>
        <w:r w:rsidR="45BFD9C1" w:rsidRPr="000532C5" w:rsidDel="008507BD">
          <w:rPr>
            <w:rFonts w:ascii="Verdana" w:eastAsia="Calibri" w:hAnsi="Verdana" w:cs="Arial"/>
            <w:b/>
            <w:bCs/>
            <w:i/>
            <w:iCs/>
            <w:sz w:val="20"/>
            <w:szCs w:val="20"/>
          </w:rPr>
          <w:delText>(</w:delText>
        </w:r>
      </w:del>
      <w:r w:rsidR="45BFD9C1" w:rsidRPr="000532C5">
        <w:rPr>
          <w:rFonts w:ascii="Verdana" w:eastAsia="Calibri" w:hAnsi="Verdana" w:cs="Arial"/>
          <w:b/>
          <w:bCs/>
          <w:i/>
          <w:iCs/>
          <w:sz w:val="20"/>
          <w:szCs w:val="20"/>
        </w:rPr>
        <w:t>PR</w:t>
      </w:r>
      <w:ins w:id="457" w:author="Avv. Rosario Panzariello" w:date="2026-09-18T11:11:00Z" w16du:dateUtc="2026-09-18T09:11:00Z">
        <w:r w:rsidR="008507BD">
          <w:rPr>
            <w:rFonts w:ascii="Verdana" w:eastAsia="Calibri" w:hAnsi="Verdana" w:cs="Arial"/>
            <w:sz w:val="20"/>
            <w:szCs w:val="20"/>
          </w:rPr>
          <w:t>”</w:t>
        </w:r>
      </w:ins>
      <w:del w:id="458" w:author="Avv. Rosario Panzariello" w:date="2026-09-18T11:11:00Z" w16du:dateUtc="2026-09-18T09:11:00Z">
        <w:r w:rsidR="45BFD9C1" w:rsidRPr="000532C5" w:rsidDel="008507BD">
          <w:rPr>
            <w:rFonts w:ascii="Verdana" w:eastAsia="Calibri" w:hAnsi="Verdana" w:cs="Arial"/>
            <w:b/>
            <w:bCs/>
            <w:i/>
            <w:iCs/>
            <w:sz w:val="20"/>
            <w:szCs w:val="20"/>
          </w:rPr>
          <w:delText>)</w:delText>
        </w:r>
      </w:del>
      <w:r w:rsidRPr="000532C5">
        <w:rPr>
          <w:rFonts w:ascii="Verdana" w:eastAsia="Calibri" w:hAnsi="Verdana" w:cs="Arial"/>
          <w:i/>
          <w:iCs/>
          <w:sz w:val="20"/>
          <w:szCs w:val="20"/>
        </w:rPr>
        <w:t>:</w:t>
      </w:r>
      <w:r w:rsidRPr="000532C5">
        <w:rPr>
          <w:rFonts w:ascii="Verdana" w:eastAsia="Calibri" w:hAnsi="Verdana" w:cs="Arial"/>
          <w:sz w:val="20"/>
          <w:szCs w:val="20"/>
        </w:rPr>
        <w:t xml:space="preserve"> </w:t>
      </w:r>
      <w:r w:rsidR="74171620" w:rsidRPr="000532C5">
        <w:rPr>
          <w:rFonts w:ascii="Verdana" w:eastAsiaTheme="minorEastAsia" w:hAnsi="Verdana"/>
          <w:sz w:val="20"/>
          <w:szCs w:val="20"/>
        </w:rPr>
        <w:t>il valore</w:t>
      </w:r>
      <w:del w:id="459" w:author="Avv. Rosario Panzariello" w:date="2026-09-18T11:11:00Z" w16du:dateUtc="2026-09-18T09:11:00Z">
        <w:r w:rsidR="74171620" w:rsidRPr="000532C5" w:rsidDel="00E0012E">
          <w:rPr>
            <w:rFonts w:ascii="Verdana" w:eastAsiaTheme="minorEastAsia" w:hAnsi="Verdana"/>
            <w:sz w:val="20"/>
            <w:szCs w:val="20"/>
          </w:rPr>
          <w:delText xml:space="preserve"> d’asta</w:delText>
        </w:r>
      </w:del>
      <w:r w:rsidR="74171620" w:rsidRPr="000532C5">
        <w:rPr>
          <w:rFonts w:ascii="Verdana" w:eastAsiaTheme="minorEastAsia" w:hAnsi="Verdana"/>
          <w:sz w:val="20"/>
          <w:szCs w:val="20"/>
        </w:rPr>
        <w:t xml:space="preserve"> lordo, determinato da Fleequid sulla base del PMIV fissato dal Venditore e delle Commissioni a carico del Venditore previste dal Tariffario Fleequid</w:t>
      </w:r>
      <w:ins w:id="460" w:author="Avv. Rosario Panzariello" w:date="2026-09-18T11:12:00Z" w16du:dateUtc="2026-09-18T09:12:00Z">
        <w:r w:rsidR="005E4755">
          <w:rPr>
            <w:rFonts w:ascii="Verdana" w:eastAsiaTheme="minorEastAsia" w:hAnsi="Verdana"/>
            <w:sz w:val="20"/>
            <w:szCs w:val="20"/>
          </w:rPr>
          <w:t xml:space="preserve">, che </w:t>
        </w:r>
      </w:ins>
      <w:del w:id="461" w:author="Avv. Rosario Panzariello" w:date="2026-09-18T11:12:00Z" w16du:dateUtc="2026-09-18T09:12:00Z">
        <w:r w:rsidR="74171620" w:rsidRPr="000532C5" w:rsidDel="005E4755">
          <w:rPr>
            <w:rFonts w:ascii="Verdana" w:eastAsiaTheme="minorEastAsia" w:hAnsi="Verdana"/>
            <w:sz w:val="20"/>
            <w:szCs w:val="20"/>
          </w:rPr>
          <w:delText xml:space="preserve">. Il PR </w:delText>
        </w:r>
      </w:del>
      <w:r w:rsidR="74171620" w:rsidRPr="000532C5">
        <w:rPr>
          <w:rFonts w:ascii="Verdana" w:eastAsiaTheme="minorEastAsia" w:hAnsi="Verdana"/>
          <w:sz w:val="20"/>
          <w:szCs w:val="20"/>
        </w:rPr>
        <w:t>rappresenta</w:t>
      </w:r>
      <w:ins w:id="462" w:author="Avv. Rosario Panzariello" w:date="2026-09-18T11:12:00Z" w16du:dateUtc="2026-09-18T09:12:00Z">
        <w:r w:rsidR="0075135C">
          <w:rPr>
            <w:rFonts w:ascii="Verdana" w:eastAsiaTheme="minorEastAsia" w:hAnsi="Verdana"/>
            <w:sz w:val="20"/>
            <w:szCs w:val="20"/>
          </w:rPr>
          <w:t>, nella Vendita in commissione,</w:t>
        </w:r>
      </w:ins>
      <w:r w:rsidR="74171620" w:rsidRPr="000532C5">
        <w:rPr>
          <w:rFonts w:ascii="Verdana" w:eastAsiaTheme="minorEastAsia" w:hAnsi="Verdana"/>
          <w:sz w:val="20"/>
          <w:szCs w:val="20"/>
        </w:rPr>
        <w:t xml:space="preserve"> la soglia di prezzo </w:t>
      </w:r>
      <w:del w:id="463" w:author="Avv. Rosario Panzariello" w:date="2026-09-18T11:12:00Z" w16du:dateUtc="2026-09-18T09:12:00Z">
        <w:r w:rsidR="74171620" w:rsidRPr="000532C5" w:rsidDel="0075135C">
          <w:rPr>
            <w:rFonts w:ascii="Verdana" w:eastAsiaTheme="minorEastAsia" w:hAnsi="Verdana"/>
            <w:sz w:val="20"/>
            <w:szCs w:val="20"/>
          </w:rPr>
          <w:delText xml:space="preserve">minimo </w:delText>
        </w:r>
      </w:del>
      <w:r w:rsidR="74171620" w:rsidRPr="000532C5">
        <w:rPr>
          <w:rFonts w:ascii="Verdana" w:eastAsiaTheme="minorEastAsia" w:hAnsi="Verdana"/>
          <w:sz w:val="20"/>
          <w:szCs w:val="20"/>
        </w:rPr>
        <w:t xml:space="preserve">in corrispondenza della quale, o al di sopra della quale, il Venditore acconsente </w:t>
      </w:r>
      <w:del w:id="464" w:author="Avv. Rosario Panzariello" w:date="2026-09-18T11:13:00Z" w16du:dateUtc="2026-09-18T09:13:00Z">
        <w:r w:rsidR="74171620" w:rsidRPr="000532C5" w:rsidDel="0024720E">
          <w:rPr>
            <w:rFonts w:ascii="Verdana" w:eastAsiaTheme="minorEastAsia" w:hAnsi="Verdana"/>
            <w:sz w:val="20"/>
            <w:szCs w:val="20"/>
          </w:rPr>
          <w:delText xml:space="preserve">certamente e </w:delText>
        </w:r>
      </w:del>
      <w:r w:rsidR="74171620" w:rsidRPr="000532C5">
        <w:rPr>
          <w:rFonts w:ascii="Verdana" w:eastAsiaTheme="minorEastAsia" w:hAnsi="Verdana"/>
          <w:sz w:val="20"/>
          <w:szCs w:val="20"/>
        </w:rPr>
        <w:t>irrevocabilmente alla vendita del Veicolo</w:t>
      </w:r>
      <w:ins w:id="465" w:author="Avv. Rosario Panzariello" w:date="2026-09-18T11:13:00Z" w16du:dateUtc="2026-09-18T09:13:00Z">
        <w:r w:rsidR="0024720E">
          <w:rPr>
            <w:rFonts w:ascii="Verdana" w:eastAsiaTheme="minorEastAsia" w:hAnsi="Verdana"/>
            <w:sz w:val="20"/>
            <w:szCs w:val="20"/>
          </w:rPr>
          <w:t xml:space="preserve">, </w:t>
        </w:r>
        <w:r w:rsidR="00021CEC" w:rsidRPr="00021CEC">
          <w:rPr>
            <w:rFonts w:ascii="Verdana" w:eastAsiaTheme="minorEastAsia" w:hAnsi="Verdana"/>
            <w:sz w:val="20"/>
            <w:szCs w:val="20"/>
            <w:rPrChange w:id="466" w:author="Avv. Rosario Panzariello" w:date="2026-09-18T11:13:00Z" w16du:dateUtc="2026-09-18T09:13:00Z">
              <w:rPr/>
            </w:rPrChange>
          </w:rPr>
          <w:t>assicurandogli un incasso netto almeno pari al PMIV.</w:t>
        </w:r>
      </w:ins>
      <w:r w:rsidR="74171620" w:rsidRPr="000532C5">
        <w:rPr>
          <w:rFonts w:ascii="Verdana" w:eastAsiaTheme="minorEastAsia" w:hAnsi="Verdana"/>
          <w:sz w:val="20"/>
          <w:szCs w:val="20"/>
        </w:rPr>
        <w:t xml:space="preserve"> </w:t>
      </w:r>
      <w:ins w:id="467" w:author="Avv. Rosario Panzariello" w:date="2026-09-18T11:13:00Z" w16du:dateUtc="2026-09-18T09:13:00Z">
        <w:r w:rsidR="00192AF6" w:rsidRPr="00192AF6">
          <w:rPr>
            <w:rFonts w:ascii="Verdana" w:eastAsiaTheme="minorEastAsia" w:hAnsi="Verdana"/>
            <w:sz w:val="20"/>
            <w:szCs w:val="20"/>
          </w:rPr>
          <w:t>Nel Dealer Sales l'eventuale Prezzo di riserva riguarda esclusivamente la rivendita del Veicolo da Fleequid all'Acquirente ed è determinato autonomamente da Fleequid ai sensi dell'art. 9.5</w:t>
        </w:r>
      </w:ins>
      <w:del w:id="468" w:author="Avv. Rosario Panzariello" w:date="2026-09-18T11:13:00Z" w16du:dateUtc="2026-09-18T09:13:00Z">
        <w:r w:rsidR="74171620" w:rsidRPr="000532C5" w:rsidDel="00192AF6">
          <w:rPr>
            <w:rFonts w:ascii="Verdana" w:eastAsiaTheme="minorEastAsia" w:hAnsi="Verdana"/>
            <w:sz w:val="20"/>
            <w:szCs w:val="20"/>
          </w:rPr>
          <w:delText>al termine dell’Asta, garantendo che, al superamento del PR, l’incasso netto del Venditore sia almeno pari al PMIV</w:delText>
        </w:r>
      </w:del>
      <w:r w:rsidR="74171620" w:rsidRPr="000532C5">
        <w:rPr>
          <w:rFonts w:ascii="Verdana" w:eastAsiaTheme="minorEastAsia" w:hAnsi="Verdana"/>
          <w:sz w:val="20"/>
          <w:szCs w:val="20"/>
        </w:rPr>
        <w:t>.</w:t>
      </w:r>
    </w:p>
    <w:p w14:paraId="0C1F16A5" w14:textId="3C3A16AA" w:rsidR="001810DB" w:rsidRDefault="001810DB" w:rsidP="00087BF5">
      <w:pPr>
        <w:numPr>
          <w:ilvl w:val="0"/>
          <w:numId w:val="2"/>
        </w:numPr>
        <w:spacing w:line="360" w:lineRule="auto"/>
        <w:ind w:left="0" w:firstLine="0"/>
        <w:contextualSpacing/>
        <w:jc w:val="both"/>
        <w:rPr>
          <w:ins w:id="469" w:author="Avv. Rosario Panzariello" w:date="2026-09-18T11:14:00Z" w16du:dateUtc="2026-09-18T09:14:00Z"/>
          <w:rFonts w:ascii="Verdana" w:eastAsia="Calibri" w:hAnsi="Verdana" w:cs="Arial"/>
          <w:sz w:val="20"/>
          <w:szCs w:val="20"/>
        </w:rPr>
      </w:pPr>
      <w:ins w:id="470" w:author="Avv. Rosario Panzariello" w:date="2026-09-18T11:14:00Z" w16du:dateUtc="2026-09-18T09:14:00Z">
        <w:r w:rsidRPr="000532C5">
          <w:rPr>
            <w:rFonts w:ascii="Verdana" w:eastAsia="Calibri" w:hAnsi="Verdana" w:cs="Arial"/>
            <w:sz w:val="20"/>
            <w:szCs w:val="20"/>
          </w:rPr>
          <w:t>“</w:t>
        </w:r>
        <w:r w:rsidRPr="001810DB">
          <w:rPr>
            <w:rFonts w:ascii="Verdana" w:eastAsia="Calibri" w:hAnsi="Verdana" w:cs="Arial"/>
            <w:b/>
            <w:bCs/>
            <w:i/>
            <w:iCs/>
            <w:sz w:val="20"/>
            <w:szCs w:val="20"/>
            <w:rPrChange w:id="471" w:author="Avv. Rosario Panzariello" w:date="2026-09-18T11:14:00Z" w16du:dateUtc="2026-09-18T09:14:00Z">
              <w:rPr>
                <w:rFonts w:ascii="Verdana" w:eastAsia="Calibri" w:hAnsi="Verdana" w:cs="Arial"/>
                <w:b/>
                <w:bCs/>
                <w:sz w:val="20"/>
                <w:szCs w:val="20"/>
              </w:rPr>
            </w:rPrChange>
          </w:rPr>
          <w:t>Prezzo di vendita all’Acquirente</w:t>
        </w:r>
        <w:r w:rsidRPr="000532C5">
          <w:rPr>
            <w:rFonts w:ascii="Verdana" w:eastAsia="Calibri" w:hAnsi="Verdana" w:cs="Arial"/>
            <w:sz w:val="20"/>
            <w:szCs w:val="20"/>
          </w:rPr>
          <w:t xml:space="preserve">”: </w:t>
        </w:r>
        <w:r w:rsidR="007E4196" w:rsidRPr="007E4196">
          <w:rPr>
            <w:rFonts w:ascii="Verdana" w:eastAsiaTheme="minorEastAsia" w:hAnsi="Verdana"/>
            <w:sz w:val="20"/>
            <w:szCs w:val="20"/>
            <w:rPrChange w:id="472" w:author="Avv. Rosario Panzariello" w:date="2026-09-18T11:14:00Z" w16du:dateUtc="2026-09-18T09:14:00Z">
              <w:rPr/>
            </w:rPrChange>
          </w:rPr>
          <w:t>il prezzo del Veicolo risultante dall'Accordo vincolante, comunque formatosi secondo la modalità di Evento di vendita applicabile, dovuto dall'Acquirente e concorrente a formare l'Importo Totale Dovuto.</w:t>
        </w:r>
      </w:ins>
    </w:p>
    <w:p w14:paraId="1DE30C13" w14:textId="76E2F34F"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7E4196">
        <w:rPr>
          <w:rFonts w:ascii="Verdana" w:eastAsia="Calibri" w:hAnsi="Verdana" w:cs="Arial"/>
          <w:b/>
          <w:bCs/>
          <w:i/>
          <w:iCs/>
          <w:sz w:val="20"/>
          <w:szCs w:val="20"/>
          <w:rPrChange w:id="473" w:author="Avv. Rosario Panzariello" w:date="2026-09-18T11:14:00Z" w16du:dateUtc="2026-09-18T09:14:00Z">
            <w:rPr>
              <w:rFonts w:ascii="Verdana" w:eastAsia="Calibri" w:hAnsi="Verdana" w:cs="Arial"/>
              <w:b/>
              <w:bCs/>
              <w:sz w:val="20"/>
              <w:szCs w:val="20"/>
            </w:rPr>
          </w:rPrChange>
        </w:rPr>
        <w:t>Professionista</w:t>
      </w:r>
      <w:del w:id="474" w:author="Avv. Rosario Panzariello" w:date="2026-09-18T11:14:00Z" w16du:dateUtc="2026-09-18T09:14:00Z">
        <w:r w:rsidRPr="000532C5" w:rsidDel="007E4196">
          <w:rPr>
            <w:rFonts w:ascii="Verdana" w:eastAsia="Calibri" w:hAnsi="Verdana" w:cs="Arial"/>
            <w:b/>
            <w:bCs/>
            <w:sz w:val="20"/>
            <w:szCs w:val="20"/>
          </w:rPr>
          <w:delText>/i</w:delText>
        </w:r>
      </w:del>
      <w:r w:rsidRPr="000532C5">
        <w:rPr>
          <w:rFonts w:ascii="Verdana" w:eastAsia="Calibri" w:hAnsi="Verdana" w:cs="Arial"/>
          <w:sz w:val="20"/>
          <w:szCs w:val="20"/>
        </w:rPr>
        <w:t>”: la persona fisica o giuridica che agisce nell'esercizio della propria attività imprenditoriale, commerciale, artigianale o professionale, ovvero un suo intermediario, con esclusione dei Consumatori. Rientrano altresì in questa definizione le “microimprese”, ossia le entità, società o associazioni che</w:t>
      </w:r>
      <w:r w:rsidRPr="000A6706">
        <w:rPr>
          <w:rFonts w:ascii="Verdana" w:eastAsia="Calibri" w:hAnsi="Verdana" w:cs="Arial"/>
          <w:sz w:val="20"/>
          <w:szCs w:val="20"/>
        </w:rPr>
        <w:t xml:space="preserve">, a prescindere dalla forma giuridica, esercitano un'attività economica, anche a titolo individuale o familiare, occupando meno di dieci persone e realizzando un fatturato annuo oppure un totale di bilancio annuo non superiori a due milioni di euro, ai sensi dell'articolo 2, paragrafo 3, dell'allegato alla Raccomandazione n. 2003/361/CE della Commissione, del 6 maggio 2003 e dal D. Lgs. n. 206/2005, art. 18, lett. d-bis (Codice del Consumo). </w:t>
      </w:r>
    </w:p>
    <w:p w14:paraId="46F25EA1" w14:textId="7143C473" w:rsidR="00985360" w:rsidRPr="00985360" w:rsidRDefault="00727888" w:rsidP="008426C6">
      <w:pPr>
        <w:numPr>
          <w:ilvl w:val="0"/>
          <w:numId w:val="2"/>
        </w:numPr>
        <w:spacing w:line="360" w:lineRule="auto"/>
        <w:ind w:left="0" w:firstLine="0"/>
        <w:contextualSpacing/>
        <w:jc w:val="both"/>
        <w:rPr>
          <w:ins w:id="475" w:author="Avv. Rosario Panzariello" w:date="2026-09-18T11:15:00Z" w16du:dateUtc="2026-09-18T09:15:00Z"/>
          <w:rFonts w:ascii="Verdana" w:hAnsi="Verdana"/>
          <w:sz w:val="20"/>
          <w:szCs w:val="20"/>
          <w:rPrChange w:id="476" w:author="Avv. Rosario Panzariello" w:date="2026-09-18T11:15:00Z" w16du:dateUtc="2026-09-18T09:15:00Z">
            <w:rPr>
              <w:ins w:id="477" w:author="Avv. Rosario Panzariello" w:date="2026-09-18T11:15:00Z" w16du:dateUtc="2026-09-18T09:15:00Z"/>
              <w:rFonts w:ascii="Verdana" w:eastAsia="Calibri" w:hAnsi="Verdana" w:cs="Arial"/>
              <w:sz w:val="20"/>
              <w:szCs w:val="20"/>
            </w:rPr>
          </w:rPrChange>
        </w:rPr>
      </w:pPr>
      <w:ins w:id="478" w:author="Avv. Rosario Panzariello" w:date="2026-09-18T11:15:00Z" w16du:dateUtc="2026-09-18T09:15:00Z">
        <w:r>
          <w:rPr>
            <w:rFonts w:ascii="Verdana" w:eastAsia="Calibri" w:hAnsi="Verdana" w:cs="Arial"/>
            <w:sz w:val="20"/>
            <w:szCs w:val="20"/>
          </w:rPr>
          <w:t>“</w:t>
        </w:r>
      </w:ins>
      <w:ins w:id="479" w:author="Avv. Rosario Panzariello" w:date="2026-09-18T11:16:00Z" w16du:dateUtc="2026-09-18T09:16:00Z">
        <w:r>
          <w:rPr>
            <w:rFonts w:ascii="Verdana" w:eastAsia="Calibri" w:hAnsi="Verdana" w:cs="Arial"/>
            <w:b/>
            <w:bCs/>
            <w:i/>
            <w:iCs/>
            <w:sz w:val="20"/>
            <w:szCs w:val="20"/>
          </w:rPr>
          <w:t>Proforma</w:t>
        </w:r>
      </w:ins>
      <w:ins w:id="480" w:author="Avv. Rosario Panzariello" w:date="2026-09-18T11:15:00Z" w16du:dateUtc="2026-09-18T09:15:00Z">
        <w:r w:rsidR="00985360" w:rsidRPr="000A6706">
          <w:rPr>
            <w:rFonts w:ascii="Verdana" w:eastAsia="Calibri" w:hAnsi="Verdana" w:cs="Arial"/>
            <w:sz w:val="20"/>
            <w:szCs w:val="20"/>
          </w:rPr>
          <w:t>”:</w:t>
        </w:r>
      </w:ins>
      <w:ins w:id="481" w:author="Avv. Rosario Panzariello" w:date="2026-09-18T11:16:00Z" w16du:dateUtc="2026-09-18T09:16:00Z">
        <w:r w:rsidR="0048464D" w:rsidRPr="0048464D">
          <w:t xml:space="preserve"> </w:t>
        </w:r>
        <w:r w:rsidR="0048464D" w:rsidRPr="0048464D">
          <w:rPr>
            <w:rFonts w:ascii="Verdana" w:eastAsia="Calibri" w:hAnsi="Verdana" w:cs="Arial"/>
            <w:sz w:val="20"/>
            <w:szCs w:val="20"/>
          </w:rPr>
          <w:t>il documento con il quale Fleequid rende noto all'Acquirente l'Importo Totale Dovuto e la scadenza del Termine di pagamento e, nella Vendita in commissione, cristallizza la modalità di esecuzione prescelta, secondo quanto previsto dall'art. 11.4. La Proforma è documento attuativo e ricognitivo successivo all'Accordo vincolante, non è fonte negoziale, non costituisce documento fiscale e non fa sorgere nuovi obblighi.</w:t>
        </w:r>
      </w:ins>
    </w:p>
    <w:p w14:paraId="2A52EE39" w14:textId="76E5CFD3"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sidRPr="000A6706">
        <w:rPr>
          <w:rFonts w:ascii="Verdana" w:eastAsia="Calibri" w:hAnsi="Verdana" w:cs="Arial"/>
          <w:sz w:val="20"/>
          <w:szCs w:val="20"/>
        </w:rPr>
        <w:t>“</w:t>
      </w:r>
      <w:r w:rsidRPr="000A6706">
        <w:rPr>
          <w:rFonts w:ascii="Verdana" w:eastAsia="Calibri" w:hAnsi="Verdana" w:cs="Arial"/>
          <w:b/>
          <w:bCs/>
          <w:i/>
          <w:iCs/>
          <w:sz w:val="20"/>
          <w:szCs w:val="20"/>
        </w:rPr>
        <w:t>Proposta di vendita</w:t>
      </w:r>
      <w:r w:rsidRPr="000A6706">
        <w:rPr>
          <w:rFonts w:ascii="Verdana" w:eastAsia="Calibri" w:hAnsi="Verdana" w:cs="Arial"/>
          <w:sz w:val="20"/>
          <w:szCs w:val="20"/>
        </w:rPr>
        <w:t xml:space="preserve">”: </w:t>
      </w:r>
      <w:r w:rsidR="008426C6" w:rsidRPr="000A6706">
        <w:rPr>
          <w:rFonts w:ascii="Verdana" w:hAnsi="Verdana"/>
          <w:sz w:val="20"/>
          <w:szCs w:val="20"/>
        </w:rPr>
        <w:t xml:space="preserve">la manifestazione di volontà con </w:t>
      </w:r>
      <w:del w:id="482" w:author="Avv. Rosario Panzariello" w:date="2026-09-18T11:16:00Z" w16du:dateUtc="2026-09-18T09:16:00Z">
        <w:r w:rsidR="008426C6" w:rsidRPr="000A6706" w:rsidDel="009A4F7A">
          <w:rPr>
            <w:rFonts w:ascii="Verdana" w:hAnsi="Verdana"/>
            <w:sz w:val="20"/>
            <w:szCs w:val="20"/>
          </w:rPr>
          <w:delText xml:space="preserve">cui </w:delText>
        </w:r>
      </w:del>
      <w:ins w:id="483" w:author="Avv. Rosario Panzariello" w:date="2026-09-18T11:16:00Z" w16du:dateUtc="2026-09-18T09:16:00Z">
        <w:r w:rsidR="009A4F7A">
          <w:rPr>
            <w:rFonts w:ascii="Verdana" w:hAnsi="Verdana"/>
            <w:sz w:val="20"/>
            <w:szCs w:val="20"/>
          </w:rPr>
          <w:t>la q</w:t>
        </w:r>
      </w:ins>
      <w:ins w:id="484" w:author="Avv. Rosario Panzariello" w:date="2026-09-18T11:17:00Z" w16du:dateUtc="2026-09-18T09:17:00Z">
        <w:r w:rsidR="009A4F7A">
          <w:rPr>
            <w:rFonts w:ascii="Verdana" w:hAnsi="Verdana"/>
            <w:sz w:val="20"/>
            <w:szCs w:val="20"/>
          </w:rPr>
          <w:t>uale</w:t>
        </w:r>
      </w:ins>
      <w:ins w:id="485" w:author="Avv. Rosario Panzariello" w:date="2026-09-18T11:16:00Z" w16du:dateUtc="2026-09-18T09:16:00Z">
        <w:r w:rsidR="009A4F7A" w:rsidRPr="000A6706">
          <w:rPr>
            <w:rFonts w:ascii="Verdana" w:hAnsi="Verdana"/>
            <w:sz w:val="20"/>
            <w:szCs w:val="20"/>
          </w:rPr>
          <w:t xml:space="preserve"> </w:t>
        </w:r>
      </w:ins>
      <w:r w:rsidR="008426C6" w:rsidRPr="000A6706">
        <w:rPr>
          <w:rFonts w:ascii="Verdana" w:hAnsi="Verdana"/>
          <w:sz w:val="20"/>
          <w:szCs w:val="20"/>
        </w:rPr>
        <w:t xml:space="preserve">il Venditore conferisce a Fleequid l’incarico di procedere alla </w:t>
      </w:r>
      <w:del w:id="486" w:author="Avv. Rosario Panzariello" w:date="2026-09-18T11:17:00Z" w16du:dateUtc="2026-09-18T09:17:00Z">
        <w:r w:rsidR="008426C6" w:rsidRPr="000A6706" w:rsidDel="009A4F7A">
          <w:rPr>
            <w:rFonts w:ascii="Verdana" w:hAnsi="Verdana"/>
            <w:sz w:val="20"/>
            <w:szCs w:val="20"/>
          </w:rPr>
          <w:delText xml:space="preserve">vendita </w:delText>
        </w:r>
      </w:del>
      <w:ins w:id="487" w:author="Avv. Rosario Panzariello" w:date="2026-09-18T11:17:00Z" w16du:dateUtc="2026-09-18T09:17:00Z">
        <w:r w:rsidR="009A4F7A">
          <w:rPr>
            <w:rFonts w:ascii="Verdana" w:hAnsi="Verdana"/>
            <w:sz w:val="20"/>
            <w:szCs w:val="20"/>
          </w:rPr>
          <w:t>commercializzazione e alla vendita</w:t>
        </w:r>
        <w:r w:rsidR="009A4F7A" w:rsidRPr="000A6706">
          <w:rPr>
            <w:rFonts w:ascii="Verdana" w:hAnsi="Verdana"/>
            <w:sz w:val="20"/>
            <w:szCs w:val="20"/>
          </w:rPr>
          <w:t xml:space="preserve"> </w:t>
        </w:r>
      </w:ins>
      <w:r w:rsidR="008426C6" w:rsidRPr="000A6706">
        <w:rPr>
          <w:rFonts w:ascii="Verdana" w:hAnsi="Verdana"/>
          <w:sz w:val="20"/>
          <w:szCs w:val="20"/>
        </w:rPr>
        <w:t xml:space="preserve">di uno o più Veicoli tramite il Marketplace </w:t>
      </w:r>
      <w:ins w:id="488" w:author="Avv. Rosario Panzariello" w:date="2026-09-18T11:17:00Z" w16du:dateUtc="2026-09-18T09:17:00Z">
        <w:r w:rsidR="00285396" w:rsidRPr="00285396">
          <w:rPr>
            <w:rFonts w:ascii="Verdana" w:hAnsi="Verdana"/>
            <w:sz w:val="20"/>
            <w:szCs w:val="20"/>
            <w:rPrChange w:id="489" w:author="Avv. Rosario Panzariello" w:date="2026-09-18T11:18:00Z" w16du:dateUtc="2026-09-18T09:18:00Z">
              <w:rPr/>
            </w:rPrChange>
          </w:rPr>
          <w:t>o attraverso le altre modalità disponibili. La forma, il contenuto minimo, l'efficacia e la vincolatività della Proposta di vendita sono disciplinati dall'art. 8.1</w:t>
        </w:r>
      </w:ins>
      <w:del w:id="490" w:author="Avv. Rosario Panzariello" w:date="2026-09-18T11:17:00Z" w16du:dateUtc="2026-09-18T09:17:00Z">
        <w:r w:rsidR="008426C6" w:rsidRPr="000A6706" w:rsidDel="00285396">
          <w:rPr>
            <w:rFonts w:ascii="Verdana" w:hAnsi="Verdana"/>
            <w:sz w:val="20"/>
            <w:szCs w:val="20"/>
          </w:rPr>
          <w:delText>o attraverso altre modalità di vendita disponibili.</w:delText>
        </w:r>
        <w:r w:rsidR="008426C6" w:rsidRPr="00285396" w:rsidDel="00285396">
          <w:rPr>
            <w:rFonts w:ascii="Verdana" w:hAnsi="Verdana"/>
            <w:sz w:val="20"/>
            <w:szCs w:val="20"/>
            <w:rPrChange w:id="491" w:author="Avv. Rosario Panzariello" w:date="2026-09-18T11:18:00Z" w16du:dateUtc="2026-09-18T09:18:00Z">
              <w:rPr/>
            </w:rPrChange>
          </w:rPr>
          <w:delText xml:space="preserve"> </w:delText>
        </w:r>
        <w:r w:rsidR="008426C6" w:rsidRPr="000A6706" w:rsidDel="00285396">
          <w:rPr>
            <w:rFonts w:ascii="Verdana" w:hAnsi="Verdana"/>
            <w:sz w:val="20"/>
            <w:szCs w:val="20"/>
          </w:rPr>
          <w:delText>La Proposta di vendita può essere formulata direttamente dal Venditore mediante l’utilizzo degli strumenti informatici messi a disposizione da Fleequid, oppure con il supporto di quest’ultima, attraverso qualsiasi canale idoneo a esprimere in modo inequivoco la volontà di vendere, inclusi, a titolo esemplificativo, comunicazioni via e-mail, comunicazioni orali, sistemi di messaggistica istantanea, documenti condivisi o altri mezzi equivalenti. In ogni caso, la Proposta deve consentire l’identificazione dei Veicoli oggetto di vendita, anche tramite VIN o dati equivalenti, nonché l’indicazione del Prezzo minimo di impegno alla vendita (PMIV).</w:delText>
        </w:r>
        <w:r w:rsidR="008426C6" w:rsidRPr="00285396" w:rsidDel="00285396">
          <w:rPr>
            <w:rFonts w:ascii="Verdana" w:hAnsi="Verdana"/>
            <w:sz w:val="20"/>
            <w:szCs w:val="20"/>
            <w:rPrChange w:id="492" w:author="Avv. Rosario Panzariello" w:date="2026-09-18T11:18:00Z" w16du:dateUtc="2026-09-18T09:18:00Z">
              <w:rPr>
                <w:rFonts w:ascii="Times New Roman" w:eastAsia="Times New Roman" w:hAnsi="Times New Roman" w:cs="Times New Roman"/>
                <w:kern w:val="0"/>
                <w:sz w:val="24"/>
                <w:szCs w:val="24"/>
                <w:lang w:eastAsia="it-IT"/>
                <w14:ligatures w14:val="none"/>
              </w:rPr>
            </w:rPrChange>
          </w:rPr>
          <w:delText xml:space="preserve"> </w:delText>
        </w:r>
        <w:r w:rsidR="008426C6" w:rsidRPr="000A6706" w:rsidDel="00285396">
          <w:rPr>
            <w:rFonts w:ascii="Verdana" w:hAnsi="Verdana"/>
            <w:sz w:val="20"/>
            <w:szCs w:val="20"/>
          </w:rPr>
          <w:delText>La Proposta di vendita può essere formulata e confermata dal Venditore mediante strumenti informatici o digitali, inclusi il Marketplace e le relative funzionalità di approvazione, ovvero mediante strumenti analogici o altri mezzi equivalenti, purché idonei a documentare la volontà del Venditore.</w:delText>
        </w:r>
        <w:r w:rsidR="008426C6" w:rsidRPr="00285396" w:rsidDel="00285396">
          <w:rPr>
            <w:rFonts w:ascii="Verdana" w:hAnsi="Verdana"/>
            <w:sz w:val="20"/>
            <w:szCs w:val="20"/>
            <w:rPrChange w:id="493" w:author="Avv. Rosario Panzariello" w:date="2026-09-18T11:18:00Z" w16du:dateUtc="2026-09-18T09:18:00Z">
              <w:rPr/>
            </w:rPrChange>
          </w:rPr>
          <w:delText xml:space="preserve"> </w:delText>
        </w:r>
        <w:r w:rsidR="008426C6" w:rsidRPr="000A6706" w:rsidDel="00285396">
          <w:rPr>
            <w:rFonts w:ascii="Verdana" w:hAnsi="Verdana"/>
            <w:sz w:val="20"/>
            <w:szCs w:val="20"/>
          </w:rPr>
          <w:delText>La Proposta di vendita è valida ed efficace nei termini delle presenti CG e vincola il Venditore sin dal momento in cui la stessa è formulata o confermata, anche qualora non sia ancora stata pubblicata sul Marketplace, non sia stato predisposto il dossier tecnico o non sia stata ancora completata la relativa Scheda d’Asta</w:delText>
        </w:r>
      </w:del>
      <w:r w:rsidR="008426C6" w:rsidRPr="000A6706">
        <w:rPr>
          <w:rFonts w:ascii="Verdana" w:hAnsi="Verdana"/>
          <w:sz w:val="20"/>
          <w:szCs w:val="20"/>
        </w:rPr>
        <w:t>.</w:t>
      </w:r>
    </w:p>
    <w:p w14:paraId="26D1BEC6" w14:textId="3E91623D"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sidRPr="000532C5">
        <w:rPr>
          <w:rFonts w:ascii="Verdana" w:eastAsia="Verdana" w:hAnsi="Verdana" w:cs="Verdana"/>
          <w:b/>
          <w:bCs/>
          <w:sz w:val="20"/>
          <w:szCs w:val="20"/>
        </w:rPr>
        <w:t>“Puntata massima</w:t>
      </w:r>
      <w:r w:rsidRPr="000532C5">
        <w:rPr>
          <w:rFonts w:ascii="Verdana" w:eastAsia="Verdana" w:hAnsi="Verdana" w:cs="Verdana"/>
          <w:sz w:val="20"/>
          <w:szCs w:val="20"/>
        </w:rPr>
        <w:t xml:space="preserve">”: il valore </w:t>
      </w:r>
      <w:r w:rsidR="00B90382" w:rsidRPr="000532C5">
        <w:rPr>
          <w:rFonts w:ascii="Verdana" w:eastAsia="Verdana" w:hAnsi="Verdana" w:cs="Verdana"/>
          <w:sz w:val="20"/>
          <w:szCs w:val="20"/>
        </w:rPr>
        <w:t>più elevato tra tutte le Offerte presentate dagli Offerenti al termine dell’Asta</w:t>
      </w:r>
      <w:r w:rsidRPr="000532C5">
        <w:rPr>
          <w:rFonts w:ascii="Verdana" w:eastAsia="Verdana" w:hAnsi="Verdana" w:cs="Verdana"/>
          <w:sz w:val="20"/>
          <w:szCs w:val="20"/>
        </w:rPr>
        <w:t xml:space="preserve">, anche dopo eventuali rilanci. </w:t>
      </w:r>
      <w:ins w:id="494" w:author="Avv. Rosario Panzariello" w:date="2026-09-18T11:18:00Z" w16du:dateUtc="2026-09-18T09:18:00Z">
        <w:r w:rsidR="003C493B" w:rsidRPr="003C493B">
          <w:rPr>
            <w:rFonts w:ascii="Verdana" w:eastAsia="Verdana" w:hAnsi="Verdana" w:cs="Verdana"/>
            <w:sz w:val="20"/>
            <w:szCs w:val="20"/>
          </w:rPr>
          <w:t>Qualora Fleequid abbia proceduto all'Annullamento della vendita, la Puntata massima è determinata escludendo il valore delle Offerte relative alle vendite annullate</w:t>
        </w:r>
      </w:ins>
      <w:del w:id="495" w:author="Avv. Rosario Panzariello" w:date="2026-09-18T11:18:00Z" w16du:dateUtc="2026-09-18T09:18:00Z">
        <w:r w:rsidRPr="000532C5" w:rsidDel="003C493B">
          <w:rPr>
            <w:rFonts w:ascii="Verdana" w:eastAsia="Verdana" w:hAnsi="Verdana" w:cs="Verdana"/>
            <w:sz w:val="20"/>
            <w:szCs w:val="20"/>
          </w:rPr>
          <w:delText xml:space="preserve">Nel caso in cui, in conformità alle presenti CG, Fleequid ha il diritto di annullare una o più Aggiudicazioni, la Puntata massima è determinata escludendo il valore </w:delText>
        </w:r>
        <w:r w:rsidR="00B90382" w:rsidRPr="000532C5" w:rsidDel="003C493B">
          <w:rPr>
            <w:rFonts w:ascii="Verdana" w:eastAsia="Verdana" w:hAnsi="Verdana" w:cs="Verdana"/>
            <w:sz w:val="20"/>
            <w:szCs w:val="20"/>
          </w:rPr>
          <w:delText xml:space="preserve">delle Offerte relative </w:delText>
        </w:r>
        <w:r w:rsidR="000525AD" w:rsidRPr="000532C5" w:rsidDel="003C493B">
          <w:rPr>
            <w:rFonts w:ascii="Verdana" w:eastAsia="Verdana" w:hAnsi="Verdana" w:cs="Verdana"/>
            <w:sz w:val="20"/>
            <w:szCs w:val="20"/>
          </w:rPr>
          <w:delText>a precedenti</w:delText>
        </w:r>
        <w:r w:rsidR="00B90382" w:rsidRPr="000532C5" w:rsidDel="003C493B">
          <w:rPr>
            <w:rFonts w:ascii="Verdana" w:eastAsia="Verdana" w:hAnsi="Verdana" w:cs="Verdana"/>
            <w:sz w:val="20"/>
            <w:szCs w:val="20"/>
          </w:rPr>
          <w:delText xml:space="preserve"> </w:delText>
        </w:r>
        <w:r w:rsidRPr="000532C5" w:rsidDel="003C493B">
          <w:rPr>
            <w:rFonts w:ascii="Verdana" w:eastAsia="Verdana" w:hAnsi="Verdana" w:cs="Verdana"/>
            <w:sz w:val="20"/>
            <w:szCs w:val="20"/>
          </w:rPr>
          <w:delText>Aggiudicazioni annullate</w:delText>
        </w:r>
      </w:del>
      <w:r w:rsidRPr="000532C5">
        <w:rPr>
          <w:rFonts w:ascii="Verdana" w:eastAsia="Verdana" w:hAnsi="Verdana" w:cs="Verdana"/>
          <w:sz w:val="20"/>
          <w:szCs w:val="20"/>
        </w:rPr>
        <w:t>.</w:t>
      </w:r>
    </w:p>
    <w:p w14:paraId="4A89D8D3" w14:textId="0735D73F"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 xml:space="preserve">  “</w:t>
      </w:r>
      <w:r w:rsidRPr="000532C5">
        <w:rPr>
          <w:rFonts w:ascii="Verdana" w:eastAsia="Calibri" w:hAnsi="Verdana" w:cs="Arial"/>
          <w:b/>
          <w:bCs/>
          <w:i/>
          <w:iCs/>
          <w:sz w:val="20"/>
          <w:szCs w:val="20"/>
        </w:rPr>
        <w:t>Rivendita</w:t>
      </w:r>
      <w:r w:rsidRPr="000532C5">
        <w:rPr>
          <w:rFonts w:ascii="Verdana" w:eastAsia="Calibri" w:hAnsi="Verdana" w:cs="Arial"/>
          <w:sz w:val="20"/>
          <w:szCs w:val="20"/>
        </w:rPr>
        <w:t xml:space="preserve">”: </w:t>
      </w:r>
      <w:ins w:id="496" w:author="Avv. Rosario Panzariello" w:date="2026-09-18T11:19:00Z" w16du:dateUtc="2026-09-18T09:19:00Z">
        <w:r w:rsidR="00382915" w:rsidRPr="00382915">
          <w:rPr>
            <w:rFonts w:ascii="Verdana" w:eastAsia="Calibri" w:hAnsi="Verdana" w:cs="Arial"/>
            <w:sz w:val="20"/>
            <w:szCs w:val="20"/>
          </w:rPr>
          <w:t xml:space="preserve">la modalità di esecuzione della Vendita in commissione, disciplinata dagli artt. 2.5 e 17.3 e seguenti e attuabile anche nelle forme di cui all'art. 1395 c.c., per mezzo della quale Fleequid, in esecuzione delle commissioni di vendita e di acquisto, acquista il Veicolo dal </w:t>
        </w:r>
        <w:r w:rsidR="00382915" w:rsidRPr="00382915">
          <w:rPr>
            <w:rFonts w:ascii="Verdana" w:eastAsia="Calibri" w:hAnsi="Verdana" w:cs="Arial"/>
            <w:sz w:val="20"/>
            <w:szCs w:val="20"/>
          </w:rPr>
          <w:lastRenderedPageBreak/>
          <w:t>Venditore e lo trasferisce all'Acquirente al fine di imputare la compravendita ai rispettivi committenti. La Rivendita non trova applicazione nel Dealer Sales</w:t>
        </w:r>
      </w:ins>
      <w:del w:id="497" w:author="Avv. Rosario Panzariello" w:date="2026-09-18T11:19:00Z" w16du:dateUtc="2026-09-18T09:19:00Z">
        <w:r w:rsidRPr="000532C5" w:rsidDel="00382915">
          <w:rPr>
            <w:rFonts w:ascii="Verdana" w:eastAsia="Calibri" w:hAnsi="Verdana" w:cs="Arial"/>
            <w:sz w:val="20"/>
            <w:szCs w:val="20"/>
          </w:rPr>
          <w:delText>al termine dell’Asta dalla quale consegua un’incondizionata promessa di vendita da parte del Venditore ed una incondizionata promessa di acquisto da parte dell’Acquirente, il processo, che può essere attuato anche nelle forme di cui all’art. 1395 c.c., per mezzo del quale Fleequid, nel caso in cui il Veicolo non fosse già di sua proprietà</w:delText>
        </w:r>
        <w:r w:rsidR="002B2D8C" w:rsidRPr="000532C5" w:rsidDel="00382915">
          <w:rPr>
            <w:rFonts w:ascii="Verdana" w:eastAsia="Calibri" w:hAnsi="Verdana" w:cs="Arial"/>
            <w:sz w:val="20"/>
            <w:szCs w:val="20"/>
          </w:rPr>
          <w:delText xml:space="preserve"> e nel caso in cui non operi come Intermediario puro</w:delText>
        </w:r>
        <w:r w:rsidRPr="000532C5" w:rsidDel="00382915">
          <w:rPr>
            <w:rFonts w:ascii="Verdana" w:eastAsia="Calibri" w:hAnsi="Verdana" w:cs="Arial"/>
            <w:sz w:val="20"/>
            <w:szCs w:val="20"/>
          </w:rPr>
          <w:delText xml:space="preserve">, acquista al Prezzo di aggiudicazione il Veicolo </w:delText>
        </w:r>
        <w:r w:rsidR="000525AD" w:rsidRPr="000532C5" w:rsidDel="00382915">
          <w:rPr>
            <w:rFonts w:ascii="Verdana" w:eastAsia="Calibri" w:hAnsi="Verdana" w:cs="Arial"/>
            <w:sz w:val="20"/>
            <w:szCs w:val="20"/>
          </w:rPr>
          <w:delText>dal</w:delText>
        </w:r>
        <w:r w:rsidRPr="000532C5" w:rsidDel="00382915">
          <w:rPr>
            <w:rFonts w:ascii="Verdana" w:eastAsia="Calibri" w:hAnsi="Verdana" w:cs="Arial"/>
            <w:sz w:val="20"/>
            <w:szCs w:val="20"/>
          </w:rPr>
          <w:delText xml:space="preserve"> Venditore e lo rivende all’Acquirente finale</w:delText>
        </w:r>
      </w:del>
      <w:r w:rsidRPr="000532C5">
        <w:rPr>
          <w:rFonts w:ascii="Verdana" w:eastAsia="Calibri" w:hAnsi="Verdana" w:cs="Arial"/>
          <w:sz w:val="20"/>
          <w:szCs w:val="20"/>
        </w:rPr>
        <w:t xml:space="preserve">. </w:t>
      </w:r>
    </w:p>
    <w:p w14:paraId="0ED68E8D" w14:textId="4CC969BB" w:rsidR="00BD24BA" w:rsidRPr="000A6706" w:rsidDel="00556B5D" w:rsidRDefault="00D51CD4" w:rsidP="00087BF5">
      <w:pPr>
        <w:numPr>
          <w:ilvl w:val="0"/>
          <w:numId w:val="2"/>
        </w:numPr>
        <w:spacing w:line="360" w:lineRule="auto"/>
        <w:ind w:left="0" w:firstLine="0"/>
        <w:contextualSpacing/>
        <w:jc w:val="both"/>
        <w:rPr>
          <w:del w:id="498" w:author="Avv. Rosario Panzariello" w:date="2026-09-18T11:19:00Z" w16du:dateUtc="2026-09-18T09:19:00Z"/>
          <w:rFonts w:ascii="Verdana" w:hAnsi="Verdana"/>
          <w:sz w:val="20"/>
          <w:szCs w:val="20"/>
        </w:rPr>
      </w:pPr>
      <w:del w:id="499" w:author="Avv. Rosario Panzariello" w:date="2026-09-18T11:19:00Z" w16du:dateUtc="2026-09-18T09:19:00Z">
        <w:r w:rsidRPr="000A6706" w:rsidDel="00556B5D">
          <w:rPr>
            <w:rFonts w:ascii="Verdana" w:hAnsi="Verdana"/>
            <w:sz w:val="20"/>
            <w:szCs w:val="20"/>
          </w:rPr>
          <w:delText xml:space="preserve">“Scheda d’Asta” (o “Inserzione”): </w:delText>
        </w:r>
        <w:r w:rsidR="009C4B12" w:rsidRPr="000A6706" w:rsidDel="00556B5D">
          <w:rPr>
            <w:rFonts w:ascii="Verdana" w:hAnsi="Verdana"/>
            <w:sz w:val="20"/>
            <w:szCs w:val="20"/>
          </w:rPr>
          <w:delText>il contenuto informativo e descrittivo relativo al Veicolo oggetto della Proposta di vendita, comprensivo, a titolo esemplificativo e non esaustivo, delle Specifiche tecniche, delle immagini, del dossier tecnico, delle condizioni di vendita e di ogni altra informazione resa disponibile agli Utenti tramite il Marketplace o altri canali di comunicazione. La Scheda d’Asta può essere predisposta da Fleequid, anche per conto del Venditore e sulla base delle informazioni da quest’ultimo fornite o comunque nella sua disponibilità, e costituisce una modalità di esecuzione della Proposta di vendita</w:delText>
        </w:r>
        <w:r w:rsidR="008426C6" w:rsidRPr="000A6706" w:rsidDel="00556B5D">
          <w:rPr>
            <w:rFonts w:ascii="Verdana" w:hAnsi="Verdana"/>
            <w:sz w:val="20"/>
            <w:szCs w:val="20"/>
          </w:rPr>
          <w:delText>, senza che la sua predisposizione o pubblicazione incida sulla validità ed efficacia della Proposta stessa, che resta disciplinata dalle presenti CG</w:delText>
        </w:r>
        <w:r w:rsidR="009C4B12" w:rsidRPr="000A6706" w:rsidDel="00556B5D">
          <w:rPr>
            <w:rFonts w:ascii="Verdana" w:hAnsi="Verdana"/>
            <w:sz w:val="20"/>
            <w:szCs w:val="20"/>
          </w:rPr>
          <w:delText>.</w:delText>
        </w:r>
      </w:del>
    </w:p>
    <w:p w14:paraId="254FE182" w14:textId="7B43DEA8" w:rsidR="00087BF5" w:rsidRDefault="06635B2D" w:rsidP="00087BF5">
      <w:pPr>
        <w:numPr>
          <w:ilvl w:val="0"/>
          <w:numId w:val="2"/>
        </w:numPr>
        <w:spacing w:line="360" w:lineRule="auto"/>
        <w:ind w:left="0" w:firstLine="0"/>
        <w:contextualSpacing/>
        <w:jc w:val="both"/>
        <w:rPr>
          <w:ins w:id="500" w:author="Avv. Rosario Panzariello" w:date="2026-09-18T11:20:00Z" w16du:dateUtc="2026-09-18T09:20:00Z"/>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Servizi</w:t>
      </w:r>
      <w:del w:id="501" w:author="Avv. Rosario Panzariello" w:date="2026-09-18T11:19:00Z" w16du:dateUtc="2026-09-18T09:19:00Z">
        <w:r w:rsidRPr="000532C5" w:rsidDel="00556B5D">
          <w:rPr>
            <w:rFonts w:ascii="Verdana" w:eastAsia="Calibri" w:hAnsi="Verdana" w:cs="Arial"/>
            <w:b/>
            <w:bCs/>
            <w:i/>
            <w:iCs/>
            <w:sz w:val="20"/>
            <w:szCs w:val="20"/>
          </w:rPr>
          <w:delText>o/</w:delText>
        </w:r>
      </w:del>
      <w:del w:id="502" w:author="Avv. Rosario Panzariello" w:date="2026-09-18T11:20:00Z" w16du:dateUtc="2026-09-18T09:20:00Z">
        <w:r w:rsidRPr="000532C5" w:rsidDel="00556B5D">
          <w:rPr>
            <w:rFonts w:ascii="Verdana" w:eastAsia="Calibri" w:hAnsi="Verdana" w:cs="Arial"/>
            <w:b/>
            <w:bCs/>
            <w:i/>
            <w:iCs/>
            <w:sz w:val="20"/>
            <w:szCs w:val="20"/>
          </w:rPr>
          <w:delText>i</w:delText>
        </w:r>
      </w:del>
      <w:r w:rsidRPr="000532C5">
        <w:rPr>
          <w:rFonts w:ascii="Verdana" w:eastAsia="Calibri" w:hAnsi="Verdana" w:cs="Arial"/>
          <w:sz w:val="20"/>
          <w:szCs w:val="20"/>
        </w:rPr>
        <w:t xml:space="preserve">”: </w:t>
      </w:r>
      <w:r w:rsidR="0085011C" w:rsidRPr="000532C5">
        <w:rPr>
          <w:rFonts w:ascii="Verdana" w:eastAsia="Calibri" w:hAnsi="Verdana" w:cs="Arial"/>
          <w:sz w:val="20"/>
          <w:szCs w:val="20"/>
        </w:rPr>
        <w:t>i servizi</w:t>
      </w:r>
      <w:ins w:id="503" w:author="Avv. Rosario Panzariello" w:date="2026-09-18T11:20:00Z" w16du:dateUtc="2026-09-18T09:20:00Z">
        <w:r w:rsidR="00076518" w:rsidRPr="00076518">
          <w:rPr>
            <w:rFonts w:ascii="Verdana" w:eastAsia="Calibri" w:hAnsi="Verdana" w:cs="Arial"/>
            <w:sz w:val="20"/>
            <w:szCs w:val="20"/>
          </w:rPr>
          <w:t>, offline e online, messi a disposizione da Fleequid agli Utenti e soggetti a Tariffe, quali, a titolo esemplificativo, i servizi di trasporto e di logistica dei Veicoli e gli altri servizi indicati sul Marketplace, con esclusione dell'attività di intermediazione nella compravendita di Veicoli, soggetta a Commissioni</w:t>
        </w:r>
      </w:ins>
      <w:del w:id="504" w:author="Avv. Rosario Panzariello" w:date="2026-09-18T11:20:00Z" w16du:dateUtc="2026-09-18T09:20:00Z">
        <w:r w:rsidR="0085011C" w:rsidRPr="000532C5" w:rsidDel="00076518">
          <w:rPr>
            <w:rFonts w:ascii="Verdana" w:eastAsia="Calibri" w:hAnsi="Verdana" w:cs="Arial"/>
            <w:sz w:val="20"/>
            <w:szCs w:val="20"/>
          </w:rPr>
          <w:delText>, sia offline che online, eventualmente messi a disposizione da Fleequid agli Utenti e soggetti a Tariffe (</w:delText>
        </w:r>
        <w:r w:rsidR="000525AD" w:rsidRPr="000532C5" w:rsidDel="00076518">
          <w:rPr>
            <w:rFonts w:ascii="Verdana" w:eastAsia="Calibri" w:hAnsi="Verdana" w:cs="Arial"/>
            <w:sz w:val="20"/>
            <w:szCs w:val="20"/>
          </w:rPr>
          <w:delText>come, ad esempio,</w:delText>
        </w:r>
        <w:r w:rsidR="0085011C" w:rsidRPr="000532C5" w:rsidDel="00076518">
          <w:rPr>
            <w:rFonts w:ascii="Verdana" w:eastAsia="Calibri" w:hAnsi="Verdana" w:cs="Arial"/>
            <w:sz w:val="20"/>
            <w:szCs w:val="20"/>
          </w:rPr>
          <w:delText xml:space="preserve"> servizi di trasporto e di logistica dei Veicoli, e altri servizi indicati sul Marketplace), con esclusione di quelli di intermediazione nella compravendita di Veicoli sul Marketplace,</w:delText>
        </w:r>
        <w:r w:rsidR="000525AD" w:rsidRPr="000532C5" w:rsidDel="00076518">
          <w:rPr>
            <w:rFonts w:ascii="Verdana" w:eastAsia="Calibri" w:hAnsi="Verdana" w:cs="Arial"/>
            <w:sz w:val="20"/>
            <w:szCs w:val="20"/>
          </w:rPr>
          <w:delText xml:space="preserve"> che sono</w:delText>
        </w:r>
        <w:r w:rsidR="0085011C" w:rsidRPr="000532C5" w:rsidDel="00076518">
          <w:rPr>
            <w:rFonts w:ascii="Verdana" w:eastAsia="Calibri" w:hAnsi="Verdana" w:cs="Arial"/>
            <w:sz w:val="20"/>
            <w:szCs w:val="20"/>
          </w:rPr>
          <w:delText xml:space="preserve"> soggetti a Commissioni</w:delText>
        </w:r>
      </w:del>
      <w:r w:rsidRPr="000532C5">
        <w:rPr>
          <w:rFonts w:ascii="Verdana" w:eastAsia="Calibri" w:hAnsi="Verdana" w:cs="Arial"/>
          <w:sz w:val="20"/>
          <w:szCs w:val="20"/>
        </w:rPr>
        <w:t>.</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ins w:id="505" w:author="Avv. Rosario Panzariello" w:date="2026-09-18T11:20:00Z" w16du:dateUtc="2026-09-18T09:20:00Z">
        <w:r>
          <w:rPr>
            <w:rFonts w:ascii="Verdana" w:eastAsia="Calibri" w:hAnsi="Verdana" w:cs="Arial"/>
            <w:sz w:val="20"/>
            <w:szCs w:val="20"/>
          </w:rPr>
          <w:t>“</w:t>
        </w:r>
        <w:r>
          <w:rPr>
            <w:rFonts w:ascii="Verdana" w:eastAsia="Calibri" w:hAnsi="Verdana" w:cs="Arial"/>
            <w:b/>
            <w:bCs/>
            <w:i/>
            <w:iCs/>
            <w:sz w:val="20"/>
            <w:szCs w:val="20"/>
          </w:rPr>
          <w:t>Soluzioni di finanziamento</w:t>
        </w:r>
        <w:r>
          <w:rPr>
            <w:rFonts w:ascii="Verdana" w:eastAsia="Calibri" w:hAnsi="Verdana" w:cs="Arial"/>
            <w:sz w:val="20"/>
            <w:szCs w:val="20"/>
          </w:rPr>
          <w:t>”</w:t>
        </w:r>
      </w:ins>
      <w:ins w:id="506" w:author="Avv. Rosario Panzariello" w:date="2026-09-18T11:21:00Z" w16du:dateUtc="2026-09-18T09:21:00Z">
        <w:r>
          <w:rPr>
            <w:rFonts w:ascii="Verdana" w:eastAsia="Calibri" w:hAnsi="Verdana" w:cs="Arial"/>
            <w:sz w:val="20"/>
            <w:szCs w:val="20"/>
          </w:rPr>
          <w:t xml:space="preserve">: </w:t>
        </w:r>
        <w:r w:rsidR="006B6A84" w:rsidRPr="006B6A84">
          <w:rPr>
            <w:rFonts w:ascii="Verdana" w:eastAsia="Calibri" w:hAnsi="Verdana" w:cs="Arial"/>
            <w:sz w:val="20"/>
            <w:szCs w:val="20"/>
          </w:rPr>
          <w:t>i prodotti di finanziamento, di locazione finanziaria o di altra forma di provvista offerti da soggetti terzi e resi disponibili o segnalati tramite il Marketplace, disciplinati dall'art. 22 e dalle relative Condizioni Specifiche.</w:t>
        </w:r>
      </w:ins>
    </w:p>
    <w:p w14:paraId="048AFD50" w14:textId="4C40E1E6" w:rsidR="00087BF5" w:rsidRDefault="06635B2D" w:rsidP="00087BF5">
      <w:pPr>
        <w:numPr>
          <w:ilvl w:val="0"/>
          <w:numId w:val="2"/>
        </w:numPr>
        <w:spacing w:line="360" w:lineRule="auto"/>
        <w:ind w:left="0" w:firstLine="0"/>
        <w:contextualSpacing/>
        <w:jc w:val="both"/>
        <w:rPr>
          <w:ins w:id="507" w:author="Avv. Rosario Panzariello" w:date="2026-09-18T11:22:00Z" w16du:dateUtc="2026-09-18T09:22:00Z"/>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Specifiche tecniche</w:t>
      </w:r>
      <w:r w:rsidRPr="000532C5">
        <w:rPr>
          <w:rFonts w:ascii="Verdana" w:eastAsia="Calibri" w:hAnsi="Verdana" w:cs="Arial"/>
          <w:sz w:val="20"/>
          <w:szCs w:val="20"/>
        </w:rPr>
        <w:t xml:space="preserve">”: </w:t>
      </w:r>
      <w:ins w:id="508" w:author="Avv. Rosario Panzariello" w:date="2026-09-18T11:21:00Z" w16du:dateUtc="2026-09-18T09:21:00Z">
        <w:r w:rsidR="00542F74">
          <w:rPr>
            <w:rFonts w:ascii="Verdana" w:eastAsia="Calibri" w:hAnsi="Verdana" w:cs="Arial"/>
            <w:sz w:val="20"/>
            <w:szCs w:val="20"/>
          </w:rPr>
          <w:t>l’</w:t>
        </w:r>
      </w:ins>
      <w:r w:rsidRPr="000532C5">
        <w:rPr>
          <w:rFonts w:ascii="Verdana" w:eastAsia="Calibri" w:hAnsi="Verdana" w:cs="Arial"/>
          <w:sz w:val="20"/>
          <w:szCs w:val="20"/>
        </w:rPr>
        <w:t xml:space="preserve">insieme delle informazioni, </w:t>
      </w:r>
      <w:r w:rsidR="00E92F08">
        <w:rPr>
          <w:rFonts w:ascii="Verdana" w:eastAsia="Calibri" w:hAnsi="Verdana" w:cs="Arial"/>
          <w:sz w:val="20"/>
          <w:szCs w:val="20"/>
        </w:rPr>
        <w:t>fornite</w:t>
      </w:r>
      <w:r w:rsidRPr="000532C5">
        <w:rPr>
          <w:rFonts w:ascii="Verdana" w:eastAsia="Calibri" w:hAnsi="Verdana" w:cs="Arial"/>
          <w:sz w:val="20"/>
          <w:szCs w:val="20"/>
        </w:rPr>
        <w:t xml:space="preserve"> dal Venditore</w:t>
      </w:r>
      <w:del w:id="509" w:author="Avv. Rosario Panzariello" w:date="2026-09-18T11:21:00Z" w16du:dateUtc="2026-09-18T09:21:00Z">
        <w:r w:rsidR="000525AD" w:rsidRPr="000532C5" w:rsidDel="00542F74">
          <w:rPr>
            <w:rFonts w:ascii="Verdana" w:eastAsia="Calibri" w:hAnsi="Verdana" w:cs="Arial"/>
            <w:sz w:val="20"/>
            <w:szCs w:val="20"/>
          </w:rPr>
          <w:delText>,</w:delText>
        </w:r>
      </w:del>
      <w:r w:rsidRPr="000532C5">
        <w:rPr>
          <w:rFonts w:ascii="Verdana" w:eastAsia="Calibri" w:hAnsi="Verdana" w:cs="Arial"/>
          <w:sz w:val="20"/>
          <w:szCs w:val="20"/>
        </w:rPr>
        <w:t xml:space="preserve"> ovvero indicate da Fleequid e dal Venditore approvate, concernenti le caratteristiche, </w:t>
      </w:r>
      <w:del w:id="510" w:author="Avv. Rosario Panzariello" w:date="2026-09-18T11:22:00Z" w16du:dateUtc="2026-09-18T09:22:00Z">
        <w:r w:rsidRPr="000532C5" w:rsidDel="00E70E68">
          <w:rPr>
            <w:rFonts w:ascii="Verdana" w:eastAsia="Calibri" w:hAnsi="Verdana" w:cs="Arial"/>
            <w:sz w:val="20"/>
            <w:szCs w:val="20"/>
          </w:rPr>
          <w:delText xml:space="preserve">sia </w:delText>
        </w:r>
      </w:del>
      <w:r w:rsidRPr="000532C5">
        <w:rPr>
          <w:rFonts w:ascii="Verdana" w:eastAsia="Calibri" w:hAnsi="Verdana" w:cs="Arial"/>
          <w:sz w:val="20"/>
          <w:szCs w:val="20"/>
        </w:rPr>
        <w:t xml:space="preserve">tecniche </w:t>
      </w:r>
      <w:del w:id="511" w:author="Avv. Rosario Panzariello" w:date="2026-09-18T11:22:00Z" w16du:dateUtc="2026-09-18T09:22:00Z">
        <w:r w:rsidRPr="000532C5" w:rsidDel="00E70E68">
          <w:rPr>
            <w:rFonts w:ascii="Verdana" w:eastAsia="Calibri" w:hAnsi="Verdana" w:cs="Arial"/>
            <w:sz w:val="20"/>
            <w:szCs w:val="20"/>
          </w:rPr>
          <w:delText xml:space="preserve">che </w:delText>
        </w:r>
      </w:del>
      <w:ins w:id="512" w:author="Avv. Rosario Panzariello" w:date="2026-09-18T11:22:00Z" w16du:dateUtc="2026-09-18T09:22:00Z">
        <w:r w:rsidR="00E70E68">
          <w:rPr>
            <w:rFonts w:ascii="Verdana" w:eastAsia="Calibri" w:hAnsi="Verdana" w:cs="Arial"/>
            <w:sz w:val="20"/>
            <w:szCs w:val="20"/>
          </w:rPr>
          <w:t>e</w:t>
        </w:r>
        <w:r w:rsidR="00E70E68" w:rsidRPr="000532C5">
          <w:rPr>
            <w:rFonts w:ascii="Verdana" w:eastAsia="Calibri" w:hAnsi="Verdana" w:cs="Arial"/>
            <w:sz w:val="20"/>
            <w:szCs w:val="20"/>
          </w:rPr>
          <w:t xml:space="preserve"> </w:t>
        </w:r>
      </w:ins>
      <w:r w:rsidRPr="000532C5">
        <w:rPr>
          <w:rFonts w:ascii="Verdana" w:eastAsia="Calibri" w:hAnsi="Verdana" w:cs="Arial"/>
          <w:sz w:val="20"/>
          <w:szCs w:val="20"/>
        </w:rPr>
        <w:t>amministrative, di ciascuno dei Veicoli offerti in vendita</w:t>
      </w:r>
      <w:del w:id="513" w:author="Avv. Rosario Panzariello" w:date="2026-09-18T11:22:00Z" w16du:dateUtc="2026-09-18T09:22:00Z">
        <w:r w:rsidRPr="000532C5" w:rsidDel="00E70E68">
          <w:rPr>
            <w:rFonts w:ascii="Verdana" w:eastAsia="Calibri" w:hAnsi="Verdana" w:cs="Arial"/>
            <w:sz w:val="20"/>
            <w:szCs w:val="20"/>
          </w:rPr>
          <w:delText xml:space="preserve"> sul Marketplace</w:delText>
        </w:r>
      </w:del>
      <w:r w:rsidRPr="000532C5">
        <w:rPr>
          <w:rFonts w:ascii="Verdana" w:eastAsia="Calibri" w:hAnsi="Verdana" w:cs="Arial"/>
          <w:sz w:val="20"/>
          <w:szCs w:val="20"/>
        </w:rPr>
        <w:t xml:space="preserve">. </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ins w:id="514" w:author="Avv. Rosario Panzariello" w:date="2026-09-18T11:22:00Z" w16du:dateUtc="2026-09-18T09:22:00Z">
        <w:r>
          <w:rPr>
            <w:rFonts w:ascii="Verdana" w:eastAsia="Calibri" w:hAnsi="Verdana" w:cs="Arial"/>
            <w:sz w:val="20"/>
            <w:szCs w:val="20"/>
          </w:rPr>
          <w:t>“</w:t>
        </w:r>
        <w:r>
          <w:rPr>
            <w:rFonts w:ascii="Verdana" w:eastAsia="Calibri" w:hAnsi="Verdana" w:cs="Arial"/>
            <w:b/>
            <w:bCs/>
            <w:i/>
            <w:iCs/>
            <w:sz w:val="20"/>
            <w:szCs w:val="20"/>
          </w:rPr>
          <w:t>Stato Opzionato</w:t>
        </w:r>
        <w:r>
          <w:rPr>
            <w:rFonts w:ascii="Verdana" w:eastAsia="Calibri" w:hAnsi="Verdana" w:cs="Arial"/>
            <w:sz w:val="20"/>
            <w:szCs w:val="20"/>
          </w:rPr>
          <w:t xml:space="preserve">”: </w:t>
        </w:r>
        <w:r w:rsidR="00153E0F" w:rsidRPr="00153E0F">
          <w:rPr>
            <w:rFonts w:ascii="Verdana" w:eastAsia="Calibri" w:hAnsi="Verdana" w:cs="Arial"/>
            <w:sz w:val="20"/>
            <w:szCs w:val="20"/>
          </w:rPr>
          <w:t>lo stato del Veicolo, successivo al perfezionamento dell'Accordo vincolante e antecedente all'integrale adempimento dell'obbligo di pagamento e all'avvio della fase esecutiva ovvero all'Annullamento della vendita, con gli effetti previsti dall'art. 11. Lo Stato Opzionato descrive una fase del processo di vendita, non attribuisce all'Acquirente alcuna facoltà di scegliere successivamente se acquistare, non costituisce proposta irrevocabile e non configura un contratto di opzione ai sensi dell'art. 1331 c.c.</w:t>
        </w:r>
      </w:ins>
    </w:p>
    <w:p w14:paraId="3C2DDC9E" w14:textId="5D53217F"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b/>
          <w:bCs/>
          <w:i/>
          <w:iCs/>
          <w:sz w:val="20"/>
          <w:szCs w:val="20"/>
        </w:rPr>
        <w:t>“Tariffario Fleequid”</w:t>
      </w:r>
      <w:r w:rsidRPr="000532C5">
        <w:rPr>
          <w:rFonts w:ascii="Verdana" w:eastAsia="Calibri" w:hAnsi="Verdana" w:cs="Arial"/>
          <w:sz w:val="20"/>
          <w:szCs w:val="20"/>
        </w:rPr>
        <w:t xml:space="preserve">: </w:t>
      </w:r>
      <w:ins w:id="515" w:author="Avv. Rosario Panzariello" w:date="2026-09-18T11:23:00Z" w16du:dateUtc="2026-09-18T09:23:00Z">
        <w:r w:rsidR="00603CB9">
          <w:rPr>
            <w:rFonts w:ascii="Verdana" w:eastAsia="Calibri" w:hAnsi="Verdana" w:cs="Arial"/>
            <w:sz w:val="20"/>
            <w:szCs w:val="20"/>
          </w:rPr>
          <w:t>l’</w:t>
        </w:r>
      </w:ins>
      <w:r w:rsidRPr="000532C5">
        <w:rPr>
          <w:rFonts w:ascii="Verdana" w:eastAsia="Calibri" w:hAnsi="Verdana" w:cs="Arial"/>
          <w:sz w:val="20"/>
          <w:szCs w:val="20"/>
        </w:rPr>
        <w:t xml:space="preserve">insieme delle condizioni che regolano il calcolo, anche in termini di percentuale sul Prezzo di </w:t>
      </w:r>
      <w:del w:id="516" w:author="Avv. Rosario Panzariello" w:date="2026-09-18T11:23:00Z" w16du:dateUtc="2026-09-18T09:23:00Z">
        <w:r w:rsidRPr="000532C5" w:rsidDel="00603CB9">
          <w:rPr>
            <w:rFonts w:ascii="Verdana" w:eastAsia="Calibri" w:hAnsi="Verdana" w:cs="Arial"/>
            <w:sz w:val="20"/>
            <w:szCs w:val="20"/>
          </w:rPr>
          <w:delText>aggiudicazione</w:delText>
        </w:r>
      </w:del>
      <w:ins w:id="517" w:author="Avv. Rosario Panzariello" w:date="2026-09-18T11:23:00Z" w16du:dateUtc="2026-09-18T09:23:00Z">
        <w:r w:rsidR="00603CB9">
          <w:rPr>
            <w:rFonts w:ascii="Verdana" w:eastAsia="Calibri" w:hAnsi="Verdana" w:cs="Arial"/>
            <w:sz w:val="20"/>
            <w:szCs w:val="20"/>
          </w:rPr>
          <w:t>vendita all’Acquirente</w:t>
        </w:r>
      </w:ins>
      <w:r w:rsidRPr="000532C5">
        <w:rPr>
          <w:rFonts w:ascii="Verdana" w:eastAsia="Calibri" w:hAnsi="Verdana" w:cs="Arial"/>
          <w:sz w:val="20"/>
          <w:szCs w:val="20"/>
        </w:rPr>
        <w:t>, delle Commissioni spettanti a Fleequid</w:t>
      </w:r>
      <w:ins w:id="518" w:author="Avv. Rosario Panzariello" w:date="2026-09-18T11:25:00Z" w16du:dateUtc="2026-09-18T09:25:00Z">
        <w:r w:rsidR="002B6BBC">
          <w:rPr>
            <w:rFonts w:ascii="Verdana" w:eastAsia="Calibri" w:hAnsi="Verdana" w:cs="Arial"/>
            <w:sz w:val="20"/>
            <w:szCs w:val="20"/>
          </w:rPr>
          <w:t xml:space="preserve"> </w:t>
        </w:r>
      </w:ins>
      <w:ins w:id="519" w:author="Avv. Rosario Panzariello" w:date="2026-09-18T11:24:00Z">
        <w:r w:rsidR="002B6BBC" w:rsidRPr="002B6BBC">
          <w:rPr>
            <w:rFonts w:ascii="Verdana" w:eastAsia="Calibri" w:hAnsi="Verdana" w:cs="Arial"/>
            <w:sz w:val="20"/>
            <w:szCs w:val="20"/>
          </w:rPr>
          <w:t xml:space="preserve">dal Venditore e dall'Acquirente, nonché degli ulteriori importi ivi indicati, consultabile ai seguenti link: </w:t>
        </w:r>
      </w:ins>
      <w:del w:id="520" w:author="Avv. Rosario Panzariello" w:date="2026-09-18T11:24:00Z" w16du:dateUtc="2026-09-18T09:24:00Z">
        <w:r w:rsidRPr="002B6BBC" w:rsidDel="002B6BBC">
          <w:rPr>
            <w:rFonts w:ascii="Verdana" w:eastAsia="Calibri" w:hAnsi="Verdana" w:cs="Arial"/>
            <w:sz w:val="20"/>
            <w:szCs w:val="20"/>
          </w:rPr>
          <w:delText>, tanto dal Venditore quanto dall’Acquirente, in caso e al momento dell’Aggiudicazione di una o più Aste. Il Tariffario Fleequid</w:delText>
        </w:r>
        <w:r w:rsidR="00E52367" w:rsidRPr="002B6BBC" w:rsidDel="002B6BBC">
          <w:rPr>
            <w:rFonts w:ascii="Verdana" w:eastAsia="Calibri" w:hAnsi="Verdana" w:cs="Arial"/>
            <w:sz w:val="20"/>
            <w:szCs w:val="20"/>
          </w:rPr>
          <w:delText xml:space="preserve"> </w:delText>
        </w:r>
        <w:r w:rsidRPr="002B6BBC" w:rsidDel="002B6BBC">
          <w:rPr>
            <w:rFonts w:ascii="Verdana" w:eastAsia="Calibri" w:hAnsi="Verdana" w:cs="Arial"/>
            <w:sz w:val="20"/>
            <w:szCs w:val="20"/>
          </w:rPr>
          <w:delText xml:space="preserve">è consultabile </w:delText>
        </w:r>
        <w:r w:rsidR="009F6818" w:rsidRPr="002B6BBC" w:rsidDel="002B6BBC">
          <w:rPr>
            <w:rFonts w:ascii="Verdana" w:eastAsia="Calibri" w:hAnsi="Verdana" w:cs="Arial"/>
            <w:sz w:val="20"/>
            <w:szCs w:val="20"/>
          </w:rPr>
          <w:delText>ai seguenti links:</w:delText>
        </w:r>
      </w:del>
      <w:del w:id="521" w:author="Avv. Rosario Panzariello" w:date="2026-09-18T11:25:00Z" w16du:dateUtc="2026-09-18T09:25:00Z">
        <w:r w:rsidR="009F6818" w:rsidRPr="002B6BBC" w:rsidDel="002B6BBC">
          <w:rPr>
            <w:rFonts w:ascii="Verdana" w:eastAsia="Calibri" w:hAnsi="Verdana" w:cs="Arial"/>
            <w:b/>
            <w:bCs/>
            <w:sz w:val="20"/>
            <w:szCs w:val="20"/>
          </w:rPr>
          <w:delText xml:space="preserve"> </w:delText>
        </w:r>
      </w:del>
      <w:hyperlink r:id="rId17" w:history="1">
        <w:r w:rsidR="009F6818" w:rsidRPr="002B6BBC">
          <w:rPr>
            <w:rStyle w:val="Collegamentoipertestuale"/>
            <w:rFonts w:ascii="Verdana" w:eastAsia="Calibri" w:hAnsi="Verdana" w:cs="Arial"/>
            <w:b/>
            <w:bCs/>
            <w:sz w:val="20"/>
            <w:szCs w:val="20"/>
          </w:rPr>
          <w:t>https://fleequid.com/en/pricing-seller</w:t>
        </w:r>
      </w:hyperlink>
      <w:r w:rsidR="009F6818" w:rsidRPr="002B6BBC">
        <w:rPr>
          <w:rFonts w:ascii="Verdana" w:eastAsia="Calibri" w:hAnsi="Verdana" w:cs="Arial"/>
          <w:sz w:val="20"/>
          <w:szCs w:val="20"/>
        </w:rPr>
        <w:t xml:space="preserve"> e</w:t>
      </w:r>
      <w:ins w:id="522" w:author="Avv. Rosario Panzariello" w:date="2026-09-18T11:25:00Z" w16du:dateUtc="2026-09-18T09:25:00Z">
        <w:r w:rsidR="002B6BBC" w:rsidRPr="002B6BBC">
          <w:rPr>
            <w:rFonts w:ascii="Verdana" w:eastAsia="Calibri" w:hAnsi="Verdana" w:cs="Arial"/>
            <w:sz w:val="20"/>
            <w:szCs w:val="20"/>
          </w:rPr>
          <w:t xml:space="preserve"> </w:t>
        </w:r>
      </w:ins>
      <w:del w:id="523" w:author="Avv. Rosario Panzariello" w:date="2026-09-18T11:25:00Z" w16du:dateUtc="2026-09-18T09:25:00Z">
        <w:r w:rsidR="009F6818" w:rsidRPr="002B6BBC" w:rsidDel="002B6BBC">
          <w:rPr>
            <w:rFonts w:ascii="Verdana" w:eastAsia="Calibri" w:hAnsi="Verdana" w:cs="Arial"/>
            <w:sz w:val="20"/>
            <w:szCs w:val="20"/>
          </w:rPr>
          <w:delText xml:space="preserve"> </w:delText>
        </w:r>
      </w:del>
      <w:ins w:id="524" w:author="Avv. Rosario Panzariello" w:date="2026-09-18T11:25:00Z" w16du:dateUtc="2026-09-18T09:25:00Z">
        <w:r w:rsidR="002B6BBC" w:rsidRPr="002B6BBC">
          <w:rPr>
            <w:rFonts w:ascii="Verdana" w:eastAsia="Calibri" w:hAnsi="Verdana" w:cs="Arial"/>
            <w:b/>
            <w:bCs/>
            <w:sz w:val="20"/>
            <w:szCs w:val="20"/>
          </w:rPr>
          <w:fldChar w:fldCharType="begin"/>
        </w:r>
        <w:r w:rsidR="002B6BBC" w:rsidRPr="002B6BBC">
          <w:rPr>
            <w:rFonts w:ascii="Verdana" w:eastAsia="Calibri" w:hAnsi="Verdana" w:cs="Arial"/>
            <w:b/>
            <w:bCs/>
            <w:sz w:val="20"/>
            <w:szCs w:val="20"/>
          </w:rPr>
          <w:instrText>HYPERLINK "</w:instrText>
        </w:r>
      </w:ins>
      <w:r w:rsidR="002B6BBC" w:rsidRPr="002B6BBC">
        <w:rPr>
          <w:rPrChange w:id="525" w:author="Avv. Rosario Panzariello" w:date="2026-09-18T11:25:00Z" w16du:dateUtc="2026-09-18T09:25:00Z">
            <w:rPr>
              <w:rStyle w:val="Collegamentoipertestuale"/>
              <w:rFonts w:ascii="Verdana" w:eastAsia="Calibri" w:hAnsi="Verdana" w:cs="Arial"/>
              <w:b/>
              <w:bCs/>
              <w:sz w:val="20"/>
              <w:szCs w:val="20"/>
            </w:rPr>
          </w:rPrChange>
        </w:rPr>
        <w:instrText>https://fleequid.com/en/pricing-buyer</w:instrText>
      </w:r>
      <w:ins w:id="526" w:author="Avv. Rosario Panzariello" w:date="2026-09-18T11:25:00Z" w16du:dateUtc="2026-09-18T09:25:00Z">
        <w:r w:rsidR="002B6BBC" w:rsidRPr="002B6BBC">
          <w:rPr>
            <w:rFonts w:ascii="Verdana" w:eastAsia="Calibri" w:hAnsi="Verdana" w:cs="Arial"/>
            <w:b/>
            <w:bCs/>
            <w:sz w:val="20"/>
            <w:szCs w:val="20"/>
          </w:rPr>
          <w:instrText>"</w:instrText>
        </w:r>
        <w:r w:rsidR="002B6BBC" w:rsidRPr="002B6BBC">
          <w:rPr>
            <w:rFonts w:ascii="Verdana" w:eastAsia="Calibri" w:hAnsi="Verdana" w:cs="Arial"/>
            <w:b/>
            <w:bCs/>
            <w:sz w:val="20"/>
            <w:szCs w:val="20"/>
          </w:rPr>
        </w:r>
        <w:r w:rsidR="002B6BBC" w:rsidRPr="002B6BBC">
          <w:rPr>
            <w:rFonts w:ascii="Verdana" w:eastAsia="Calibri" w:hAnsi="Verdana" w:cs="Arial"/>
            <w:b/>
            <w:bCs/>
            <w:sz w:val="20"/>
            <w:szCs w:val="20"/>
          </w:rPr>
          <w:fldChar w:fldCharType="separate"/>
        </w:r>
      </w:ins>
      <w:r w:rsidR="002B6BBC" w:rsidRPr="002B6BBC">
        <w:rPr>
          <w:rStyle w:val="Collegamentoipertestuale"/>
          <w:rFonts w:ascii="Verdana" w:eastAsia="Calibri" w:hAnsi="Verdana" w:cs="Arial"/>
          <w:b/>
          <w:bCs/>
          <w:sz w:val="20"/>
          <w:szCs w:val="20"/>
        </w:rPr>
        <w:t>https://fleequid.com/en/pricing-buyer</w:t>
      </w:r>
      <w:ins w:id="527" w:author="Avv. Rosario Panzariello" w:date="2026-09-18T11:25:00Z" w16du:dateUtc="2026-09-18T09:25:00Z">
        <w:r w:rsidR="002B6BBC" w:rsidRPr="002B6BBC">
          <w:rPr>
            <w:rFonts w:ascii="Verdana" w:eastAsia="Calibri" w:hAnsi="Verdana" w:cs="Arial"/>
            <w:b/>
            <w:bCs/>
            <w:sz w:val="20"/>
            <w:szCs w:val="20"/>
          </w:rPr>
          <w:fldChar w:fldCharType="end"/>
        </w:r>
      </w:ins>
      <w:r w:rsidR="009F6818" w:rsidRPr="002B6BBC">
        <w:rPr>
          <w:rFonts w:ascii="Verdana" w:eastAsia="Calibri" w:hAnsi="Verdana" w:cs="Arial"/>
          <w:sz w:val="20"/>
          <w:szCs w:val="20"/>
        </w:rPr>
        <w:t>.</w:t>
      </w:r>
    </w:p>
    <w:p w14:paraId="6324ABAB" w14:textId="79A3F0EF"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Tariffe</w:t>
      </w:r>
      <w:r w:rsidRPr="000532C5">
        <w:rPr>
          <w:rFonts w:ascii="Verdana" w:eastAsia="Calibri" w:hAnsi="Verdana" w:cs="Arial"/>
          <w:sz w:val="20"/>
          <w:szCs w:val="20"/>
        </w:rPr>
        <w:t xml:space="preserve">”: </w:t>
      </w:r>
      <w:del w:id="528" w:author="Avv. Rosario Panzariello" w:date="2026-09-18T11:26:00Z" w16du:dateUtc="2026-09-18T09:26:00Z">
        <w:r w:rsidRPr="000532C5" w:rsidDel="006F4B55">
          <w:rPr>
            <w:rFonts w:ascii="Verdana" w:eastAsia="Calibri" w:hAnsi="Verdana" w:cs="Arial"/>
            <w:sz w:val="20"/>
            <w:szCs w:val="20"/>
          </w:rPr>
          <w:delText>il compenso</w:delText>
        </w:r>
      </w:del>
      <w:ins w:id="529" w:author="Avv. Rosario Panzariello" w:date="2026-09-18T11:26:00Z" w16du:dateUtc="2026-09-18T09:26:00Z">
        <w:r w:rsidR="006F4B55">
          <w:rPr>
            <w:rFonts w:ascii="Verdana" w:eastAsia="Calibri" w:hAnsi="Verdana" w:cs="Arial"/>
            <w:sz w:val="20"/>
            <w:szCs w:val="20"/>
          </w:rPr>
          <w:t>i corrispettivi</w:t>
        </w:r>
      </w:ins>
      <w:r w:rsidRPr="000532C5">
        <w:rPr>
          <w:rFonts w:ascii="Verdana" w:eastAsia="Calibri" w:hAnsi="Verdana" w:cs="Arial"/>
          <w:sz w:val="20"/>
          <w:szCs w:val="20"/>
        </w:rPr>
        <w:t>, divers</w:t>
      </w:r>
      <w:ins w:id="530" w:author="Avv. Rosario Panzariello" w:date="2026-09-18T11:26:00Z" w16du:dateUtc="2026-09-18T09:26:00Z">
        <w:r w:rsidR="008827C9">
          <w:rPr>
            <w:rFonts w:ascii="Verdana" w:eastAsia="Calibri" w:hAnsi="Verdana" w:cs="Arial"/>
            <w:sz w:val="20"/>
            <w:szCs w:val="20"/>
          </w:rPr>
          <w:t>i</w:t>
        </w:r>
      </w:ins>
      <w:del w:id="531" w:author="Avv. Rosario Panzariello" w:date="2026-09-18T11:26:00Z" w16du:dateUtc="2026-09-18T09:26:00Z">
        <w:r w:rsidRPr="000532C5" w:rsidDel="008827C9">
          <w:rPr>
            <w:rFonts w:ascii="Verdana" w:eastAsia="Calibri" w:hAnsi="Verdana" w:cs="Arial"/>
            <w:sz w:val="20"/>
            <w:szCs w:val="20"/>
          </w:rPr>
          <w:delText>o</w:delText>
        </w:r>
      </w:del>
      <w:r w:rsidRPr="000532C5">
        <w:rPr>
          <w:rFonts w:ascii="Verdana" w:eastAsia="Calibri" w:hAnsi="Verdana" w:cs="Arial"/>
          <w:sz w:val="20"/>
          <w:szCs w:val="20"/>
        </w:rPr>
        <w:t xml:space="preserve"> dalle Commissioni, spettant</w:t>
      </w:r>
      <w:ins w:id="532" w:author="Avv. Rosario Panzariello" w:date="2026-09-18T11:26:00Z" w16du:dateUtc="2026-09-18T09:26:00Z">
        <w:r w:rsidR="008827C9">
          <w:rPr>
            <w:rFonts w:ascii="Verdana" w:eastAsia="Calibri" w:hAnsi="Verdana" w:cs="Arial"/>
            <w:sz w:val="20"/>
            <w:szCs w:val="20"/>
          </w:rPr>
          <w:t>i</w:t>
        </w:r>
      </w:ins>
      <w:del w:id="533" w:author="Avv. Rosario Panzariello" w:date="2026-09-18T11:26:00Z" w16du:dateUtc="2026-09-18T09:26:00Z">
        <w:r w:rsidRPr="000532C5" w:rsidDel="008827C9">
          <w:rPr>
            <w:rFonts w:ascii="Verdana" w:eastAsia="Calibri" w:hAnsi="Verdana" w:cs="Arial"/>
            <w:sz w:val="20"/>
            <w:szCs w:val="20"/>
          </w:rPr>
          <w:delText>e</w:delText>
        </w:r>
      </w:del>
      <w:r w:rsidRPr="000532C5">
        <w:rPr>
          <w:rFonts w:ascii="Verdana" w:eastAsia="Calibri" w:hAnsi="Verdana" w:cs="Arial"/>
          <w:sz w:val="20"/>
          <w:szCs w:val="20"/>
        </w:rPr>
        <w:t xml:space="preserve"> a Fleequid per la fornitura di uno o più Servizi</w:t>
      </w:r>
      <w:del w:id="534" w:author="Avv. Rosario Panzariello" w:date="2026-09-18T11:26:00Z" w16du:dateUtc="2026-09-18T09:26:00Z">
        <w:r w:rsidRPr="000532C5" w:rsidDel="008827C9">
          <w:rPr>
            <w:rFonts w:ascii="Verdana" w:eastAsia="Calibri" w:hAnsi="Verdana" w:cs="Arial"/>
            <w:sz w:val="20"/>
            <w:szCs w:val="20"/>
          </w:rPr>
          <w:delText xml:space="preserve"> richiesti dagli Utenti</w:delText>
        </w:r>
      </w:del>
      <w:r w:rsidRPr="000532C5">
        <w:rPr>
          <w:rFonts w:ascii="Verdana" w:eastAsia="Calibri" w:hAnsi="Verdana" w:cs="Arial"/>
          <w:sz w:val="20"/>
          <w:szCs w:val="20"/>
        </w:rPr>
        <w:t>.</w:t>
      </w:r>
    </w:p>
    <w:p w14:paraId="66228F24" w14:textId="04B7DDCC" w:rsidR="00D95D76" w:rsidRDefault="00D95D76" w:rsidP="00087BF5">
      <w:pPr>
        <w:numPr>
          <w:ilvl w:val="0"/>
          <w:numId w:val="2"/>
        </w:numPr>
        <w:spacing w:line="360" w:lineRule="auto"/>
        <w:ind w:left="0" w:firstLine="0"/>
        <w:contextualSpacing/>
        <w:jc w:val="both"/>
        <w:rPr>
          <w:ins w:id="535" w:author="Avv. Rosario Panzariello" w:date="2026-09-18T11:27:00Z" w16du:dateUtc="2026-09-18T09:27:00Z"/>
          <w:rFonts w:ascii="Verdana" w:eastAsia="Calibri" w:hAnsi="Verdana" w:cs="Arial"/>
          <w:sz w:val="20"/>
          <w:szCs w:val="20"/>
        </w:rPr>
      </w:pPr>
      <w:ins w:id="536" w:author="Avv. Rosario Panzariello" w:date="2026-09-18T11:27:00Z" w16du:dateUtc="2026-09-18T09:27:00Z">
        <w:r>
          <w:rPr>
            <w:rFonts w:ascii="Verdana" w:eastAsia="Calibri" w:hAnsi="Verdana" w:cs="Arial"/>
            <w:sz w:val="20"/>
            <w:szCs w:val="20"/>
          </w:rPr>
          <w:t>“</w:t>
        </w:r>
        <w:r>
          <w:rPr>
            <w:rFonts w:ascii="Verdana" w:eastAsia="Calibri" w:hAnsi="Verdana" w:cs="Arial"/>
            <w:b/>
            <w:bCs/>
            <w:i/>
            <w:iCs/>
            <w:sz w:val="20"/>
            <w:szCs w:val="20"/>
          </w:rPr>
          <w:t>Termine di pagamento</w:t>
        </w:r>
        <w:r>
          <w:rPr>
            <w:rFonts w:ascii="Verdana" w:eastAsia="Calibri" w:hAnsi="Verdana" w:cs="Arial"/>
            <w:sz w:val="20"/>
            <w:szCs w:val="20"/>
          </w:rPr>
          <w:t xml:space="preserve">”: </w:t>
        </w:r>
        <w:r w:rsidR="00314C62" w:rsidRPr="00314C62">
          <w:rPr>
            <w:rFonts w:ascii="Verdana" w:eastAsia="Calibri" w:hAnsi="Verdana" w:cs="Arial"/>
            <w:sz w:val="20"/>
            <w:szCs w:val="20"/>
          </w:rPr>
          <w:t>il termine entro il quale l'Acquirente deve corrispondere integralmente l'Importo Totale Dovuto, determinato ai sensi dell'art. 11.5 e, nelle fattispecie ivi previste, degli artt. 11.6, 11.7, 13 e 22.7.</w:t>
        </w:r>
      </w:ins>
    </w:p>
    <w:p w14:paraId="3958D1CC" w14:textId="40B10A4E" w:rsidR="00314C62" w:rsidRDefault="00314C62" w:rsidP="00087BF5">
      <w:pPr>
        <w:numPr>
          <w:ilvl w:val="0"/>
          <w:numId w:val="2"/>
        </w:numPr>
        <w:spacing w:line="360" w:lineRule="auto"/>
        <w:ind w:left="0" w:firstLine="0"/>
        <w:contextualSpacing/>
        <w:jc w:val="both"/>
        <w:rPr>
          <w:ins w:id="537" w:author="Avv. Rosario Panzariello" w:date="2026-09-18T11:27:00Z" w16du:dateUtc="2026-09-18T09:27:00Z"/>
          <w:rFonts w:ascii="Verdana" w:eastAsia="Calibri" w:hAnsi="Verdana" w:cs="Arial"/>
          <w:sz w:val="20"/>
          <w:szCs w:val="20"/>
        </w:rPr>
      </w:pPr>
      <w:ins w:id="538" w:author="Avv. Rosario Panzariello" w:date="2026-09-18T11:27:00Z" w16du:dateUtc="2026-09-18T09:27:00Z">
        <w:r>
          <w:rPr>
            <w:rFonts w:ascii="Verdana" w:eastAsia="Calibri" w:hAnsi="Verdana" w:cs="Arial"/>
            <w:sz w:val="20"/>
            <w:szCs w:val="20"/>
          </w:rPr>
          <w:t>“</w:t>
        </w:r>
        <w:r>
          <w:rPr>
            <w:rFonts w:ascii="Verdana" w:eastAsia="Calibri" w:hAnsi="Verdana" w:cs="Arial"/>
            <w:b/>
            <w:bCs/>
            <w:i/>
            <w:iCs/>
            <w:sz w:val="20"/>
            <w:szCs w:val="20"/>
          </w:rPr>
          <w:t>TrustReport</w:t>
        </w:r>
        <w:r>
          <w:rPr>
            <w:rFonts w:ascii="Verdana" w:eastAsia="Calibri" w:hAnsi="Verdana" w:cs="Arial"/>
            <w:sz w:val="20"/>
            <w:szCs w:val="20"/>
          </w:rPr>
          <w:t>”:</w:t>
        </w:r>
        <w:r w:rsidR="005D6D46" w:rsidRPr="005D6D46">
          <w:t xml:space="preserve"> </w:t>
        </w:r>
        <w:r w:rsidR="005D6D46" w:rsidRPr="005D6D46">
          <w:rPr>
            <w:rFonts w:ascii="Verdana" w:eastAsia="Calibri" w:hAnsi="Verdana" w:cs="Arial"/>
            <w:sz w:val="20"/>
            <w:szCs w:val="20"/>
          </w:rPr>
          <w:t>il documento di verifica del Veicolo predisposto da Fleequid ovvero da questa commissionato a terzi, avente natura esclusivamente informativa nel perimetro e con gli effetti previsti dall'art. 19.5. Il TrustReport non costituisce garanzia né certificazione sullo stato del Veicolo, non sostituisce l'ispezione dell'Acquirente e non libera il Venditore dalle sue responsabilità e dai suoi obblighi.</w:t>
        </w:r>
      </w:ins>
    </w:p>
    <w:p w14:paraId="10DAB583" w14:textId="586BA269"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Utente</w:t>
      </w:r>
      <w:del w:id="539" w:author="Avv. Rosario Panzariello" w:date="2026-09-18T11:28:00Z" w16du:dateUtc="2026-09-18T09:28:00Z">
        <w:r w:rsidRPr="000532C5" w:rsidDel="005D6D46">
          <w:rPr>
            <w:rFonts w:ascii="Verdana" w:eastAsia="Calibri" w:hAnsi="Verdana" w:cs="Arial"/>
            <w:b/>
            <w:bCs/>
            <w:i/>
            <w:iCs/>
            <w:sz w:val="20"/>
            <w:szCs w:val="20"/>
          </w:rPr>
          <w:delText>/i</w:delText>
        </w:r>
      </w:del>
      <w:r w:rsidRPr="000532C5">
        <w:rPr>
          <w:rFonts w:ascii="Verdana" w:eastAsia="Calibri" w:hAnsi="Verdana" w:cs="Arial"/>
          <w:sz w:val="20"/>
          <w:szCs w:val="20"/>
        </w:rPr>
        <w:t xml:space="preserve">”: qualsiasi </w:t>
      </w:r>
      <w:r w:rsidR="00D73ACC" w:rsidRPr="000532C5">
        <w:rPr>
          <w:rFonts w:ascii="Verdana" w:eastAsia="Calibri" w:hAnsi="Verdana" w:cs="Arial"/>
          <w:sz w:val="20"/>
          <w:szCs w:val="20"/>
        </w:rPr>
        <w:t>P</w:t>
      </w:r>
      <w:r w:rsidRPr="000532C5">
        <w:rPr>
          <w:rFonts w:ascii="Verdana" w:eastAsia="Calibri" w:hAnsi="Verdana" w:cs="Arial"/>
          <w:sz w:val="20"/>
          <w:szCs w:val="20"/>
        </w:rPr>
        <w:t xml:space="preserve">rofessionista, ditta individuale ovvero persona </w:t>
      </w:r>
      <w:r w:rsidR="00850CB4" w:rsidRPr="000532C5">
        <w:rPr>
          <w:rFonts w:ascii="Verdana" w:eastAsia="Calibri" w:hAnsi="Verdana" w:cs="Arial"/>
          <w:sz w:val="20"/>
          <w:szCs w:val="20"/>
        </w:rPr>
        <w:t>giuridica che</w:t>
      </w:r>
      <w:r w:rsidRPr="000532C5">
        <w:rPr>
          <w:rFonts w:ascii="Verdana" w:eastAsia="Calibri" w:hAnsi="Verdana" w:cs="Arial"/>
          <w:sz w:val="20"/>
          <w:szCs w:val="20"/>
        </w:rPr>
        <w:t xml:space="preserve"> abbia completato il processo di registrazione al Marketplace, ovvero vi abbia comunque aderito mediante l’approvazione delle presenti Condizioni Generali, al fine di</w:t>
      </w:r>
      <w:r w:rsidR="00D73ACC" w:rsidRPr="000532C5">
        <w:rPr>
          <w:rFonts w:ascii="Verdana" w:eastAsia="Calibri" w:hAnsi="Verdana" w:cs="Arial"/>
          <w:sz w:val="20"/>
          <w:szCs w:val="20"/>
        </w:rPr>
        <w:t xml:space="preserve"> accedere, visualizzare, utilizzare</w:t>
      </w:r>
      <w:ins w:id="540" w:author="Avv. Rosario Panzariello" w:date="2026-09-18T11:29:00Z" w16du:dateUtc="2026-09-18T09:29:00Z">
        <w:r w:rsidR="00404F39">
          <w:rPr>
            <w:rFonts w:ascii="Verdana" w:eastAsia="Calibri" w:hAnsi="Verdana" w:cs="Arial"/>
            <w:sz w:val="20"/>
            <w:szCs w:val="20"/>
          </w:rPr>
          <w:t xml:space="preserve"> il </w:t>
        </w:r>
      </w:ins>
      <w:del w:id="541" w:author="Avv. Rosario Panzariello" w:date="2026-09-18T11:29:00Z" w16du:dateUtc="2026-09-18T09:29:00Z">
        <w:r w:rsidR="00D73ACC" w:rsidRPr="000532C5" w:rsidDel="00404F39">
          <w:rPr>
            <w:rFonts w:ascii="Verdana" w:eastAsia="Calibri" w:hAnsi="Verdana" w:cs="Arial"/>
            <w:sz w:val="20"/>
            <w:szCs w:val="20"/>
          </w:rPr>
          <w:delText xml:space="preserve">, partecipare alle Aste presenti sul </w:delText>
        </w:r>
      </w:del>
      <w:r w:rsidR="00D73ACC" w:rsidRPr="000532C5">
        <w:rPr>
          <w:rFonts w:ascii="Verdana" w:eastAsia="Calibri" w:hAnsi="Verdana" w:cs="Arial"/>
          <w:sz w:val="20"/>
          <w:szCs w:val="20"/>
        </w:rPr>
        <w:t>Marketplace</w:t>
      </w:r>
      <w:ins w:id="542" w:author="Avv. Rosario Panzariello" w:date="2026-09-18T11:29:00Z" w16du:dateUtc="2026-09-18T09:29:00Z">
        <w:r w:rsidR="005E208A">
          <w:t xml:space="preserve">, </w:t>
        </w:r>
        <w:r w:rsidR="005E208A" w:rsidRPr="005E208A">
          <w:rPr>
            <w:rFonts w:ascii="Verdana" w:eastAsia="Calibri" w:hAnsi="Verdana" w:cs="Arial"/>
            <w:sz w:val="20"/>
            <w:szCs w:val="20"/>
          </w:rPr>
          <w:t>partecipare agli Eventi di vendita per proporre l'acquisto o la vendita di Veicoli e fruire dei Servizi offerti, inclusi Venditori, Offerenti e Acquirenti</w:t>
        </w:r>
      </w:ins>
      <w:del w:id="543" w:author="Avv. Rosario Panzariello" w:date="2026-09-18T11:30:00Z" w16du:dateUtc="2026-09-18T09:30:00Z">
        <w:r w:rsidR="00D73ACC" w:rsidRPr="000532C5" w:rsidDel="005E208A">
          <w:rPr>
            <w:rFonts w:ascii="Verdana" w:eastAsia="Calibri" w:hAnsi="Verdana" w:cs="Arial"/>
            <w:sz w:val="20"/>
            <w:szCs w:val="20"/>
          </w:rPr>
          <w:delText xml:space="preserve"> di Fleequid per proporre l’acquisto o la vendita di Veicoli, fruire dei Servizi offerti, inclusi Venditori, Offerenti e Acquirenti</w:delText>
        </w:r>
      </w:del>
      <w:r w:rsidR="00D73ACC" w:rsidRPr="000532C5">
        <w:rPr>
          <w:rFonts w:ascii="Verdana" w:eastAsia="Calibri" w:hAnsi="Verdana" w:cs="Arial"/>
          <w:sz w:val="20"/>
          <w:szCs w:val="20"/>
        </w:rPr>
        <w:t>.</w:t>
      </w:r>
      <w:r w:rsidRPr="000532C5">
        <w:rPr>
          <w:rFonts w:ascii="Verdana" w:eastAsia="Calibri" w:hAnsi="Verdana" w:cs="Arial"/>
          <w:sz w:val="20"/>
          <w:szCs w:val="20"/>
        </w:rPr>
        <w:t xml:space="preserve"> </w:t>
      </w:r>
    </w:p>
    <w:p w14:paraId="78FEEF0D" w14:textId="1BD44174"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lastRenderedPageBreak/>
        <w:t>“</w:t>
      </w:r>
      <w:r w:rsidRPr="000532C5">
        <w:rPr>
          <w:rFonts w:ascii="Verdana" w:eastAsia="Calibri" w:hAnsi="Verdana" w:cs="Arial"/>
          <w:b/>
          <w:bCs/>
          <w:i/>
          <w:iCs/>
          <w:sz w:val="20"/>
          <w:szCs w:val="20"/>
        </w:rPr>
        <w:t>Veicolo/i</w:t>
      </w:r>
      <w:r w:rsidRPr="000532C5">
        <w:rPr>
          <w:rFonts w:ascii="Verdana" w:eastAsia="Calibri" w:hAnsi="Verdana" w:cs="Arial"/>
          <w:sz w:val="20"/>
          <w:szCs w:val="20"/>
        </w:rPr>
        <w:t xml:space="preserve">”: </w:t>
      </w:r>
      <w:r w:rsidR="1F0CDBCE" w:rsidRPr="000532C5">
        <w:rPr>
          <w:rFonts w:ascii="Verdana" w:eastAsia="Calibri" w:hAnsi="Verdana" w:cs="Arial"/>
          <w:sz w:val="20"/>
          <w:szCs w:val="20"/>
        </w:rPr>
        <w:t xml:space="preserve">qualsiasi veicolo a motore, nuovo o usato, venduto o pubblicato </w:t>
      </w:r>
      <w:del w:id="544" w:author="Avv. Rosario Panzariello" w:date="2026-09-18T11:30:00Z" w16du:dateUtc="2026-09-18T09:30:00Z">
        <w:r w:rsidR="1F0CDBCE" w:rsidRPr="000532C5" w:rsidDel="009A0C16">
          <w:rPr>
            <w:rFonts w:ascii="Verdana" w:eastAsia="Calibri" w:hAnsi="Verdana" w:cs="Arial"/>
            <w:sz w:val="20"/>
            <w:szCs w:val="20"/>
          </w:rPr>
          <w:delText xml:space="preserve">dai Venditori </w:delText>
        </w:r>
      </w:del>
      <w:r w:rsidR="1F0CDBCE" w:rsidRPr="000532C5">
        <w:rPr>
          <w:rFonts w:ascii="Verdana" w:eastAsia="Calibri" w:hAnsi="Verdana" w:cs="Arial"/>
          <w:sz w:val="20"/>
          <w:szCs w:val="20"/>
        </w:rPr>
        <w:t>sul Marketplace</w:t>
      </w:r>
      <w:ins w:id="545" w:author="Avv. Rosario Panzariello" w:date="2026-09-18T11:30:00Z" w16du:dateUtc="2026-09-18T09:30:00Z">
        <w:r w:rsidR="009B7330" w:rsidRPr="009B7330">
          <w:t xml:space="preserve"> </w:t>
        </w:r>
        <w:r w:rsidR="009B7330" w:rsidRPr="009B7330">
          <w:rPr>
            <w:rFonts w:ascii="Verdana" w:eastAsia="Calibri" w:hAnsi="Verdana" w:cs="Arial"/>
            <w:sz w:val="20"/>
            <w:szCs w:val="20"/>
          </w:rPr>
          <w:t>ovvero comunque commercializzato tramite Fleequid, inclusi, a titolo esemplificativo e non esaustivo, autobus, autocarri, furgoni, automobili e altri mezzi di trasporto</w:t>
        </w:r>
      </w:ins>
      <w:del w:id="546" w:author="Avv. Rosario Panzariello" w:date="2026-09-18T11:30:00Z" w16du:dateUtc="2026-09-18T09:30:00Z">
        <w:r w:rsidR="1F0CDBCE" w:rsidRPr="000532C5" w:rsidDel="009B7330">
          <w:rPr>
            <w:rFonts w:ascii="Verdana" w:eastAsia="Calibri" w:hAnsi="Verdana" w:cs="Arial"/>
            <w:sz w:val="20"/>
            <w:szCs w:val="20"/>
          </w:rPr>
          <w:delText xml:space="preserve">, inclusi a titolo esemplificativo ma non esaustivo autobus, autocarri, furgoni, </w:delText>
        </w:r>
        <w:r w:rsidR="1F0CDBCE" w:rsidRPr="000A6706" w:rsidDel="009B7330">
          <w:rPr>
            <w:rFonts w:ascii="Verdana" w:eastAsia="Calibri" w:hAnsi="Verdana" w:cs="Arial"/>
            <w:sz w:val="20"/>
            <w:szCs w:val="20"/>
          </w:rPr>
          <w:delText>automobili e altri mezzi di trasporto</w:delText>
        </w:r>
      </w:del>
      <w:r w:rsidR="1F0CDBCE" w:rsidRPr="000A6706">
        <w:rPr>
          <w:rFonts w:ascii="Verdana" w:eastAsia="Calibri" w:hAnsi="Verdana" w:cs="Arial"/>
          <w:sz w:val="20"/>
          <w:szCs w:val="20"/>
        </w:rPr>
        <w:t>.</w:t>
      </w:r>
    </w:p>
    <w:p w14:paraId="6B0DC42F" w14:textId="78EC923F" w:rsidR="00927F6F" w:rsidRDefault="006367EF" w:rsidP="00D73ACC">
      <w:pPr>
        <w:numPr>
          <w:ilvl w:val="0"/>
          <w:numId w:val="2"/>
        </w:numPr>
        <w:spacing w:line="360" w:lineRule="auto"/>
        <w:ind w:left="0" w:firstLine="0"/>
        <w:contextualSpacing/>
        <w:jc w:val="both"/>
        <w:rPr>
          <w:ins w:id="547" w:author="Avv. Rosario Panzariello" w:date="2026-09-18T11:32:00Z" w16du:dateUtc="2026-09-18T09:32:00Z"/>
          <w:rFonts w:ascii="Verdana" w:eastAsia="Calibri" w:hAnsi="Verdana" w:cs="Arial"/>
          <w:sz w:val="20"/>
          <w:szCs w:val="20"/>
        </w:rPr>
      </w:pPr>
      <w:r w:rsidRPr="000A6706">
        <w:rPr>
          <w:rFonts w:ascii="Verdana" w:eastAsia="Calibri" w:hAnsi="Verdana" w:cs="Arial"/>
          <w:sz w:val="20"/>
          <w:szCs w:val="20"/>
        </w:rPr>
        <w:t>“</w:t>
      </w:r>
      <w:r w:rsidRPr="003D58B3">
        <w:rPr>
          <w:rFonts w:ascii="Verdana" w:eastAsia="Calibri" w:hAnsi="Verdana" w:cs="Arial"/>
          <w:b/>
          <w:bCs/>
          <w:i/>
          <w:iCs/>
          <w:sz w:val="20"/>
          <w:szCs w:val="20"/>
          <w:rPrChange w:id="548" w:author="Avv. Rosario Panzariello" w:date="2026-09-18T11:31:00Z" w16du:dateUtc="2026-09-18T09:31:00Z">
            <w:rPr>
              <w:rFonts w:ascii="Verdana" w:eastAsia="Calibri" w:hAnsi="Verdana" w:cs="Arial"/>
              <w:b/>
              <w:bCs/>
              <w:sz w:val="20"/>
              <w:szCs w:val="20"/>
            </w:rPr>
          </w:rPrChange>
        </w:rPr>
        <w:t>Veicolo/i Fuori Uso</w:t>
      </w:r>
      <w:ins w:id="549" w:author="Avv. Rosario Panzariello" w:date="2026-09-18T11:31:00Z" w16du:dateUtc="2026-09-18T09:31:00Z">
        <w:r w:rsidR="003D58B3">
          <w:rPr>
            <w:rFonts w:ascii="Verdana" w:eastAsia="Calibri" w:hAnsi="Verdana" w:cs="Arial"/>
            <w:sz w:val="20"/>
            <w:szCs w:val="20"/>
          </w:rPr>
          <w:t xml:space="preserve">” o </w:t>
        </w:r>
      </w:ins>
      <w:del w:id="550" w:author="Avv. Rosario Panzariello" w:date="2026-09-18T11:31:00Z" w16du:dateUtc="2026-09-18T09:31:00Z">
        <w:r w:rsidRPr="000A6706" w:rsidDel="003D58B3">
          <w:rPr>
            <w:rFonts w:ascii="Verdana" w:eastAsia="Calibri" w:hAnsi="Verdana" w:cs="Arial"/>
            <w:b/>
            <w:bCs/>
            <w:sz w:val="20"/>
            <w:szCs w:val="20"/>
          </w:rPr>
          <w:delText xml:space="preserve"> </w:delText>
        </w:r>
      </w:del>
      <w:ins w:id="551" w:author="Avv. Rosario Panzariello" w:date="2026-09-18T11:31:00Z" w16du:dateUtc="2026-09-18T09:31:00Z">
        <w:r w:rsidR="003D58B3">
          <w:rPr>
            <w:rFonts w:ascii="Verdana" w:eastAsia="Calibri" w:hAnsi="Verdana" w:cs="Arial"/>
            <w:sz w:val="20"/>
            <w:szCs w:val="20"/>
          </w:rPr>
          <w:t>“</w:t>
        </w:r>
      </w:ins>
      <w:del w:id="552" w:author="Avv. Rosario Panzariello" w:date="2026-09-18T11:31:00Z" w16du:dateUtc="2026-09-18T09:31:00Z">
        <w:r w:rsidRPr="003D58B3" w:rsidDel="003D58B3">
          <w:rPr>
            <w:rFonts w:ascii="Verdana" w:eastAsia="Calibri" w:hAnsi="Verdana" w:cs="Arial"/>
            <w:b/>
            <w:bCs/>
            <w:i/>
            <w:iCs/>
            <w:sz w:val="20"/>
            <w:szCs w:val="20"/>
            <w:rPrChange w:id="553" w:author="Avv. Rosario Panzariello" w:date="2026-09-18T11:31:00Z" w16du:dateUtc="2026-09-18T09:31:00Z">
              <w:rPr>
                <w:rFonts w:ascii="Verdana" w:eastAsia="Calibri" w:hAnsi="Verdana" w:cs="Arial"/>
                <w:b/>
                <w:bCs/>
                <w:sz w:val="20"/>
                <w:szCs w:val="20"/>
              </w:rPr>
            </w:rPrChange>
          </w:rPr>
          <w:delText>(</w:delText>
        </w:r>
      </w:del>
      <w:r w:rsidRPr="003D58B3">
        <w:rPr>
          <w:rFonts w:ascii="Verdana" w:eastAsia="Calibri" w:hAnsi="Verdana" w:cs="Arial"/>
          <w:b/>
          <w:bCs/>
          <w:i/>
          <w:iCs/>
          <w:sz w:val="20"/>
          <w:szCs w:val="20"/>
          <w:rPrChange w:id="554" w:author="Avv. Rosario Panzariello" w:date="2026-09-18T11:31:00Z" w16du:dateUtc="2026-09-18T09:31:00Z">
            <w:rPr>
              <w:rFonts w:ascii="Verdana" w:eastAsia="Calibri" w:hAnsi="Verdana" w:cs="Arial"/>
              <w:b/>
              <w:bCs/>
              <w:sz w:val="20"/>
              <w:szCs w:val="20"/>
            </w:rPr>
          </w:rPrChange>
        </w:rPr>
        <w:t>VFU</w:t>
      </w:r>
      <w:del w:id="555" w:author="Avv. Rosario Panzariello" w:date="2026-09-18T11:31:00Z" w16du:dateUtc="2026-09-18T09:31:00Z">
        <w:r w:rsidRPr="003D58B3" w:rsidDel="003D58B3">
          <w:rPr>
            <w:rFonts w:ascii="Verdana" w:eastAsia="Calibri" w:hAnsi="Verdana" w:cs="Arial"/>
            <w:sz w:val="20"/>
            <w:szCs w:val="20"/>
            <w:rPrChange w:id="556" w:author="Avv. Rosario Panzariello" w:date="2026-09-18T11:31:00Z" w16du:dateUtc="2026-09-18T09:31:00Z">
              <w:rPr>
                <w:rFonts w:ascii="Verdana" w:eastAsia="Calibri" w:hAnsi="Verdana" w:cs="Arial"/>
                <w:b/>
                <w:bCs/>
                <w:sz w:val="20"/>
                <w:szCs w:val="20"/>
              </w:rPr>
            </w:rPrChange>
          </w:rPr>
          <w:delText>)</w:delText>
        </w:r>
      </w:del>
      <w:r w:rsidRPr="003D58B3">
        <w:rPr>
          <w:rFonts w:ascii="Verdana" w:eastAsia="Calibri" w:hAnsi="Verdana" w:cs="Arial"/>
          <w:sz w:val="20"/>
          <w:szCs w:val="20"/>
        </w:rPr>
        <w:t>”</w:t>
      </w:r>
      <w:r w:rsidRPr="000A6706">
        <w:rPr>
          <w:rFonts w:ascii="Verdana" w:eastAsia="Calibri" w:hAnsi="Verdana" w:cs="Arial"/>
          <w:sz w:val="20"/>
          <w:szCs w:val="20"/>
        </w:rPr>
        <w:t>:</w:t>
      </w:r>
      <w:r w:rsidRPr="000A6706">
        <w:t xml:space="preserve"> </w:t>
      </w:r>
      <w:r w:rsidRPr="000A6706">
        <w:rPr>
          <w:rFonts w:ascii="Verdana" w:eastAsia="Calibri" w:hAnsi="Verdana" w:cs="Arial"/>
          <w:sz w:val="20"/>
          <w:szCs w:val="20"/>
        </w:rPr>
        <w:t xml:space="preserve">qualsiasi Veicolo che, ai sensi della normativa ambientale applicabile nel Paese di ubicazione del bene al momento della cessione, è qualificabile come rifiuto </w:t>
      </w:r>
      <w:del w:id="557" w:author="Avv. Rosario Panzariello" w:date="2026-09-18T11:31:00Z" w16du:dateUtc="2026-09-18T09:31:00Z">
        <w:r w:rsidRPr="000A6706" w:rsidDel="00F25AD0">
          <w:rPr>
            <w:rFonts w:ascii="Verdana" w:eastAsia="Calibri" w:hAnsi="Verdana" w:cs="Arial"/>
            <w:sz w:val="20"/>
            <w:szCs w:val="20"/>
          </w:rPr>
          <w:delText xml:space="preserve">o </w:delText>
        </w:r>
      </w:del>
      <w:ins w:id="558" w:author="Avv. Rosario Panzariello" w:date="2026-09-18T11:31:00Z" w16du:dateUtc="2026-09-18T09:31:00Z">
        <w:r w:rsidR="00F25AD0">
          <w:rPr>
            <w:rFonts w:ascii="Verdana" w:eastAsia="Calibri" w:hAnsi="Verdana" w:cs="Arial"/>
            <w:sz w:val="20"/>
            <w:szCs w:val="20"/>
          </w:rPr>
          <w:t>ovvero è</w:t>
        </w:r>
        <w:r w:rsidR="00F25AD0" w:rsidRPr="000A6706">
          <w:rPr>
            <w:rFonts w:ascii="Verdana" w:eastAsia="Calibri" w:hAnsi="Verdana" w:cs="Arial"/>
            <w:sz w:val="20"/>
            <w:szCs w:val="20"/>
          </w:rPr>
          <w:t xml:space="preserve"> </w:t>
        </w:r>
      </w:ins>
      <w:r w:rsidRPr="000A6706">
        <w:rPr>
          <w:rFonts w:ascii="Verdana" w:eastAsia="Calibri" w:hAnsi="Verdana" w:cs="Arial"/>
          <w:sz w:val="20"/>
          <w:szCs w:val="20"/>
        </w:rPr>
        <w:t>destinato alla demolizione e al recupero dei materiali.</w:t>
      </w:r>
      <w:r w:rsidR="0051001D" w:rsidRPr="000B3196">
        <w:rPr>
          <w:rFonts w:ascii="Verdana" w:eastAsia="Calibri" w:hAnsi="Verdana" w:cs="Arial"/>
          <w:sz w:val="20"/>
          <w:szCs w:val="20"/>
          <w:rPrChange w:id="559" w:author="Avv. Rosario Panzariello" w:date="2026-09-18T11:32:00Z" w16du:dateUtc="2026-09-18T09:32:00Z">
            <w:rPr/>
          </w:rPrChange>
        </w:rPr>
        <w:t xml:space="preserve"> </w:t>
      </w:r>
      <w:ins w:id="560" w:author="Avv. Rosario Panzariello" w:date="2026-09-18T11:32:00Z" w16du:dateUtc="2026-09-18T09:32:00Z">
        <w:r w:rsidR="000B3196" w:rsidRPr="000B3196">
          <w:rPr>
            <w:rFonts w:ascii="Verdana" w:eastAsia="Calibri" w:hAnsi="Verdana" w:cs="Arial"/>
            <w:sz w:val="20"/>
            <w:szCs w:val="20"/>
          </w:rPr>
          <w:t>La relativa disciplina è contenuta negli artt. 8.3, 16.13, 18.8 e 20.8</w:t>
        </w:r>
      </w:ins>
      <w:del w:id="561" w:author="Avv. Rosario Panzariello" w:date="2026-09-18T11:32:00Z" w16du:dateUtc="2026-09-18T09:32:00Z">
        <w:r w:rsidR="0051001D" w:rsidRPr="000A6706" w:rsidDel="000B3196">
          <w:rPr>
            <w:rFonts w:ascii="Verdana" w:eastAsia="Calibri" w:hAnsi="Verdana" w:cs="Arial"/>
            <w:sz w:val="20"/>
            <w:szCs w:val="20"/>
          </w:rPr>
          <w:delText>Ai fini delle presenti Condizioni Generali, il detentore giuridico del Veicolo Fuori Uso resta in ogni fase il Venditore fino alla consegna del Veicolo all’Acquirente autorizzato alla demolizione o al trattamento del rifiuto, momento a partire dal quale tale qualifica si trasferisce all’Acquirente. Fleequid, quale gestore del Marketplace, non assume in alcuna fase la qualifica di produttore, detentore, trasportatore, intermediario operativo o gestore del rifiuto e non organizza né coordina le attività di trasporto, trattamento, recupero o smaltimento dei Veicoli Fuori Uso</w:delText>
        </w:r>
      </w:del>
      <w:r w:rsidR="0051001D" w:rsidRPr="000A6706">
        <w:rPr>
          <w:rFonts w:ascii="Verdana" w:eastAsia="Calibri" w:hAnsi="Verdana" w:cs="Arial"/>
          <w:sz w:val="20"/>
          <w:szCs w:val="20"/>
        </w:rPr>
        <w:t>.</w:t>
      </w:r>
    </w:p>
    <w:p w14:paraId="5109B97F" w14:textId="536BDA97" w:rsidR="000B3196" w:rsidRDefault="000B3196" w:rsidP="00D73ACC">
      <w:pPr>
        <w:numPr>
          <w:ilvl w:val="0"/>
          <w:numId w:val="2"/>
        </w:numPr>
        <w:spacing w:line="360" w:lineRule="auto"/>
        <w:ind w:left="0" w:firstLine="0"/>
        <w:contextualSpacing/>
        <w:jc w:val="both"/>
        <w:rPr>
          <w:ins w:id="562" w:author="Avv. Rosario Panzariello" w:date="2026-09-18T11:33:00Z" w16du:dateUtc="2026-09-18T09:33:00Z"/>
          <w:rFonts w:ascii="Verdana" w:eastAsia="Calibri" w:hAnsi="Verdana" w:cs="Arial"/>
          <w:sz w:val="20"/>
          <w:szCs w:val="20"/>
        </w:rPr>
      </w:pPr>
      <w:ins w:id="563" w:author="Avv. Rosario Panzariello" w:date="2026-09-18T11:32:00Z" w16du:dateUtc="2026-09-18T09:32:00Z">
        <w:r>
          <w:rPr>
            <w:rFonts w:ascii="Verdana" w:eastAsia="Calibri" w:hAnsi="Verdana" w:cs="Arial"/>
            <w:sz w:val="20"/>
            <w:szCs w:val="20"/>
          </w:rPr>
          <w:t>“</w:t>
        </w:r>
        <w:r>
          <w:rPr>
            <w:rFonts w:ascii="Verdana" w:eastAsia="Calibri" w:hAnsi="Verdana" w:cs="Arial"/>
            <w:b/>
            <w:bCs/>
            <w:i/>
            <w:iCs/>
            <w:sz w:val="20"/>
            <w:szCs w:val="20"/>
          </w:rPr>
          <w:t>Vendita fuori asta</w:t>
        </w:r>
        <w:r>
          <w:rPr>
            <w:rFonts w:ascii="Verdana" w:eastAsia="Calibri" w:hAnsi="Verdana" w:cs="Arial"/>
            <w:sz w:val="20"/>
            <w:szCs w:val="20"/>
          </w:rPr>
          <w:t>”:</w:t>
        </w:r>
      </w:ins>
      <w:ins w:id="564" w:author="Avv. Rosario Panzariello" w:date="2026-09-18T11:33:00Z" w16du:dateUtc="2026-09-18T09:33:00Z">
        <w:r w:rsidR="00F813AD" w:rsidRPr="00F813AD">
          <w:t xml:space="preserve"> </w:t>
        </w:r>
        <w:r w:rsidR="00F813AD" w:rsidRPr="00F813AD">
          <w:rPr>
            <w:rFonts w:ascii="Verdana" w:eastAsia="Calibri" w:hAnsi="Verdana" w:cs="Arial"/>
            <w:sz w:val="20"/>
            <w:szCs w:val="20"/>
          </w:rPr>
          <w:t>la modalità di Evento di vendita, disciplinata dall'art. 9.4, lett. f), nella quale la vendita è conclusa al di fuori del processo d'Asta.</w:t>
        </w:r>
      </w:ins>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ins w:id="565" w:author="Avv. Rosario Panzariello" w:date="2026-09-18T11:33:00Z" w16du:dateUtc="2026-09-18T09:33:00Z">
        <w:r>
          <w:rPr>
            <w:rFonts w:ascii="Verdana" w:eastAsia="Calibri" w:hAnsi="Verdana" w:cs="Arial"/>
            <w:sz w:val="20"/>
            <w:szCs w:val="20"/>
          </w:rPr>
          <w:t>“</w:t>
        </w:r>
        <w:r>
          <w:rPr>
            <w:rFonts w:ascii="Verdana" w:eastAsia="Calibri" w:hAnsi="Verdana" w:cs="Arial"/>
            <w:b/>
            <w:bCs/>
            <w:i/>
            <w:iCs/>
            <w:sz w:val="20"/>
            <w:szCs w:val="20"/>
          </w:rPr>
          <w:t>Vendita in commissione</w:t>
        </w:r>
        <w:r>
          <w:rPr>
            <w:rFonts w:ascii="Verdana" w:eastAsia="Calibri" w:hAnsi="Verdana" w:cs="Arial"/>
            <w:sz w:val="20"/>
            <w:szCs w:val="20"/>
          </w:rPr>
          <w:t>”:</w:t>
        </w:r>
        <w:r w:rsidR="002A5B2F" w:rsidRPr="002A5B2F">
          <w:t xml:space="preserve"> </w:t>
        </w:r>
        <w:r w:rsidR="002A5B2F" w:rsidRPr="002A5B2F">
          <w:rPr>
            <w:rFonts w:ascii="Verdana" w:eastAsia="Calibri" w:hAnsi="Verdana" w:cs="Arial"/>
            <w:sz w:val="20"/>
            <w:szCs w:val="20"/>
          </w:rPr>
          <w:t xml:space="preserve">il Modello di Vendita, disciplinato dagli artt. 2.3, 2.4, 2.5, 2.6 e 17, nel quale Fleequid, su incarico irrevocabile degli Utenti, cura per conto di questi la vendita e l'acquisto del Veicolo e nel quale l'operazione è eseguita, alternativamente, mediante Rivendita ovvero operando Fleequid quale Intermediario puro. La qualificazione di Fleequid quale commissionaria operante in nome proprio ai sensi dell'art. 1731 c.c. ricorre esclusivamente nella Rivendita, secondo quanto previsto dall'art. 2.5; </w:t>
        </w:r>
        <w:r w:rsidR="002A5B2F" w:rsidRPr="00DD511B">
          <w:rPr>
            <w:rFonts w:ascii="Verdana" w:eastAsia="Calibri" w:hAnsi="Verdana" w:cs="Arial"/>
            <w:sz w:val="20"/>
            <w:szCs w:val="20"/>
          </w:rPr>
          <w:t>quando Fleequid opera quale Intermediario puro la compravendita è conclusa direttamente tra il Venditore e l'Acquirente ai sensi degli artt. 2.6 e 17.10</w:t>
        </w:r>
        <w:r w:rsidR="002A5B2F" w:rsidRPr="002A5B2F">
          <w:rPr>
            <w:rFonts w:ascii="Verdana" w:eastAsia="Calibri" w:hAnsi="Verdana" w:cs="Arial"/>
            <w:sz w:val="20"/>
            <w:szCs w:val="20"/>
          </w:rPr>
          <w:t>.</w:t>
        </w:r>
      </w:ins>
    </w:p>
    <w:p w14:paraId="6FB8A4ED" w14:textId="1097D2B1" w:rsidR="00EF6166" w:rsidRDefault="00EF6166" w:rsidP="00B36EDB">
      <w:pPr>
        <w:numPr>
          <w:ilvl w:val="0"/>
          <w:numId w:val="2"/>
        </w:numPr>
        <w:spacing w:line="360" w:lineRule="auto"/>
        <w:ind w:left="0" w:firstLine="0"/>
        <w:contextualSpacing/>
        <w:jc w:val="both"/>
        <w:rPr>
          <w:ins w:id="566" w:author="Avv. Rosario Panzariello" w:date="2026-09-18T11:34:00Z" w16du:dateUtc="2026-09-18T09:34:00Z"/>
          <w:rFonts w:ascii="Verdana" w:eastAsia="Calibri" w:hAnsi="Verdana" w:cs="Arial"/>
          <w:sz w:val="20"/>
          <w:szCs w:val="20"/>
        </w:rPr>
      </w:pPr>
      <w:ins w:id="567" w:author="Avv. Rosario Panzariello" w:date="2026-09-18T11:34:00Z" w16du:dateUtc="2026-09-18T09:34:00Z">
        <w:r>
          <w:rPr>
            <w:rFonts w:ascii="Verdana" w:eastAsia="Calibri" w:hAnsi="Verdana" w:cs="Arial"/>
            <w:sz w:val="20"/>
            <w:szCs w:val="20"/>
          </w:rPr>
          <w:t>“</w:t>
        </w:r>
        <w:r>
          <w:rPr>
            <w:rFonts w:ascii="Verdana" w:eastAsia="Calibri" w:hAnsi="Verdana" w:cs="Arial"/>
            <w:b/>
            <w:bCs/>
            <w:i/>
            <w:iCs/>
            <w:sz w:val="20"/>
            <w:szCs w:val="20"/>
          </w:rPr>
          <w:t>Vendita riservata</w:t>
        </w:r>
        <w:r>
          <w:rPr>
            <w:rFonts w:ascii="Verdana" w:eastAsia="Calibri" w:hAnsi="Verdana" w:cs="Arial"/>
            <w:sz w:val="20"/>
            <w:szCs w:val="20"/>
          </w:rPr>
          <w:t xml:space="preserve">”: </w:t>
        </w:r>
        <w:r w:rsidR="00233DD2" w:rsidRPr="00233DD2">
          <w:rPr>
            <w:rFonts w:ascii="Verdana" w:eastAsia="Calibri" w:hAnsi="Verdana" w:cs="Arial"/>
            <w:sz w:val="20"/>
            <w:szCs w:val="20"/>
          </w:rPr>
          <w:t>la modalità di Evento di vendita, disciplinata dall'art. 9.4, lett. c), destinata a uno o più Utenti individuati da Fleequid e non visibile alla generalità degli Utenti del Marketplace</w:t>
        </w:r>
        <w:r w:rsidR="00233DD2">
          <w:rPr>
            <w:rFonts w:ascii="Verdana" w:eastAsia="Calibri" w:hAnsi="Verdana" w:cs="Arial"/>
            <w:sz w:val="20"/>
            <w:szCs w:val="20"/>
          </w:rPr>
          <w:t>.</w:t>
        </w:r>
      </w:ins>
    </w:p>
    <w:p w14:paraId="734AE291" w14:textId="686B7F7D"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sidRPr="000532C5">
        <w:rPr>
          <w:rFonts w:ascii="Verdana" w:eastAsia="Calibri" w:hAnsi="Verdana" w:cs="Arial"/>
          <w:sz w:val="20"/>
          <w:szCs w:val="20"/>
        </w:rPr>
        <w:t>“</w:t>
      </w:r>
      <w:r w:rsidRPr="000532C5">
        <w:rPr>
          <w:rFonts w:ascii="Verdana" w:eastAsia="Calibri" w:hAnsi="Verdana" w:cs="Arial"/>
          <w:b/>
          <w:bCs/>
          <w:i/>
          <w:iCs/>
          <w:sz w:val="20"/>
          <w:szCs w:val="20"/>
        </w:rPr>
        <w:t>Venditore/i</w:t>
      </w:r>
      <w:r w:rsidRPr="000532C5">
        <w:rPr>
          <w:rFonts w:ascii="Verdana" w:eastAsia="Calibri" w:hAnsi="Verdana" w:cs="Arial"/>
          <w:sz w:val="20"/>
          <w:szCs w:val="20"/>
        </w:rPr>
        <w:t xml:space="preserve">”: qualsiasi Professionista che utilizza i servizi di vendita di Fleequid e che si offre di vendere i propri Veicoli. </w:t>
      </w:r>
      <w:del w:id="568" w:author="Avv. Rosario Panzariello" w:date="2026-09-18T11:35:00Z" w16du:dateUtc="2026-09-18T09:35:00Z">
        <w:r w:rsidRPr="000532C5" w:rsidDel="00233DD2">
          <w:rPr>
            <w:rFonts w:ascii="Verdana" w:eastAsia="Calibri" w:hAnsi="Verdana" w:cs="Arial"/>
            <w:sz w:val="20"/>
            <w:szCs w:val="20"/>
          </w:rPr>
          <w:delText xml:space="preserve">Tale </w:delText>
        </w:r>
      </w:del>
      <w:ins w:id="569" w:author="Avv. Rosario Panzariello" w:date="2026-09-18T11:35:00Z" w16du:dateUtc="2026-09-18T09:35:00Z">
        <w:r w:rsidR="00233DD2">
          <w:rPr>
            <w:rFonts w:ascii="Verdana" w:eastAsia="Calibri" w:hAnsi="Verdana" w:cs="Arial"/>
            <w:sz w:val="20"/>
            <w:szCs w:val="20"/>
          </w:rPr>
          <w:t>Il</w:t>
        </w:r>
        <w:r w:rsidR="00233DD2" w:rsidRPr="000532C5">
          <w:rPr>
            <w:rFonts w:ascii="Verdana" w:eastAsia="Calibri" w:hAnsi="Verdana" w:cs="Arial"/>
            <w:sz w:val="20"/>
            <w:szCs w:val="20"/>
          </w:rPr>
          <w:t xml:space="preserve"> </w:t>
        </w:r>
      </w:ins>
      <w:r w:rsidRPr="000532C5">
        <w:rPr>
          <w:rFonts w:ascii="Verdana" w:eastAsia="Calibri" w:hAnsi="Verdana" w:cs="Arial"/>
          <w:sz w:val="20"/>
          <w:szCs w:val="20"/>
        </w:rPr>
        <w:t>termine è sempre riferito al Venditore sostanziale, soggetto diverso rispetto a Fleequid</w:t>
      </w:r>
      <w:ins w:id="570" w:author="Avv. Rosario Panzariello" w:date="2026-09-18T11:35:00Z" w16du:dateUtc="2026-09-18T09:35:00Z">
        <w:r w:rsidR="003850D4" w:rsidRPr="003850D4">
          <w:t xml:space="preserve"> </w:t>
        </w:r>
        <w:r w:rsidR="003850D4" w:rsidRPr="003850D4">
          <w:rPr>
            <w:rFonts w:ascii="Verdana" w:eastAsia="Calibri" w:hAnsi="Verdana" w:cs="Arial"/>
            <w:sz w:val="20"/>
            <w:szCs w:val="20"/>
          </w:rPr>
          <w:t>nella Vendita in commissione eseguita mediante Rivendita, ove Fleequid assuma il ruolo di venditore formale, essa è sempre indicata come Fleequid. Nel Dealer Sales il Venditore è il soggetto dal quale Fleequid acquista il Veicolo; nell'acquisto da stock, nella successiva rivendita all'Acquirente il venditore è Fleequid ai sensi dell'art. 18.7</w:t>
        </w:r>
      </w:ins>
      <w:del w:id="571" w:author="Avv. Rosario Panzariello" w:date="2026-09-18T11:35:00Z" w16du:dateUtc="2026-09-18T09:35:00Z">
        <w:r w:rsidRPr="000532C5" w:rsidDel="003850D4">
          <w:rPr>
            <w:rFonts w:ascii="Verdana" w:eastAsia="Calibri" w:hAnsi="Verdana" w:cs="Arial"/>
            <w:sz w:val="20"/>
            <w:szCs w:val="20"/>
          </w:rPr>
          <w:delText>. Nel caso in cui Fleequid assuma il ruolo di venditore formale nel processo di Rivendita, sarà sempre indicata come Fleequid</w:delText>
        </w:r>
      </w:del>
      <w:r w:rsidRPr="000532C5">
        <w:rPr>
          <w:rFonts w:ascii="Verdana" w:eastAsia="Calibri" w:hAnsi="Verdana" w:cs="Arial"/>
          <w:sz w:val="20"/>
          <w:szCs w:val="20"/>
        </w:rPr>
        <w:t>.</w:t>
      </w:r>
    </w:p>
    <w:p w14:paraId="6FA25872" w14:textId="3EEFF42F" w:rsidR="00FB4455" w:rsidRPr="000532C5" w:rsidRDefault="4757B463" w:rsidP="00FB4455">
      <w:pPr>
        <w:pStyle w:val="Paragrafoelenco"/>
        <w:spacing w:line="360" w:lineRule="auto"/>
        <w:ind w:left="0"/>
        <w:jc w:val="both"/>
        <w:rPr>
          <w:rFonts w:ascii="Verdana" w:hAnsi="Verdana"/>
          <w:sz w:val="20"/>
          <w:szCs w:val="20"/>
        </w:rPr>
      </w:pPr>
      <w:r w:rsidRPr="000532C5">
        <w:rPr>
          <w:rFonts w:ascii="Verdana" w:hAnsi="Verdana"/>
          <w:sz w:val="20"/>
          <w:szCs w:val="20"/>
        </w:rPr>
        <w:t>Ogni riferimento contenuto nelle presenti CG a</w:t>
      </w:r>
      <w:r w:rsidR="00D101C3" w:rsidRPr="000532C5">
        <w:rPr>
          <w:rFonts w:ascii="Verdana" w:hAnsi="Verdana"/>
          <w:sz w:val="20"/>
          <w:szCs w:val="20"/>
        </w:rPr>
        <w:t>i</w:t>
      </w:r>
      <w:r w:rsidRPr="000532C5">
        <w:rPr>
          <w:rFonts w:ascii="Verdana" w:hAnsi="Verdana"/>
          <w:sz w:val="20"/>
          <w:szCs w:val="20"/>
        </w:rPr>
        <w:t xml:space="preserve"> “</w:t>
      </w:r>
      <w:r w:rsidRPr="000532C5">
        <w:rPr>
          <w:rFonts w:ascii="Verdana" w:hAnsi="Verdana"/>
          <w:b/>
          <w:bCs/>
          <w:i/>
          <w:iCs/>
          <w:sz w:val="20"/>
          <w:szCs w:val="20"/>
        </w:rPr>
        <w:t>giorni</w:t>
      </w:r>
      <w:r w:rsidRPr="000532C5">
        <w:rPr>
          <w:rFonts w:ascii="Verdana" w:hAnsi="Verdana"/>
          <w:sz w:val="20"/>
          <w:szCs w:val="20"/>
        </w:rPr>
        <w:t>”</w:t>
      </w:r>
      <w:r w:rsidR="00E52367" w:rsidRPr="000532C5">
        <w:rPr>
          <w:rFonts w:ascii="Verdana" w:hAnsi="Verdana"/>
          <w:sz w:val="20"/>
          <w:szCs w:val="20"/>
        </w:rPr>
        <w:t xml:space="preserve"> </w:t>
      </w:r>
      <w:r w:rsidRPr="000532C5">
        <w:rPr>
          <w:rFonts w:ascii="Verdana" w:hAnsi="Verdana"/>
          <w:sz w:val="20"/>
          <w:szCs w:val="20"/>
        </w:rPr>
        <w:t>è da intendersi riferito a giorni</w:t>
      </w:r>
      <w:r w:rsidR="00E52367" w:rsidRPr="000532C5">
        <w:rPr>
          <w:rFonts w:ascii="Verdana" w:hAnsi="Verdana"/>
          <w:sz w:val="20"/>
          <w:szCs w:val="20"/>
        </w:rPr>
        <w:t xml:space="preserve"> </w:t>
      </w:r>
      <w:r w:rsidRPr="000532C5">
        <w:rPr>
          <w:rFonts w:ascii="Verdana" w:hAnsi="Verdana"/>
          <w:sz w:val="20"/>
          <w:szCs w:val="20"/>
        </w:rPr>
        <w:t>lavorativi, ove per “</w:t>
      </w:r>
      <w:r w:rsidRPr="000532C5">
        <w:rPr>
          <w:rFonts w:ascii="Verdana" w:hAnsi="Verdana"/>
          <w:b/>
          <w:bCs/>
          <w:i/>
          <w:iCs/>
          <w:sz w:val="20"/>
          <w:szCs w:val="20"/>
        </w:rPr>
        <w:t>lavorativi</w:t>
      </w:r>
      <w:r w:rsidRPr="000532C5">
        <w:rPr>
          <w:rFonts w:ascii="Verdana" w:hAnsi="Verdana"/>
          <w:sz w:val="20"/>
          <w:szCs w:val="20"/>
        </w:rPr>
        <w:t>” sono da intendersi i giorni della settimana dal lunedì al venerdì, dalle ore 8:30 alle ore 12:30 e dalle ore 14:00 alle ore 18:00, con esclusione di ogni giorno festivo in Italia. Il fuso orario applicabile è quello della sede legale di Fleequid.</w:t>
      </w:r>
      <w:del w:id="572" w:author="Avv. Rosario Panzariello" w:date="2026-09-18T11:36:00Z" w16du:dateUtc="2026-09-18T09:36:00Z">
        <w:r w:rsidR="2CE93ABA" w:rsidRPr="000532C5" w:rsidDel="008C523B">
          <w:rPr>
            <w:rFonts w:ascii="Verdana" w:hAnsi="Verdana" w:cs="Segoe UI"/>
            <w:color w:val="0D0D0D"/>
            <w:sz w:val="20"/>
            <w:szCs w:val="20"/>
            <w:shd w:val="clear" w:color="auto" w:fill="FFFFFF"/>
          </w:rPr>
          <w:delText xml:space="preserve"> </w:delText>
        </w:r>
      </w:del>
      <w:ins w:id="573" w:author="Avv. Rosario Panzariello" w:date="2026-09-18T11:36:00Z" w16du:dateUtc="2026-09-18T09:36:00Z">
        <w:r w:rsidR="008C523B" w:rsidRPr="008C523B">
          <w:rPr>
            <w:rFonts w:ascii="Verdana" w:hAnsi="Verdana" w:cs="Segoe UI"/>
            <w:color w:val="0D0D0D"/>
            <w:sz w:val="20"/>
            <w:szCs w:val="20"/>
            <w:shd w:val="clear" w:color="auto" w:fill="FFFFFF"/>
          </w:rPr>
          <w:t xml:space="preserve"> Tale criterio di computo si applica a tutti i termini previsti dalle presenti Condizioni Generali, ivi compresi il Termine di pagamento, il termine massimo di cui all'art. 12.7 e le penali determinate per ciascun giorno di ritardo.</w:t>
        </w:r>
      </w:ins>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574"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575" w:name="_Toc241317071"/>
      <w:r w:rsidRPr="000532C5">
        <w:rPr>
          <w:rFonts w:ascii="Verdana" w:hAnsi="Verdana"/>
          <w:b/>
          <w:bCs/>
          <w:smallCaps/>
          <w:sz w:val="20"/>
          <w:szCs w:val="20"/>
        </w:rPr>
        <w:t>Scopi</w:t>
      </w:r>
      <w:ins w:id="576" w:author="Avv. Rosario Panzariello" w:date="2026-09-13T08:50:00Z">
        <w:r w:rsidR="006C136D">
          <w:rPr>
            <w:rFonts w:ascii="Verdana" w:hAnsi="Verdana"/>
            <w:b/>
            <w:bCs/>
            <w:smallCaps/>
            <w:sz w:val="20"/>
            <w:szCs w:val="20"/>
          </w:rPr>
          <w:t>, ruolo di Fleequid</w:t>
        </w:r>
        <w:r w:rsidR="00471AEF">
          <w:rPr>
            <w:rFonts w:ascii="Verdana" w:hAnsi="Verdana"/>
            <w:b/>
            <w:bCs/>
            <w:smallCaps/>
            <w:sz w:val="20"/>
            <w:szCs w:val="20"/>
          </w:rPr>
          <w:t xml:space="preserve"> e Modelli di Vendita</w:t>
        </w:r>
      </w:ins>
      <w:r w:rsidRPr="000532C5">
        <w:rPr>
          <w:rFonts w:ascii="Verdana" w:hAnsi="Verdana"/>
          <w:sz w:val="20"/>
          <w:szCs w:val="20"/>
        </w:rPr>
        <w:t>.</w:t>
      </w:r>
      <w:bookmarkEnd w:id="575"/>
    </w:p>
    <w:bookmarkEnd w:id="574"/>
    <w:p w14:paraId="462B107A" w14:textId="1EAE1E74"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è un operatore professionale attivo nella gestione di grandi flotte con qualificate competenze nel settore della valorizzazione, anche mediante ritiro, valutazione, dismissione e alienazione, di veicoli aziendali. Fleequid è tra l’altro un fornitore di servizi della società dell’informazione, così come definiti dal Regolamento (UE) 2022/2065 del 19 ottobre 2022, dalla </w:t>
      </w:r>
      <w:r w:rsidRPr="000532C5">
        <w:rPr>
          <w:rFonts w:ascii="Verdana" w:hAnsi="Verdana"/>
          <w:sz w:val="20"/>
          <w:szCs w:val="20"/>
        </w:rPr>
        <w:lastRenderedPageBreak/>
        <w:t>Direttiva 2000/31/CE</w:t>
      </w:r>
      <w:r w:rsidRPr="000532C5">
        <w:rPr>
          <w:rFonts w:ascii="Verdana" w:hAnsi="Verdana"/>
          <w:b/>
          <w:bCs/>
          <w:sz w:val="20"/>
          <w:szCs w:val="20"/>
        </w:rPr>
        <w:t> </w:t>
      </w:r>
      <w:r w:rsidRPr="000532C5">
        <w:rPr>
          <w:rFonts w:ascii="Verdana" w:hAnsi="Verdana"/>
          <w:sz w:val="20"/>
          <w:szCs w:val="20"/>
        </w:rPr>
        <w:t xml:space="preserve">nonché dall’art. 1, paragrafo 1, lettera b), della direttiva (UE) 2015/1535, avendo ideato, sviluppato e implementato un mercato online (Marketplace) </w:t>
      </w:r>
      <w:del w:id="577" w:author="Avv. Rosario Panzariello" w:date="2026-09-18T11:39:00Z" w16du:dateUtc="2026-09-18T09:39:00Z">
        <w:r w:rsidRPr="000532C5" w:rsidDel="003A4051">
          <w:rPr>
            <w:rFonts w:ascii="Verdana" w:hAnsi="Verdana"/>
            <w:sz w:val="20"/>
            <w:szCs w:val="20"/>
          </w:rPr>
          <w:delText>in cui</w:delText>
        </w:r>
      </w:del>
      <w:ins w:id="578" w:author="Avv. Rosario Panzariello" w:date="2026-09-18T11:39:00Z" w16du:dateUtc="2026-09-18T09:39:00Z">
        <w:r w:rsidR="003A4051">
          <w:rPr>
            <w:rFonts w:ascii="Verdana" w:hAnsi="Verdana"/>
            <w:sz w:val="20"/>
            <w:szCs w:val="20"/>
          </w:rPr>
          <w:t>nel quale</w:t>
        </w:r>
      </w:ins>
      <w:r w:rsidRPr="000532C5">
        <w:rPr>
          <w:rFonts w:ascii="Verdana" w:hAnsi="Verdana"/>
          <w:sz w:val="20"/>
          <w:szCs w:val="20"/>
        </w:rPr>
        <w:t xml:space="preserve"> ogni </w:t>
      </w:r>
      <w:ins w:id="579" w:author="Avv. Rosario Panzariello" w:date="2026-09-13T09:12:00Z">
        <w:r w:rsidR="00C56B63">
          <w:rPr>
            <w:rFonts w:ascii="Verdana" w:hAnsi="Verdana"/>
            <w:sz w:val="20"/>
            <w:szCs w:val="20"/>
          </w:rPr>
          <w:t>U</w:t>
        </w:r>
      </w:ins>
      <w:del w:id="580" w:author="Avv. Rosario Panzariello" w:date="2026-09-13T09:12:00Z">
        <w:r w:rsidRPr="000532C5" w:rsidDel="00C56B63">
          <w:rPr>
            <w:rFonts w:ascii="Verdana" w:hAnsi="Verdana"/>
            <w:sz w:val="20"/>
            <w:szCs w:val="20"/>
          </w:rPr>
          <w:delText>u</w:delText>
        </w:r>
      </w:del>
      <w:r w:rsidRPr="000532C5">
        <w:rPr>
          <w:rFonts w:ascii="Verdana" w:hAnsi="Verdana"/>
          <w:sz w:val="20"/>
          <w:szCs w:val="20"/>
        </w:rPr>
        <w:t>tente può acquistare e</w:t>
      </w:r>
      <w:del w:id="581" w:author="Avv. Rosario Panzariello" w:date="2026-09-18T11:39:00Z" w16du:dateUtc="2026-09-18T09:39:00Z">
        <w:r w:rsidRPr="000532C5" w:rsidDel="00F03888">
          <w:rPr>
            <w:rFonts w:ascii="Verdana" w:hAnsi="Verdana"/>
            <w:sz w:val="20"/>
            <w:szCs w:val="20"/>
          </w:rPr>
          <w:delText>/o</w:delText>
        </w:r>
      </w:del>
      <w:r w:rsidRPr="000532C5">
        <w:rPr>
          <w:rFonts w:ascii="Verdana" w:hAnsi="Verdana"/>
          <w:sz w:val="20"/>
          <w:szCs w:val="20"/>
        </w:rPr>
        <w:t xml:space="preserve"> vendere Veicoli nonché richiedere e</w:t>
      </w:r>
      <w:del w:id="582" w:author="Avv. Rosario Panzariello" w:date="2026-09-18T11:39:00Z" w16du:dateUtc="2026-09-18T09:39:00Z">
        <w:r w:rsidRPr="000532C5" w:rsidDel="00F03888">
          <w:rPr>
            <w:rFonts w:ascii="Verdana" w:hAnsi="Verdana"/>
            <w:sz w:val="20"/>
            <w:szCs w:val="20"/>
          </w:rPr>
          <w:delText>/o</w:delText>
        </w:r>
      </w:del>
      <w:r w:rsidRPr="000532C5">
        <w:rPr>
          <w:rFonts w:ascii="Verdana" w:hAnsi="Verdana"/>
          <w:sz w:val="20"/>
          <w:szCs w:val="20"/>
        </w:rPr>
        <w:t xml:space="preserve"> utilizzare gli altri Servizi. Il Marketplace opera in particolare come piattaforma d’asta, consentendo ai Venditori </w:t>
      </w:r>
      <w:del w:id="583" w:author="Avv. Rosario Panzariello" w:date="2026-09-18T11:39:00Z" w16du:dateUtc="2026-09-18T09:39:00Z">
        <w:r w:rsidRPr="000532C5" w:rsidDel="00C05140">
          <w:rPr>
            <w:rFonts w:ascii="Verdana" w:hAnsi="Verdana"/>
            <w:sz w:val="20"/>
            <w:szCs w:val="20"/>
          </w:rPr>
          <w:delText xml:space="preserve">la possibilità </w:delText>
        </w:r>
      </w:del>
      <w:r w:rsidRPr="000532C5">
        <w:rPr>
          <w:rFonts w:ascii="Verdana" w:hAnsi="Verdana"/>
          <w:sz w:val="20"/>
          <w:szCs w:val="20"/>
        </w:rPr>
        <w:t xml:space="preserve">di pubblicizzare la disponibilità per la vendita di Veicoli e agli </w:t>
      </w:r>
      <w:del w:id="584" w:author="Avv. Rosario Panzariello" w:date="2026-09-13T09:05:00Z">
        <w:r w:rsidRPr="000532C5" w:rsidDel="00F8172D">
          <w:rPr>
            <w:rFonts w:ascii="Verdana" w:hAnsi="Verdana"/>
            <w:sz w:val="20"/>
            <w:szCs w:val="20"/>
          </w:rPr>
          <w:delText xml:space="preserve">Acquirenti </w:delText>
        </w:r>
      </w:del>
      <w:ins w:id="585" w:author="Avv. Rosario Panzariello" w:date="2026-09-13T09:05:00Z">
        <w:r w:rsidR="00F8172D">
          <w:rPr>
            <w:rFonts w:ascii="Verdana" w:hAnsi="Verdana"/>
            <w:sz w:val="20"/>
            <w:szCs w:val="20"/>
          </w:rPr>
          <w:t>Offerenti</w:t>
        </w:r>
        <w:r w:rsidR="00F8172D" w:rsidRPr="000532C5">
          <w:rPr>
            <w:rFonts w:ascii="Verdana" w:hAnsi="Verdana"/>
            <w:sz w:val="20"/>
            <w:szCs w:val="20"/>
          </w:rPr>
          <w:t xml:space="preserve"> </w:t>
        </w:r>
      </w:ins>
      <w:del w:id="586" w:author="Avv. Rosario Panzariello" w:date="2026-09-18T11:40:00Z" w16du:dateUtc="2026-09-18T09:40:00Z">
        <w:r w:rsidRPr="000532C5" w:rsidDel="00C05140">
          <w:rPr>
            <w:rFonts w:ascii="Verdana" w:hAnsi="Verdana"/>
            <w:sz w:val="20"/>
            <w:szCs w:val="20"/>
          </w:rPr>
          <w:delText>la possibilità</w:delText>
        </w:r>
      </w:del>
      <w:del w:id="587" w:author="Avv. Rosario Panzariello" w:date="2026-09-13T09:06:00Z">
        <w:r w:rsidRPr="000532C5" w:rsidDel="00461C30">
          <w:rPr>
            <w:rFonts w:ascii="Verdana" w:hAnsi="Verdana"/>
            <w:sz w:val="20"/>
            <w:szCs w:val="20"/>
          </w:rPr>
          <w:delText xml:space="preserve">, anche mediante rilanci, </w:delText>
        </w:r>
      </w:del>
      <w:r w:rsidRPr="000532C5">
        <w:rPr>
          <w:rFonts w:ascii="Verdana" w:hAnsi="Verdana"/>
          <w:sz w:val="20"/>
          <w:szCs w:val="20"/>
        </w:rPr>
        <w:t>di presentare Offerte</w:t>
      </w:r>
      <w:ins w:id="588" w:author="Avv. Rosario Panzariello" w:date="2026-09-13T09:06:00Z">
        <w:r w:rsidR="00461C30" w:rsidRPr="000532C5">
          <w:rPr>
            <w:rFonts w:ascii="Verdana" w:hAnsi="Verdana"/>
            <w:sz w:val="20"/>
            <w:szCs w:val="20"/>
          </w:rPr>
          <w:t xml:space="preserve">, anche mediante rilanci, </w:t>
        </w:r>
      </w:ins>
      <w:ins w:id="589" w:author="Avv. Rosario Panzariello" w:date="2026-09-18T11:41:00Z">
        <w:r w:rsidR="00966FBB" w:rsidRPr="00966FBB">
          <w:rPr>
            <w:rFonts w:ascii="Verdana" w:hAnsi="Verdana"/>
            <w:sz w:val="20"/>
            <w:szCs w:val="20"/>
          </w:rPr>
          <w:t xml:space="preserve">e consente altresì lo svolgimento delle ulteriori modalità di Evento di vendita previste dall'art. 9. </w:t>
        </w:r>
      </w:ins>
      <w:ins w:id="590" w:author="Avv. Rosario Panzariello" w:date="2026-09-18T19:41:00Z" w16du:dateUtc="2026-09-18T17:41:00Z">
        <w:r w:rsidR="00D41366" w:rsidRPr="00D41366">
          <w:rPr>
            <w:rFonts w:ascii="Verdana" w:hAnsi="Verdana"/>
            <w:sz w:val="20"/>
            <w:szCs w:val="20"/>
          </w:rPr>
          <w:t>Fleequid può inoltre, anche nell’ambito di operazioni organizzate o gestite attraverso il Marketplace, acquistare Veicoli in nome e per conto proprio e rivenderli secondo il Modello di Vendita Dealer Sales</w:t>
        </w:r>
      </w:ins>
      <w:ins w:id="591" w:author="Avv. Rosario Panzariello" w:date="2026-09-13T09:09:00Z">
        <w:r w:rsidR="00555B2B" w:rsidRPr="00966FBB">
          <w:rPr>
            <w:rFonts w:ascii="Verdana" w:hAnsi="Verdana"/>
            <w:sz w:val="20"/>
            <w:szCs w:val="20"/>
          </w:rPr>
          <w:t>.</w:t>
        </w:r>
      </w:ins>
      <w:del w:id="592" w:author="Avv. Rosario Panzariello" w:date="2026-09-13T09:05:00Z">
        <w:r w:rsidR="00E52367" w:rsidRPr="00966FBB" w:rsidDel="00F76A2F">
          <w:rPr>
            <w:rFonts w:ascii="Verdana" w:hAnsi="Verdana"/>
            <w:sz w:val="20"/>
            <w:szCs w:val="20"/>
          </w:rPr>
          <w:delText>.</w:delText>
        </w:r>
      </w:del>
    </w:p>
    <w:p w14:paraId="4B2DEF6C" w14:textId="2AFDA213" w:rsidR="003327F3" w:rsidRDefault="003327F3" w:rsidP="00C7799D">
      <w:pPr>
        <w:pStyle w:val="Paragrafoelenco"/>
        <w:numPr>
          <w:ilvl w:val="1"/>
          <w:numId w:val="1"/>
        </w:numPr>
        <w:spacing w:line="360" w:lineRule="auto"/>
        <w:ind w:left="0" w:firstLine="0"/>
        <w:jc w:val="both"/>
        <w:rPr>
          <w:ins w:id="593" w:author="Avv. Rosario Panzariello" w:date="2026-09-18T11:44:00Z" w16du:dateUtc="2026-09-18T09:44:00Z"/>
          <w:rFonts w:ascii="Verdana" w:hAnsi="Verdana"/>
          <w:sz w:val="20"/>
          <w:szCs w:val="20"/>
        </w:rPr>
      </w:pPr>
      <w:r w:rsidRPr="000532C5">
        <w:rPr>
          <w:rFonts w:ascii="Verdana" w:hAnsi="Verdana"/>
          <w:sz w:val="20"/>
          <w:szCs w:val="20"/>
        </w:rPr>
        <w:t xml:space="preserve">Le presenti Condizioni Generali hanno lo scopo di regolare le modalità e le condizioni con le quali gli Utenti aderiscono e possono utilizzare il Marketplace, possono </w:t>
      </w:r>
      <w:del w:id="594" w:author="Avv. Rosario Panzariello" w:date="2026-09-18T11:42:00Z" w16du:dateUtc="2026-09-18T09:42:00Z">
        <w:r w:rsidRPr="000532C5" w:rsidDel="009731C9">
          <w:rPr>
            <w:rFonts w:ascii="Verdana" w:hAnsi="Verdana"/>
            <w:sz w:val="20"/>
            <w:szCs w:val="20"/>
          </w:rPr>
          <w:delText xml:space="preserve">commissionare </w:delText>
        </w:r>
      </w:del>
      <w:ins w:id="595" w:author="Avv. Rosario Panzariello" w:date="2026-09-18T11:42:00Z" w16du:dateUtc="2026-09-18T09:42:00Z">
        <w:r w:rsidR="009731C9">
          <w:rPr>
            <w:rFonts w:ascii="Verdana" w:hAnsi="Verdana"/>
            <w:sz w:val="20"/>
            <w:szCs w:val="20"/>
          </w:rPr>
          <w:t>conferire</w:t>
        </w:r>
        <w:r w:rsidR="009731C9" w:rsidRPr="000532C5">
          <w:rPr>
            <w:rFonts w:ascii="Verdana" w:hAnsi="Verdana"/>
            <w:sz w:val="20"/>
            <w:szCs w:val="20"/>
          </w:rPr>
          <w:t xml:space="preserve"> </w:t>
        </w:r>
      </w:ins>
      <w:r w:rsidRPr="000532C5">
        <w:rPr>
          <w:rFonts w:ascii="Verdana" w:hAnsi="Verdana"/>
          <w:sz w:val="20"/>
          <w:szCs w:val="20"/>
        </w:rPr>
        <w:t xml:space="preserve">a Fleequid </w:t>
      </w:r>
      <w:ins w:id="596" w:author="Avv. Rosario Panzariello" w:date="2026-09-18T11:43:00Z" w16du:dateUtc="2026-09-18T09:43:00Z">
        <w:r w:rsidR="00266C07" w:rsidRPr="00266C07">
          <w:rPr>
            <w:rFonts w:ascii="Verdana" w:hAnsi="Verdana"/>
            <w:sz w:val="20"/>
            <w:szCs w:val="20"/>
          </w:rPr>
          <w:t xml:space="preserve">l'incarico di commercializzazione dei propri Veicoli mediante la Proposta di vendita, </w:t>
        </w:r>
      </w:ins>
      <w:ins w:id="597" w:author="Avv. Rosario Panzariello" w:date="2026-09-18T19:33:00Z" w16du:dateUtc="2026-09-18T17:33:00Z">
        <w:r w:rsidR="00D73C12" w:rsidRPr="00D73C12">
          <w:rPr>
            <w:rFonts w:ascii="Verdana" w:hAnsi="Verdana"/>
            <w:sz w:val="20"/>
            <w:szCs w:val="20"/>
          </w:rPr>
          <w:t>possono conferire a Fleequid incarichi relativi all'acquisto o alla vendita di Veicoli</w:t>
        </w:r>
      </w:ins>
      <w:ins w:id="598" w:author="Avv. Rosario Panzariello" w:date="2026-09-18T11:43:00Z" w16du:dateUtc="2026-09-18T09:43:00Z">
        <w:r w:rsidR="00266C07" w:rsidRPr="00266C07">
          <w:rPr>
            <w:rFonts w:ascii="Verdana" w:hAnsi="Verdana"/>
            <w:sz w:val="20"/>
            <w:szCs w:val="20"/>
          </w:rPr>
          <w:t>, possono vendere Veicoli a Fleequid o acquistarli da essa, possono concludere Contratti di compravendita, possono accedere alle Soluzioni di finanziamento rese disponibili o segnalate da Fleequid, ovvero possono richiedere e ottenere ulteriori Servizi</w:t>
        </w:r>
      </w:ins>
      <w:del w:id="599" w:author="Avv. Rosario Panzariello" w:date="2026-09-18T11:43:00Z" w16du:dateUtc="2026-09-18T09:43:00Z">
        <w:r w:rsidRPr="000532C5" w:rsidDel="00266C07">
          <w:rPr>
            <w:rFonts w:ascii="Verdana" w:hAnsi="Verdana"/>
            <w:sz w:val="20"/>
            <w:szCs w:val="20"/>
          </w:rPr>
          <w:delText>l’acquisto o la vendita di Veicoli</w:delText>
        </w:r>
      </w:del>
      <w:del w:id="600" w:author="Avv. Rosario Panzariello" w:date="2026-09-13T09:17:00Z">
        <w:r w:rsidRPr="000532C5" w:rsidDel="00DD1E81">
          <w:rPr>
            <w:rFonts w:ascii="Verdana" w:hAnsi="Verdana"/>
            <w:sz w:val="20"/>
            <w:szCs w:val="20"/>
          </w:rPr>
          <w:delText xml:space="preserve"> </w:delText>
        </w:r>
        <w:r w:rsidR="00C7799D" w:rsidRPr="000532C5" w:rsidDel="00DD1E81">
          <w:rPr>
            <w:rFonts w:ascii="Verdana" w:hAnsi="Verdana"/>
            <w:sz w:val="20"/>
            <w:szCs w:val="20"/>
          </w:rPr>
          <w:delText>tramite</w:delText>
        </w:r>
        <w:r w:rsidRPr="000532C5" w:rsidDel="00DD1E81">
          <w:rPr>
            <w:rFonts w:ascii="Verdana" w:hAnsi="Verdana"/>
            <w:sz w:val="20"/>
            <w:szCs w:val="20"/>
          </w:rPr>
          <w:delText xml:space="preserve"> Asta</w:delText>
        </w:r>
      </w:del>
      <w:del w:id="601" w:author="Avv. Rosario Panzariello" w:date="2026-09-18T11:43:00Z" w16du:dateUtc="2026-09-18T09:43:00Z">
        <w:r w:rsidR="00E52367" w:rsidRPr="000532C5" w:rsidDel="00266C07">
          <w:rPr>
            <w:rFonts w:ascii="Verdana" w:hAnsi="Verdana"/>
            <w:sz w:val="20"/>
            <w:szCs w:val="20"/>
          </w:rPr>
          <w:delText>, concludere Contratti di compravendita,</w:delText>
        </w:r>
        <w:r w:rsidRPr="000532C5" w:rsidDel="00266C07">
          <w:rPr>
            <w:rFonts w:ascii="Verdana" w:hAnsi="Verdana"/>
            <w:sz w:val="20"/>
            <w:szCs w:val="20"/>
          </w:rPr>
          <w:delText xml:space="preserve"> ovvero possono richiedere ed ottenere ulteriori Servizi.</w:delText>
        </w:r>
      </w:del>
      <w:ins w:id="602" w:author="Avv. Rosario Panzariello" w:date="2026-09-13T09:54:00Z">
        <w:r w:rsidR="00541A8F" w:rsidRPr="00541A8F">
          <w:rPr>
            <w:rFonts w:ascii="Verdana" w:hAnsi="Verdana"/>
            <w:sz w:val="20"/>
            <w:szCs w:val="20"/>
          </w:rPr>
          <w:t>.</w:t>
        </w:r>
      </w:ins>
      <w:r w:rsidR="00DE5275" w:rsidRPr="000532C5">
        <w:rPr>
          <w:rFonts w:ascii="Verdana" w:hAnsi="Verdana"/>
          <w:sz w:val="20"/>
          <w:szCs w:val="20"/>
        </w:rPr>
        <w:t xml:space="preserve"> </w:t>
      </w:r>
    </w:p>
    <w:p w14:paraId="2BF268D1" w14:textId="1F5D6AA9" w:rsidR="00C53302" w:rsidRDefault="00285B65" w:rsidP="00C7799D">
      <w:pPr>
        <w:pStyle w:val="Paragrafoelenco"/>
        <w:numPr>
          <w:ilvl w:val="1"/>
          <w:numId w:val="1"/>
        </w:numPr>
        <w:spacing w:line="360" w:lineRule="auto"/>
        <w:ind w:left="0" w:firstLine="0"/>
        <w:jc w:val="both"/>
        <w:rPr>
          <w:ins w:id="603" w:author="Avv. Rosario Panzariello" w:date="2026-09-18T11:44:00Z" w16du:dateUtc="2026-09-18T09:44:00Z"/>
          <w:rFonts w:ascii="Verdana" w:hAnsi="Verdana"/>
          <w:sz w:val="20"/>
          <w:szCs w:val="20"/>
        </w:rPr>
      </w:pPr>
      <w:ins w:id="604" w:author="Avv. Rosario Panzariello" w:date="2026-09-18T11:44:00Z" w16du:dateUtc="2026-09-18T09:44:00Z">
        <w:r w:rsidRPr="00285B65">
          <w:rPr>
            <w:rFonts w:ascii="Verdana" w:hAnsi="Verdana"/>
            <w:sz w:val="20"/>
            <w:szCs w:val="20"/>
          </w:rPr>
          <w:t>Ai fini delle presenti Condizioni Generali le operazioni di vendita sono strutturate esclusivamente secondo uno dei seguenti due Modelli di Vendita:</w:t>
        </w:r>
      </w:ins>
    </w:p>
    <w:p w14:paraId="70D2E711" w14:textId="65F773C8" w:rsidR="00922A80" w:rsidRDefault="00922A80">
      <w:pPr>
        <w:pStyle w:val="Paragrafoelenco"/>
        <w:numPr>
          <w:ilvl w:val="2"/>
          <w:numId w:val="1"/>
        </w:numPr>
        <w:spacing w:line="360" w:lineRule="auto"/>
        <w:jc w:val="both"/>
        <w:rPr>
          <w:ins w:id="605" w:author="Avv. Rosario Panzariello" w:date="2026-09-18T11:44:00Z" w16du:dateUtc="2026-09-18T09:44:00Z"/>
          <w:rFonts w:ascii="Verdana" w:hAnsi="Verdana"/>
          <w:sz w:val="20"/>
          <w:szCs w:val="20"/>
        </w:rPr>
        <w:pPrChange w:id="606" w:author="Avv. Rosario Panzariello" w:date="2026-09-18T11:44:00Z" w16du:dateUtc="2026-09-18T09:44:00Z">
          <w:pPr>
            <w:pStyle w:val="Paragrafoelenco"/>
            <w:spacing w:line="360" w:lineRule="auto"/>
            <w:jc w:val="both"/>
          </w:pPr>
        </w:pPrChange>
      </w:pPr>
      <w:ins w:id="607" w:author="Avv. Rosario Panzariello" w:date="2026-09-18T11:44:00Z" w16du:dateUtc="2026-09-18T09:44:00Z">
        <w:r w:rsidRPr="00922A80">
          <w:rPr>
            <w:rFonts w:ascii="Verdana" w:hAnsi="Verdana"/>
            <w:b/>
            <w:bCs/>
            <w:sz w:val="20"/>
            <w:szCs w:val="20"/>
            <w:rPrChange w:id="608" w:author="Avv. Rosario Panzariello" w:date="2026-09-18T11:45:00Z" w16du:dateUtc="2026-09-18T09:45:00Z">
              <w:rPr>
                <w:rFonts w:ascii="Verdana" w:hAnsi="Verdana"/>
                <w:sz w:val="20"/>
                <w:szCs w:val="20"/>
              </w:rPr>
            </w:rPrChange>
          </w:rPr>
          <w:t>Vendita in commissione</w:t>
        </w:r>
        <w:r w:rsidRPr="00922A80">
          <w:rPr>
            <w:rFonts w:ascii="Verdana" w:hAnsi="Verdana"/>
            <w:sz w:val="20"/>
            <w:szCs w:val="20"/>
          </w:rPr>
          <w:t>, nella quale Fleequid, su incarico irrevocabile degli Utenti, cura per conto di questi la vendita e l'acquisto del Veicolo, dando esecuzione all'operazione, alternativamente, mediante Rivendita ovvero operando quale Intermediario puro;</w:t>
        </w:r>
      </w:ins>
    </w:p>
    <w:p w14:paraId="7724307E" w14:textId="6C7C1F8A" w:rsidR="00922A80" w:rsidRPr="00922A80" w:rsidRDefault="00922A80">
      <w:pPr>
        <w:pStyle w:val="Paragrafoelenco"/>
        <w:numPr>
          <w:ilvl w:val="2"/>
          <w:numId w:val="1"/>
        </w:numPr>
        <w:spacing w:line="360" w:lineRule="auto"/>
        <w:jc w:val="both"/>
        <w:rPr>
          <w:ins w:id="609" w:author="Avv. Rosario Panzariello" w:date="2026-09-18T11:44:00Z" w16du:dateUtc="2026-09-18T09:44:00Z"/>
          <w:rFonts w:ascii="Verdana" w:hAnsi="Verdana"/>
          <w:sz w:val="20"/>
          <w:szCs w:val="20"/>
          <w:rPrChange w:id="610" w:author="Avv. Rosario Panzariello" w:date="2026-09-18T11:44:00Z" w16du:dateUtc="2026-09-18T09:44:00Z">
            <w:rPr>
              <w:ins w:id="611" w:author="Avv. Rosario Panzariello" w:date="2026-09-18T11:44:00Z" w16du:dateUtc="2026-09-18T09:44:00Z"/>
            </w:rPr>
          </w:rPrChange>
        </w:rPr>
        <w:pPrChange w:id="612" w:author="Avv. Rosario Panzariello" w:date="2026-09-18T11:44:00Z" w16du:dateUtc="2026-09-18T09:44:00Z">
          <w:pPr>
            <w:pStyle w:val="Paragrafoelenco"/>
            <w:spacing w:line="360" w:lineRule="auto"/>
            <w:jc w:val="both"/>
          </w:pPr>
        </w:pPrChange>
      </w:pPr>
      <w:ins w:id="613" w:author="Avv. Rosario Panzariello" w:date="2026-09-18T11:44:00Z" w16du:dateUtc="2026-09-18T09:44:00Z">
        <w:r w:rsidRPr="00922A80">
          <w:rPr>
            <w:rFonts w:ascii="Verdana" w:hAnsi="Verdana"/>
            <w:b/>
            <w:bCs/>
            <w:sz w:val="20"/>
            <w:szCs w:val="20"/>
            <w:rPrChange w:id="614" w:author="Avv. Rosario Panzariello" w:date="2026-09-18T11:45:00Z" w16du:dateUtc="2026-09-18T09:45:00Z">
              <w:rPr/>
            </w:rPrChange>
          </w:rPr>
          <w:t>Dealer Sales</w:t>
        </w:r>
        <w:r w:rsidRPr="00922A80">
          <w:rPr>
            <w:rFonts w:ascii="Verdana" w:hAnsi="Verdana"/>
            <w:sz w:val="20"/>
            <w:szCs w:val="20"/>
            <w:rPrChange w:id="615" w:author="Avv. Rosario Panzariello" w:date="2026-09-18T11:44:00Z" w16du:dateUtc="2026-09-18T09:44:00Z">
              <w:rPr/>
            </w:rPrChange>
          </w:rPr>
          <w:t>, nel quale Fleequid acquista il Veicolo dal Venditore in nome e per conto proprio e lo rivende, sempre in nome e per conto proprio, all'Acquirente.</w:t>
        </w:r>
      </w:ins>
    </w:p>
    <w:p w14:paraId="1BEA1696" w14:textId="42653966" w:rsidR="00285B65" w:rsidRPr="000532C5" w:rsidRDefault="00922A80">
      <w:pPr>
        <w:pStyle w:val="Paragrafoelenco"/>
        <w:spacing w:line="360" w:lineRule="auto"/>
        <w:ind w:left="0"/>
        <w:jc w:val="both"/>
        <w:rPr>
          <w:rFonts w:ascii="Verdana" w:hAnsi="Verdana"/>
          <w:sz w:val="20"/>
          <w:szCs w:val="20"/>
        </w:rPr>
        <w:pPrChange w:id="616" w:author="Avv. Rosario Panzariello" w:date="2026-09-18T11:44:00Z" w16du:dateUtc="2026-09-18T09:44:00Z">
          <w:pPr>
            <w:pStyle w:val="Paragrafoelenco"/>
            <w:numPr>
              <w:ilvl w:val="1"/>
              <w:numId w:val="1"/>
            </w:numPr>
            <w:spacing w:line="360" w:lineRule="auto"/>
            <w:ind w:left="0" w:hanging="720"/>
            <w:jc w:val="both"/>
          </w:pPr>
        </w:pPrChange>
      </w:pPr>
      <w:ins w:id="617" w:author="Avv. Rosario Panzariello" w:date="2026-09-18T11:44:00Z" w16du:dateUtc="2026-09-18T09:44:00Z">
        <w:r w:rsidRPr="00922A80">
          <w:rPr>
            <w:rFonts w:ascii="Verdana" w:hAnsi="Verdana"/>
            <w:sz w:val="20"/>
            <w:szCs w:val="20"/>
          </w:rPr>
          <w:t>Nell'ambito della Vendita in commissione l'operazione può essere eseguita, alternativamente, mediante Rivendita ovvero operando Fleequid quale Intermediario puro, secondo quanto previsto dai successivi artt. 2.5, 2.6 e 17. La Rivendita e l'operatività quale Intermediario puro costituiscono modalità alternative di esecuzione della Vendita in commissione e non Modelli di Vendita autonomi.</w:t>
        </w:r>
      </w:ins>
    </w:p>
    <w:p w14:paraId="1CA6C28E" w14:textId="2C2155B8"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ins w:id="618" w:author="Avv. Rosario Panzariello" w:date="2026-09-18T11:45:00Z" w16du:dateUtc="2026-09-18T09:45:00Z">
        <w:r w:rsidRPr="003F025A">
          <w:rPr>
            <w:rFonts w:ascii="Verdana" w:hAnsi="Verdana"/>
            <w:sz w:val="20"/>
            <w:szCs w:val="20"/>
          </w:rPr>
          <w:t>Quando la specifica operazione è qualificata come Vendita in commissione ai sensi dell'art. 3,</w:t>
        </w:r>
        <w:r>
          <w:rPr>
            <w:rFonts w:ascii="Verdana" w:hAnsi="Verdana"/>
            <w:sz w:val="20"/>
            <w:szCs w:val="20"/>
          </w:rPr>
          <w:t xml:space="preserve"> </w:t>
        </w:r>
      </w:ins>
      <w:del w:id="619" w:author="Avv. Rosario Panzariello" w:date="2026-09-18T11:45:00Z" w16du:dateUtc="2026-09-18T09:45:00Z">
        <w:r w:rsidR="5CB8B8A6" w:rsidRPr="000532C5" w:rsidDel="003F025A">
          <w:rPr>
            <w:rFonts w:ascii="Verdana" w:hAnsi="Verdana"/>
            <w:sz w:val="20"/>
            <w:szCs w:val="20"/>
          </w:rPr>
          <w:delText>G</w:delText>
        </w:r>
      </w:del>
      <w:ins w:id="620" w:author="Avv. Rosario Panzariello" w:date="2026-09-18T11:45:00Z" w16du:dateUtc="2026-09-18T09:45:00Z">
        <w:r>
          <w:rPr>
            <w:rFonts w:ascii="Verdana" w:hAnsi="Verdana"/>
            <w:sz w:val="20"/>
            <w:szCs w:val="20"/>
          </w:rPr>
          <w:t>g</w:t>
        </w:r>
      </w:ins>
      <w:r w:rsidR="5CB8B8A6" w:rsidRPr="000532C5">
        <w:rPr>
          <w:rFonts w:ascii="Verdana" w:hAnsi="Verdana"/>
          <w:sz w:val="20"/>
          <w:szCs w:val="20"/>
        </w:rPr>
        <w:t>li Utenti riconoscono ed accettano che</w:t>
      </w:r>
      <w:ins w:id="621" w:author="Avv. Rosario Panzariello" w:date="2026-09-18T11:46:00Z" w16du:dateUtc="2026-09-18T09:46:00Z">
        <w:r w:rsidR="00FF30A9" w:rsidRPr="000225F4">
          <w:rPr>
            <w:rFonts w:ascii="Verdana" w:hAnsi="Verdana"/>
            <w:sz w:val="20"/>
            <w:szCs w:val="20"/>
            <w:rPrChange w:id="622" w:author="Avv. Rosario Panzariello" w:date="2026-09-18T11:47:00Z" w16du:dateUtc="2026-09-18T09:47:00Z">
              <w:rPr>
                <w:rFonts w:ascii="Cambria" w:eastAsia="Cambria" w:hAnsi="Cambria" w:cs="Cambria"/>
                <w:kern w:val="0"/>
                <w:sz w:val="21"/>
                <w14:ligatures w14:val="none"/>
              </w:rPr>
            </w:rPrChange>
          </w:rPr>
          <w:t xml:space="preserve"> </w:t>
        </w:r>
      </w:ins>
      <w:ins w:id="623" w:author="Avv. Rosario Panzariello" w:date="2026-09-18T11:46:00Z">
        <w:r w:rsidR="00FF30A9" w:rsidRPr="00FF30A9">
          <w:rPr>
            <w:rFonts w:ascii="Verdana" w:hAnsi="Verdana"/>
            <w:sz w:val="20"/>
            <w:szCs w:val="20"/>
          </w:rPr>
          <w:t xml:space="preserve">il relativo Evento di vendita è organizzato e gestito da Fleequid su incarico irrevocabile degli Utenti e per conto di questi. In tali casi, e con riferimento alla specifica operazione, l'Utente che opera sul Marketplace come Venditore, avendo trasmesso a Fleequid una Proposta di vendita, conferisce a Fleequid, che accetta, l'incarico irrevocabile di procedere alla vendita per suo conto dei Veicoli di volta in volta indicati, </w:t>
        </w:r>
        <w:r w:rsidR="00FF30A9" w:rsidRPr="00106427">
          <w:rPr>
            <w:rFonts w:ascii="Verdana" w:hAnsi="Verdana"/>
            <w:sz w:val="20"/>
            <w:szCs w:val="20"/>
          </w:rPr>
          <w:t>al Prezzo di vendita all'Acquirente,</w:t>
        </w:r>
        <w:r w:rsidR="00FF30A9" w:rsidRPr="00FF30A9">
          <w:rPr>
            <w:rFonts w:ascii="Verdana" w:hAnsi="Verdana"/>
            <w:sz w:val="20"/>
            <w:szCs w:val="20"/>
          </w:rPr>
          <w:t xml:space="preserve"> </w:t>
        </w:r>
      </w:ins>
      <w:ins w:id="624" w:author="Avv. Rosario Panzariello" w:date="2026-09-18T19:28:00Z" w16du:dateUtc="2026-09-18T17:28:00Z">
        <w:r w:rsidR="004F2A00">
          <w:rPr>
            <w:rFonts w:ascii="Verdana" w:hAnsi="Verdana"/>
            <w:sz w:val="20"/>
            <w:szCs w:val="20"/>
          </w:rPr>
          <w:t>determinato, a seconda dei casi,</w:t>
        </w:r>
      </w:ins>
      <w:ins w:id="625" w:author="Avv. Rosario Panzariello" w:date="2026-09-18T11:46:00Z">
        <w:r w:rsidR="00FF30A9" w:rsidRPr="00FF30A9">
          <w:rPr>
            <w:rFonts w:ascii="Verdana" w:hAnsi="Verdana"/>
            <w:sz w:val="20"/>
            <w:szCs w:val="20"/>
          </w:rPr>
          <w:t xml:space="preserve"> in corrispondenza</w:t>
        </w:r>
      </w:ins>
      <w:del w:id="626" w:author="Avv. Rosario Panzariello" w:date="2026-09-18T11:46:00Z" w16du:dateUtc="2026-09-18T09:46:00Z">
        <w:r w:rsidR="5CB8B8A6" w:rsidRPr="000532C5" w:rsidDel="00FF30A9">
          <w:rPr>
            <w:rFonts w:ascii="Verdana" w:hAnsi="Verdana"/>
            <w:sz w:val="20"/>
            <w:szCs w:val="20"/>
          </w:rPr>
          <w:delText xml:space="preserve">, </w:delText>
        </w:r>
      </w:del>
      <w:del w:id="627" w:author="Avv. Rosario Panzariello" w:date="2026-09-13T10:33:00Z">
        <w:r w:rsidR="5CB8B8A6" w:rsidRPr="000225F4" w:rsidDel="00331B09">
          <w:rPr>
            <w:rFonts w:ascii="Verdana" w:hAnsi="Verdana"/>
            <w:sz w:val="20"/>
            <w:szCs w:val="20"/>
          </w:rPr>
          <w:delText xml:space="preserve">salvo </w:delText>
        </w:r>
        <w:r w:rsidR="002D0438" w:rsidRPr="000225F4" w:rsidDel="00ED5163">
          <w:rPr>
            <w:rFonts w:ascii="Verdana" w:hAnsi="Verdana"/>
            <w:sz w:val="20"/>
            <w:szCs w:val="20"/>
          </w:rPr>
          <w:delText xml:space="preserve"> </w:delText>
        </w:r>
        <w:r w:rsidR="002D0438" w:rsidRPr="000225F4" w:rsidDel="00331B09">
          <w:rPr>
            <w:rFonts w:ascii="Verdana" w:hAnsi="Verdana"/>
            <w:sz w:val="20"/>
            <w:szCs w:val="20"/>
          </w:rPr>
          <w:delText>i casi in cui Fleequid opera quale Intermediario puro (vedasi successivo art. 2.</w:delText>
        </w:r>
        <w:r w:rsidR="00832B10" w:rsidRPr="000225F4" w:rsidDel="00331B09">
          <w:rPr>
            <w:rFonts w:ascii="Verdana" w:hAnsi="Verdana"/>
            <w:sz w:val="20"/>
            <w:szCs w:val="20"/>
          </w:rPr>
          <w:delText>6</w:delText>
        </w:r>
        <w:r w:rsidR="002D0438" w:rsidRPr="000225F4" w:rsidDel="00331B09">
          <w:rPr>
            <w:rFonts w:ascii="Verdana" w:hAnsi="Verdana"/>
            <w:sz w:val="20"/>
            <w:szCs w:val="20"/>
          </w:rPr>
          <w:delText>)</w:delText>
        </w:r>
        <w:r w:rsidR="5CB8B8A6" w:rsidRPr="000532C5" w:rsidDel="00331B09">
          <w:rPr>
            <w:rFonts w:ascii="Verdana" w:hAnsi="Verdana"/>
            <w:sz w:val="20"/>
            <w:szCs w:val="20"/>
          </w:rPr>
          <w:delText xml:space="preserve">, </w:delText>
        </w:r>
      </w:del>
      <w:del w:id="628" w:author="Avv. Rosario Panzariello" w:date="2026-09-18T11:46:00Z" w16du:dateUtc="2026-09-18T09:46:00Z">
        <w:r w:rsidR="5CB8B8A6" w:rsidRPr="000532C5" w:rsidDel="00FF30A9">
          <w:rPr>
            <w:rFonts w:ascii="Verdana" w:hAnsi="Verdana"/>
            <w:sz w:val="20"/>
            <w:szCs w:val="20"/>
          </w:rPr>
          <w:delText xml:space="preserve">le Aste sono sempre effettuate da Fleequid operando in nome proprio e per conto degli Utenti, con mandato irrevocabile, rispettivamente ad acquistare o vendere, ai sensi dell’art. 1703 e ss. c.c. </w:delText>
        </w:r>
      </w:del>
      <w:del w:id="629" w:author="Avv. Rosario Panzariello" w:date="2026-09-13T09:29:00Z">
        <w:r w:rsidR="5CB8B8A6" w:rsidRPr="000532C5" w:rsidDel="00714E1B">
          <w:rPr>
            <w:rFonts w:ascii="Verdana" w:hAnsi="Verdana"/>
            <w:sz w:val="20"/>
            <w:szCs w:val="20"/>
          </w:rPr>
          <w:delText>P</w:delText>
        </w:r>
      </w:del>
      <w:del w:id="630" w:author="Avv. Rosario Panzariello" w:date="2026-09-13T09:57:00Z">
        <w:r w:rsidR="5CB8B8A6" w:rsidRPr="000532C5" w:rsidDel="00F27629">
          <w:rPr>
            <w:rFonts w:ascii="Verdana" w:hAnsi="Verdana"/>
            <w:sz w:val="20"/>
            <w:szCs w:val="20"/>
          </w:rPr>
          <w:delText xml:space="preserve">iù specificatamente, </w:delText>
        </w:r>
      </w:del>
      <w:del w:id="631" w:author="Avv. Rosario Panzariello" w:date="2026-09-18T11:46:00Z" w16du:dateUtc="2026-09-18T09:46:00Z">
        <w:r w:rsidR="5CB8B8A6" w:rsidRPr="000532C5" w:rsidDel="00FF30A9">
          <w:rPr>
            <w:rFonts w:ascii="Verdana" w:hAnsi="Verdana"/>
            <w:sz w:val="20"/>
            <w:szCs w:val="20"/>
          </w:rPr>
          <w:delText xml:space="preserve">quando un Utente opera sul Marketplace come Venditore, </w:delText>
        </w:r>
      </w:del>
      <w:del w:id="632" w:author="Avv. Rosario Panzariello" w:date="2026-09-13T09:58:00Z">
        <w:r w:rsidR="5CB8B8A6" w:rsidRPr="000532C5" w:rsidDel="0054463A">
          <w:rPr>
            <w:rFonts w:ascii="Verdana" w:hAnsi="Verdana"/>
            <w:sz w:val="20"/>
            <w:szCs w:val="20"/>
          </w:rPr>
          <w:delText xml:space="preserve">inserendo </w:delText>
        </w:r>
      </w:del>
      <w:del w:id="633" w:author="Avv. Rosario Panzariello" w:date="2026-09-18T11:46:00Z" w16du:dateUtc="2026-09-18T09:46:00Z">
        <w:r w:rsidR="5CB8B8A6" w:rsidRPr="000532C5" w:rsidDel="00FF30A9">
          <w:rPr>
            <w:rFonts w:ascii="Verdana" w:hAnsi="Verdana"/>
            <w:sz w:val="20"/>
            <w:szCs w:val="20"/>
          </w:rPr>
          <w:delText xml:space="preserve">una Proposta di Vendita di un Veicolo, commissiona a Fleequid, che accetta, l’incarico, ai sensi dell’art. 1731 c.c., di vendere, in nome </w:delText>
        </w:r>
      </w:del>
      <w:del w:id="634" w:author="Avv. Rosario Panzariello" w:date="2026-09-13T09:31:00Z">
        <w:r w:rsidR="5CB8B8A6" w:rsidRPr="000532C5" w:rsidDel="0061260B">
          <w:rPr>
            <w:rFonts w:ascii="Verdana" w:hAnsi="Verdana"/>
            <w:sz w:val="20"/>
            <w:szCs w:val="20"/>
          </w:rPr>
          <w:delText>di quest’ultimo e per conto del primo</w:delText>
        </w:r>
      </w:del>
      <w:del w:id="635" w:author="Avv. Rosario Panzariello" w:date="2026-09-18T11:46:00Z" w16du:dateUtc="2026-09-18T09:46:00Z">
        <w:r w:rsidR="5CB8B8A6" w:rsidRPr="000532C5" w:rsidDel="00FF30A9">
          <w:rPr>
            <w:rFonts w:ascii="Verdana" w:hAnsi="Verdana"/>
            <w:sz w:val="20"/>
            <w:szCs w:val="20"/>
          </w:rPr>
          <w:delText>, i Veicoli di volta in volta indicati, al Prezzo di aggiudicazione (ovvero in corrispondenza</w:delText>
        </w:r>
      </w:del>
      <w:r w:rsidR="00A83333" w:rsidRPr="000532C5">
        <w:rPr>
          <w:rFonts w:ascii="Verdana" w:hAnsi="Verdana"/>
          <w:sz w:val="20"/>
          <w:szCs w:val="20"/>
        </w:rPr>
        <w:t xml:space="preserve">: </w:t>
      </w:r>
      <w:r w:rsidR="00A83333" w:rsidRPr="000225F4">
        <w:rPr>
          <w:rFonts w:ascii="Verdana" w:hAnsi="Verdana"/>
          <w:sz w:val="20"/>
          <w:szCs w:val="20"/>
          <w:rPrChange w:id="636" w:author="Avv. Rosario Panzariello" w:date="2026-09-18T11:47:00Z" w16du:dateUtc="2026-09-18T09:47:00Z">
            <w:rPr>
              <w:rFonts w:ascii="Verdana" w:hAnsi="Verdana"/>
              <w:i/>
              <w:iCs/>
              <w:sz w:val="20"/>
              <w:szCs w:val="20"/>
            </w:rPr>
          </w:rPrChange>
        </w:rPr>
        <w:t>a.</w:t>
      </w:r>
      <w:r w:rsidR="5CB8B8A6" w:rsidRPr="000532C5">
        <w:rPr>
          <w:rFonts w:ascii="Verdana" w:hAnsi="Verdana"/>
          <w:sz w:val="20"/>
          <w:szCs w:val="20"/>
        </w:rPr>
        <w:t xml:space="preserve"> del valore della Puntata massima quando è superiore al Prezzo di riserva, sempre preventivamente </w:t>
      </w:r>
      <w:ins w:id="637" w:author="Avv. Rosario Panzariello" w:date="2026-09-18T11:47:00Z" w16du:dateUtc="2026-09-18T09:47:00Z">
        <w:r w:rsidR="000225F4" w:rsidRPr="000225F4">
          <w:rPr>
            <w:rFonts w:ascii="Verdana" w:hAnsi="Verdana"/>
            <w:sz w:val="20"/>
            <w:szCs w:val="20"/>
            <w:rPrChange w:id="638" w:author="Avv. Rosario Panzariello" w:date="2026-09-18T11:47:00Z" w16du:dateUtc="2026-09-18T09:47:00Z">
              <w:rPr/>
            </w:rPrChange>
          </w:rPr>
          <w:t>determinato sulla base del PMIV indicato dal Venditore</w:t>
        </w:r>
      </w:ins>
      <w:del w:id="639" w:author="Avv. Rosario Panzariello" w:date="2026-09-18T11:47:00Z" w16du:dateUtc="2026-09-18T09:47:00Z">
        <w:r w:rsidR="5CB8B8A6" w:rsidRPr="000532C5" w:rsidDel="000225F4">
          <w:rPr>
            <w:rFonts w:ascii="Verdana" w:hAnsi="Verdana"/>
            <w:sz w:val="20"/>
            <w:szCs w:val="20"/>
          </w:rPr>
          <w:delText>indicato dal Venditore</w:delText>
        </w:r>
      </w:del>
      <w:r w:rsidR="00A83333" w:rsidRPr="000532C5">
        <w:rPr>
          <w:rFonts w:ascii="Verdana" w:hAnsi="Verdana"/>
          <w:sz w:val="20"/>
          <w:szCs w:val="20"/>
        </w:rPr>
        <w:t xml:space="preserve">; </w:t>
      </w:r>
      <w:r w:rsidR="00A83333" w:rsidRPr="000225F4">
        <w:rPr>
          <w:rFonts w:ascii="Verdana" w:hAnsi="Verdana"/>
          <w:sz w:val="20"/>
          <w:szCs w:val="20"/>
          <w:rPrChange w:id="640" w:author="Avv. Rosario Panzariello" w:date="2026-09-18T11:47:00Z" w16du:dateUtc="2026-09-18T09:47:00Z">
            <w:rPr>
              <w:rFonts w:ascii="Verdana" w:hAnsi="Verdana"/>
              <w:i/>
              <w:iCs/>
              <w:sz w:val="20"/>
              <w:szCs w:val="20"/>
            </w:rPr>
          </w:rPrChange>
        </w:rPr>
        <w:t>b.</w:t>
      </w:r>
      <w:r w:rsidR="5CB8B8A6" w:rsidRPr="000532C5">
        <w:rPr>
          <w:rFonts w:ascii="Verdana" w:hAnsi="Verdana"/>
          <w:sz w:val="20"/>
          <w:szCs w:val="20"/>
        </w:rPr>
        <w:t xml:space="preserve"> della Puntata massima inferiore a tale </w:t>
      </w:r>
      <w:del w:id="641" w:author="Avv. Rosario Panzariello" w:date="2026-09-18T11:47:00Z" w16du:dateUtc="2026-09-18T09:47:00Z">
        <w:r w:rsidR="5CB8B8A6" w:rsidRPr="000532C5" w:rsidDel="000225F4">
          <w:rPr>
            <w:rFonts w:ascii="Verdana" w:hAnsi="Verdana"/>
            <w:sz w:val="20"/>
            <w:szCs w:val="20"/>
          </w:rPr>
          <w:delText>Prezzo di riserva</w:delText>
        </w:r>
      </w:del>
      <w:ins w:id="642" w:author="Avv. Rosario Panzariello" w:date="2026-09-18T11:47:00Z" w16du:dateUtc="2026-09-18T09:47:00Z">
        <w:r w:rsidR="000225F4">
          <w:rPr>
            <w:rFonts w:ascii="Verdana" w:hAnsi="Verdana"/>
            <w:sz w:val="20"/>
            <w:szCs w:val="20"/>
          </w:rPr>
          <w:t>PR</w:t>
        </w:r>
      </w:ins>
      <w:r w:rsidR="5CB8B8A6" w:rsidRPr="000532C5">
        <w:rPr>
          <w:rFonts w:ascii="Verdana" w:hAnsi="Verdana"/>
          <w:sz w:val="20"/>
          <w:szCs w:val="20"/>
        </w:rPr>
        <w:t xml:space="preserve">, ma </w:t>
      </w:r>
      <w:del w:id="643" w:author="Avv. Rosario Panzariello" w:date="2026-09-18T11:48:00Z" w16du:dateUtc="2026-09-18T09:48:00Z">
        <w:r w:rsidR="5CB8B8A6" w:rsidRPr="000532C5" w:rsidDel="00EF14EB">
          <w:rPr>
            <w:rFonts w:ascii="Verdana" w:hAnsi="Verdana"/>
            <w:sz w:val="20"/>
            <w:szCs w:val="20"/>
          </w:rPr>
          <w:delText xml:space="preserve">dopo l’Asta </w:delText>
        </w:r>
      </w:del>
      <w:r w:rsidR="5CB8B8A6" w:rsidRPr="000532C5">
        <w:rPr>
          <w:rFonts w:ascii="Verdana" w:hAnsi="Verdana"/>
          <w:sz w:val="20"/>
          <w:szCs w:val="20"/>
        </w:rPr>
        <w:t xml:space="preserve">espressamente </w:t>
      </w:r>
      <w:ins w:id="644" w:author="Avv. Rosario Panzariello" w:date="2026-09-18T11:48:00Z">
        <w:r w:rsidR="000206D1" w:rsidRPr="000206D1">
          <w:rPr>
            <w:rFonts w:ascii="Verdana" w:hAnsi="Verdana"/>
            <w:sz w:val="20"/>
            <w:szCs w:val="20"/>
          </w:rPr>
          <w:t>accettata dal Venditore ai sensi dell'art. 10.3</w:t>
        </w:r>
      </w:ins>
      <w:del w:id="645" w:author="Avv. Rosario Panzariello" w:date="2026-09-18T11:48:00Z" w16du:dateUtc="2026-09-18T09:48:00Z">
        <w:r w:rsidR="5CB8B8A6" w:rsidRPr="000532C5" w:rsidDel="000206D1">
          <w:rPr>
            <w:rFonts w:ascii="Verdana" w:hAnsi="Verdana"/>
            <w:sz w:val="20"/>
            <w:szCs w:val="20"/>
          </w:rPr>
          <w:delText>comunque accettato dal Venditore, oppure</w:delText>
        </w:r>
        <w:r w:rsidR="00A83333" w:rsidRPr="000532C5" w:rsidDel="000206D1">
          <w:rPr>
            <w:rFonts w:ascii="Verdana" w:hAnsi="Verdana"/>
            <w:sz w:val="20"/>
            <w:szCs w:val="20"/>
          </w:rPr>
          <w:delText>,</w:delText>
        </w:r>
      </w:del>
      <w:ins w:id="646" w:author="Avv. Rosario Panzariello" w:date="2026-09-18T11:48:00Z" w16du:dateUtc="2026-09-18T09:48:00Z">
        <w:r w:rsidR="000206D1">
          <w:rPr>
            <w:rFonts w:ascii="Verdana" w:hAnsi="Verdana"/>
            <w:sz w:val="20"/>
            <w:szCs w:val="20"/>
          </w:rPr>
          <w:t>;</w:t>
        </w:r>
      </w:ins>
      <w:r w:rsidR="00A83333" w:rsidRPr="000532C5">
        <w:rPr>
          <w:rFonts w:ascii="Verdana" w:hAnsi="Verdana"/>
          <w:sz w:val="20"/>
          <w:szCs w:val="20"/>
        </w:rPr>
        <w:t xml:space="preserve"> </w:t>
      </w:r>
      <w:r w:rsidR="00A83333" w:rsidRPr="004063F0">
        <w:rPr>
          <w:rFonts w:ascii="Verdana" w:hAnsi="Verdana"/>
          <w:sz w:val="20"/>
          <w:szCs w:val="20"/>
          <w:rPrChange w:id="647" w:author="Avv. Rosario Panzariello" w:date="2026-09-18T11:49:00Z" w16du:dateUtc="2026-09-18T09:49:00Z">
            <w:rPr>
              <w:rFonts w:ascii="Verdana" w:hAnsi="Verdana"/>
              <w:i/>
              <w:iCs/>
              <w:sz w:val="20"/>
              <w:szCs w:val="20"/>
            </w:rPr>
          </w:rPrChange>
        </w:rPr>
        <w:t>c.</w:t>
      </w:r>
      <w:r w:rsidR="5CB8B8A6" w:rsidRPr="000532C5">
        <w:rPr>
          <w:rFonts w:ascii="Verdana" w:hAnsi="Verdana"/>
          <w:sz w:val="20"/>
          <w:szCs w:val="20"/>
        </w:rPr>
        <w:t xml:space="preserve"> </w:t>
      </w:r>
      <w:del w:id="648" w:author="Avv. Rosario Panzariello" w:date="2026-09-18T11:49:00Z" w16du:dateUtc="2026-09-18T09:49:00Z">
        <w:r w:rsidR="5CB8B8A6" w:rsidRPr="000532C5" w:rsidDel="008776A6">
          <w:rPr>
            <w:rFonts w:ascii="Verdana" w:hAnsi="Verdana"/>
            <w:sz w:val="20"/>
            <w:szCs w:val="20"/>
          </w:rPr>
          <w:delText xml:space="preserve">in corrispondenza </w:delText>
        </w:r>
      </w:del>
      <w:r w:rsidR="5CB8B8A6" w:rsidRPr="000532C5">
        <w:rPr>
          <w:rFonts w:ascii="Verdana" w:hAnsi="Verdana"/>
          <w:sz w:val="20"/>
          <w:szCs w:val="20"/>
        </w:rPr>
        <w:t xml:space="preserve">del valore della controproposta </w:t>
      </w:r>
      <w:ins w:id="649" w:author="Avv. Rosario Panzariello" w:date="2026-09-18T11:49:00Z" w16du:dateUtc="2026-09-18T09:49:00Z">
        <w:r w:rsidR="004063F0" w:rsidRPr="004063F0">
          <w:rPr>
            <w:rFonts w:ascii="Verdana" w:hAnsi="Verdana"/>
            <w:sz w:val="20"/>
            <w:szCs w:val="20"/>
            <w:rPrChange w:id="650" w:author="Avv. Rosario Panzariello" w:date="2026-09-18T11:49:00Z" w16du:dateUtc="2026-09-18T09:49:00Z">
              <w:rPr/>
            </w:rPrChange>
          </w:rPr>
          <w:t>formulata dal Venditore all'Offerente e da questi accettata; ovvero</w:t>
        </w:r>
        <w:r w:rsidR="004063F0">
          <w:rPr>
            <w:rFonts w:ascii="Verdana" w:hAnsi="Verdana"/>
            <w:sz w:val="20"/>
            <w:szCs w:val="20"/>
          </w:rPr>
          <w:t xml:space="preserve"> </w:t>
        </w:r>
        <w:r w:rsidR="00F125FE">
          <w:rPr>
            <w:rFonts w:ascii="Verdana" w:hAnsi="Verdana"/>
            <w:sz w:val="20"/>
            <w:szCs w:val="20"/>
          </w:rPr>
          <w:t xml:space="preserve">d. </w:t>
        </w:r>
        <w:r w:rsidR="00ED4F1C" w:rsidRPr="00872710">
          <w:rPr>
            <w:rFonts w:ascii="Verdana" w:hAnsi="Verdana"/>
            <w:sz w:val="20"/>
            <w:szCs w:val="20"/>
            <w:rPrChange w:id="651" w:author="Avv. Rosario Panzariello" w:date="2026-09-18T11:50:00Z" w16du:dateUtc="2026-09-18T09:50:00Z">
              <w:rPr/>
            </w:rPrChange>
          </w:rPr>
          <w:t xml:space="preserve">del prezzo risultante dalle </w:t>
        </w:r>
        <w:r w:rsidR="00ED4F1C" w:rsidRPr="00872710">
          <w:rPr>
            <w:rFonts w:ascii="Verdana" w:hAnsi="Verdana"/>
            <w:sz w:val="20"/>
            <w:szCs w:val="20"/>
            <w:rPrChange w:id="652" w:author="Avv. Rosario Panzariello" w:date="2026-09-18T11:50:00Z" w16du:dateUtc="2026-09-18T09:50:00Z">
              <w:rPr/>
            </w:rPrChange>
          </w:rPr>
          <w:lastRenderedPageBreak/>
          <w:t>ulteriori modalità di Evento di vendita previste dall'art. 9.4</w:t>
        </w:r>
      </w:ins>
      <w:del w:id="653" w:author="Avv. Rosario Panzariello" w:date="2026-09-18T11:49:00Z" w16du:dateUtc="2026-09-18T09:49:00Z">
        <w:r w:rsidR="5CB8B8A6" w:rsidRPr="000532C5" w:rsidDel="004063F0">
          <w:rPr>
            <w:rFonts w:ascii="Verdana" w:hAnsi="Verdana"/>
            <w:sz w:val="20"/>
            <w:szCs w:val="20"/>
          </w:rPr>
          <w:delText xml:space="preserve">fatta dal Venditore </w:delText>
        </w:r>
        <w:r w:rsidR="00554DC2" w:rsidRPr="000532C5" w:rsidDel="004063F0">
          <w:rPr>
            <w:rFonts w:ascii="Verdana" w:hAnsi="Verdana"/>
            <w:sz w:val="20"/>
            <w:szCs w:val="20"/>
          </w:rPr>
          <w:delText xml:space="preserve">all’Offerente </w:delText>
        </w:r>
        <w:r w:rsidR="5CB8B8A6" w:rsidRPr="000532C5" w:rsidDel="004063F0">
          <w:rPr>
            <w:rFonts w:ascii="Verdana" w:hAnsi="Verdana"/>
            <w:sz w:val="20"/>
            <w:szCs w:val="20"/>
          </w:rPr>
          <w:delText>e che questi abbia accettato)</w:delText>
        </w:r>
      </w:del>
      <w:r w:rsidR="5CB8B8A6" w:rsidRPr="000532C5">
        <w:rPr>
          <w:rFonts w:ascii="Verdana" w:hAnsi="Verdana"/>
          <w:sz w:val="20"/>
          <w:szCs w:val="20"/>
        </w:rPr>
        <w:t xml:space="preserve">.  </w:t>
      </w:r>
      <w:del w:id="654" w:author="Avv. Rosario Panzariello" w:date="2026-09-18T19:45:00Z" w16du:dateUtc="2026-09-18T17:45:00Z">
        <w:r w:rsidR="5CB8B8A6" w:rsidRPr="000532C5" w:rsidDel="00DC3BC9">
          <w:rPr>
            <w:rFonts w:ascii="Verdana" w:hAnsi="Verdana"/>
            <w:sz w:val="20"/>
            <w:szCs w:val="20"/>
          </w:rPr>
          <w:delText>Diversamente,</w:delText>
        </w:r>
      </w:del>
      <w:ins w:id="655" w:author="Avv. Rosario Panzariello" w:date="2026-09-18T19:45:00Z" w16du:dateUtc="2026-09-18T17:45:00Z">
        <w:r w:rsidR="00DC3BC9">
          <w:rPr>
            <w:rFonts w:ascii="Verdana" w:hAnsi="Verdana"/>
            <w:sz w:val="20"/>
            <w:szCs w:val="20"/>
          </w:rPr>
          <w:t>L’</w:t>
        </w:r>
      </w:ins>
      <w:del w:id="656" w:author="Avv. Rosario Panzariello" w:date="2026-09-18T19:45:00Z" w16du:dateUtc="2026-09-18T17:45:00Z">
        <w:r w:rsidR="5CB8B8A6" w:rsidRPr="000532C5" w:rsidDel="00DC3BC9">
          <w:rPr>
            <w:rFonts w:ascii="Verdana" w:hAnsi="Verdana"/>
            <w:sz w:val="20"/>
            <w:szCs w:val="20"/>
          </w:rPr>
          <w:delText xml:space="preserve"> </w:delText>
        </w:r>
      </w:del>
      <w:del w:id="657" w:author="Avv. Rosario Panzariello" w:date="2026-09-18T11:50:00Z" w16du:dateUtc="2026-09-18T09:50:00Z">
        <w:r w:rsidR="5CB8B8A6" w:rsidRPr="000532C5" w:rsidDel="00ED4F1C">
          <w:rPr>
            <w:rFonts w:ascii="Verdana" w:hAnsi="Verdana"/>
            <w:sz w:val="20"/>
            <w:szCs w:val="20"/>
          </w:rPr>
          <w:delText xml:space="preserve">quando un </w:delText>
        </w:r>
      </w:del>
      <w:r w:rsidR="5CB8B8A6" w:rsidRPr="000532C5">
        <w:rPr>
          <w:rFonts w:ascii="Verdana" w:hAnsi="Verdana"/>
          <w:sz w:val="20"/>
          <w:szCs w:val="20"/>
        </w:rPr>
        <w:t>Utente</w:t>
      </w:r>
      <w:ins w:id="658" w:author="Avv. Rosario Panzariello" w:date="2026-09-18T11:50:00Z" w16du:dateUtc="2026-09-18T09:50:00Z">
        <w:r w:rsidR="00ED4F1C">
          <w:rPr>
            <w:rFonts w:ascii="Verdana" w:hAnsi="Verdana"/>
            <w:sz w:val="20"/>
            <w:szCs w:val="20"/>
          </w:rPr>
          <w:t xml:space="preserve"> che</w:t>
        </w:r>
      </w:ins>
      <w:r w:rsidR="5CB8B8A6" w:rsidRPr="000532C5">
        <w:rPr>
          <w:rFonts w:ascii="Verdana" w:hAnsi="Verdana"/>
          <w:sz w:val="20"/>
          <w:szCs w:val="20"/>
        </w:rPr>
        <w:t xml:space="preserve"> opera sul Marketplace quale </w:t>
      </w:r>
      <w:r w:rsidR="00554DC2" w:rsidRPr="000532C5">
        <w:rPr>
          <w:rFonts w:ascii="Verdana" w:hAnsi="Verdana"/>
          <w:sz w:val="20"/>
          <w:szCs w:val="20"/>
        </w:rPr>
        <w:t>Offerente</w:t>
      </w:r>
      <w:r w:rsidR="5CB8B8A6" w:rsidRPr="000532C5">
        <w:rPr>
          <w:rFonts w:ascii="Verdana" w:hAnsi="Verdana"/>
          <w:sz w:val="20"/>
          <w:szCs w:val="20"/>
        </w:rPr>
        <w:t xml:space="preserve">, </w:t>
      </w:r>
      <w:ins w:id="659" w:author="Avv. Rosario Panzariello" w:date="2026-09-18T11:50:00Z" w16du:dateUtc="2026-09-18T09:50:00Z">
        <w:r w:rsidR="00872710" w:rsidRPr="00872710">
          <w:rPr>
            <w:rFonts w:ascii="Verdana" w:hAnsi="Verdana"/>
            <w:sz w:val="20"/>
            <w:szCs w:val="20"/>
          </w:rPr>
          <w:t>conferisce</w:t>
        </w:r>
      </w:ins>
      <w:ins w:id="660" w:author="Avv. Rosario Panzariello" w:date="2026-09-18T19:46:00Z" w16du:dateUtc="2026-09-18T17:46:00Z">
        <w:r w:rsidR="007C1647">
          <w:rPr>
            <w:rFonts w:ascii="Verdana" w:hAnsi="Verdana"/>
            <w:sz w:val="20"/>
            <w:szCs w:val="20"/>
          </w:rPr>
          <w:t>, a sua volta,</w:t>
        </w:r>
      </w:ins>
      <w:ins w:id="661" w:author="Avv. Rosario Panzariello" w:date="2026-09-18T11:50:00Z" w16du:dateUtc="2026-09-18T09:50:00Z">
        <w:r w:rsidR="00872710" w:rsidRPr="00872710">
          <w:rPr>
            <w:rFonts w:ascii="Verdana" w:hAnsi="Verdana"/>
            <w:sz w:val="20"/>
            <w:szCs w:val="20"/>
          </w:rPr>
          <w:t xml:space="preserve"> a Fleequid, che accetta, l'incarico irrevocabile di curare per suo conto l'acquisto di uno o più Veicoli al Prezzo di vendita all'Acquirente risultante dall'Evento di vendita. La qualificazione dell'incarico previsto dal presente comma quale commissione ai sensi dell'art. 1731 c.c., con il conseguente operare di Fleequid in nome proprio, ricorre esclusivamente quando l'operazione è eseguita mediante Rivendita ai sensi del successivo art. 2.5; </w:t>
        </w:r>
        <w:r w:rsidR="00872710" w:rsidRPr="00180DC6">
          <w:rPr>
            <w:rFonts w:ascii="Verdana" w:hAnsi="Verdana"/>
            <w:sz w:val="20"/>
            <w:szCs w:val="20"/>
          </w:rPr>
          <w:t>quando Fleequid opera quale Intermediario puro la compravendita è conclusa direttamente tra il Venditore e l'Acquirente ai sensi del successivo art. 2.6</w:t>
        </w:r>
        <w:r w:rsidR="00872710" w:rsidRPr="00872710">
          <w:rPr>
            <w:rFonts w:ascii="Verdana" w:hAnsi="Verdana"/>
            <w:sz w:val="20"/>
            <w:szCs w:val="20"/>
          </w:rPr>
          <w:t>. In entrambe le modalità di esecuzione sono dovute a Fleequid le Commissioni a carico del Venditore e dell'Acquirente e le Tariffe per i Servizi eventualmente resi, secondo quanto previsto dall'art. 17.2. La Proposta di vendita non comporta, di per sé, il conferimento di una commissione ai sensi dell'art. 1731 c.c., che sorge esclusivamente nei casi in cui Fleequid operi quale commissionaria nella specifica operazione</w:t>
        </w:r>
      </w:ins>
      <w:del w:id="662" w:author="Avv. Rosario Panzariello" w:date="2026-09-18T11:50:00Z" w16du:dateUtc="2026-09-18T09:50:00Z">
        <w:r w:rsidR="5CB8B8A6" w:rsidRPr="000532C5" w:rsidDel="00872710">
          <w:rPr>
            <w:rFonts w:ascii="Verdana" w:hAnsi="Verdana"/>
            <w:sz w:val="20"/>
            <w:szCs w:val="20"/>
          </w:rPr>
          <w:delText xml:space="preserve">il primo conferisce a Fleequid, che accetta, una commissione irrevocabile ad acquistare, per conto di esso ma in nome di Fleequid, uno o più Veicoli al Prezzo di aggiudicazione che risulterà determinato al termine della procedura d’Asta. </w:delText>
        </w:r>
      </w:del>
      <w:ins w:id="663" w:author="Avv. Rosario Panzariello" w:date="2026-09-13T09:58:00Z">
        <w:r w:rsidR="009B2BCE" w:rsidRPr="009B2BCE">
          <w:rPr>
            <w:rFonts w:ascii="Verdana" w:hAnsi="Verdana"/>
            <w:sz w:val="20"/>
            <w:szCs w:val="20"/>
          </w:rPr>
          <w:t>.</w:t>
        </w:r>
      </w:ins>
    </w:p>
    <w:p w14:paraId="6EA14AD8" w14:textId="588AD304"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ins w:id="664" w:author="Avv. Rosario Panzariello" w:date="2026-09-18T12:00:00Z" w16du:dateUtc="2026-09-18T10:00:00Z">
        <w:r w:rsidRPr="00CF7677">
          <w:rPr>
            <w:rFonts w:ascii="Verdana" w:hAnsi="Verdana"/>
            <w:sz w:val="20"/>
            <w:szCs w:val="20"/>
          </w:rPr>
          <w:t>Quando Fleequid dà esecuzione alla Vendita in commissione mediante Rivendita</w:t>
        </w:r>
      </w:ins>
      <w:ins w:id="665" w:author="Avv. Rosario Panzariello" w:date="2026-09-13T09:33:00Z">
        <w:r w:rsidR="008055BD">
          <w:rPr>
            <w:rFonts w:ascii="Verdana" w:hAnsi="Verdana"/>
            <w:sz w:val="20"/>
            <w:szCs w:val="20"/>
          </w:rPr>
          <w:t>, g</w:t>
        </w:r>
      </w:ins>
      <w:del w:id="666" w:author="Avv. Rosario Panzariello" w:date="2026-09-13T09:33:00Z">
        <w:r w:rsidR="0EB87F90" w:rsidRPr="1D1CCC19" w:rsidDel="008055BD">
          <w:rPr>
            <w:rFonts w:ascii="Verdana" w:hAnsi="Verdana"/>
            <w:sz w:val="20"/>
            <w:szCs w:val="20"/>
          </w:rPr>
          <w:delText>G</w:delText>
        </w:r>
      </w:del>
      <w:r w:rsidR="0EB87F90" w:rsidRPr="1D1CCC19">
        <w:rPr>
          <w:rFonts w:ascii="Verdana" w:hAnsi="Verdana"/>
          <w:sz w:val="20"/>
          <w:szCs w:val="20"/>
        </w:rPr>
        <w:t>li Utenti riconoscono ed accettano che Fleequid opera</w:t>
      </w:r>
      <w:ins w:id="667" w:author="Avv. Rosario Panzariello" w:date="2026-09-18T12:00:00Z" w16du:dateUtc="2026-09-18T10:00:00Z">
        <w:r w:rsidR="00274307" w:rsidRPr="00274307">
          <w:t xml:space="preserve"> </w:t>
        </w:r>
        <w:r w:rsidR="00274307" w:rsidRPr="00274307">
          <w:rPr>
            <w:rFonts w:ascii="Verdana" w:hAnsi="Verdana"/>
            <w:sz w:val="20"/>
            <w:szCs w:val="20"/>
          </w:rPr>
          <w:t>in nome proprio e per conto degli Utenti</w:t>
        </w:r>
        <w:r w:rsidR="00274307">
          <w:rPr>
            <w:rFonts w:ascii="Verdana" w:hAnsi="Verdana"/>
            <w:sz w:val="20"/>
            <w:szCs w:val="20"/>
          </w:rPr>
          <w:t>,</w:t>
        </w:r>
      </w:ins>
      <w:r w:rsidR="0EB87F90" w:rsidRPr="1D1CCC19">
        <w:rPr>
          <w:rFonts w:ascii="Verdana" w:hAnsi="Verdana"/>
          <w:sz w:val="20"/>
          <w:szCs w:val="20"/>
        </w:rPr>
        <w:t xml:space="preserve"> </w:t>
      </w:r>
      <w:del w:id="668" w:author="Avv. Rosario Panzariello" w:date="2026-09-13T09:34:00Z">
        <w:r w:rsidR="00E52367" w:rsidRPr="1D1CCC19" w:rsidDel="00E864FB">
          <w:rPr>
            <w:rFonts w:ascii="Verdana" w:hAnsi="Verdana"/>
            <w:sz w:val="20"/>
            <w:szCs w:val="20"/>
          </w:rPr>
          <w:delText xml:space="preserve">generalmente </w:delText>
        </w:r>
      </w:del>
      <w:del w:id="669" w:author="Avv. Rosario Panzariello" w:date="2026-09-18T12:01:00Z" w16du:dateUtc="2026-09-18T10:01:00Z">
        <w:r w:rsidR="0EB87F90" w:rsidRPr="1D1CCC19" w:rsidDel="00274307">
          <w:rPr>
            <w:rFonts w:ascii="Verdana" w:hAnsi="Verdana"/>
            <w:sz w:val="20"/>
            <w:szCs w:val="20"/>
          </w:rPr>
          <w:delText>come</w:delText>
        </w:r>
      </w:del>
      <w:ins w:id="670" w:author="Avv. Rosario Panzariello" w:date="2026-09-18T12:01:00Z" w16du:dateUtc="2026-09-18T10:01:00Z">
        <w:r w:rsidR="00274307">
          <w:rPr>
            <w:rFonts w:ascii="Verdana" w:hAnsi="Verdana"/>
            <w:sz w:val="20"/>
            <w:szCs w:val="20"/>
          </w:rPr>
          <w:t>quale</w:t>
        </w:r>
      </w:ins>
      <w:r w:rsidR="0EB87F90" w:rsidRPr="1D1CCC19">
        <w:rPr>
          <w:rFonts w:ascii="Verdana" w:hAnsi="Verdana"/>
          <w:sz w:val="20"/>
          <w:szCs w:val="20"/>
        </w:rPr>
        <w:t xml:space="preserve"> commissionari</w:t>
      </w:r>
      <w:ins w:id="671" w:author="Avv. Rosario Panzariello" w:date="2026-09-18T12:01:00Z" w16du:dateUtc="2026-09-18T10:01:00Z">
        <w:r w:rsidR="00274307">
          <w:rPr>
            <w:rFonts w:ascii="Verdana" w:hAnsi="Verdana"/>
            <w:sz w:val="20"/>
            <w:szCs w:val="20"/>
          </w:rPr>
          <w:t>a</w:t>
        </w:r>
      </w:ins>
      <w:del w:id="672" w:author="Avv. Rosario Panzariello" w:date="2026-09-18T12:01:00Z" w16du:dateUtc="2026-09-18T10:01:00Z">
        <w:r w:rsidR="0EB87F90" w:rsidRPr="1D1CCC19" w:rsidDel="00274307">
          <w:rPr>
            <w:rFonts w:ascii="Verdana" w:hAnsi="Verdana"/>
            <w:sz w:val="20"/>
            <w:szCs w:val="20"/>
          </w:rPr>
          <w:delText>o</w:delText>
        </w:r>
      </w:del>
      <w:r w:rsidR="0EB87F90" w:rsidRPr="1D1CCC19">
        <w:rPr>
          <w:rFonts w:ascii="Verdana" w:hAnsi="Verdana"/>
          <w:sz w:val="20"/>
          <w:szCs w:val="20"/>
        </w:rPr>
        <w:t xml:space="preserve"> tanto dell’</w:t>
      </w:r>
      <w:r w:rsidR="00554DC2" w:rsidRPr="1D1CCC19">
        <w:rPr>
          <w:rFonts w:ascii="Verdana" w:hAnsi="Verdana"/>
          <w:sz w:val="20"/>
          <w:szCs w:val="20"/>
        </w:rPr>
        <w:t>Offerente</w:t>
      </w:r>
      <w:r w:rsidR="0EB87F90" w:rsidRPr="1D1CCC19">
        <w:rPr>
          <w:rFonts w:ascii="Verdana" w:hAnsi="Verdana"/>
          <w:sz w:val="20"/>
          <w:szCs w:val="20"/>
        </w:rPr>
        <w:t xml:space="preserve"> quanto del Venditore, </w:t>
      </w:r>
      <w:del w:id="673" w:author="Avv. Rosario Panzariello" w:date="2026-09-13T09:34:00Z">
        <w:r w:rsidR="0EB87F90" w:rsidRPr="1D1CCC19" w:rsidDel="00643A64">
          <w:rPr>
            <w:rFonts w:ascii="Verdana" w:hAnsi="Verdana"/>
            <w:sz w:val="20"/>
            <w:szCs w:val="20"/>
          </w:rPr>
          <w:delText>richiedendo ed ottenendo</w:delText>
        </w:r>
        <w:r w:rsidR="00554DC2" w:rsidRPr="1D1CCC19" w:rsidDel="00643A64">
          <w:rPr>
            <w:rFonts w:ascii="Verdana" w:hAnsi="Verdana"/>
            <w:sz w:val="20"/>
            <w:szCs w:val="20"/>
          </w:rPr>
          <w:delText>,</w:delText>
        </w:r>
      </w:del>
      <w:ins w:id="674" w:author="Avv. Rosario Panzariello" w:date="2026-09-18T12:01:00Z" w16du:dateUtc="2026-09-18T10:01:00Z">
        <w:r w:rsidR="00EE6AF2" w:rsidRPr="00EE6AF2">
          <w:rPr>
            <w:rFonts w:ascii="Verdana" w:hAnsi="Verdana"/>
            <w:sz w:val="20"/>
            <w:szCs w:val="20"/>
          </w:rPr>
          <w:t xml:space="preserve">con mandato irrevocabile rispettivamente ad acquistare e a vendere ai sensi degli artt. 1703 e ss. e 1731 c.c., avendo diritto alle Commissioni dovute da entrambi nei termini previsti dalle presenti Condizioni Generali. In tale modalità di esecuzione il Venditore commissiona a Fleequid, che accetta, l'incarico, ai sensi dell'art. 1731 c.c., di vendere in nome proprio e per conto del Venditore i Veicoli di volta in volta indicati, al Prezzo di vendita all'Acquirente determinato secondo quanto previsto dall'art. 2.4, mentre l'Offerente conferisce a Fleequid, che accetta, una commissione irrevocabile ad acquistare, per conto di esso ma in nome di Fleequid, uno o più Veicoli al medesimo prezzo. Perfezionatosi l'Accordo vincolante e al ricorrere delle condizioni previste dagli artt. 8.8 e 12, Fleequid esegue il trasferimento del Veicolo e l'imputazione della compravendita commissionata ai propri mandanti mediante la Rivendita, fatto salvo quanto previsto dal successivo art. 2.6. Le Parti prendono atto che la Rivendita è operata da Fleequid al solo scopo di consentire l'imputazione del contratto di compravendita ai rispettivi mandanti, ovvero al Venditore e all'Acquirente. Al fine di realizzare la Rivendita, Fleequid acquista il Veicolo dal Venditore e ne trasferisce la proprietà all'Acquirente (vendita obbligatoria ai sensi dell'art. 1478 c.c.). Pertanto, nei termini e alle condizioni fissate dalle presenti Condizioni Generali, dalle eventuali Condizioni Specifiche, dalle eventuali Condizioni particolari di vendita ovvero da altre eventuali pattuizioni contrattuali applicabili, il Venditore è tenuto a trasferire la proprietà del Veicolo a Fleequid e l'Acquirente ad acquistare il medesimo Veicolo da Fleequid, nei termini risultanti dall'Accordo vincolante. Limitatamente alla Rivendita, gli Utenti autorizzano espressamente Fleequid alla conclusione di contratti di compravendita ai sensi dell'art. 1395 c.c. e riconoscono e accettano che Fleequid è estranea alla determinazione del contenuto economico del contratto di compravendita di volta in volta realizzato, essendo il PMIV di ciascun Veicolo fissato esclusivamente dal Venditore, mentre, ove previsto per la specifica tipologia di Evento di </w:t>
        </w:r>
        <w:r w:rsidR="00EE6AF2" w:rsidRPr="00EE6AF2">
          <w:rPr>
            <w:rFonts w:ascii="Verdana" w:hAnsi="Verdana"/>
            <w:sz w:val="20"/>
            <w:szCs w:val="20"/>
          </w:rPr>
          <w:lastRenderedPageBreak/>
          <w:t>vendita, il Prezzo di riserva è conseguentemente determinato da Fleequid sulla base del PMIV e del Tariffario Fleequid, per assicurare al Venditore, al superamento del Prezzo di riserva, un incasso netto almeno pari al PMIV; il Prezzo di vendita all'Acquirente si forma nella competizione d'Asta, mediante formulazione delle Offerte e degli eventuali rilanci, ovvero secondo l'ulteriore modalità di Evento di vendita applicabile ai sensi dell'art. 9.4. In considerazione di quanto precede, le Parti riconoscono e accettano espressamente che le concrete modalità operative del Marketplace e il relativo processo di vendita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 Resta fermo quanto previsto dall'art. 9.4, lett. d), con riferimento alle 1 Euro Auctions e alle relative Condizioni particolari di vendita.</w:t>
        </w:r>
      </w:ins>
      <w:del w:id="675" w:author="Avv. Rosario Panzariello" w:date="2026-09-13T09:38:00Z">
        <w:r w:rsidR="00554DC2" w:rsidRPr="1D1CCC19" w:rsidDel="000F176A">
          <w:rPr>
            <w:rFonts w:ascii="Verdana" w:hAnsi="Verdana"/>
            <w:sz w:val="20"/>
            <w:szCs w:val="20"/>
          </w:rPr>
          <w:delText xml:space="preserve"> in caso di Aggiudicazione,</w:delText>
        </w:r>
      </w:del>
      <w:del w:id="676" w:author="Avv. Rosario Panzariello" w:date="2026-09-18T12:01:00Z" w16du:dateUtc="2026-09-18T10:01:00Z">
        <w:r w:rsidR="0EB87F90" w:rsidRPr="1D1CCC19" w:rsidDel="00EE6AF2">
          <w:rPr>
            <w:rFonts w:ascii="Verdana" w:hAnsi="Verdana"/>
            <w:sz w:val="20"/>
            <w:szCs w:val="20"/>
          </w:rPr>
          <w:delText xml:space="preserve"> Commissioni da entrambi. Gli Utenti autorizzano espressamente Fleequid alla conclusione di contratti di compravendita ai sensi dell’art. 1395 c.c. e riconoscono ed accettano che Fleequid è estranea alla determinazione del contenuto del contratto di compravendita di volta in volta realizzato, essendo il </w:delText>
        </w:r>
        <w:r w:rsidR="00085E93" w:rsidRPr="1D1CCC19" w:rsidDel="00EE6AF2">
          <w:rPr>
            <w:rFonts w:ascii="Verdana" w:eastAsiaTheme="minorEastAsia" w:hAnsi="Verdana"/>
            <w:sz w:val="20"/>
            <w:szCs w:val="20"/>
          </w:rPr>
          <w:delText xml:space="preserve"> </w:delText>
        </w:r>
        <w:r w:rsidR="687D09F1" w:rsidRPr="1D1CCC19" w:rsidDel="00EE6AF2">
          <w:rPr>
            <w:rFonts w:ascii="Verdana" w:eastAsiaTheme="minorEastAsia" w:hAnsi="Verdana"/>
            <w:sz w:val="20"/>
            <w:szCs w:val="20"/>
          </w:rPr>
          <w:delText xml:space="preserve">Prezzo minimo di impegno alla vendita (PMIV) di ciascun Veicolo </w:delText>
        </w:r>
        <w:r w:rsidR="259D616F" w:rsidRPr="1D1CCC19" w:rsidDel="00EE6AF2">
          <w:rPr>
            <w:rFonts w:ascii="Verdana" w:eastAsiaTheme="minorEastAsia" w:hAnsi="Verdana"/>
            <w:sz w:val="20"/>
            <w:szCs w:val="20"/>
          </w:rPr>
          <w:delText>fissato esclusivamente</w:delText>
        </w:r>
        <w:r w:rsidR="687D09F1" w:rsidRPr="1D1CCC19" w:rsidDel="00EE6AF2">
          <w:rPr>
            <w:rFonts w:ascii="Verdana" w:eastAsiaTheme="minorEastAsia" w:hAnsi="Verdana"/>
            <w:sz w:val="20"/>
            <w:szCs w:val="20"/>
          </w:rPr>
          <w:delText xml:space="preserve"> dal Venditore</w:delText>
        </w:r>
        <w:r w:rsidR="5D637580" w:rsidRPr="1D1CCC19" w:rsidDel="00EE6AF2">
          <w:rPr>
            <w:rFonts w:ascii="Verdana" w:eastAsiaTheme="minorEastAsia" w:hAnsi="Verdana"/>
            <w:sz w:val="20"/>
            <w:szCs w:val="20"/>
          </w:rPr>
          <w:delText>, mentre</w:delText>
        </w:r>
      </w:del>
      <w:ins w:id="677" w:author="Avv. Rosario Panzariello" w:date="2026-09-14T14:38:00Z">
        <w:del w:id="678" w:author="Avv. Rosario Panzariello" w:date="2026-09-18T12:01:00Z" w16du:dateUtc="2026-09-18T10:01:00Z">
          <w:r w:rsidR="001B54AA" w:rsidDel="00EE6AF2">
            <w:rPr>
              <w:rFonts w:ascii="Verdana" w:eastAsiaTheme="minorEastAsia" w:hAnsi="Verdana"/>
              <w:sz w:val="20"/>
              <w:szCs w:val="20"/>
            </w:rPr>
            <w:delText>, ove pre</w:delText>
          </w:r>
        </w:del>
      </w:ins>
      <w:ins w:id="679" w:author="Avv. Rosario Panzariello" w:date="2026-09-14T14:39:00Z">
        <w:del w:id="680" w:author="Avv. Rosario Panzariello" w:date="2026-09-18T12:01:00Z" w16du:dateUtc="2026-09-18T10:01:00Z">
          <w:r w:rsidR="001B54AA" w:rsidDel="00EE6AF2">
            <w:rPr>
              <w:rFonts w:ascii="Verdana" w:eastAsiaTheme="minorEastAsia" w:hAnsi="Verdana"/>
              <w:sz w:val="20"/>
              <w:szCs w:val="20"/>
            </w:rPr>
            <w:delText>visto per la specifica tipologia di Asta,</w:delText>
          </w:r>
        </w:del>
      </w:ins>
      <w:del w:id="681" w:author="Avv. Rosario Panzariello" w:date="2026-09-18T12:01:00Z" w16du:dateUtc="2026-09-18T10:01:00Z">
        <w:r w:rsidR="687D09F1" w:rsidRPr="1D1CCC19" w:rsidDel="00EE6AF2">
          <w:rPr>
            <w:rFonts w:ascii="Verdana" w:eastAsiaTheme="minorEastAsia" w:hAnsi="Verdana"/>
            <w:sz w:val="20"/>
            <w:szCs w:val="20"/>
          </w:rPr>
          <w:delText xml:space="preserve"> il Prezzo di riserva</w:delText>
        </w:r>
        <w:r w:rsidR="67CFA91F" w:rsidRPr="1D1CCC19" w:rsidDel="00EE6AF2">
          <w:rPr>
            <w:rFonts w:ascii="Verdana" w:eastAsiaTheme="minorEastAsia" w:hAnsi="Verdana"/>
            <w:sz w:val="20"/>
            <w:szCs w:val="20"/>
          </w:rPr>
          <w:delText xml:space="preserve"> (PR) è</w:delText>
        </w:r>
        <w:r w:rsidR="687D09F1" w:rsidRPr="1D1CCC19" w:rsidDel="00EE6AF2">
          <w:rPr>
            <w:rFonts w:ascii="Verdana" w:eastAsiaTheme="minorEastAsia" w:hAnsi="Verdana"/>
            <w:sz w:val="20"/>
            <w:szCs w:val="20"/>
          </w:rPr>
          <w:delText xml:space="preserve"> conseguentemente determinato da Fleequid sulla base del PMIV e del Tariffario Fleequid,</w:delText>
        </w:r>
        <w:r w:rsidR="3887A1B4" w:rsidRPr="1D1CCC19" w:rsidDel="00EE6AF2">
          <w:rPr>
            <w:rFonts w:ascii="Verdana" w:eastAsiaTheme="minorEastAsia" w:hAnsi="Verdana"/>
            <w:sz w:val="20"/>
            <w:szCs w:val="20"/>
          </w:rPr>
          <w:delText xml:space="preserve"> </w:delText>
        </w:r>
        <w:r w:rsidR="691F054D" w:rsidRPr="1D1CCC19" w:rsidDel="00EE6AF2">
          <w:rPr>
            <w:rFonts w:ascii="Verdana" w:eastAsiaTheme="minorEastAsia" w:hAnsi="Verdana"/>
            <w:sz w:val="20"/>
            <w:szCs w:val="20"/>
          </w:rPr>
          <w:delText>per</w:delText>
        </w:r>
        <w:r w:rsidR="3887A1B4" w:rsidRPr="1D1CCC19" w:rsidDel="00EE6AF2">
          <w:rPr>
            <w:rFonts w:ascii="Verdana" w:eastAsiaTheme="minorEastAsia" w:hAnsi="Verdana"/>
            <w:sz w:val="20"/>
            <w:szCs w:val="20"/>
          </w:rPr>
          <w:delText xml:space="preserve"> assicurare al Venditore, al superamento del PR, un incasso netto almeno pari al PMIV. Il </w:delText>
        </w:r>
        <w:r w:rsidR="687D09F1" w:rsidRPr="1D1CCC19" w:rsidDel="00EE6AF2">
          <w:rPr>
            <w:rFonts w:ascii="Verdana" w:eastAsiaTheme="minorEastAsia" w:hAnsi="Verdana"/>
            <w:sz w:val="20"/>
            <w:szCs w:val="20"/>
          </w:rPr>
          <w:delText xml:space="preserve"> </w:delText>
        </w:r>
        <w:r w:rsidR="0EB87F90" w:rsidRPr="1D1CCC19" w:rsidDel="00EE6AF2">
          <w:rPr>
            <w:rFonts w:ascii="Verdana" w:hAnsi="Verdana"/>
            <w:sz w:val="20"/>
            <w:szCs w:val="20"/>
          </w:rPr>
          <w:delText xml:space="preserve"> </w:delText>
        </w:r>
        <w:r w:rsidR="5CB88A0E" w:rsidRPr="1D1CCC19" w:rsidDel="00EE6AF2">
          <w:rPr>
            <w:rFonts w:ascii="Verdana" w:hAnsi="Verdana"/>
            <w:sz w:val="20"/>
            <w:szCs w:val="20"/>
          </w:rPr>
          <w:delText>P</w:delText>
        </w:r>
        <w:r w:rsidR="0EB87F90" w:rsidRPr="1D1CCC19" w:rsidDel="00EE6AF2">
          <w:rPr>
            <w:rFonts w:ascii="Verdana" w:hAnsi="Verdana"/>
            <w:sz w:val="20"/>
            <w:szCs w:val="20"/>
          </w:rPr>
          <w:delText xml:space="preserve">rezzo di Aggiudicazione </w:delText>
        </w:r>
        <w:r w:rsidR="5FB94C2F" w:rsidRPr="1D1CCC19" w:rsidDel="00EE6AF2">
          <w:rPr>
            <w:rFonts w:ascii="Verdana" w:hAnsi="Verdana"/>
            <w:sz w:val="20"/>
            <w:szCs w:val="20"/>
          </w:rPr>
          <w:delText xml:space="preserve">è </w:delText>
        </w:r>
        <w:r w:rsidR="0EB87F90" w:rsidRPr="1D1CCC19" w:rsidDel="00EE6AF2">
          <w:rPr>
            <w:rFonts w:ascii="Verdana" w:hAnsi="Verdana"/>
            <w:sz w:val="20"/>
            <w:szCs w:val="20"/>
          </w:rPr>
          <w:delText xml:space="preserve">determinato nella competizione d’Asta, sempre </w:delText>
        </w:r>
      </w:del>
      <w:del w:id="682" w:author="Avv. Rosario Panzariello" w:date="2026-09-13T09:37:00Z">
        <w:r w:rsidR="0EB87F90" w:rsidRPr="1D1CCC19" w:rsidDel="00243B74">
          <w:rPr>
            <w:rFonts w:ascii="Verdana" w:hAnsi="Verdana"/>
            <w:sz w:val="20"/>
            <w:szCs w:val="20"/>
          </w:rPr>
          <w:delText>dall’Acquirente</w:delText>
        </w:r>
      </w:del>
      <w:del w:id="683" w:author="Avv. Rosario Panzariello" w:date="2026-09-18T12:01:00Z" w16du:dateUtc="2026-09-18T10:01:00Z">
        <w:r w:rsidR="0EB87F90" w:rsidRPr="1D1CCC19" w:rsidDel="00EE6AF2">
          <w:rPr>
            <w:rFonts w:ascii="Verdana" w:hAnsi="Verdana"/>
            <w:sz w:val="20"/>
            <w:szCs w:val="20"/>
          </w:rPr>
          <w:delText xml:space="preserve">, mediante formulazione delle Offerte di acquisto e degli eventuali rilanci. In considerazione di quanto precede, </w:delText>
        </w:r>
        <w:r w:rsidR="00554DC2" w:rsidRPr="1D1CCC19" w:rsidDel="00EE6AF2">
          <w:rPr>
            <w:rFonts w:ascii="Verdana" w:hAnsi="Verdana"/>
            <w:sz w:val="20"/>
            <w:szCs w:val="20"/>
          </w:rPr>
          <w:delText xml:space="preserve">le Parti </w:delText>
        </w:r>
        <w:r w:rsidR="0EB87F90" w:rsidRPr="1D1CCC19" w:rsidDel="00EE6AF2">
          <w:rPr>
            <w:rFonts w:ascii="Verdana" w:hAnsi="Verdana"/>
            <w:sz w:val="20"/>
            <w:szCs w:val="20"/>
          </w:rPr>
          <w:delText>riconoscono ed accettano espressamente che le concrete modalità operative del Marketplace, ed il relativo processo di vendita mediante Asta, rappresentano condizioni adeguate e sufficienti, analoghe a quelle indicate dal terzo comma dell’art. 1515 c.c., per la determinazione autonoma e indipendente dei contenuti essenziali del contratto di compravendita, con esclusione di qualsivoglia conflitto di interesse in capo a Fleequid</w:delText>
        </w:r>
        <w:r w:rsidR="000C6617" w:rsidRPr="000A6706" w:rsidDel="00EE6AF2">
          <w:rPr>
            <w:rFonts w:ascii="Verdana" w:hAnsi="Verdana"/>
            <w:sz w:val="20"/>
            <w:szCs w:val="20"/>
          </w:rPr>
          <w:delText>.</w:delText>
        </w:r>
        <w:r w:rsidR="00B23258" w:rsidRPr="000A6706" w:rsidDel="00EE6AF2">
          <w:rPr>
            <w:rFonts w:ascii="Verdana" w:hAnsi="Verdana"/>
            <w:sz w:val="20"/>
            <w:szCs w:val="20"/>
          </w:rPr>
          <w:delText xml:space="preserve"> </w:delText>
        </w:r>
      </w:del>
      <w:ins w:id="684" w:author="Avv. Rosario Panzariello" w:date="2026-09-14T14:40:00Z">
        <w:del w:id="685" w:author="Avv. Rosario Panzariello" w:date="2026-09-18T12:01:00Z" w16du:dateUtc="2026-09-18T10:01:00Z">
          <w:r w:rsidR="00AD23F7" w:rsidRPr="00AD23F7" w:rsidDel="00EE6AF2">
            <w:rPr>
              <w:rFonts w:ascii="Verdana" w:hAnsi="Verdana"/>
              <w:sz w:val="20"/>
              <w:szCs w:val="20"/>
              <w:rPrChange w:id="686" w:author="Avv. Rosario Panzariello" w:date="2026-09-14T14:40:00Z">
                <w:rPr/>
              </w:rPrChange>
            </w:rPr>
            <w:delText>Resta fermo quanto previsto dall’art. 9.4, lett. d), con riferimento alle 1 Euro Auctions e alle relative Condizioni particolari di vendita.</w:delText>
          </w:r>
        </w:del>
      </w:ins>
      <w:del w:id="687" w:author="Avv. Rosario Panzariello" w:date="2026-09-18T12:01:00Z" w16du:dateUtc="2026-09-18T10:01:00Z">
        <w:r w:rsidR="00986481" w:rsidRPr="000A6706" w:rsidDel="00EE6AF2">
          <w:rPr>
            <w:rFonts w:ascii="Verdana" w:hAnsi="Verdana"/>
            <w:sz w:val="20"/>
            <w:szCs w:val="20"/>
          </w:rPr>
          <w:delText>Gli Utenti riconoscono ed accettano la facoltà di Fleequid di organizzare, nell’ambito del Marketplace, particolari categorie di Aste denominate “1 Euro Auctions”, disciplinate da apposite Condizioni Particolari d’Asta pubblicate separatamente e prevalenti sulle presenti CG per quanto specificamente previsto.</w:delText>
        </w:r>
        <w:r w:rsidR="00B23258" w:rsidRPr="000A6706" w:rsidDel="00EE6AF2">
          <w:rPr>
            <w:rFonts w:ascii="Verdana" w:hAnsi="Verdana"/>
            <w:sz w:val="20"/>
            <w:szCs w:val="20"/>
          </w:rPr>
          <w:delText xml:space="preserve"> </w:delText>
        </w:r>
        <w:r w:rsidR="00E6362A" w:rsidRPr="000A6706" w:rsidDel="00EE6AF2">
          <w:rPr>
            <w:rFonts w:ascii="Verdana" w:hAnsi="Verdana"/>
            <w:sz w:val="20"/>
            <w:szCs w:val="20"/>
          </w:rPr>
          <w:delText xml:space="preserve">Tali Aste possono prevedere modalità di determinazione del prezzo e struttura commissionale differenti rispetto alle Aste ordinarie, anche mediante l’assenza del Prezzo di riserva e l’applicazione di meccanismi di garanzia economica prestati da Fleequid in favore del Venditore, i quali, in caso di Aggiudicazione, assicurano </w:delText>
        </w:r>
        <w:r w:rsidR="00411321" w:rsidRPr="000A6706" w:rsidDel="00EE6AF2">
          <w:rPr>
            <w:rFonts w:ascii="Verdana" w:hAnsi="Verdana"/>
            <w:sz w:val="20"/>
            <w:szCs w:val="20"/>
          </w:rPr>
          <w:delText xml:space="preserve">comunque </w:delText>
        </w:r>
        <w:r w:rsidR="00E6362A" w:rsidRPr="000A6706" w:rsidDel="00EE6AF2">
          <w:rPr>
            <w:rFonts w:ascii="Verdana" w:hAnsi="Verdana"/>
            <w:sz w:val="20"/>
            <w:szCs w:val="20"/>
          </w:rPr>
          <w:delText>a quest’ultimo un incasso netto non inferiore al PMIV, restando fermo che anche tali modalità di vendita si inseriscono nel medesimo sistema di determinazione del prezzo sopra descritto.</w:delText>
        </w:r>
      </w:del>
    </w:p>
    <w:p w14:paraId="678CB85E" w14:textId="069D69A4"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ins w:id="688" w:author="Avv. Rosario Panzariello" w:date="2026-09-18T12:02:00Z" w16du:dateUtc="2026-09-18T10:02:00Z">
        <w:r w:rsidRPr="004132EF">
          <w:rPr>
            <w:rFonts w:ascii="Verdana" w:hAnsi="Verdana"/>
            <w:sz w:val="20"/>
            <w:szCs w:val="20"/>
          </w:rPr>
          <w:t>Nell'ambito della Vendita in commissione, Fleequid può, a propria insindacabile discrezione, decidere di non operare la Rivendita e di dare esecuzione alla compravendita commissionata quale Intermediario puro, consentendo che il trasferimento del Veicolo e la relativa fatturazione avvengano direttamente dal Venditore all'Acquirente. In tale caso la compravendita del Veicolo è conclusa direttamente tra il Venditore e l'Acquirente; Fleequid non la conclude, né in nome proprio né quale parte, non acquista il Veicolo, neppure temporaneamente, non assume la qualità di venditore, neppure formale, e il prezzo del Veicolo è corrisposto dall'Acquirente direttamente al Venditore; Fleequid conserva il diritto alle Commissioni dovute da entrambe le Parti e alle Tariffe secondo quanto previsto dalle presenti Condizioni Generali. L'operatività quale Intermediario puro costituisce modalità interna di esecuzione della Vendita in commissione ai sensi dell'art. 2.3 e non un autonomo Modello di Vendita. La facoltà di scelta prevista dal presente comma è esercitata secondo quanto previsto dagli artt. 3.2, 3.5 e 17.1 ed è preventivamente resa conoscibile e accettata ai sensi dell'art. 3.2, lett. a)</w:t>
        </w:r>
      </w:ins>
      <w:del w:id="689" w:author="Avv. Rosario Panzariello" w:date="2026-09-13T09:39:00Z">
        <w:r w:rsidR="0EB87F90" w:rsidRPr="000532C5" w:rsidDel="00627F55">
          <w:rPr>
            <w:rFonts w:ascii="Verdana" w:hAnsi="Verdana"/>
            <w:sz w:val="20"/>
            <w:szCs w:val="20"/>
          </w:rPr>
          <w:delText xml:space="preserve">A </w:delText>
        </w:r>
      </w:del>
      <w:del w:id="690" w:author="Avv. Rosario Panzariello" w:date="2026-09-18T12:02:00Z" w16du:dateUtc="2026-09-18T10:02:00Z">
        <w:r w:rsidR="0EB87F90" w:rsidRPr="000532C5" w:rsidDel="004132EF">
          <w:rPr>
            <w:rFonts w:ascii="Verdana" w:hAnsi="Verdana"/>
            <w:sz w:val="20"/>
            <w:szCs w:val="20"/>
          </w:rPr>
          <w:delText xml:space="preserve">condizione che per il Veicolo </w:delText>
        </w:r>
      </w:del>
      <w:del w:id="691" w:author="Avv. Rosario Panzariello" w:date="2026-09-13T09:40:00Z">
        <w:r w:rsidR="0EB87F90" w:rsidRPr="000532C5" w:rsidDel="00530833">
          <w:rPr>
            <w:rFonts w:ascii="Verdana" w:hAnsi="Verdana"/>
            <w:sz w:val="20"/>
            <w:szCs w:val="20"/>
          </w:rPr>
          <w:delText xml:space="preserve">risulti oggetto di </w:delText>
        </w:r>
        <w:r w:rsidR="00554DC2" w:rsidRPr="000532C5" w:rsidDel="00530833">
          <w:rPr>
            <w:rFonts w:ascii="Verdana" w:hAnsi="Verdana"/>
            <w:sz w:val="20"/>
            <w:szCs w:val="20"/>
          </w:rPr>
          <w:delText>definitiva</w:delText>
        </w:r>
      </w:del>
      <w:del w:id="692" w:author="Avv. Rosario Panzariello" w:date="2026-09-13T09:41:00Z">
        <w:r w:rsidR="00554DC2" w:rsidRPr="000532C5" w:rsidDel="00530833">
          <w:rPr>
            <w:rFonts w:ascii="Verdana" w:hAnsi="Verdana"/>
            <w:sz w:val="20"/>
            <w:szCs w:val="20"/>
          </w:rPr>
          <w:delText xml:space="preserve"> </w:delText>
        </w:r>
      </w:del>
      <w:del w:id="693" w:author="Avv. Rosario Panzariello" w:date="2026-09-18T12:02:00Z" w16du:dateUtc="2026-09-18T10:02:00Z">
        <w:r w:rsidR="0EB87F90" w:rsidRPr="000532C5" w:rsidDel="004132EF">
          <w:rPr>
            <w:rFonts w:ascii="Verdana" w:hAnsi="Verdana"/>
            <w:sz w:val="20"/>
            <w:szCs w:val="20"/>
          </w:rPr>
          <w:delText xml:space="preserve">Aggiudicazione </w:delText>
        </w:r>
      </w:del>
      <w:del w:id="694" w:author="Avv. Rosario Panzariello" w:date="2026-09-13T09:41:00Z">
        <w:r w:rsidR="0EB87F90" w:rsidRPr="000532C5" w:rsidDel="00217A9B">
          <w:rPr>
            <w:rFonts w:ascii="Verdana" w:hAnsi="Verdana"/>
            <w:sz w:val="20"/>
            <w:szCs w:val="20"/>
          </w:rPr>
          <w:delText xml:space="preserve">al termine di un’Asta </w:delText>
        </w:r>
      </w:del>
      <w:del w:id="695" w:author="Avv. Rosario Panzariello" w:date="2026-09-18T12:02:00Z" w16du:dateUtc="2026-09-18T10:02:00Z">
        <w:r w:rsidR="0EB87F90" w:rsidRPr="000532C5" w:rsidDel="004132EF">
          <w:rPr>
            <w:rFonts w:ascii="Verdana" w:hAnsi="Verdana"/>
            <w:sz w:val="20"/>
            <w:szCs w:val="20"/>
          </w:rPr>
          <w:delText xml:space="preserve">e che risultino avverate le condizioni </w:delText>
        </w:r>
      </w:del>
      <w:del w:id="696" w:author="Avv. Rosario Panzariello" w:date="2026-09-13T09:41:00Z">
        <w:r w:rsidR="0EB87F90" w:rsidRPr="000532C5" w:rsidDel="00217A9B">
          <w:rPr>
            <w:rFonts w:ascii="Verdana" w:hAnsi="Verdana"/>
            <w:sz w:val="20"/>
            <w:szCs w:val="20"/>
          </w:rPr>
          <w:delText>di cui al successivo art. 6.8)</w:delText>
        </w:r>
      </w:del>
      <w:del w:id="697" w:author="Avv. Rosario Panzariello" w:date="2026-09-18T12:02:00Z" w16du:dateUtc="2026-09-18T10:02:00Z">
        <w:r w:rsidR="0EB87F90" w:rsidRPr="000532C5" w:rsidDel="004132EF">
          <w:rPr>
            <w:rFonts w:ascii="Verdana" w:hAnsi="Verdana"/>
            <w:sz w:val="20"/>
            <w:szCs w:val="20"/>
          </w:rPr>
          <w:delText>, Fleequid esegue il trasferimento dei Veicoli e l’imputazione della compravendita commissionata ai propri mandanti</w:delText>
        </w:r>
      </w:del>
      <w:del w:id="698" w:author="Avv. Rosario Panzariello" w:date="2026-09-13T10:30:00Z">
        <w:r w:rsidR="0EB87F90" w:rsidRPr="000532C5" w:rsidDel="008E17BC">
          <w:rPr>
            <w:rFonts w:ascii="Verdana" w:hAnsi="Verdana"/>
            <w:sz w:val="20"/>
            <w:szCs w:val="20"/>
          </w:rPr>
          <w:delText>,</w:delText>
        </w:r>
      </w:del>
      <w:del w:id="699" w:author="Avv. Rosario Panzariello" w:date="2026-09-18T12:02:00Z" w16du:dateUtc="2026-09-18T10:02:00Z">
        <w:r w:rsidR="006163EC" w:rsidRPr="000532C5" w:rsidDel="004132EF">
          <w:rPr>
            <w:rFonts w:ascii="Verdana" w:hAnsi="Verdana"/>
            <w:sz w:val="20"/>
            <w:szCs w:val="20"/>
          </w:rPr>
          <w:delText xml:space="preserve"> generalmente</w:delText>
        </w:r>
        <w:r w:rsidR="0EB87F90" w:rsidRPr="000532C5" w:rsidDel="004132EF">
          <w:rPr>
            <w:rFonts w:ascii="Verdana" w:hAnsi="Verdana"/>
            <w:sz w:val="20"/>
            <w:szCs w:val="20"/>
          </w:rPr>
          <w:delText xml:space="preserve"> mediante la Rivendita.  </w:delText>
        </w:r>
        <w:r w:rsidR="00554DC2" w:rsidRPr="000532C5" w:rsidDel="004132EF">
          <w:rPr>
            <w:rFonts w:ascii="Verdana" w:hAnsi="Verdana"/>
            <w:sz w:val="20"/>
            <w:szCs w:val="20"/>
          </w:rPr>
          <w:delText>Le Parti</w:delText>
        </w:r>
        <w:r w:rsidR="0EB87F90" w:rsidRPr="000532C5" w:rsidDel="004132EF">
          <w:rPr>
            <w:rFonts w:ascii="Verdana" w:hAnsi="Verdana"/>
            <w:sz w:val="20"/>
            <w:szCs w:val="20"/>
          </w:rPr>
          <w:delText xml:space="preserve"> prendono atto che la Rivendita è operata da Fleequid al solo scopo di consentire l’imputazione del contratto di compravendita ai rispettivi </w:delText>
        </w:r>
      </w:del>
      <w:del w:id="700" w:author="Avv. Rosario Panzariello" w:date="2026-09-13T10:03:00Z">
        <w:r w:rsidR="0EB87F90" w:rsidRPr="000532C5" w:rsidDel="004449CE">
          <w:rPr>
            <w:rFonts w:ascii="Verdana" w:hAnsi="Verdana"/>
            <w:sz w:val="20"/>
            <w:szCs w:val="20"/>
          </w:rPr>
          <w:delText>soggetti rappresentati</w:delText>
        </w:r>
      </w:del>
      <w:del w:id="701" w:author="Avv. Rosario Panzariello" w:date="2026-09-13T09:43:00Z">
        <w:r w:rsidR="0EB87F90" w:rsidRPr="000532C5" w:rsidDel="00197FA0">
          <w:rPr>
            <w:rFonts w:ascii="Verdana" w:hAnsi="Verdana"/>
            <w:sz w:val="20"/>
            <w:szCs w:val="20"/>
          </w:rPr>
          <w:delText xml:space="preserve"> (</w:delText>
        </w:r>
      </w:del>
      <w:del w:id="702" w:author="Avv. Rosario Panzariello" w:date="2026-09-18T12:02:00Z" w16du:dateUtc="2026-09-18T10:02:00Z">
        <w:r w:rsidR="0EB87F90" w:rsidRPr="000532C5" w:rsidDel="004132EF">
          <w:rPr>
            <w:rFonts w:ascii="Verdana" w:hAnsi="Verdana"/>
            <w:sz w:val="20"/>
            <w:szCs w:val="20"/>
          </w:rPr>
          <w:delText>ovvero al Venditore e all’Acquirente</w:delText>
        </w:r>
      </w:del>
      <w:del w:id="703" w:author="Avv. Rosario Panzariello" w:date="2026-09-13T09:43:00Z">
        <w:r w:rsidR="0EB87F90" w:rsidRPr="000532C5" w:rsidDel="00197FA0">
          <w:rPr>
            <w:rFonts w:ascii="Verdana" w:hAnsi="Verdana"/>
            <w:sz w:val="20"/>
            <w:szCs w:val="20"/>
          </w:rPr>
          <w:delText>)</w:delText>
        </w:r>
      </w:del>
      <w:del w:id="704" w:author="Avv. Rosario Panzariello" w:date="2026-09-18T12:02:00Z" w16du:dateUtc="2026-09-18T10:02:00Z">
        <w:r w:rsidR="0EB87F90" w:rsidRPr="000532C5" w:rsidDel="004132EF">
          <w:rPr>
            <w:rFonts w:ascii="Verdana" w:hAnsi="Verdana"/>
            <w:sz w:val="20"/>
            <w:szCs w:val="20"/>
          </w:rPr>
          <w:delText xml:space="preserve">. Al fine di realizzare tale Rivendita, Fleequid acquista i Veicoli dal Venditore e ne trasferisce la proprietà all’Acquirente aggiudicatario (vendita obbligatoria ai sensi dell’art. 1478 c.c.). Pertanto, </w:delText>
        </w:r>
      </w:del>
      <w:del w:id="705" w:author="Avv. Rosario Panzariello" w:date="2026-09-13T09:44:00Z">
        <w:r w:rsidR="0EB87F90" w:rsidRPr="000532C5" w:rsidDel="00642D3A">
          <w:rPr>
            <w:rFonts w:ascii="Verdana" w:hAnsi="Verdana"/>
            <w:sz w:val="20"/>
            <w:szCs w:val="20"/>
          </w:rPr>
          <w:delText xml:space="preserve">nel momento in cui un Veicolo viene aggiudicato sul Marketplace, </w:delText>
        </w:r>
      </w:del>
      <w:del w:id="706" w:author="Avv. Rosario Panzariello" w:date="2026-09-18T12:02:00Z" w16du:dateUtc="2026-09-18T10:02:00Z">
        <w:r w:rsidR="0EB87F90" w:rsidRPr="000532C5" w:rsidDel="004132EF">
          <w:rPr>
            <w:rFonts w:ascii="Verdana" w:hAnsi="Verdana"/>
            <w:sz w:val="20"/>
            <w:szCs w:val="20"/>
          </w:rPr>
          <w:delText xml:space="preserve">nei termini e alle condizioni fissate dalle presenti CG, </w:delText>
        </w:r>
      </w:del>
      <w:del w:id="707" w:author="Avv. Rosario Panzariello" w:date="2026-09-13T10:04:00Z">
        <w:r w:rsidR="0EB87F90" w:rsidRPr="000532C5" w:rsidDel="0085124A">
          <w:rPr>
            <w:rFonts w:ascii="Verdana" w:hAnsi="Verdana"/>
            <w:sz w:val="20"/>
            <w:szCs w:val="20"/>
          </w:rPr>
          <w:delText xml:space="preserve">delle </w:delText>
        </w:r>
      </w:del>
      <w:del w:id="708" w:author="Avv. Rosario Panzariello" w:date="2026-09-18T12:02:00Z" w16du:dateUtc="2026-09-18T10:02:00Z">
        <w:r w:rsidR="0EB87F90" w:rsidRPr="000532C5" w:rsidDel="004132EF">
          <w:rPr>
            <w:rFonts w:ascii="Verdana" w:hAnsi="Verdana"/>
            <w:sz w:val="20"/>
            <w:szCs w:val="20"/>
          </w:rPr>
          <w:delText xml:space="preserve">eventuali Condizioni specifiche, </w:delText>
        </w:r>
      </w:del>
      <w:del w:id="709" w:author="Avv. Rosario Panzariello" w:date="2026-09-13T09:44:00Z">
        <w:r w:rsidR="0EB87F90" w:rsidRPr="000532C5" w:rsidDel="00642D3A">
          <w:rPr>
            <w:rFonts w:ascii="Verdana" w:hAnsi="Verdana"/>
            <w:sz w:val="20"/>
            <w:szCs w:val="20"/>
          </w:rPr>
          <w:delText xml:space="preserve">di </w:delText>
        </w:r>
      </w:del>
      <w:del w:id="710" w:author="Avv. Rosario Panzariello" w:date="2026-09-18T12:02:00Z" w16du:dateUtc="2026-09-18T10:02:00Z">
        <w:r w:rsidR="0EB87F90" w:rsidRPr="000532C5" w:rsidDel="004132EF">
          <w:rPr>
            <w:rFonts w:ascii="Verdana" w:hAnsi="Verdana"/>
            <w:sz w:val="20"/>
            <w:szCs w:val="20"/>
          </w:rPr>
          <w:delText xml:space="preserve">eventuali Condizioni particolari </w:delText>
        </w:r>
      </w:del>
      <w:del w:id="711" w:author="Avv. Rosario Panzariello" w:date="2026-09-13T09:44:00Z">
        <w:r w:rsidR="0EB87F90" w:rsidRPr="000532C5" w:rsidDel="007971BD">
          <w:rPr>
            <w:rFonts w:ascii="Verdana" w:hAnsi="Verdana"/>
            <w:sz w:val="20"/>
            <w:szCs w:val="20"/>
          </w:rPr>
          <w:delText xml:space="preserve">d’Asta </w:delText>
        </w:r>
      </w:del>
      <w:del w:id="712" w:author="Avv. Rosario Panzariello" w:date="2026-09-18T12:02:00Z" w16du:dateUtc="2026-09-18T10:02:00Z">
        <w:r w:rsidR="0EB87F90" w:rsidRPr="000532C5" w:rsidDel="004132EF">
          <w:rPr>
            <w:rFonts w:ascii="Verdana" w:hAnsi="Verdana"/>
            <w:sz w:val="20"/>
            <w:szCs w:val="20"/>
          </w:rPr>
          <w:delText>ovvero d</w:delText>
        </w:r>
      </w:del>
      <w:del w:id="713" w:author="Avv. Rosario Panzariello" w:date="2026-09-13T10:04:00Z">
        <w:r w:rsidR="0EB87F90" w:rsidRPr="000532C5" w:rsidDel="000D60E5">
          <w:rPr>
            <w:rFonts w:ascii="Verdana" w:hAnsi="Verdana"/>
            <w:sz w:val="20"/>
            <w:szCs w:val="20"/>
          </w:rPr>
          <w:delText>i</w:delText>
        </w:r>
      </w:del>
      <w:del w:id="714" w:author="Avv. Rosario Panzariello" w:date="2026-09-18T12:02:00Z" w16du:dateUtc="2026-09-18T10:02:00Z">
        <w:r w:rsidR="0EB87F90" w:rsidRPr="000532C5" w:rsidDel="004132EF">
          <w:rPr>
            <w:rFonts w:ascii="Verdana" w:hAnsi="Verdana"/>
            <w:sz w:val="20"/>
            <w:szCs w:val="20"/>
          </w:rPr>
          <w:delText xml:space="preserve"> altre eventuali pattuizioni contrattuali applicabili, il Venditore è tenuto a tra</w:delText>
        </w:r>
        <w:r w:rsidR="00CD2885" w:rsidRPr="000532C5" w:rsidDel="004132EF">
          <w:rPr>
            <w:rFonts w:ascii="Verdana" w:hAnsi="Verdana"/>
            <w:sz w:val="20"/>
            <w:szCs w:val="20"/>
          </w:rPr>
          <w:delText>s</w:delText>
        </w:r>
        <w:r w:rsidR="0EB87F90" w:rsidRPr="000532C5" w:rsidDel="004132EF">
          <w:rPr>
            <w:rFonts w:ascii="Verdana" w:hAnsi="Verdana"/>
            <w:sz w:val="20"/>
            <w:szCs w:val="20"/>
          </w:rPr>
          <w:delText xml:space="preserve">ferire la proprietà del Veicolo a Fleequid e l’Acquirente ad acquistare il medesimo Veicolo da Fleequid, </w:delText>
        </w:r>
      </w:del>
      <w:del w:id="715" w:author="Avv. Rosario Panzariello" w:date="2026-09-13T09:46:00Z">
        <w:r w:rsidR="0EB87F90" w:rsidRPr="000532C5" w:rsidDel="001C498E">
          <w:rPr>
            <w:rFonts w:ascii="Verdana" w:hAnsi="Verdana"/>
            <w:sz w:val="20"/>
            <w:szCs w:val="20"/>
          </w:rPr>
          <w:delText>nei termini risultanti dall’Aggiudicazione</w:delText>
        </w:r>
      </w:del>
      <w:r w:rsidR="0EB87F90" w:rsidRPr="000532C5">
        <w:rPr>
          <w:rFonts w:ascii="Verdana" w:hAnsi="Verdana"/>
          <w:sz w:val="20"/>
          <w:szCs w:val="20"/>
        </w:rPr>
        <w:t>.</w:t>
      </w:r>
    </w:p>
    <w:p w14:paraId="5DEB4B62" w14:textId="5AE7B855" w:rsidR="0002456A" w:rsidRDefault="00581B50" w:rsidP="0002456A">
      <w:pPr>
        <w:pStyle w:val="Paragrafoelenco"/>
        <w:numPr>
          <w:ilvl w:val="1"/>
          <w:numId w:val="1"/>
        </w:numPr>
        <w:spacing w:line="360" w:lineRule="auto"/>
        <w:ind w:left="0" w:firstLine="0"/>
        <w:jc w:val="both"/>
        <w:rPr>
          <w:ins w:id="716" w:author="Avv. Rosario Panzariello" w:date="2026-09-13T09:59:00Z"/>
          <w:rFonts w:ascii="Verdana" w:hAnsi="Verdana"/>
          <w:sz w:val="20"/>
          <w:szCs w:val="20"/>
        </w:rPr>
      </w:pPr>
      <w:ins w:id="717" w:author="Avv. Rosario Panzariello" w:date="2026-09-18T12:03:00Z" w16du:dateUtc="2026-09-18T10:03:00Z">
        <w:r w:rsidRPr="00862180">
          <w:rPr>
            <w:rFonts w:ascii="Verdana" w:hAnsi="Verdana"/>
            <w:sz w:val="20"/>
            <w:szCs w:val="20"/>
            <w:rPrChange w:id="718" w:author="Avv. Rosario Panzariello" w:date="2026-09-18T19:53:00Z" w16du:dateUtc="2026-09-18T17:53:00Z">
              <w:rPr/>
            </w:rPrChange>
          </w:rPr>
          <w:t>Nel Modello di Vendita Dealer Sales, Fleequid acquista il Veicolo dal Venditore in nome e per conto proprio e lo rivende all'Acquirente, sempre in nome e per conto proprio, assumendo la qualità di parte sostanziale di entrambi i contratti, rispettivamente quale acquirente nel primo e quale venditore nel secondo. I due rapporti di compravendita sono distinti e autonomi. In tale Modello di Vendita Fleequid non opera quale mandataria o commissionaria del Venditore o dell'Acquirente e non sono dovute le Commissioni proprie della Vendita in commissione; l'eventuale differenza tra il Prezzo di acquisto e il Prezzo di vendita all'Acquirente costituisce il risultato economico dell'attività di compravendita svolta da Fleequid e non una Commissione. I rapporti di acquisto e di successiva rivendita sono regolati dall'art. 18 e dalle ulteriori disposizioni applicabili</w:t>
        </w:r>
      </w:ins>
      <w:del w:id="719" w:author="Avv. Rosario Panzariello" w:date="2026-09-13T09:49:00Z">
        <w:r w:rsidR="0048470C" w:rsidRPr="000532C5" w:rsidDel="00AE63AF">
          <w:rPr>
            <w:rFonts w:ascii="Verdana" w:hAnsi="Verdana"/>
            <w:sz w:val="20"/>
            <w:szCs w:val="20"/>
          </w:rPr>
          <w:delText>Alle medesime condizioni stabilite dal precedente comma, e in tutti quei casi in cui, a propria insindacabile discrezione, anche dopo l’Aggiudicazione</w:delText>
        </w:r>
      </w:del>
      <w:del w:id="720" w:author="Avv. Rosario Panzariello" w:date="2026-09-18T12:03:00Z" w16du:dateUtc="2026-09-18T10:03:00Z">
        <w:r w:rsidR="0048470C" w:rsidRPr="000532C5" w:rsidDel="00581B50">
          <w:rPr>
            <w:rFonts w:ascii="Verdana" w:hAnsi="Verdana"/>
            <w:sz w:val="20"/>
            <w:szCs w:val="20"/>
          </w:rPr>
          <w:delText xml:space="preserve">, Fleequid </w:delText>
        </w:r>
      </w:del>
      <w:del w:id="721" w:author="Avv. Rosario Panzariello" w:date="2026-09-13T10:31:00Z">
        <w:r w:rsidR="0048470C" w:rsidRPr="000532C5" w:rsidDel="0003200B">
          <w:rPr>
            <w:rFonts w:ascii="Verdana" w:hAnsi="Verdana"/>
            <w:sz w:val="20"/>
            <w:szCs w:val="20"/>
          </w:rPr>
          <w:delText>decide</w:delText>
        </w:r>
      </w:del>
      <w:del w:id="722" w:author="Avv. Rosario Panzariello" w:date="2026-09-18T12:03:00Z" w16du:dateUtc="2026-09-18T10:03:00Z">
        <w:r w:rsidR="0048470C" w:rsidRPr="000532C5" w:rsidDel="00581B50">
          <w:rPr>
            <w:rFonts w:ascii="Verdana" w:hAnsi="Verdana"/>
            <w:sz w:val="20"/>
            <w:szCs w:val="20"/>
          </w:rPr>
          <w:delText xml:space="preserve"> di </w:delText>
        </w:r>
        <w:r w:rsidR="006163EC" w:rsidRPr="000532C5" w:rsidDel="00581B50">
          <w:rPr>
            <w:rFonts w:ascii="Verdana" w:hAnsi="Verdana"/>
            <w:sz w:val="20"/>
            <w:szCs w:val="20"/>
          </w:rPr>
          <w:delText xml:space="preserve">non </w:delText>
        </w:r>
        <w:r w:rsidR="0048470C" w:rsidRPr="000532C5" w:rsidDel="00581B50">
          <w:rPr>
            <w:rFonts w:ascii="Verdana" w:hAnsi="Verdana"/>
            <w:sz w:val="20"/>
            <w:szCs w:val="20"/>
          </w:rPr>
          <w:delText>operare</w:delText>
        </w:r>
        <w:r w:rsidR="008442A6" w:rsidRPr="000532C5" w:rsidDel="00581B50">
          <w:rPr>
            <w:rFonts w:ascii="Verdana" w:hAnsi="Verdana"/>
            <w:sz w:val="20"/>
            <w:szCs w:val="20"/>
          </w:rPr>
          <w:delText xml:space="preserve"> </w:delText>
        </w:r>
        <w:r w:rsidR="006163EC" w:rsidRPr="000532C5" w:rsidDel="00581B50">
          <w:rPr>
            <w:rFonts w:ascii="Verdana" w:hAnsi="Verdana"/>
            <w:sz w:val="20"/>
            <w:szCs w:val="20"/>
          </w:rPr>
          <w:delText xml:space="preserve">la Rivendita </w:delText>
        </w:r>
      </w:del>
      <w:del w:id="723" w:author="Avv. Rosario Panzariello" w:date="2026-09-13T10:36:00Z">
        <w:r w:rsidR="006163EC" w:rsidRPr="000532C5" w:rsidDel="00031DF4">
          <w:rPr>
            <w:rFonts w:ascii="Verdana" w:hAnsi="Verdana"/>
            <w:sz w:val="20"/>
            <w:szCs w:val="20"/>
          </w:rPr>
          <w:delText xml:space="preserve">ma </w:delText>
        </w:r>
      </w:del>
      <w:del w:id="724" w:author="Avv. Rosario Panzariello" w:date="2026-09-13T10:37:00Z">
        <w:r w:rsidR="006163EC" w:rsidRPr="000532C5" w:rsidDel="00C36553">
          <w:rPr>
            <w:rFonts w:ascii="Verdana" w:hAnsi="Verdana"/>
            <w:sz w:val="20"/>
            <w:szCs w:val="20"/>
          </w:rPr>
          <w:delText>di procedere</w:delText>
        </w:r>
        <w:r w:rsidR="0048470C" w:rsidRPr="000532C5" w:rsidDel="00C36553">
          <w:rPr>
            <w:rFonts w:ascii="Verdana" w:hAnsi="Verdana"/>
            <w:sz w:val="20"/>
            <w:szCs w:val="20"/>
          </w:rPr>
          <w:delText xml:space="preserve"> come </w:delText>
        </w:r>
      </w:del>
      <w:del w:id="725" w:author="Avv. Rosario Panzariello" w:date="2026-09-18T12:03:00Z" w16du:dateUtc="2026-09-18T10:03:00Z">
        <w:r w:rsidR="0048470C" w:rsidRPr="000532C5" w:rsidDel="00581B50">
          <w:rPr>
            <w:rFonts w:ascii="Verdana" w:hAnsi="Verdana"/>
            <w:sz w:val="20"/>
            <w:szCs w:val="20"/>
          </w:rPr>
          <w:delText xml:space="preserve">Intermediario puro, il trasferimento dei Veicoli </w:delText>
        </w:r>
      </w:del>
      <w:del w:id="726" w:author="Avv. Rosario Panzariello" w:date="2026-09-13T10:32:00Z">
        <w:r w:rsidR="0048470C" w:rsidRPr="000532C5" w:rsidDel="00281C27">
          <w:rPr>
            <w:rFonts w:ascii="Verdana" w:hAnsi="Verdana"/>
            <w:sz w:val="20"/>
            <w:szCs w:val="20"/>
          </w:rPr>
          <w:delText xml:space="preserve">avviene </w:delText>
        </w:r>
      </w:del>
      <w:del w:id="727" w:author="Avv. Rosario Panzariello" w:date="2026-09-18T12:03:00Z" w16du:dateUtc="2026-09-18T10:03:00Z">
        <w:r w:rsidR="0048470C" w:rsidRPr="000532C5" w:rsidDel="00581B50">
          <w:rPr>
            <w:rFonts w:ascii="Verdana" w:hAnsi="Verdana"/>
            <w:sz w:val="20"/>
            <w:szCs w:val="20"/>
          </w:rPr>
          <w:delText xml:space="preserve">direttamente dal Venditore all’Acquirente. In questo caso, Fleequid mantiene il diritto alle </w:delText>
        </w:r>
        <w:r w:rsidR="006163EC" w:rsidRPr="000532C5" w:rsidDel="00581B50">
          <w:rPr>
            <w:rFonts w:ascii="Verdana" w:hAnsi="Verdana"/>
            <w:sz w:val="20"/>
            <w:szCs w:val="20"/>
          </w:rPr>
          <w:delText>C</w:delText>
        </w:r>
        <w:r w:rsidR="0048470C" w:rsidRPr="000532C5" w:rsidDel="00581B50">
          <w:rPr>
            <w:rFonts w:ascii="Verdana" w:hAnsi="Verdana"/>
            <w:sz w:val="20"/>
            <w:szCs w:val="20"/>
          </w:rPr>
          <w:delText xml:space="preserve">ommissioni da entrambe le </w:delText>
        </w:r>
        <w:r w:rsidR="00554DC2" w:rsidRPr="000532C5" w:rsidDel="00581B50">
          <w:rPr>
            <w:rFonts w:ascii="Verdana" w:hAnsi="Verdana"/>
            <w:sz w:val="20"/>
            <w:szCs w:val="20"/>
          </w:rPr>
          <w:delText>P</w:delText>
        </w:r>
        <w:r w:rsidR="0048470C" w:rsidRPr="000532C5" w:rsidDel="00581B50">
          <w:rPr>
            <w:rFonts w:ascii="Verdana" w:hAnsi="Verdana"/>
            <w:sz w:val="20"/>
            <w:szCs w:val="20"/>
          </w:rPr>
          <w:delText xml:space="preserve">arti e il </w:delText>
        </w:r>
        <w:r w:rsidR="00350AA4" w:rsidRPr="000532C5" w:rsidDel="00581B50">
          <w:rPr>
            <w:rFonts w:ascii="Verdana" w:hAnsi="Verdana"/>
            <w:sz w:val="20"/>
            <w:szCs w:val="20"/>
          </w:rPr>
          <w:delText>C</w:delText>
        </w:r>
        <w:r w:rsidR="0048470C" w:rsidRPr="000532C5" w:rsidDel="00581B50">
          <w:rPr>
            <w:rFonts w:ascii="Verdana" w:hAnsi="Verdana"/>
            <w:sz w:val="20"/>
            <w:szCs w:val="20"/>
          </w:rPr>
          <w:delText xml:space="preserve">ontratto di compravendita si intende realizzato direttamente tra Venditore e Acquirente, con </w:delText>
        </w:r>
      </w:del>
      <w:del w:id="728" w:author="Avv. Rosario Panzariello" w:date="2026-09-13T09:50:00Z">
        <w:r w:rsidR="0048470C" w:rsidRPr="000532C5" w:rsidDel="00AE63AF">
          <w:rPr>
            <w:rFonts w:ascii="Verdana" w:hAnsi="Verdana"/>
            <w:sz w:val="20"/>
            <w:szCs w:val="20"/>
          </w:rPr>
          <w:delText>la mediazione</w:delText>
        </w:r>
      </w:del>
      <w:del w:id="729" w:author="Avv. Rosario Panzariello" w:date="2026-09-18T12:03:00Z" w16du:dateUtc="2026-09-18T10:03:00Z">
        <w:r w:rsidR="0048470C" w:rsidRPr="000532C5" w:rsidDel="00581B50">
          <w:rPr>
            <w:rFonts w:ascii="Verdana" w:hAnsi="Verdana"/>
            <w:sz w:val="20"/>
            <w:szCs w:val="20"/>
          </w:rPr>
          <w:delText xml:space="preserve"> di Fleequid</w:delText>
        </w:r>
      </w:del>
      <w:r w:rsidR="0048470C" w:rsidRPr="000532C5">
        <w:rPr>
          <w:rFonts w:ascii="Verdana" w:hAnsi="Verdana"/>
          <w:sz w:val="20"/>
          <w:szCs w:val="20"/>
        </w:rPr>
        <w:t>.</w:t>
      </w:r>
    </w:p>
    <w:p w14:paraId="45246663" w14:textId="746D6CD7" w:rsidR="000E1B1D" w:rsidRDefault="000025BA" w:rsidP="0002456A">
      <w:pPr>
        <w:pStyle w:val="Paragrafoelenco"/>
        <w:numPr>
          <w:ilvl w:val="1"/>
          <w:numId w:val="1"/>
        </w:numPr>
        <w:spacing w:line="360" w:lineRule="auto"/>
        <w:ind w:left="0" w:firstLine="0"/>
        <w:jc w:val="both"/>
        <w:rPr>
          <w:ins w:id="730" w:author="Avv. Rosario Panzariello" w:date="2026-09-18T12:03:00Z" w16du:dateUtc="2026-09-18T10:03:00Z"/>
          <w:rFonts w:ascii="Verdana" w:hAnsi="Verdana"/>
          <w:sz w:val="20"/>
          <w:szCs w:val="20"/>
        </w:rPr>
      </w:pPr>
      <w:ins w:id="731" w:author="Avv. Rosario Panzariello" w:date="2026-09-18T12:03:00Z" w16du:dateUtc="2026-09-18T10:03:00Z">
        <w:r w:rsidRPr="000025BA">
          <w:rPr>
            <w:rFonts w:ascii="Verdana" w:hAnsi="Verdana"/>
            <w:sz w:val="20"/>
            <w:szCs w:val="20"/>
          </w:rPr>
          <w:t xml:space="preserve">Nessuno dei Modelli di Vendita qualifica in via generale ed esclusiva l'attività di Fleequid. Le disposizioni delle presenti Condizioni Generali costruite su uno specifico Modello di Vendita si applicano esclusivamente alle operazioni qualificate come tali ai sensi dell'art. 3. Il fatto che l'operazione sia organizzata o gestita operativamente attraverso il Marketplace non trasforma il </w:t>
        </w:r>
        <w:r w:rsidRPr="000025BA">
          <w:rPr>
            <w:rFonts w:ascii="Verdana" w:hAnsi="Verdana"/>
            <w:sz w:val="20"/>
            <w:szCs w:val="20"/>
          </w:rPr>
          <w:lastRenderedPageBreak/>
          <w:t>Dealer Sales in attività di mera intermediazione; simmetricamente, la qualità di venditore sostanziale assunta da Fleequid nel Dealer Sales non si estende agli altri Modelli di Vendita né alle modalità di esecuzione della Vendita in commissione</w:t>
        </w:r>
      </w:ins>
      <w:ins w:id="732" w:author="Avv. Rosario Panzariello" w:date="2026-09-13T10:01:00Z">
        <w:r w:rsidR="00590E8D" w:rsidRPr="00590E8D">
          <w:rPr>
            <w:rFonts w:ascii="Verdana" w:hAnsi="Verdana"/>
            <w:sz w:val="20"/>
            <w:szCs w:val="20"/>
          </w:rPr>
          <w:t>.</w:t>
        </w:r>
      </w:ins>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ins w:id="733" w:author="Avv. Rosario Panzariello" w:date="2026-09-18T12:03:00Z" w16du:dateUtc="2026-09-18T10:03:00Z">
        <w:r w:rsidRPr="00BD071A">
          <w:rPr>
            <w:rFonts w:ascii="Verdana" w:hAnsi="Verdana"/>
            <w:sz w:val="20"/>
            <w:szCs w:val="20"/>
          </w:rPr>
          <w:t>Le operazioni disciplinate dalle presenti Condizioni Generali possono essere eseguite, oltre che da Adorea S.r.l., da altre entità giuridiche affiliate o da questa designate per la compravendita di Veicoli. Gli Utenti accettano che tale struttura operativa possa includere, a titolo esemplificativo, filiali, affiliate o altre società formalmente costituite e riconducibili a Fleequid, anche con sede in Paesi esteri, e che le vendite siano regolate dalla normativa fiscale applicabile nel Paese in cui ha sede l'entità giuridica coinvolta nella specifica transazione. Qualora una vendita sia effettuata tramite un'entità giuridica diversa da Adorea S.r.l., Fleequid comunica agli Utenti, nei relativi documenti contrattuali e fiscali, i dettagli identificativi dell'entità coinvolta; tali dettagli possono essere resi noti preventivamente, comunicandoli al Venditore al momento dell'accettazione della Proposta di vendita e all'Offerente nell'Inserzione, ovvero, quando Fleequid non assume nella specifica operazione la qualità di venditore, acquirente o controparte contrattuale, al più tardi con la Proforma, dalla quale dipendono il regime IVA applicabile e le coordinate di pagamento. Il presente comma non incide sull'individuazione del Modello di Vendita ai sensi dell'art. 3.</w:t>
        </w:r>
      </w:ins>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9D45E2" w:rsidRDefault="00E047DD" w:rsidP="00476BC8">
      <w:pPr>
        <w:pStyle w:val="Paragrafoelenco"/>
        <w:numPr>
          <w:ilvl w:val="0"/>
          <w:numId w:val="1"/>
        </w:numPr>
        <w:spacing w:line="360" w:lineRule="auto"/>
        <w:ind w:left="0" w:firstLine="0"/>
        <w:jc w:val="both"/>
        <w:outlineLvl w:val="0"/>
        <w:rPr>
          <w:ins w:id="734" w:author="Avv. Rosario Panzariello" w:date="2026-09-13T10:07:00Z"/>
          <w:rFonts w:ascii="Verdana" w:hAnsi="Verdana"/>
          <w:b/>
          <w:bCs/>
          <w:smallCaps/>
          <w:sz w:val="20"/>
          <w:szCs w:val="20"/>
          <w:rPrChange w:id="735" w:author="Avv. Rosario Panzariello" w:date="2026-09-18T13:53:00Z" w16du:dateUtc="2026-09-18T11:53:00Z">
            <w:rPr>
              <w:ins w:id="736" w:author="Avv. Rosario Panzariello" w:date="2026-09-13T10:07:00Z"/>
              <w:rFonts w:ascii="Verdana" w:hAnsi="Verdana"/>
              <w:sz w:val="20"/>
              <w:szCs w:val="20"/>
            </w:rPr>
          </w:rPrChange>
        </w:rPr>
      </w:pPr>
      <w:bookmarkStart w:id="737" w:name="_Toc241317072"/>
      <w:ins w:id="738" w:author="Avv. Rosario Panzariello" w:date="2026-09-13T10:07:00Z">
        <w:r w:rsidRPr="009D45E2">
          <w:rPr>
            <w:rFonts w:ascii="Verdana" w:hAnsi="Verdana"/>
            <w:b/>
            <w:bCs/>
            <w:smallCaps/>
            <w:sz w:val="20"/>
            <w:szCs w:val="20"/>
            <w:rPrChange w:id="739" w:author="Avv. Rosario Panzariello" w:date="2026-09-18T13:53:00Z" w16du:dateUtc="2026-09-18T11:53:00Z">
              <w:rPr>
                <w:rFonts w:ascii="Verdana" w:hAnsi="Verdana"/>
                <w:sz w:val="20"/>
                <w:szCs w:val="20"/>
              </w:rPr>
            </w:rPrChange>
          </w:rPr>
          <w:t>Determinazione e conoscibilità del Modello di Vendita.</w:t>
        </w:r>
        <w:bookmarkEnd w:id="737"/>
      </w:ins>
    </w:p>
    <w:p w14:paraId="51C346B1" w14:textId="77777777" w:rsidR="00D80E8E" w:rsidRDefault="00D80E8E" w:rsidP="000D41CF">
      <w:pPr>
        <w:pStyle w:val="Paragrafoelenco"/>
        <w:numPr>
          <w:ilvl w:val="1"/>
          <w:numId w:val="1"/>
        </w:numPr>
        <w:spacing w:line="360" w:lineRule="auto"/>
        <w:ind w:left="0" w:firstLine="0"/>
        <w:jc w:val="both"/>
        <w:rPr>
          <w:ins w:id="740" w:author="Avv. Rosario Panzariello" w:date="2026-09-18T13:54:00Z" w16du:dateUtc="2026-09-18T11:54:00Z"/>
          <w:rFonts w:ascii="Verdana" w:hAnsi="Verdana"/>
          <w:sz w:val="20"/>
          <w:szCs w:val="20"/>
        </w:rPr>
      </w:pPr>
      <w:ins w:id="741" w:author="Avv. Rosario Panzariello" w:date="2026-09-18T13:54:00Z" w16du:dateUtc="2026-09-18T11:54:00Z">
        <w:r w:rsidRPr="00D80E8E">
          <w:rPr>
            <w:rFonts w:ascii="Verdana" w:hAnsi="Verdana"/>
            <w:sz w:val="20"/>
            <w:szCs w:val="20"/>
          </w:rPr>
          <w:t>Gli Utenti riconoscono e accettano che il Modello di Vendita applicabile alla singola operazione è individuato da Fleequid nell'ambito dell'organizzazione e della gestione del processo di commercializzazione del Veicolo. Tale scelta è effettuata in ogni caso prima che l'Offerente possa formulare l'Offerta. Salvo diversa pattuizione contenuta in un Contratto individuale, la determinazione del Modello di Vendita compete esclusivamente a Fleequid.</w:t>
        </w:r>
      </w:ins>
    </w:p>
    <w:p w14:paraId="4CE136E7" w14:textId="7A1AF22F" w:rsidR="00851B0A" w:rsidRDefault="00775EDA" w:rsidP="000D41CF">
      <w:pPr>
        <w:pStyle w:val="Paragrafoelenco"/>
        <w:numPr>
          <w:ilvl w:val="1"/>
          <w:numId w:val="1"/>
        </w:numPr>
        <w:spacing w:line="360" w:lineRule="auto"/>
        <w:ind w:left="0" w:firstLine="0"/>
        <w:jc w:val="both"/>
        <w:rPr>
          <w:ins w:id="742" w:author="Avv. Rosario Panzariello" w:date="2026-09-13T10:17:00Z"/>
          <w:rFonts w:ascii="Verdana" w:hAnsi="Verdana"/>
          <w:sz w:val="20"/>
          <w:szCs w:val="20"/>
        </w:rPr>
      </w:pPr>
      <w:ins w:id="743" w:author="Avv. Rosario Panzariello" w:date="2026-09-18T13:55:00Z" w16du:dateUtc="2026-09-18T11:55:00Z">
        <w:r w:rsidRPr="00775EDA">
          <w:rPr>
            <w:rFonts w:ascii="Verdana" w:hAnsi="Verdana"/>
            <w:sz w:val="20"/>
            <w:szCs w:val="20"/>
          </w:rPr>
          <w:t>Il Modello di Vendita individuato ai sensi del precedente comma è reso conoscibile all'Offerente prima della formulazione dell'Offerta. A tal fine l'Inserzione indica il Modello di Vendita applicabile, anche mediante apposita denominazione, badge, etichetta, icona, dicitura o altro elemento grafico o testuale idoneo a identificarlo in modo chiaro e univoco. Qualora la specifica operazione non preveda la pubblicazione di un'Inserzione, il Modello di Vendita è indicato nella comunicazione con la quale Fleequid consente all'Offerente di formulare l'Offerta. In ogni caso Fleequid rende sempre conoscibili all'Offerente almeno</w:t>
        </w:r>
      </w:ins>
      <w:ins w:id="744" w:author="Avv. Rosario Panzariello" w:date="2026-09-13T10:17:00Z">
        <w:r w:rsidR="007E71B7" w:rsidRPr="007E71B7">
          <w:rPr>
            <w:rFonts w:ascii="Verdana" w:hAnsi="Verdana"/>
            <w:sz w:val="20"/>
            <w:szCs w:val="20"/>
          </w:rPr>
          <w:t>:</w:t>
        </w:r>
      </w:ins>
    </w:p>
    <w:p w14:paraId="1CF55BED" w14:textId="670655F7" w:rsidR="00FA1271" w:rsidRDefault="00905965" w:rsidP="00FA1271">
      <w:pPr>
        <w:pStyle w:val="Paragrafoelenco"/>
        <w:numPr>
          <w:ilvl w:val="2"/>
          <w:numId w:val="1"/>
        </w:numPr>
        <w:spacing w:line="360" w:lineRule="auto"/>
        <w:jc w:val="both"/>
        <w:rPr>
          <w:ins w:id="745" w:author="Avv. Rosario Panzariello" w:date="2026-09-13T10:18:00Z"/>
          <w:rFonts w:ascii="Verdana" w:hAnsi="Verdana"/>
          <w:sz w:val="20"/>
          <w:szCs w:val="20"/>
        </w:rPr>
      </w:pPr>
      <w:ins w:id="746" w:author="Avv. Rosario Panzariello" w:date="2026-09-18T13:55:00Z" w16du:dateUtc="2026-09-18T11:55:00Z">
        <w:r w:rsidRPr="00905965">
          <w:rPr>
            <w:rFonts w:ascii="Verdana" w:hAnsi="Verdana"/>
            <w:sz w:val="20"/>
            <w:szCs w:val="20"/>
          </w:rPr>
          <w:t xml:space="preserve">il Modello di Vendita applicabile e, conseguentemente, la veste nella quale Fleequid interviene nella specifica operazione, precisando se essa interviene su incarico degli Utenti nell'ambito della Vendita in commissione ovvero quale </w:t>
        </w:r>
      </w:ins>
      <w:ins w:id="747" w:author="Avv. Rosario Panzariello" w:date="2026-09-18T20:00:00Z" w16du:dateUtc="2026-09-18T18:00:00Z">
        <w:r w:rsidR="00F96892">
          <w:rPr>
            <w:rFonts w:ascii="Verdana" w:hAnsi="Verdana"/>
            <w:sz w:val="20"/>
            <w:szCs w:val="20"/>
          </w:rPr>
          <w:t xml:space="preserve">acquirente e successivo </w:t>
        </w:r>
      </w:ins>
      <w:ins w:id="748" w:author="Avv. Rosario Panzariello" w:date="2026-09-18T13:55:00Z" w16du:dateUtc="2026-09-18T11:55:00Z">
        <w:r w:rsidRPr="00905965">
          <w:rPr>
            <w:rFonts w:ascii="Verdana" w:hAnsi="Verdana"/>
            <w:sz w:val="20"/>
            <w:szCs w:val="20"/>
          </w:rPr>
          <w:t xml:space="preserve">venditore in proprio nel Dealer Sales; nella Vendita in commissione è altresì reso conoscibile che l'operazione può essere eseguita, alternativamente, mediante Rivendita, nella quale Fleequid opera quale commissionaria in nome proprio ai sensi dell'art. 2.5, ovvero </w:t>
        </w:r>
      </w:ins>
      <w:ins w:id="749" w:author="Avv. Rosario Panzariello" w:date="2026-09-18T20:01:00Z" w16du:dateUtc="2026-09-18T18:01:00Z">
        <w:r w:rsidR="00547C63" w:rsidRPr="00905965">
          <w:rPr>
            <w:rFonts w:ascii="Verdana" w:hAnsi="Verdana"/>
            <w:sz w:val="20"/>
            <w:szCs w:val="20"/>
          </w:rPr>
          <w:t>quale</w:t>
        </w:r>
        <w:r w:rsidR="000F6E91">
          <w:rPr>
            <w:rFonts w:ascii="Verdana" w:hAnsi="Verdana"/>
            <w:sz w:val="20"/>
            <w:szCs w:val="20"/>
          </w:rPr>
          <w:t xml:space="preserve"> </w:t>
        </w:r>
      </w:ins>
      <w:ins w:id="750" w:author="Avv. Rosario Panzariello" w:date="2026-09-18T13:55:00Z" w16du:dateUtc="2026-09-18T11:55:00Z">
        <w:r w:rsidRPr="00905965">
          <w:rPr>
            <w:rFonts w:ascii="Verdana" w:hAnsi="Verdana"/>
            <w:sz w:val="20"/>
            <w:szCs w:val="20"/>
          </w:rPr>
          <w:t xml:space="preserve">Intermediario puro, con compravendita conclusa direttamente tra il </w:t>
        </w:r>
        <w:r w:rsidRPr="00905965">
          <w:rPr>
            <w:rFonts w:ascii="Verdana" w:hAnsi="Verdana"/>
            <w:sz w:val="20"/>
            <w:szCs w:val="20"/>
          </w:rPr>
          <w:lastRenderedPageBreak/>
          <w:t>Venditore e l'Acquirente ai sensi dell'art. 2.6, e che la modalità concretamente prescelta è cristallizzata nella Proforma ai sensi dell'art. 17.1</w:t>
        </w:r>
      </w:ins>
      <w:ins w:id="751" w:author="Avv. Rosario Panzariello" w:date="2026-09-13T10:18:00Z">
        <w:r w:rsidR="00FA1271" w:rsidRPr="00FA1271">
          <w:rPr>
            <w:rFonts w:ascii="Verdana" w:hAnsi="Verdana"/>
            <w:sz w:val="20"/>
            <w:szCs w:val="20"/>
          </w:rPr>
          <w:t>;</w:t>
        </w:r>
      </w:ins>
    </w:p>
    <w:p w14:paraId="41E09121" w14:textId="488F3628" w:rsidR="00FA1271" w:rsidRDefault="000B0BE6" w:rsidP="00FA1271">
      <w:pPr>
        <w:pStyle w:val="Paragrafoelenco"/>
        <w:numPr>
          <w:ilvl w:val="2"/>
          <w:numId w:val="1"/>
        </w:numPr>
        <w:spacing w:line="360" w:lineRule="auto"/>
        <w:jc w:val="both"/>
        <w:rPr>
          <w:ins w:id="752" w:author="Avv. Rosario Panzariello" w:date="2026-09-13T10:18:00Z"/>
          <w:rFonts w:ascii="Verdana" w:hAnsi="Verdana"/>
          <w:sz w:val="20"/>
          <w:szCs w:val="20"/>
        </w:rPr>
      </w:pPr>
      <w:ins w:id="753" w:author="Avv. Rosario Panzariello" w:date="2026-09-18T13:55:00Z" w16du:dateUtc="2026-09-18T11:55:00Z">
        <w:r w:rsidRPr="000B0BE6">
          <w:rPr>
            <w:rFonts w:ascii="Verdana" w:hAnsi="Verdana"/>
            <w:sz w:val="20"/>
            <w:szCs w:val="20"/>
          </w:rPr>
          <w:t>le Commissioni, le Tariffe e gli eventuali ulteriori importi posti a carico dell'Offerente secondo il Tariffario Fleequid, le Condizioni particolari di vendita o le altre condizioni applicabili alla specifica operazione</w:t>
        </w:r>
      </w:ins>
      <w:ins w:id="754" w:author="Avv. Rosario Panzariello" w:date="2026-09-13T10:18:00Z">
        <w:r w:rsidR="00FA1271" w:rsidRPr="00FA1271">
          <w:rPr>
            <w:rFonts w:ascii="Verdana" w:hAnsi="Verdana"/>
            <w:sz w:val="20"/>
            <w:szCs w:val="20"/>
          </w:rPr>
          <w:t>;</w:t>
        </w:r>
      </w:ins>
    </w:p>
    <w:p w14:paraId="1BCC0A68" w14:textId="65AED6EC" w:rsidR="00AF2892" w:rsidRDefault="000F035A" w:rsidP="00FA1271">
      <w:pPr>
        <w:pStyle w:val="Paragrafoelenco"/>
        <w:numPr>
          <w:ilvl w:val="2"/>
          <w:numId w:val="1"/>
        </w:numPr>
        <w:spacing w:line="360" w:lineRule="auto"/>
        <w:jc w:val="both"/>
        <w:rPr>
          <w:ins w:id="755" w:author="Avv. Rosario Panzariello" w:date="2026-09-20T06:44:00Z" w16du:dateUtc="2026-09-20T04:44:00Z"/>
          <w:rFonts w:ascii="Verdana" w:hAnsi="Verdana"/>
          <w:sz w:val="20"/>
          <w:szCs w:val="20"/>
        </w:rPr>
      </w:pPr>
      <w:ins w:id="756" w:author="Avv. Rosario Panzariello" w:date="2026-09-18T13:56:00Z" w16du:dateUtc="2026-09-18T11:56:00Z">
        <w:r w:rsidRPr="000F035A">
          <w:t xml:space="preserve"> </w:t>
        </w:r>
        <w:r w:rsidRPr="000F035A">
          <w:rPr>
            <w:rFonts w:ascii="Verdana" w:hAnsi="Verdana"/>
            <w:sz w:val="20"/>
            <w:szCs w:val="20"/>
          </w:rPr>
          <w:t>l'eventuale obbligo di versare il Deposito cauzionale e il relativo importo, secondo quanto previsto dall'art. 6;</w:t>
        </w:r>
      </w:ins>
    </w:p>
    <w:p w14:paraId="4F7860DA" w14:textId="4C32DC24" w:rsidR="000021A0" w:rsidRDefault="007D71F0" w:rsidP="00FA1271">
      <w:pPr>
        <w:pStyle w:val="Paragrafoelenco"/>
        <w:numPr>
          <w:ilvl w:val="2"/>
          <w:numId w:val="1"/>
        </w:numPr>
        <w:spacing w:line="360" w:lineRule="auto"/>
        <w:jc w:val="both"/>
        <w:rPr>
          <w:ins w:id="757" w:author="Avv. Rosario Panzariello" w:date="2026-09-13T10:41:00Z"/>
          <w:rFonts w:ascii="Verdana" w:hAnsi="Verdana"/>
          <w:sz w:val="20"/>
          <w:szCs w:val="20"/>
        </w:rPr>
      </w:pPr>
      <w:ins w:id="758" w:author="Avv. Rosario Panzariello" w:date="2026-09-20T06:45:00Z" w16du:dateUtc="2026-09-20T04:45:00Z">
        <w:r w:rsidRPr="007D71F0">
          <w:rPr>
            <w:rFonts w:ascii="Verdana" w:hAnsi="Verdana"/>
            <w:sz w:val="20"/>
            <w:szCs w:val="20"/>
          </w:rPr>
          <w:t>l’eventuale disponibilità di Soluzioni di finanziamento e, ove previsto dalla relativa disciplina, la possibilità che il Finanziatore assuma la qualità di Acquirente.</w:t>
        </w:r>
      </w:ins>
    </w:p>
    <w:p w14:paraId="52E11CA2" w14:textId="5CA53C03" w:rsidR="00FA1271" w:rsidRPr="000D2F34" w:rsidRDefault="000D2F34" w:rsidP="000D2F34">
      <w:pPr>
        <w:pStyle w:val="Paragrafoelenco"/>
        <w:numPr>
          <w:ilvl w:val="1"/>
          <w:numId w:val="1"/>
        </w:numPr>
        <w:spacing w:line="360" w:lineRule="auto"/>
        <w:ind w:left="0" w:firstLine="0"/>
        <w:jc w:val="both"/>
        <w:rPr>
          <w:ins w:id="759" w:author="Avv. Rosario Panzariello" w:date="2026-09-13T10:44:00Z"/>
          <w:rFonts w:ascii="Verdana" w:hAnsi="Verdana"/>
          <w:sz w:val="20"/>
          <w:szCs w:val="20"/>
        </w:rPr>
      </w:pPr>
      <w:ins w:id="760" w:author="Avv. Rosario Panzariello" w:date="2026-09-18T13:57:00Z">
        <w:r w:rsidRPr="000D2F34">
          <w:rPr>
            <w:rFonts w:ascii="Verdana" w:hAnsi="Verdana"/>
            <w:sz w:val="20"/>
            <w:szCs w:val="20"/>
          </w:rPr>
          <w:t>Le indicazioni relative al Modello di Vendita, all'alternativa di esecuzione nella Vendita in commissione e agli importi posti a carico dell'Offerente ai sensi del precedente art. 3.2, lett. a), b) e c), hanno carattere vincolante per Fleequid nella specifica operazione e non sono soggette alla natura meramente indicativa prevista dall'art. 9.3. Resta fermo che l'eventuale disponibilità delle Soluzioni di finanziamento è soggetta alle condizioni previste dalla relativa disciplina.</w:t>
        </w:r>
      </w:ins>
    </w:p>
    <w:p w14:paraId="7E1630F0" w14:textId="30091178" w:rsidR="00760BF0" w:rsidRDefault="00EB4F14" w:rsidP="000D41CF">
      <w:pPr>
        <w:pStyle w:val="Paragrafoelenco"/>
        <w:numPr>
          <w:ilvl w:val="1"/>
          <w:numId w:val="1"/>
        </w:numPr>
        <w:spacing w:line="360" w:lineRule="auto"/>
        <w:ind w:left="0" w:firstLine="0"/>
        <w:jc w:val="both"/>
        <w:rPr>
          <w:ins w:id="761" w:author="Avv. Rosario Panzariello" w:date="2026-09-13T10:47:00Z"/>
          <w:rFonts w:ascii="Verdana" w:hAnsi="Verdana"/>
          <w:sz w:val="20"/>
          <w:szCs w:val="20"/>
        </w:rPr>
      </w:pPr>
      <w:commentRangeStart w:id="762"/>
      <w:commentRangeStart w:id="763"/>
      <w:ins w:id="764" w:author="Avv. Rosario Panzariello" w:date="2026-09-13T10:55:00Z">
        <w:r w:rsidRPr="00EB4F14">
          <w:rPr>
            <w:rFonts w:ascii="Verdana" w:hAnsi="Verdana"/>
            <w:sz w:val="20"/>
            <w:szCs w:val="20"/>
          </w:rPr>
          <w:t xml:space="preserve">La conoscibilità </w:t>
        </w:r>
      </w:ins>
      <w:ins w:id="765" w:author="Avv. Rosario Panzariello" w:date="2026-09-18T20:09:00Z" w16du:dateUtc="2026-09-18T18:09:00Z">
        <w:r w:rsidR="00281E50" w:rsidRPr="00281E50">
          <w:rPr>
            <w:rFonts w:ascii="Verdana" w:hAnsi="Verdana"/>
            <w:sz w:val="20"/>
            <w:szCs w:val="20"/>
          </w:rPr>
          <w:t>del Modello di Vendita non richiede una specifica dichiarazione separata né l’utilizzo di una determinata modalità formale, purché il Modello applicabile alla specifica operazione risulti chiaramente individuabile dall’Offerente prima della formulazione dell’Offerta. L’eventuale omissione di una specifica denominazione, badge, etichetta, icona o dicitura non pregiudica l’individuazione del Modello qualora questo risulti comunque chiaramente riconoscibile dal complesso delle informazioni messe a disposizione dell’Offerente</w:t>
        </w:r>
      </w:ins>
      <w:ins w:id="766" w:author="Avv. Rosario Panzariello" w:date="2026-09-13T10:46:00Z">
        <w:r w:rsidR="00057A16" w:rsidRPr="00057A16">
          <w:rPr>
            <w:rFonts w:ascii="Verdana" w:hAnsi="Verdana"/>
            <w:sz w:val="20"/>
            <w:szCs w:val="20"/>
          </w:rPr>
          <w:t>.</w:t>
        </w:r>
      </w:ins>
      <w:commentRangeEnd w:id="762"/>
      <w:r w:rsidR="005E0032">
        <w:rPr>
          <w:rStyle w:val="Rimandocommento"/>
          <w:rFonts w:ascii="Verdana" w:hAnsi="Verdana"/>
          <w:sz w:val="20"/>
          <w:szCs w:val="20"/>
        </w:rPr>
        <w:commentReference w:id="762"/>
      </w:r>
      <w:commentRangeEnd w:id="763"/>
      <w:r>
        <w:rPr>
          <w:rStyle w:val="Rimandocommento"/>
          <w:rFonts w:ascii="Verdana" w:hAnsi="Verdana"/>
          <w:sz w:val="20"/>
          <w:szCs w:val="20"/>
        </w:rPr>
        <w:commentReference w:id="763"/>
      </w:r>
    </w:p>
    <w:p w14:paraId="5F6E3043" w14:textId="6565FCAD" w:rsidR="00C05602" w:rsidRDefault="00AF5330" w:rsidP="000D41CF">
      <w:pPr>
        <w:pStyle w:val="Paragrafoelenco"/>
        <w:numPr>
          <w:ilvl w:val="1"/>
          <w:numId w:val="1"/>
        </w:numPr>
        <w:spacing w:line="360" w:lineRule="auto"/>
        <w:ind w:left="0" w:firstLine="0"/>
        <w:jc w:val="both"/>
        <w:rPr>
          <w:ins w:id="768" w:author="Avv. Rosario Panzariello" w:date="2026-09-13T10:48:00Z"/>
          <w:rFonts w:ascii="Verdana" w:hAnsi="Verdana"/>
          <w:sz w:val="20"/>
          <w:szCs w:val="20"/>
        </w:rPr>
      </w:pPr>
      <w:ins w:id="769" w:author="Avv. Rosario Panzariello" w:date="2026-09-18T13:59:00Z" w16du:dateUtc="2026-09-18T11:59:00Z">
        <w:r w:rsidRPr="00AF5330">
          <w:rPr>
            <w:rFonts w:ascii="Verdana" w:hAnsi="Verdana"/>
            <w:sz w:val="20"/>
            <w:szCs w:val="20"/>
          </w:rPr>
          <w:t>Fino alla formulazione di un'Offerta, Fleequid può modificare il Modello di Vendita applicabile alla specifica operazione, fermo restando che, prima che possano essere formulate Offerte secondo il nuovo Modello, quest'ultimo e le relative condizioni sono resi conoscibili al Venditore ai sensi dell'art. 3.7 e agli Offerenti ai sensi dell'art. 3.2. Successivamente alla formulazione di un'Offerta, il Modello di Vendita applicabile alla relativa operazione non può essere modificato unilateralmente da Fleequid, né nei rapporti con il Venditore né nei confronti dell'Offerente. Resta ferma la facoltà di Fleequid di adottare un diverso Modello di Vendita nell'ambito di una successiva operazione o di un nuovo Evento di vendita relativo al medesimo Veicolo, secondo quanto previsto dagli artt. 8.6 e 8.8. Nell'ambito della Vendita in commissione, la scelta di Fleequid di operare o meno la Rivendita ai sensi dell'art. 2.6 non costituisce modifica del Modello di Vendita ed è disciplinata dall'art. 17.1.</w:t>
        </w:r>
      </w:ins>
    </w:p>
    <w:p w14:paraId="079E4581" w14:textId="2B82F461" w:rsidR="00E96D2C" w:rsidRDefault="00BE313D" w:rsidP="000D41CF">
      <w:pPr>
        <w:pStyle w:val="Paragrafoelenco"/>
        <w:numPr>
          <w:ilvl w:val="1"/>
          <w:numId w:val="1"/>
        </w:numPr>
        <w:spacing w:line="360" w:lineRule="auto"/>
        <w:ind w:left="0" w:firstLine="0"/>
        <w:jc w:val="both"/>
        <w:rPr>
          <w:ins w:id="770" w:author="Avv. Rosario Panzariello" w:date="2026-09-13T10:50:00Z"/>
          <w:rFonts w:ascii="Verdana" w:hAnsi="Verdana"/>
          <w:sz w:val="20"/>
          <w:szCs w:val="20"/>
        </w:rPr>
      </w:pPr>
      <w:ins w:id="771" w:author="Avv. Rosario Panzariello" w:date="2026-09-13T10:50:00Z">
        <w:r w:rsidRPr="00BE313D">
          <w:rPr>
            <w:rFonts w:ascii="Verdana" w:hAnsi="Verdana"/>
            <w:sz w:val="20"/>
            <w:szCs w:val="20"/>
          </w:rPr>
          <w:t>Il Modello di Vendita applicabile a ciascuna operazione è quello individuato da Fleequid e reso conoscibile secondo quanto previsto dai precedenti commi; nessun Modello di Vendita si considera applicabile in via automatica o residuale. Eventuali difformità, inesattezze od omissioni contenute in singole comunicazioni o documenti relativi all’operazione non determinano, di per sé, il mutamento del Modello di Vendita individuato per la specifica operazione.</w:t>
        </w:r>
      </w:ins>
    </w:p>
    <w:p w14:paraId="1184735E" w14:textId="63DAD0BE" w:rsidR="00BE313D" w:rsidRDefault="00EB0337" w:rsidP="000D41CF">
      <w:pPr>
        <w:pStyle w:val="Paragrafoelenco"/>
        <w:numPr>
          <w:ilvl w:val="1"/>
          <w:numId w:val="1"/>
        </w:numPr>
        <w:spacing w:line="360" w:lineRule="auto"/>
        <w:ind w:left="0" w:firstLine="0"/>
        <w:jc w:val="both"/>
        <w:rPr>
          <w:ins w:id="772" w:author="Avv. Rosario Panzariello" w:date="2026-09-13T10:53:00Z"/>
          <w:rFonts w:ascii="Verdana" w:hAnsi="Verdana"/>
          <w:sz w:val="20"/>
          <w:szCs w:val="20"/>
        </w:rPr>
      </w:pPr>
      <w:ins w:id="773" w:author="Avv. Rosario Panzariello" w:date="2026-09-18T14:00:00Z" w16du:dateUtc="2026-09-18T12:00:00Z">
        <w:r w:rsidRPr="00EB0337">
          <w:rPr>
            <w:rFonts w:ascii="Verdana" w:hAnsi="Verdana"/>
            <w:sz w:val="20"/>
            <w:szCs w:val="20"/>
          </w:rPr>
          <w:t xml:space="preserve">Il Modello di Vendita applicabile alla specifica operazione è reso conoscibile anche al Venditore, unitamente alle condizioni economiche che lo riguardano, prima che l'operazione sia aperta alla formulazione delle Offerte. A tal fine tali informazioni possono risultare </w:t>
        </w:r>
        <w:r w:rsidRPr="00EB0337">
          <w:rPr>
            <w:rFonts w:ascii="Verdana" w:hAnsi="Verdana"/>
            <w:sz w:val="20"/>
            <w:szCs w:val="20"/>
          </w:rPr>
          <w:lastRenderedPageBreak/>
          <w:t>dall'Inserzione, dalle informazioni relative al Veicolo o all'Evento di vendita presenti nel Marketplace, anche mediante apposita denominazione, badge, etichetta, icona, dicitura o altro elemento grafico o testuale idoneo a identificarle chiaramente, ovvero essere rese disponibili mediante posta elettronica o attraverso gli altri canali normalmente utilizzati nei rapporti con il Venditore. Non è richiesta una separata o autonoma comunicazione, purché le relative informazioni siano rese conoscibili al Venditore con una delle modalità sopra indicate.</w:t>
        </w:r>
      </w:ins>
      <w:ins w:id="774" w:author="Avv. Rosario Panzariello" w:date="2026-09-18T14:01:00Z" w16du:dateUtc="2026-09-18T12:01:00Z">
        <w:r w:rsidR="003E7522">
          <w:rPr>
            <w:rFonts w:ascii="Verdana" w:hAnsi="Verdana"/>
            <w:sz w:val="20"/>
            <w:szCs w:val="20"/>
          </w:rPr>
          <w:t xml:space="preserve"> </w:t>
        </w:r>
      </w:ins>
      <w:ins w:id="775" w:author="Avv. Rosario Panzariello" w:date="2026-09-18T14:00:00Z" w16du:dateUtc="2026-09-18T12:00:00Z">
        <w:r w:rsidRPr="00EB0337">
          <w:rPr>
            <w:rFonts w:ascii="Verdana" w:hAnsi="Verdana"/>
            <w:sz w:val="20"/>
            <w:szCs w:val="20"/>
          </w:rPr>
          <w:t>In</w:t>
        </w:r>
      </w:ins>
      <w:ins w:id="776" w:author="Avv. Rosario Panzariello" w:date="2026-09-18T14:01:00Z" w16du:dateUtc="2026-09-18T12:01:00Z">
        <w:r w:rsidR="003E7522">
          <w:rPr>
            <w:rFonts w:ascii="Verdana" w:hAnsi="Verdana"/>
            <w:sz w:val="20"/>
            <w:szCs w:val="20"/>
          </w:rPr>
          <w:t xml:space="preserve"> </w:t>
        </w:r>
      </w:ins>
      <w:ins w:id="777" w:author="Avv. Rosario Panzariello" w:date="2026-09-18T14:00:00Z" w16du:dateUtc="2026-09-18T12:00:00Z">
        <w:r w:rsidRPr="00EB0337">
          <w:rPr>
            <w:rFonts w:ascii="Verdana" w:hAnsi="Verdana"/>
            <w:sz w:val="20"/>
            <w:szCs w:val="20"/>
          </w:rPr>
          <w:t>particolare</w:t>
        </w:r>
      </w:ins>
      <w:ins w:id="778" w:author="Avv. Rosario Panzariello" w:date="2026-09-18T14:01:00Z" w16du:dateUtc="2026-09-18T12:01:00Z">
        <w:r w:rsidR="0062552F">
          <w:rPr>
            <w:rFonts w:ascii="Verdana" w:hAnsi="Verdana"/>
            <w:sz w:val="20"/>
            <w:szCs w:val="20"/>
          </w:rPr>
          <w:t>,</w:t>
        </w:r>
      </w:ins>
      <w:ins w:id="779" w:author="Avv. Rosario Panzariello" w:date="2026-09-18T14:00:00Z" w16du:dateUtc="2026-09-18T12:00:00Z">
        <w:r w:rsidRPr="00EB0337">
          <w:rPr>
            <w:rFonts w:ascii="Verdana" w:hAnsi="Verdana"/>
            <w:sz w:val="20"/>
            <w:szCs w:val="20"/>
          </w:rPr>
          <w:t xml:space="preserve"> sono resi conoscibili al Venditore:</w:t>
        </w:r>
      </w:ins>
    </w:p>
    <w:p w14:paraId="7A49796A" w14:textId="547113B9" w:rsidR="000A4B8C" w:rsidRDefault="0062552F" w:rsidP="000A4B8C">
      <w:pPr>
        <w:pStyle w:val="Paragrafoelenco"/>
        <w:numPr>
          <w:ilvl w:val="2"/>
          <w:numId w:val="1"/>
        </w:numPr>
        <w:spacing w:line="360" w:lineRule="auto"/>
        <w:jc w:val="both"/>
        <w:rPr>
          <w:ins w:id="780" w:author="Avv. Rosario Panzariello" w:date="2026-09-13T10:53:00Z"/>
          <w:rFonts w:ascii="Verdana" w:hAnsi="Verdana"/>
          <w:sz w:val="20"/>
          <w:szCs w:val="20"/>
        </w:rPr>
      </w:pPr>
      <w:ins w:id="781" w:author="Avv. Rosario Panzariello" w:date="2026-09-18T14:01:00Z" w16du:dateUtc="2026-09-18T12:01:00Z">
        <w:r w:rsidRPr="0062552F">
          <w:rPr>
            <w:rFonts w:ascii="Verdana" w:hAnsi="Verdana"/>
            <w:sz w:val="20"/>
            <w:szCs w:val="20"/>
          </w:rPr>
          <w:t>nella Vendita in commissione, l'applicazione di tale Modello di Vendita, le Commissioni e le Tariffe poste a suo carico, nonché il PMIV e il relativo meccanismo economico, secondo quanto previsto dal Tariffario Fleequid e dalle ulteriori condizioni applicabili alla specifica operazione, nonché la circostanza che l'operazione può essere eseguita mediante Rivendita ovvero quale Intermediario puro;</w:t>
        </w:r>
      </w:ins>
    </w:p>
    <w:p w14:paraId="0BD3577B" w14:textId="5F81AF7F" w:rsidR="00DD36A4" w:rsidRPr="00DD36A4" w:rsidRDefault="00DD36A4" w:rsidP="00DD36A4">
      <w:pPr>
        <w:pStyle w:val="Paragrafoelenco"/>
        <w:numPr>
          <w:ilvl w:val="2"/>
          <w:numId w:val="1"/>
        </w:numPr>
        <w:spacing w:line="360" w:lineRule="auto"/>
        <w:jc w:val="both"/>
        <w:rPr>
          <w:ins w:id="782" w:author="Avv. Rosario Panzariello" w:date="2026-09-18T14:02:00Z"/>
          <w:rFonts w:ascii="Verdana" w:hAnsi="Verdana"/>
          <w:sz w:val="20"/>
          <w:szCs w:val="20"/>
        </w:rPr>
      </w:pPr>
      <w:ins w:id="783" w:author="Avv. Rosario Panzariello" w:date="2026-09-18T14:02:00Z">
        <w:r w:rsidRPr="00DD36A4">
          <w:rPr>
            <w:rFonts w:ascii="Verdana" w:hAnsi="Verdana"/>
            <w:sz w:val="20"/>
            <w:szCs w:val="20"/>
          </w:rPr>
          <w:t>nel Dealer Sales, l'applicazione di tale Modello di Vendita e la circostanza che Fleequid acquista il Veicolo in proprio dal Venditore, senza applicazione delle Commissioni previste per la Vendita in commissione, secondo il Prezzo di acquisto ovvero il criterio economico, già accettato dal Venditore, che ne consente la determinazione, e le ulteriori condizioni concordate con il Venditore.</w:t>
        </w:r>
      </w:ins>
    </w:p>
    <w:p w14:paraId="1CA5F97C" w14:textId="7149A4C5" w:rsidR="00E76EE2" w:rsidRDefault="00AC5A93">
      <w:pPr>
        <w:pStyle w:val="Paragrafoelenco"/>
        <w:numPr>
          <w:ilvl w:val="1"/>
          <w:numId w:val="1"/>
        </w:numPr>
        <w:spacing w:line="360" w:lineRule="auto"/>
        <w:ind w:left="0" w:firstLine="0"/>
        <w:jc w:val="both"/>
        <w:rPr>
          <w:ins w:id="784" w:author="Avv. Rosario Panzariello" w:date="2026-09-20T06:50:00Z" w16du:dateUtc="2026-09-20T04:50:00Z"/>
          <w:rFonts w:ascii="Verdana" w:hAnsi="Verdana"/>
          <w:sz w:val="20"/>
          <w:szCs w:val="20"/>
        </w:rPr>
      </w:pPr>
      <w:ins w:id="785" w:author="Avv. Rosario Panzariello" w:date="2026-09-18T14:03:00Z" w16du:dateUtc="2026-09-18T12:03:00Z">
        <w:r w:rsidRPr="00AC5A93">
          <w:rPr>
            <w:rFonts w:ascii="Verdana" w:hAnsi="Verdana"/>
            <w:sz w:val="20"/>
            <w:szCs w:val="20"/>
            <w:rPrChange w:id="786" w:author="Avv. Rosario Panzariello" w:date="2026-09-18T14:03:00Z" w16du:dateUtc="2026-09-18T12:03:00Z">
              <w:rPr/>
            </w:rPrChange>
          </w:rPr>
          <w:t xml:space="preserve">La conoscibilità degli elementi economici prevista dai precedenti commi attiene alla loro determinazione; i relativi presupposti di maturazione, esigibilità e pagamento, ove applicabili, restano disciplinati dalle ulteriori disposizioni delle presenti </w:t>
        </w:r>
        <w:r w:rsidR="00C236BA">
          <w:rPr>
            <w:rFonts w:ascii="Verdana" w:hAnsi="Verdana"/>
            <w:sz w:val="20"/>
            <w:szCs w:val="20"/>
          </w:rPr>
          <w:t>CG</w:t>
        </w:r>
        <w:r w:rsidRPr="00AC5A93">
          <w:rPr>
            <w:rFonts w:ascii="Verdana" w:hAnsi="Verdana"/>
            <w:sz w:val="20"/>
            <w:szCs w:val="20"/>
            <w:rPrChange w:id="787" w:author="Avv. Rosario Panzariello" w:date="2026-09-18T14:03:00Z" w16du:dateUtc="2026-09-18T12:03:00Z">
              <w:rPr/>
            </w:rPrChange>
          </w:rPr>
          <w:t xml:space="preserve"> e, in particolare, dall'art. 12.4.</w:t>
        </w:r>
      </w:ins>
    </w:p>
    <w:p w14:paraId="6DFFC7E8" w14:textId="77777777" w:rsidR="00AC1DF0" w:rsidRPr="00AC5A93" w:rsidRDefault="00AC1DF0">
      <w:pPr>
        <w:pStyle w:val="Paragrafoelenco"/>
        <w:spacing w:line="360" w:lineRule="auto"/>
        <w:ind w:left="0"/>
        <w:jc w:val="both"/>
        <w:rPr>
          <w:ins w:id="788" w:author="Avv. Rosario Panzariello" w:date="2026-09-13T10:54:00Z"/>
          <w:rFonts w:ascii="Verdana" w:hAnsi="Verdana"/>
          <w:sz w:val="20"/>
          <w:szCs w:val="20"/>
          <w:rPrChange w:id="789" w:author="Avv. Rosario Panzariello" w:date="2026-09-18T14:03:00Z" w16du:dateUtc="2026-09-18T12:03:00Z">
            <w:rPr>
              <w:ins w:id="790" w:author="Avv. Rosario Panzariello" w:date="2026-09-13T10:54:00Z"/>
            </w:rPr>
          </w:rPrChange>
        </w:rPr>
        <w:pPrChange w:id="791" w:author="Avv. Rosario Panzariello" w:date="2026-09-20T06:50:00Z" w16du:dateUtc="2026-09-20T04:50:00Z">
          <w:pPr>
            <w:pStyle w:val="Paragrafoelenco"/>
            <w:numPr>
              <w:ilvl w:val="2"/>
              <w:numId w:val="1"/>
            </w:numPr>
            <w:spacing w:line="360" w:lineRule="auto"/>
            <w:ind w:hanging="360"/>
            <w:jc w:val="both"/>
          </w:pPr>
        </w:pPrChange>
      </w:pPr>
    </w:p>
    <w:p w14:paraId="132CE1A3" w14:textId="21AE8D99" w:rsidR="004D7A6C" w:rsidRPr="000532C5" w:rsidRDefault="000F69DA" w:rsidP="00476BC8">
      <w:pPr>
        <w:pStyle w:val="Paragrafoelenco"/>
        <w:numPr>
          <w:ilvl w:val="0"/>
          <w:numId w:val="1"/>
        </w:numPr>
        <w:spacing w:line="360" w:lineRule="auto"/>
        <w:ind w:left="0" w:firstLine="0"/>
        <w:jc w:val="both"/>
        <w:outlineLvl w:val="0"/>
        <w:rPr>
          <w:rFonts w:ascii="Verdana" w:hAnsi="Verdana"/>
          <w:sz w:val="20"/>
          <w:szCs w:val="20"/>
        </w:rPr>
      </w:pPr>
      <w:del w:id="792" w:author="Avv. Rosario Panzariello" w:date="2026-09-13T21:36:00Z">
        <w:r w:rsidRPr="000532C5" w:rsidDel="009906EA">
          <w:rPr>
            <w:rFonts w:ascii="Verdana" w:hAnsi="Verdana"/>
            <w:b/>
            <w:bCs/>
            <w:smallCaps/>
            <w:sz w:val="20"/>
            <w:szCs w:val="20"/>
          </w:rPr>
          <w:delText>Le presenti Condizioni Generali</w:delText>
        </w:r>
      </w:del>
      <w:bookmarkStart w:id="793" w:name="_Toc241317073"/>
      <w:ins w:id="794" w:author="Avv. Rosario Panzariello" w:date="2026-09-13T21:45:00Z">
        <w:r w:rsidR="007A1FD7" w:rsidRPr="007A1FD7">
          <w:rPr>
            <w:rFonts w:ascii="Verdana" w:hAnsi="Verdana"/>
            <w:b/>
            <w:bCs/>
            <w:smallCaps/>
            <w:sz w:val="20"/>
            <w:szCs w:val="20"/>
          </w:rPr>
          <w:t>Fonti contrattuali, Inserzione e condizioni applicabili alla specifica operazione</w:t>
        </w:r>
      </w:ins>
      <w:r w:rsidR="004D7A6C" w:rsidRPr="000532C5">
        <w:rPr>
          <w:rFonts w:ascii="Verdana" w:hAnsi="Verdana"/>
          <w:sz w:val="20"/>
          <w:szCs w:val="20"/>
        </w:rPr>
        <w:t>.</w:t>
      </w:r>
      <w:bookmarkEnd w:id="793"/>
    </w:p>
    <w:p w14:paraId="381281D0" w14:textId="7ACB8252"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Con la registrazione o il semplice utilizzo del Marketplace, gli Utenti accettano esplicitamente le presenti Condizioni Generali </w:t>
      </w:r>
      <w:r w:rsidR="003C4457" w:rsidRPr="000A6706">
        <w:rPr>
          <w:rFonts w:ascii="Verdana" w:hAnsi="Verdana"/>
          <w:sz w:val="20"/>
          <w:szCs w:val="20"/>
        </w:rPr>
        <w:t xml:space="preserve">nonché le eventuali Condizioni </w:t>
      </w:r>
      <w:del w:id="795" w:author="Avv. Rosario Panzariello" w:date="2026-09-20T06:46:00Z" w16du:dateUtc="2026-09-20T04:46:00Z">
        <w:r w:rsidR="003C4457" w:rsidRPr="000A6706" w:rsidDel="00FB4408">
          <w:rPr>
            <w:rFonts w:ascii="Verdana" w:hAnsi="Verdana"/>
            <w:sz w:val="20"/>
            <w:szCs w:val="20"/>
          </w:rPr>
          <w:delText xml:space="preserve">specifiche </w:delText>
        </w:r>
      </w:del>
      <w:ins w:id="796" w:author="Avv. Rosario Panzariello" w:date="2026-09-20T06:46:00Z" w16du:dateUtc="2026-09-20T04:46:00Z">
        <w:r w:rsidR="00FB4408">
          <w:rPr>
            <w:rFonts w:ascii="Verdana" w:hAnsi="Verdana"/>
            <w:sz w:val="20"/>
            <w:szCs w:val="20"/>
          </w:rPr>
          <w:t>S</w:t>
        </w:r>
        <w:r w:rsidR="00FB4408" w:rsidRPr="000A6706">
          <w:rPr>
            <w:rFonts w:ascii="Verdana" w:hAnsi="Verdana"/>
            <w:sz w:val="20"/>
            <w:szCs w:val="20"/>
          </w:rPr>
          <w:t xml:space="preserve">pecifiche </w:t>
        </w:r>
      </w:ins>
      <w:r w:rsidR="003C4457" w:rsidRPr="000A6706">
        <w:rPr>
          <w:rFonts w:ascii="Verdana" w:hAnsi="Verdana"/>
          <w:sz w:val="20"/>
          <w:szCs w:val="20"/>
        </w:rPr>
        <w:t xml:space="preserve">e Condizioni particolari </w:t>
      </w:r>
      <w:del w:id="797" w:author="Avv. Rosario Panzariello" w:date="2026-09-13T20:43:00Z">
        <w:r w:rsidR="003C4457" w:rsidRPr="000A6706" w:rsidDel="000B6D32">
          <w:rPr>
            <w:rFonts w:ascii="Verdana" w:hAnsi="Verdana"/>
            <w:sz w:val="20"/>
            <w:szCs w:val="20"/>
          </w:rPr>
          <w:delText xml:space="preserve">d’asta </w:delText>
        </w:r>
      </w:del>
      <w:ins w:id="798" w:author="Avv. Rosario Panzariello" w:date="2026-09-13T20:43:00Z">
        <w:r w:rsidR="000B6D32">
          <w:rPr>
            <w:rFonts w:ascii="Verdana" w:hAnsi="Verdana"/>
            <w:sz w:val="20"/>
            <w:szCs w:val="20"/>
          </w:rPr>
          <w:t>di vendita</w:t>
        </w:r>
        <w:r w:rsidR="000B6D32" w:rsidRPr="000A6706">
          <w:rPr>
            <w:rFonts w:ascii="Verdana" w:hAnsi="Verdana"/>
            <w:sz w:val="20"/>
            <w:szCs w:val="20"/>
          </w:rPr>
          <w:t xml:space="preserve"> </w:t>
        </w:r>
      </w:ins>
      <w:r w:rsidR="003C4457" w:rsidRPr="000A6706">
        <w:rPr>
          <w:rFonts w:ascii="Verdana" w:hAnsi="Verdana"/>
          <w:sz w:val="20"/>
          <w:szCs w:val="20"/>
        </w:rPr>
        <w:t>applicabili</w:t>
      </w:r>
      <w:del w:id="799" w:author="Avv. Rosario Panzariello" w:date="2026-09-13T20:44:00Z">
        <w:r w:rsidR="003C4457" w:rsidRPr="000A6706" w:rsidDel="00063157">
          <w:rPr>
            <w:rFonts w:ascii="Verdana" w:hAnsi="Verdana"/>
            <w:sz w:val="20"/>
            <w:szCs w:val="20"/>
          </w:rPr>
          <w:delText>, ancorché non espressamente richiamate nelle singole Schede d’Asta,</w:delText>
        </w:r>
      </w:del>
      <w:r w:rsidRPr="000532C5">
        <w:rPr>
          <w:rFonts w:ascii="Verdana" w:hAnsi="Verdana"/>
          <w:sz w:val="20"/>
          <w:szCs w:val="20"/>
        </w:rPr>
        <w:t xml:space="preserve"> e si impegnano a sottostare </w:t>
      </w:r>
      <w:del w:id="800" w:author="Avv. Rosario Panzariello" w:date="2026-09-13T20:44:00Z">
        <w:r w:rsidRPr="000532C5" w:rsidDel="00063157">
          <w:rPr>
            <w:rFonts w:ascii="Verdana" w:hAnsi="Verdana"/>
            <w:sz w:val="20"/>
            <w:szCs w:val="20"/>
          </w:rPr>
          <w:delText xml:space="preserve">esclusivamente </w:delText>
        </w:r>
      </w:del>
      <w:r w:rsidRPr="000532C5">
        <w:rPr>
          <w:rFonts w:ascii="Verdana" w:hAnsi="Verdana"/>
          <w:sz w:val="20"/>
          <w:szCs w:val="20"/>
        </w:rPr>
        <w:t xml:space="preserve">ad esse. </w:t>
      </w:r>
      <w:ins w:id="801" w:author="Avv. Rosario Panzariello" w:date="2026-09-18T14:04:00Z" w16du:dateUtc="2026-09-18T12:04:00Z">
        <w:r w:rsidR="00BE3AD4" w:rsidRPr="00BE3AD4">
          <w:rPr>
            <w:rFonts w:ascii="Verdana" w:hAnsi="Verdana"/>
            <w:sz w:val="20"/>
            <w:szCs w:val="20"/>
          </w:rPr>
          <w:t>Tali condizioni trovano applicazione anche quando non siano integralmente riportate nelle singole Inserzioni, purché rese applicabili e conoscibili secondo quanto previsto dalle presenti Condizioni Generali</w:t>
        </w:r>
      </w:ins>
      <w:ins w:id="802" w:author="Avv. Rosario Panzariello" w:date="2026-09-13T20:46:00Z">
        <w:r w:rsidR="0053166E" w:rsidRPr="0053166E">
          <w:rPr>
            <w:rFonts w:ascii="Verdana" w:hAnsi="Verdana"/>
            <w:sz w:val="20"/>
            <w:szCs w:val="20"/>
          </w:rPr>
          <w:t>.</w:t>
        </w:r>
      </w:ins>
      <w:ins w:id="803" w:author="Avv. Rosario Panzariello" w:date="2026-09-18T14:05:00Z" w16du:dateUtc="2026-09-18T12:05:00Z">
        <w:r w:rsidR="00841CF2" w:rsidRPr="00841CF2">
          <w:t xml:space="preserve"> </w:t>
        </w:r>
        <w:r w:rsidR="00841CF2" w:rsidRPr="00841CF2">
          <w:rPr>
            <w:rFonts w:ascii="Verdana" w:hAnsi="Verdana"/>
            <w:sz w:val="20"/>
            <w:szCs w:val="20"/>
          </w:rPr>
          <w:t>Salvo diverso accordo scritto espresso di Fleequid, i rapporti disciplinati dalle presenti Condizioni Generali sono regolati esclusivamente dalle fonti contrattuali predisposte da Fleequid secondo la gerarchia di cui all'art. 4.3.</w:t>
        </w:r>
      </w:ins>
      <w:ins w:id="804" w:author="Avv. Rosario Panzariello" w:date="2026-09-18T14:06:00Z" w16du:dateUtc="2026-09-18T12:06:00Z">
        <w:r w:rsidR="00865C92">
          <w:rPr>
            <w:rFonts w:ascii="Verdana" w:hAnsi="Verdana"/>
            <w:sz w:val="20"/>
            <w:szCs w:val="20"/>
          </w:rPr>
          <w:t xml:space="preserve"> </w:t>
        </w:r>
        <w:r w:rsidR="00D1424D" w:rsidRPr="00D1424D">
          <w:rPr>
            <w:rFonts w:ascii="Verdana" w:hAnsi="Verdana"/>
            <w:sz w:val="20"/>
            <w:szCs w:val="20"/>
          </w:rPr>
          <w:t xml:space="preserve">Le condizioni generali o particolari di contratto, di fornitura, di acquisto o di altra natura </w:t>
        </w:r>
      </w:ins>
      <w:del w:id="805" w:author="Avv. Rosario Panzariello" w:date="2026-09-18T14:06:00Z" w16du:dateUtc="2026-09-18T12:06:00Z">
        <w:r w:rsidRPr="000532C5" w:rsidDel="00D1424D">
          <w:rPr>
            <w:rFonts w:ascii="Verdana" w:hAnsi="Verdana"/>
            <w:sz w:val="20"/>
            <w:szCs w:val="20"/>
          </w:rPr>
          <w:delText xml:space="preserve">Le condizioni generali di contratto (di fornitura, di acquisto, ecc.) </w:delText>
        </w:r>
      </w:del>
      <w:r w:rsidRPr="000532C5">
        <w:rPr>
          <w:rFonts w:ascii="Verdana" w:hAnsi="Verdana"/>
          <w:sz w:val="20"/>
          <w:szCs w:val="20"/>
        </w:rPr>
        <w:t xml:space="preserve">eventualmente </w:t>
      </w:r>
      <w:ins w:id="806" w:author="Avv. Rosario Panzariello" w:date="2026-09-18T14:07:00Z" w16du:dateUtc="2026-09-18T12:07:00Z">
        <w:r w:rsidR="00865C92" w:rsidRPr="00865C92">
          <w:rPr>
            <w:rFonts w:ascii="Verdana" w:hAnsi="Verdana"/>
            <w:sz w:val="20"/>
            <w:szCs w:val="20"/>
          </w:rPr>
          <w:t xml:space="preserve">predisposte o </w:t>
        </w:r>
      </w:ins>
      <w:r w:rsidRPr="000532C5">
        <w:rPr>
          <w:rFonts w:ascii="Verdana" w:hAnsi="Verdana"/>
          <w:sz w:val="20"/>
          <w:szCs w:val="20"/>
        </w:rPr>
        <w:t xml:space="preserve">proposte dagli Utenti, </w:t>
      </w:r>
      <w:del w:id="807" w:author="Avv. Rosario Panzariello" w:date="2026-09-13T20:47:00Z">
        <w:r w:rsidRPr="000532C5" w:rsidDel="001D40D3">
          <w:rPr>
            <w:rFonts w:ascii="Verdana" w:hAnsi="Verdana"/>
            <w:sz w:val="20"/>
            <w:szCs w:val="20"/>
          </w:rPr>
          <w:delText xml:space="preserve">soprattutto se divergenti o in contrasto con quanto stabilito nelle presenti Condizioni Generali, </w:delText>
        </w:r>
      </w:del>
      <w:r w:rsidRPr="000532C5">
        <w:rPr>
          <w:rFonts w:ascii="Verdana" w:hAnsi="Verdana"/>
          <w:sz w:val="20"/>
          <w:szCs w:val="20"/>
        </w:rPr>
        <w:t xml:space="preserve">non sono considerate accettate </w:t>
      </w:r>
      <w:del w:id="808" w:author="Avv. Rosario Panzariello" w:date="2026-09-13T20:47:00Z">
        <w:r w:rsidRPr="000532C5" w:rsidDel="001D40D3">
          <w:rPr>
            <w:rFonts w:ascii="Verdana" w:hAnsi="Verdana"/>
            <w:sz w:val="20"/>
            <w:szCs w:val="20"/>
          </w:rPr>
          <w:delText xml:space="preserve">né valide </w:delText>
        </w:r>
      </w:del>
      <w:r w:rsidRPr="000532C5">
        <w:rPr>
          <w:rFonts w:ascii="Verdana" w:hAnsi="Verdana"/>
          <w:sz w:val="20"/>
          <w:szCs w:val="20"/>
        </w:rPr>
        <w:t>da Fleequid</w:t>
      </w:r>
      <w:ins w:id="809" w:author="Avv. Rosario Panzariello" w:date="2026-09-18T14:09:00Z" w16du:dateUtc="2026-09-18T12:09:00Z">
        <w:r w:rsidR="005314C3" w:rsidRPr="005314C3">
          <w:rPr>
            <w:rFonts w:ascii="Verdana" w:hAnsi="Verdana"/>
            <w:sz w:val="20"/>
            <w:szCs w:val="20"/>
          </w:rPr>
          <w:t>, anche quando richiamate in ordini, conferme, corrispondenza o altri documenti dell'Utente. Esse sono valide e vincolanti nei confronti di Fleequid esclusivamente ove espressamente approvate per iscritto da Fleequid in epoca successiva all'accettazione delle presenti Condizioni Generali, con chiara e specifica indicazione della volontà di derogare, in tutto o in parte, alle stesse</w:t>
        </w:r>
      </w:ins>
      <w:del w:id="810" w:author="Avv. Rosario Panzariello" w:date="2026-09-18T14:09:00Z" w16du:dateUtc="2026-09-18T12:09:00Z">
        <w:r w:rsidRPr="000532C5" w:rsidDel="005314C3">
          <w:rPr>
            <w:rFonts w:ascii="Verdana" w:hAnsi="Verdana"/>
            <w:sz w:val="20"/>
            <w:szCs w:val="20"/>
          </w:rPr>
          <w:delText xml:space="preserve">. </w:delText>
        </w:r>
      </w:del>
      <w:del w:id="811" w:author="Avv. Rosario Panzariello" w:date="2026-09-13T20:48:00Z">
        <w:r w:rsidRPr="000532C5" w:rsidDel="007C3A86">
          <w:rPr>
            <w:rFonts w:ascii="Verdana" w:hAnsi="Verdana"/>
            <w:sz w:val="20"/>
            <w:szCs w:val="20"/>
          </w:rPr>
          <w:delText xml:space="preserve">Qualsiasi condizione generale proposta dagli Utenti sarà considerata valida e vincolante </w:delText>
        </w:r>
      </w:del>
      <w:del w:id="812" w:author="Avv. Rosario Panzariello" w:date="2026-09-13T20:52:00Z">
        <w:r w:rsidRPr="000532C5" w:rsidDel="000502D3">
          <w:rPr>
            <w:rFonts w:ascii="Verdana" w:hAnsi="Verdana"/>
            <w:sz w:val="20"/>
            <w:szCs w:val="20"/>
          </w:rPr>
          <w:delText xml:space="preserve">solo </w:delText>
        </w:r>
      </w:del>
      <w:del w:id="813" w:author="Avv. Rosario Panzariello" w:date="2026-09-13T20:48:00Z">
        <w:r w:rsidRPr="000532C5" w:rsidDel="007C3A86">
          <w:rPr>
            <w:rFonts w:ascii="Verdana" w:hAnsi="Verdana"/>
            <w:sz w:val="20"/>
            <w:szCs w:val="20"/>
          </w:rPr>
          <w:delText xml:space="preserve">se </w:delText>
        </w:r>
      </w:del>
      <w:del w:id="814" w:author="Avv. Rosario Panzariello" w:date="2026-09-18T14:09:00Z" w16du:dateUtc="2026-09-18T12:09:00Z">
        <w:r w:rsidRPr="000532C5" w:rsidDel="005314C3">
          <w:rPr>
            <w:rFonts w:ascii="Verdana" w:hAnsi="Verdana"/>
            <w:sz w:val="20"/>
            <w:szCs w:val="20"/>
          </w:rPr>
          <w:delText>espressamente approvat</w:delText>
        </w:r>
      </w:del>
      <w:del w:id="815" w:author="Avv. Rosario Panzariello" w:date="2026-09-13T20:48:00Z">
        <w:r w:rsidRPr="000532C5" w:rsidDel="007C3A86">
          <w:rPr>
            <w:rFonts w:ascii="Verdana" w:hAnsi="Verdana"/>
            <w:sz w:val="20"/>
            <w:szCs w:val="20"/>
          </w:rPr>
          <w:delText>a</w:delText>
        </w:r>
      </w:del>
      <w:del w:id="816" w:author="Avv. Rosario Panzariello" w:date="2026-09-18T14:09:00Z" w16du:dateUtc="2026-09-18T12:09:00Z">
        <w:r w:rsidRPr="000532C5" w:rsidDel="005314C3">
          <w:rPr>
            <w:rFonts w:ascii="Verdana" w:hAnsi="Verdana"/>
            <w:sz w:val="20"/>
            <w:szCs w:val="20"/>
          </w:rPr>
          <w:delText xml:space="preserve"> per iscritto da </w:delText>
        </w:r>
      </w:del>
      <w:del w:id="817" w:author="Avv. Rosario Panzariello" w:date="2026-09-13T20:48:00Z">
        <w:r w:rsidRPr="000532C5" w:rsidDel="007F39F0">
          <w:rPr>
            <w:rFonts w:ascii="Verdana" w:hAnsi="Verdana"/>
            <w:sz w:val="20"/>
            <w:szCs w:val="20"/>
          </w:rPr>
          <w:delText>Fleequid</w:delText>
        </w:r>
      </w:del>
      <w:del w:id="818" w:author="Avv. Rosario Panzariello" w:date="2026-09-13T20:50:00Z">
        <w:r w:rsidRPr="000532C5" w:rsidDel="00F1406C">
          <w:rPr>
            <w:rFonts w:ascii="Verdana" w:hAnsi="Verdana"/>
            <w:sz w:val="20"/>
            <w:szCs w:val="20"/>
          </w:rPr>
          <w:delText>, successivamente all</w:delText>
        </w:r>
        <w:r w:rsidR="00554DC2" w:rsidRPr="000532C5" w:rsidDel="00F1406C">
          <w:rPr>
            <w:rFonts w:ascii="Verdana" w:hAnsi="Verdana"/>
            <w:sz w:val="20"/>
            <w:szCs w:val="20"/>
          </w:rPr>
          <w:delText>’</w:delText>
        </w:r>
        <w:r w:rsidRPr="000532C5" w:rsidDel="00F1406C">
          <w:rPr>
            <w:rFonts w:ascii="Verdana" w:hAnsi="Verdana"/>
            <w:sz w:val="20"/>
            <w:szCs w:val="20"/>
          </w:rPr>
          <w:delText xml:space="preserve">approvazione delle presenti </w:delText>
        </w:r>
      </w:del>
      <w:del w:id="819" w:author="Avv. Rosario Panzariello" w:date="2026-09-18T14:09:00Z" w16du:dateUtc="2026-09-18T12:09:00Z">
        <w:r w:rsidRPr="000532C5" w:rsidDel="005314C3">
          <w:rPr>
            <w:rFonts w:ascii="Verdana" w:hAnsi="Verdana"/>
            <w:sz w:val="20"/>
            <w:szCs w:val="20"/>
          </w:rPr>
          <w:delText>Condizioni Generali</w:delText>
        </w:r>
      </w:del>
      <w:del w:id="820" w:author="Avv. Rosario Panzariello" w:date="2026-09-13T20:50:00Z">
        <w:r w:rsidRPr="000532C5" w:rsidDel="0009727D">
          <w:rPr>
            <w:rFonts w:ascii="Verdana" w:hAnsi="Verdana"/>
            <w:sz w:val="20"/>
            <w:szCs w:val="20"/>
          </w:rPr>
          <w:delText xml:space="preserve"> e </w:delText>
        </w:r>
      </w:del>
      <w:del w:id="821" w:author="Avv. Rosario Panzariello" w:date="2026-09-18T14:09:00Z" w16du:dateUtc="2026-09-18T12:09:00Z">
        <w:r w:rsidRPr="000532C5" w:rsidDel="005314C3">
          <w:rPr>
            <w:rFonts w:ascii="Verdana" w:hAnsi="Verdana"/>
            <w:sz w:val="20"/>
            <w:szCs w:val="20"/>
          </w:rPr>
          <w:delText>con una chiara indicazione</w:delText>
        </w:r>
      </w:del>
      <w:del w:id="822" w:author="Avv. Rosario Panzariello" w:date="2026-09-13T20:51:00Z">
        <w:r w:rsidRPr="000532C5" w:rsidDel="004B27B3">
          <w:rPr>
            <w:rFonts w:ascii="Verdana" w:hAnsi="Verdana"/>
            <w:sz w:val="20"/>
            <w:szCs w:val="20"/>
          </w:rPr>
          <w:delText xml:space="preserve"> da parte di Fleequid di voler derogare </w:delText>
        </w:r>
      </w:del>
      <w:del w:id="823" w:author="Avv. Rosario Panzariello" w:date="2026-09-18T14:09:00Z" w16du:dateUtc="2026-09-18T12:09:00Z">
        <w:r w:rsidRPr="000532C5" w:rsidDel="005314C3">
          <w:rPr>
            <w:rFonts w:ascii="Verdana" w:hAnsi="Verdana"/>
            <w:sz w:val="20"/>
            <w:szCs w:val="20"/>
          </w:rPr>
          <w:delText>all</w:delText>
        </w:r>
        <w:r w:rsidR="00554DC2" w:rsidRPr="000532C5" w:rsidDel="005314C3">
          <w:rPr>
            <w:rFonts w:ascii="Verdana" w:hAnsi="Verdana"/>
            <w:sz w:val="20"/>
            <w:szCs w:val="20"/>
          </w:rPr>
          <w:delText>’</w:delText>
        </w:r>
        <w:r w:rsidRPr="000532C5" w:rsidDel="005314C3">
          <w:rPr>
            <w:rFonts w:ascii="Verdana" w:hAnsi="Verdana"/>
            <w:sz w:val="20"/>
            <w:szCs w:val="20"/>
          </w:rPr>
          <w:delText>applicazione delle presenti Condizioni Generali</w:delText>
        </w:r>
      </w:del>
      <w:r w:rsidRPr="000532C5">
        <w:rPr>
          <w:rFonts w:ascii="Verdana" w:hAnsi="Verdana"/>
          <w:sz w:val="20"/>
          <w:szCs w:val="20"/>
        </w:rPr>
        <w:t>.</w:t>
      </w:r>
    </w:p>
    <w:p w14:paraId="1AB600EB" w14:textId="476C8B58" w:rsidR="00DA0739" w:rsidDel="00011633" w:rsidRDefault="00DA0739" w:rsidP="00352B07">
      <w:pPr>
        <w:pStyle w:val="Paragrafoelenco"/>
        <w:numPr>
          <w:ilvl w:val="1"/>
          <w:numId w:val="1"/>
        </w:numPr>
        <w:spacing w:line="360" w:lineRule="auto"/>
        <w:ind w:left="0" w:firstLine="0"/>
        <w:jc w:val="both"/>
        <w:rPr>
          <w:del w:id="824" w:author="Avv. Rosario Panzariello" w:date="2026-09-18T14:11:00Z" w16du:dateUtc="2026-09-18T12:11:00Z"/>
          <w:rFonts w:ascii="Verdana" w:hAnsi="Verdana"/>
          <w:sz w:val="20"/>
          <w:szCs w:val="20"/>
        </w:rPr>
      </w:pPr>
      <w:r w:rsidRPr="00E92492">
        <w:rPr>
          <w:rFonts w:ascii="Verdana" w:hAnsi="Verdana"/>
          <w:sz w:val="20"/>
          <w:szCs w:val="20"/>
        </w:rPr>
        <w:t xml:space="preserve">Fleequid si riserva il diritto di modificare unilateralmente, a </w:t>
      </w:r>
      <w:del w:id="825" w:author="Avv. Rosario Panzariello" w:date="2026-09-13T20:55:00Z">
        <w:r w:rsidRPr="00E92492" w:rsidDel="005C337E">
          <w:rPr>
            <w:rFonts w:ascii="Verdana" w:hAnsi="Verdana"/>
            <w:sz w:val="20"/>
            <w:szCs w:val="20"/>
          </w:rPr>
          <w:delText xml:space="preserve">sua </w:delText>
        </w:r>
      </w:del>
      <w:ins w:id="826" w:author="Avv. Rosario Panzariello" w:date="2026-09-13T20:55:00Z">
        <w:r w:rsidR="005C337E" w:rsidRPr="00E92492">
          <w:rPr>
            <w:rFonts w:ascii="Verdana" w:hAnsi="Verdana"/>
            <w:sz w:val="20"/>
            <w:szCs w:val="20"/>
          </w:rPr>
          <w:t xml:space="preserve">propria </w:t>
        </w:r>
      </w:ins>
      <w:r w:rsidRPr="00E92492">
        <w:rPr>
          <w:rFonts w:ascii="Verdana" w:hAnsi="Verdana"/>
          <w:sz w:val="20"/>
          <w:szCs w:val="20"/>
        </w:rPr>
        <w:t xml:space="preserve">discrezione, le Condizioni Generali </w:t>
      </w:r>
      <w:ins w:id="827" w:author="Avv. Rosario Panzariello" w:date="2026-09-13T20:55:00Z">
        <w:r w:rsidR="004B5AA2" w:rsidRPr="00E92492">
          <w:rPr>
            <w:rFonts w:ascii="Verdana" w:hAnsi="Verdana"/>
            <w:sz w:val="20"/>
            <w:szCs w:val="20"/>
          </w:rPr>
          <w:t xml:space="preserve">e il Tariffario Fleequid </w:t>
        </w:r>
      </w:ins>
      <w:r w:rsidRPr="00E92492">
        <w:rPr>
          <w:rFonts w:ascii="Verdana" w:hAnsi="Verdana"/>
          <w:sz w:val="20"/>
          <w:szCs w:val="20"/>
        </w:rPr>
        <w:t xml:space="preserve">in qualsiasi momento, </w:t>
      </w:r>
      <w:del w:id="828" w:author="Avv. Rosario Panzariello" w:date="2026-09-13T20:56:00Z">
        <w:r w:rsidRPr="00E92492" w:rsidDel="005A75F1">
          <w:rPr>
            <w:rFonts w:ascii="Verdana" w:hAnsi="Verdana"/>
            <w:sz w:val="20"/>
            <w:szCs w:val="20"/>
          </w:rPr>
          <w:delText>sia per</w:delText>
        </w:r>
      </w:del>
      <w:ins w:id="829" w:author="Avv. Rosario Panzariello" w:date="2026-09-13T20:56:00Z">
        <w:r w:rsidR="005A75F1" w:rsidRPr="00E92492">
          <w:rPr>
            <w:rFonts w:ascii="Verdana" w:hAnsi="Verdana"/>
            <w:sz w:val="20"/>
            <w:szCs w:val="20"/>
          </w:rPr>
          <w:t>anche al fine di</w:t>
        </w:r>
      </w:ins>
      <w:r w:rsidRPr="00E92492">
        <w:rPr>
          <w:rFonts w:ascii="Verdana" w:hAnsi="Verdana"/>
          <w:sz w:val="20"/>
          <w:szCs w:val="20"/>
        </w:rPr>
        <w:t xml:space="preserve"> introdurre nuovi prodotti o </w:t>
      </w:r>
      <w:del w:id="830" w:author="Avv. Rosario Panzariello" w:date="2026-09-13T20:56:00Z">
        <w:r w:rsidRPr="00E92492" w:rsidDel="00D17F6F">
          <w:rPr>
            <w:rFonts w:ascii="Verdana" w:hAnsi="Verdana"/>
            <w:sz w:val="20"/>
            <w:szCs w:val="20"/>
          </w:rPr>
          <w:delText xml:space="preserve">servizi </w:delText>
        </w:r>
      </w:del>
      <w:ins w:id="831" w:author="Avv. Rosario Panzariello" w:date="2026-09-13T20:56:00Z">
        <w:r w:rsidR="00D17F6F" w:rsidRPr="00E92492">
          <w:rPr>
            <w:rFonts w:ascii="Verdana" w:hAnsi="Verdana"/>
            <w:sz w:val="20"/>
            <w:szCs w:val="20"/>
          </w:rPr>
          <w:t>Servizi</w:t>
        </w:r>
        <w:r w:rsidR="005A75F1" w:rsidRPr="00E92492">
          <w:rPr>
            <w:rFonts w:ascii="Verdana" w:hAnsi="Verdana"/>
            <w:sz w:val="20"/>
            <w:szCs w:val="20"/>
          </w:rPr>
          <w:t xml:space="preserve">, </w:t>
        </w:r>
      </w:ins>
      <w:ins w:id="832" w:author="Avv. Rosario Panzariello" w:date="2026-09-18T14:11:00Z" w16du:dateUtc="2026-09-18T12:11:00Z">
        <w:r w:rsidR="00E92492" w:rsidRPr="00E92492">
          <w:rPr>
            <w:rFonts w:ascii="Verdana" w:hAnsi="Verdana"/>
            <w:sz w:val="20"/>
            <w:szCs w:val="20"/>
          </w:rPr>
          <w:t xml:space="preserve">adeguare le modalità operative del Marketplace ovvero per conformarsi a </w:t>
        </w:r>
        <w:r w:rsidR="00E92492" w:rsidRPr="00E92492">
          <w:rPr>
            <w:rFonts w:ascii="Verdana" w:hAnsi="Verdana"/>
            <w:sz w:val="20"/>
            <w:szCs w:val="20"/>
          </w:rPr>
          <w:lastRenderedPageBreak/>
          <w:t xml:space="preserve">disposizioni di legge, regolamentari o a provvedimenti delle autorità competenti. Le modifiche sono comunicate agli Utenti in modo chiaro e comprensibile con un preavviso di almeno 30 (trenta) giorni rispetto alla loro entrata in vigore, salvo che l'Utente le abbia espressamente accettate prima della scadenza di tale termine. Fleequid conserva un archivio delle versioni precedenti delle Condizioni Generali e del Tariffario Fleequid, accessibile contattando il supporto clienti. Le modifiche possono essere comunicate con uno o più dei seguenti strumenti: a) e-mail all'indirizzo di posta elettronica associato al profilo dell'Utente, contenente un riassunto delle modifiche e un link ai testi aggiornati; b) notifica visualizzata alla successiva autenticazione dell'Utente sul Marketplace; c) pubblicazione di un annuncio sulla homepage del sito web di Fleequid, con link ai testi aggiornati. L'Utente che non intenda accettare le modifiche può recedere senza incorrere in penalità entro 30 (trenta) giorni dalla comunicazione e comunque dalla pubblicazione delle Condizioni Generali aggiornate sul Marketplace, mediante comunicazione scritta all'indirizzo e-mail </w:t>
        </w:r>
        <w:r w:rsidR="00011633" w:rsidRPr="00011633">
          <w:rPr>
            <w:rPrChange w:id="833" w:author="Avv. Rosario Panzariello" w:date="2026-09-18T14:11:00Z" w16du:dateUtc="2026-09-18T12:11:00Z">
              <w:rPr>
                <w:rStyle w:val="Collegamentoipertestuale"/>
                <w:rFonts w:ascii="Verdana" w:hAnsi="Verdana"/>
                <w:sz w:val="20"/>
                <w:szCs w:val="20"/>
              </w:rPr>
            </w:rPrChange>
          </w:rPr>
          <w:t>withdrawal@fleequid.co</w:t>
        </w:r>
        <w:r w:rsidR="00011633">
          <w:rPr>
            <w:rFonts w:ascii="Verdana" w:hAnsi="Verdana"/>
            <w:sz w:val="20"/>
            <w:szCs w:val="20"/>
          </w:rPr>
          <w:t>m</w:t>
        </w:r>
      </w:ins>
      <w:ins w:id="834" w:author="Avv. Rosario Panzariello" w:date="2026-09-18T14:12:00Z" w16du:dateUtc="2026-09-18T12:12:00Z">
        <w:r w:rsidR="00011633">
          <w:rPr>
            <w:rFonts w:ascii="Verdana" w:hAnsi="Verdana"/>
            <w:sz w:val="20"/>
            <w:szCs w:val="20"/>
          </w:rPr>
          <w:t>.</w:t>
        </w:r>
      </w:ins>
      <w:ins w:id="835" w:author="Avv. Rosario Panzariello" w:date="2026-09-18T14:11:00Z" w16du:dateUtc="2026-09-18T12:11:00Z">
        <w:r w:rsidR="00E92492" w:rsidRPr="00E92492">
          <w:rPr>
            <w:rFonts w:ascii="Verdana" w:hAnsi="Verdana"/>
            <w:sz w:val="20"/>
            <w:szCs w:val="20"/>
          </w:rPr>
          <w:t xml:space="preserve"> Le modifiche trovano applicazione agli Eventi di vendita e alle operazioni avviati successivamente alla loro entrata in vigore; agli Eventi di vendita e alle operazioni già in corso, nonché a quelli per i quali si sia già perfezionato l'Accordo vincolante, continuano ad applicarsi sino alla loro conclusione le Condizioni Generali e il Tariffario Fleequid vigenti al momento dell'avvio del relativo Evento o della relativa operazione, salvo quanto previsto dall'art. 4.9. Ricevuta la comunicazione di recesso, Fleequid provvede alla cancellazione del profilo dell'Utente secondo quanto previsto dall'art. 5.11. Gli Utenti sono tenuti a verificare la versione delle Condizioni Generali e del Tariffario Fleequid in vigore prima della formulazione di un'Offerta, consultando l'apposita sezione del Marketplace. Decorso il termine di preavviso, la prosecuzione dell'utilizzo del Marketplace o dei Servizi di Fleequid comporta l'accettazione delle modifiche entrate in vigore. 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t>
        </w:r>
      </w:ins>
      <w:del w:id="836" w:author="Avv. Rosario Panzariello" w:date="2026-09-13T20:57:00Z">
        <w:r w:rsidRPr="000532C5" w:rsidDel="00FD6B89">
          <w:rPr>
            <w:rFonts w:ascii="Verdana" w:hAnsi="Verdana"/>
            <w:sz w:val="20"/>
            <w:szCs w:val="20"/>
          </w:rPr>
          <w:delText xml:space="preserve">sia </w:delText>
        </w:r>
      </w:del>
      <w:del w:id="837" w:author="Avv. Rosario Panzariello" w:date="2026-09-18T14:11:00Z" w16du:dateUtc="2026-09-18T12:11:00Z">
        <w:r w:rsidRPr="000532C5" w:rsidDel="00E92492">
          <w:rPr>
            <w:rFonts w:ascii="Verdana" w:hAnsi="Verdana"/>
            <w:sz w:val="20"/>
            <w:szCs w:val="20"/>
          </w:rPr>
          <w:delText>per conformarsi a disposizioni di legge</w:delText>
        </w:r>
      </w:del>
      <w:del w:id="838" w:author="Avv. Rosario Panzariello" w:date="2026-09-13T20:57:00Z">
        <w:r w:rsidRPr="000532C5" w:rsidDel="00FD6B89">
          <w:rPr>
            <w:rFonts w:ascii="Verdana" w:hAnsi="Verdana"/>
            <w:sz w:val="20"/>
            <w:szCs w:val="20"/>
          </w:rPr>
          <w:delText xml:space="preserve"> o </w:delText>
        </w:r>
      </w:del>
      <w:del w:id="839" w:author="Avv. Rosario Panzariello" w:date="2026-09-18T14:11:00Z" w16du:dateUtc="2026-09-18T12:11:00Z">
        <w:r w:rsidRPr="000532C5" w:rsidDel="00E92492">
          <w:rPr>
            <w:rFonts w:ascii="Verdana" w:hAnsi="Verdana"/>
            <w:sz w:val="20"/>
            <w:szCs w:val="20"/>
          </w:rPr>
          <w:delText>regolamentari.</w:delText>
        </w:r>
        <w:r w:rsidR="00710F5C" w:rsidRPr="000532C5" w:rsidDel="00E92492">
          <w:rPr>
            <w:rFonts w:ascii="Verdana" w:hAnsi="Verdana"/>
            <w:sz w:val="20"/>
            <w:szCs w:val="20"/>
          </w:rPr>
          <w:delText xml:space="preserve"> </w:delText>
        </w:r>
      </w:del>
      <w:del w:id="840" w:author="Avv. Rosario Panzariello" w:date="2026-09-13T20:58:00Z">
        <w:r w:rsidR="00C737BA" w:rsidRPr="000532C5" w:rsidDel="0084288B">
          <w:rPr>
            <w:rFonts w:ascii="Verdana" w:hAnsi="Verdana"/>
            <w:sz w:val="20"/>
            <w:szCs w:val="20"/>
          </w:rPr>
          <w:delText>Qualsiasi</w:delText>
        </w:r>
        <w:r w:rsidR="00710F5C" w:rsidRPr="000532C5" w:rsidDel="0084288B">
          <w:rPr>
            <w:rFonts w:ascii="Verdana" w:hAnsi="Verdana"/>
            <w:sz w:val="20"/>
            <w:szCs w:val="20"/>
          </w:rPr>
          <w:delText xml:space="preserve"> modifica sarà notificata agli utenti </w:delText>
        </w:r>
      </w:del>
      <w:del w:id="841" w:author="Avv. Rosario Panzariello" w:date="2026-09-18T14:11:00Z" w16du:dateUtc="2026-09-18T12:11:00Z">
        <w:r w:rsidR="00710F5C" w:rsidRPr="000532C5" w:rsidDel="00E92492">
          <w:rPr>
            <w:rFonts w:ascii="Verdana" w:hAnsi="Verdana"/>
            <w:sz w:val="20"/>
            <w:szCs w:val="20"/>
          </w:rPr>
          <w:delText xml:space="preserve">in modo chiaro e comprensibile con un preavviso di almeno </w:delText>
        </w:r>
        <w:r w:rsidR="00AF0EC2" w:rsidRPr="000532C5" w:rsidDel="00E92492">
          <w:rPr>
            <w:rFonts w:ascii="Verdana" w:hAnsi="Verdana"/>
            <w:sz w:val="20"/>
            <w:szCs w:val="20"/>
          </w:rPr>
          <w:delText>30</w:delText>
        </w:r>
        <w:r w:rsidR="00710F5C" w:rsidRPr="000532C5" w:rsidDel="00E92492">
          <w:rPr>
            <w:rFonts w:ascii="Verdana" w:hAnsi="Verdana"/>
            <w:sz w:val="20"/>
            <w:szCs w:val="20"/>
          </w:rPr>
          <w:delText xml:space="preserve"> giorni </w:delText>
        </w:r>
      </w:del>
      <w:del w:id="842" w:author="Avv. Rosario Panzariello" w:date="2026-09-13T20:59:00Z">
        <w:r w:rsidR="00710F5C" w:rsidRPr="000532C5" w:rsidDel="005B1B6F">
          <w:rPr>
            <w:rFonts w:ascii="Verdana" w:hAnsi="Verdana"/>
            <w:sz w:val="20"/>
            <w:szCs w:val="20"/>
          </w:rPr>
          <w:delText>prima che le modifiche entrino in vigore</w:delText>
        </w:r>
      </w:del>
      <w:del w:id="843" w:author="Avv. Rosario Panzariello" w:date="2026-09-18T14:11:00Z" w16du:dateUtc="2026-09-18T12:11:00Z">
        <w:r w:rsidR="00710F5C" w:rsidRPr="000532C5" w:rsidDel="00E92492">
          <w:rPr>
            <w:rFonts w:ascii="Verdana" w:hAnsi="Verdana"/>
            <w:sz w:val="20"/>
            <w:szCs w:val="20"/>
          </w:rPr>
          <w:delText xml:space="preserve">, </w:delText>
        </w:r>
      </w:del>
      <w:del w:id="844" w:author="Avv. Rosario Panzariello" w:date="2026-09-13T21:11:00Z">
        <w:r w:rsidR="00710F5C" w:rsidRPr="00696155" w:rsidDel="00545AF9">
          <w:rPr>
            <w:rFonts w:ascii="Verdana" w:hAnsi="Verdana"/>
            <w:sz w:val="20"/>
            <w:szCs w:val="20"/>
            <w:highlight w:val="yellow"/>
            <w:rPrChange w:id="845" w:author="Avv. Rosario Panzariello" w:date="2026-09-13T20:59:00Z">
              <w:rPr>
                <w:rFonts w:ascii="Verdana" w:hAnsi="Verdana"/>
                <w:sz w:val="20"/>
                <w:szCs w:val="20"/>
              </w:rPr>
            </w:rPrChange>
          </w:rPr>
          <w:delText>salvo quanto diversamente previsto per le aste in corso</w:delText>
        </w:r>
        <w:r w:rsidR="00710F5C" w:rsidRPr="000532C5" w:rsidDel="00545AF9">
          <w:rPr>
            <w:rFonts w:ascii="Verdana" w:hAnsi="Verdana"/>
            <w:sz w:val="20"/>
            <w:szCs w:val="20"/>
          </w:rPr>
          <w:delText xml:space="preserve"> </w:delText>
        </w:r>
      </w:del>
      <w:del w:id="846" w:author="Avv. Rosario Panzariello" w:date="2026-09-13T21:38:00Z">
        <w:r w:rsidR="00905DA5" w:rsidRPr="000532C5" w:rsidDel="00452F9A">
          <w:rPr>
            <w:rFonts w:ascii="Verdana" w:hAnsi="Verdana"/>
            <w:sz w:val="20"/>
            <w:szCs w:val="20"/>
          </w:rPr>
          <w:delText>e salvo il caso in cui</w:delText>
        </w:r>
      </w:del>
      <w:del w:id="847" w:author="Avv. Rosario Panzariello" w:date="2026-09-18T14:11:00Z" w16du:dateUtc="2026-09-18T12:11:00Z">
        <w:r w:rsidR="00905DA5" w:rsidRPr="000532C5" w:rsidDel="00E92492">
          <w:rPr>
            <w:rFonts w:ascii="Verdana" w:hAnsi="Verdana"/>
            <w:sz w:val="20"/>
            <w:szCs w:val="20"/>
          </w:rPr>
          <w:delText xml:space="preserve"> l’Utente </w:delText>
        </w:r>
      </w:del>
      <w:del w:id="848" w:author="Avv. Rosario Panzariello" w:date="2026-09-13T21:00:00Z">
        <w:r w:rsidR="00905DA5" w:rsidRPr="000532C5" w:rsidDel="00D17DFB">
          <w:rPr>
            <w:rFonts w:ascii="Verdana" w:hAnsi="Verdana"/>
            <w:sz w:val="20"/>
            <w:szCs w:val="20"/>
          </w:rPr>
          <w:delText xml:space="preserve">non </w:delText>
        </w:r>
      </w:del>
      <w:del w:id="849" w:author="Avv. Rosario Panzariello" w:date="2026-09-18T14:11:00Z" w16du:dateUtc="2026-09-18T12:11:00Z">
        <w:r w:rsidR="00905DA5" w:rsidRPr="000532C5" w:rsidDel="00E92492">
          <w:rPr>
            <w:rFonts w:ascii="Verdana" w:hAnsi="Verdana"/>
            <w:sz w:val="20"/>
            <w:szCs w:val="20"/>
          </w:rPr>
          <w:delText xml:space="preserve">abbia espressamente </w:delText>
        </w:r>
      </w:del>
      <w:del w:id="850" w:author="Avv. Rosario Panzariello" w:date="2026-09-13T21:00:00Z">
        <w:r w:rsidR="00905DA5" w:rsidRPr="000532C5" w:rsidDel="00D17DFB">
          <w:rPr>
            <w:rFonts w:ascii="Verdana" w:hAnsi="Verdana"/>
            <w:sz w:val="20"/>
            <w:szCs w:val="20"/>
          </w:rPr>
          <w:delText xml:space="preserve">accettato la modifica </w:delText>
        </w:r>
      </w:del>
      <w:del w:id="851" w:author="Avv. Rosario Panzariello" w:date="2026-09-18T14:11:00Z" w16du:dateUtc="2026-09-18T12:11:00Z">
        <w:r w:rsidR="00905DA5" w:rsidRPr="000532C5" w:rsidDel="00E92492">
          <w:rPr>
            <w:rFonts w:ascii="Verdana" w:hAnsi="Verdana"/>
            <w:sz w:val="20"/>
            <w:szCs w:val="20"/>
          </w:rPr>
          <w:delText xml:space="preserve">prima della scadenza di tale </w:delText>
        </w:r>
      </w:del>
      <w:del w:id="852" w:author="Avv. Rosario Panzariello" w:date="2026-09-13T21:00:00Z">
        <w:r w:rsidR="00905DA5" w:rsidRPr="000532C5" w:rsidDel="00CF1691">
          <w:rPr>
            <w:rFonts w:ascii="Verdana" w:hAnsi="Verdana"/>
            <w:sz w:val="20"/>
            <w:szCs w:val="20"/>
          </w:rPr>
          <w:delText>periodo</w:delText>
        </w:r>
      </w:del>
      <w:del w:id="853" w:author="Avv. Rosario Panzariello" w:date="2026-09-18T14:11:00Z" w16du:dateUtc="2026-09-18T12:11:00Z">
        <w:r w:rsidR="00710F5C" w:rsidRPr="000532C5" w:rsidDel="00E92492">
          <w:rPr>
            <w:rFonts w:ascii="Verdana" w:hAnsi="Verdana"/>
            <w:sz w:val="20"/>
            <w:szCs w:val="20"/>
          </w:rPr>
          <w:delText>.</w:delText>
        </w:r>
        <w:r w:rsidR="00905DA5" w:rsidRPr="000532C5" w:rsidDel="00E92492">
          <w:rPr>
            <w:rFonts w:ascii="Verdana" w:hAnsi="Verdana"/>
            <w:sz w:val="20"/>
            <w:szCs w:val="20"/>
          </w:rPr>
          <w:delText xml:space="preserve"> </w:delText>
        </w:r>
        <w:r w:rsidR="00A614F4" w:rsidRPr="000532C5" w:rsidDel="00E92492">
          <w:rPr>
            <w:rFonts w:ascii="Verdana" w:hAnsi="Verdana"/>
            <w:sz w:val="20"/>
            <w:szCs w:val="20"/>
          </w:rPr>
          <w:delText>Eventuali</w:delText>
        </w:r>
        <w:r w:rsidR="00D85753" w:rsidRPr="000532C5" w:rsidDel="00E92492">
          <w:rPr>
            <w:rFonts w:ascii="Verdana" w:hAnsi="Verdana"/>
            <w:sz w:val="20"/>
            <w:szCs w:val="20"/>
          </w:rPr>
          <w:delText xml:space="preserve"> modifiche richieste dalla legge o dalle autorità competenti saranno </w:delText>
        </w:r>
      </w:del>
      <w:del w:id="854" w:author="Avv. Rosario Panzariello" w:date="2026-09-13T21:40:00Z">
        <w:r w:rsidR="00A614F4" w:rsidRPr="000532C5" w:rsidDel="002363DE">
          <w:rPr>
            <w:rFonts w:ascii="Verdana" w:hAnsi="Verdana"/>
            <w:sz w:val="20"/>
            <w:szCs w:val="20"/>
          </w:rPr>
          <w:delText>in ogni caso immediatamente applicabili ed opereranno retroattivamente</w:delText>
        </w:r>
      </w:del>
      <w:del w:id="855" w:author="Avv. Rosario Panzariello" w:date="2026-09-18T14:11:00Z" w16du:dateUtc="2026-09-18T12:11:00Z">
        <w:r w:rsidR="00D85753" w:rsidRPr="000532C5" w:rsidDel="00E92492">
          <w:rPr>
            <w:rFonts w:ascii="Verdana" w:hAnsi="Verdana"/>
            <w:sz w:val="20"/>
            <w:szCs w:val="20"/>
          </w:rPr>
          <w:delText xml:space="preserve">. </w:delText>
        </w:r>
        <w:r w:rsidR="00442FFB" w:rsidRPr="000532C5" w:rsidDel="00E92492">
          <w:rPr>
            <w:rFonts w:ascii="Verdana" w:hAnsi="Verdana"/>
            <w:sz w:val="20"/>
            <w:szCs w:val="20"/>
          </w:rPr>
          <w:delText xml:space="preserve">Fleequid </w:delText>
        </w:r>
      </w:del>
      <w:del w:id="856" w:author="Avv. Rosario Panzariello" w:date="2026-09-13T21:01:00Z">
        <w:r w:rsidR="00442FFB" w:rsidRPr="000532C5" w:rsidDel="00C11BC8">
          <w:rPr>
            <w:rFonts w:ascii="Verdana" w:hAnsi="Verdana"/>
            <w:sz w:val="20"/>
            <w:szCs w:val="20"/>
          </w:rPr>
          <w:delText xml:space="preserve">manterrà </w:delText>
        </w:r>
      </w:del>
      <w:del w:id="857" w:author="Avv. Rosario Panzariello" w:date="2026-09-18T14:11:00Z" w16du:dateUtc="2026-09-18T12:11:00Z">
        <w:r w:rsidR="00442FFB" w:rsidRPr="000532C5" w:rsidDel="00E92492">
          <w:rPr>
            <w:rFonts w:ascii="Verdana" w:hAnsi="Verdana"/>
            <w:sz w:val="20"/>
            <w:szCs w:val="20"/>
          </w:rPr>
          <w:delText>un archivio delle versioni precedenti delle Condizioni Generali e del Tariffario</w:delText>
        </w:r>
        <w:r w:rsidR="00554DC2" w:rsidRPr="000532C5" w:rsidDel="00E92492">
          <w:rPr>
            <w:rFonts w:ascii="Verdana" w:hAnsi="Verdana"/>
            <w:sz w:val="20"/>
            <w:szCs w:val="20"/>
          </w:rPr>
          <w:delText xml:space="preserve"> Fleequid</w:delText>
        </w:r>
        <w:r w:rsidR="00442FFB" w:rsidRPr="000532C5" w:rsidDel="00E92492">
          <w:rPr>
            <w:rFonts w:ascii="Verdana" w:hAnsi="Verdana"/>
            <w:sz w:val="20"/>
            <w:szCs w:val="20"/>
          </w:rPr>
          <w:delText>. Gli Utenti possono accedere a queste versioni precedenti contattando il supporto clienti</w:delText>
        </w:r>
        <w:r w:rsidR="00905DA5" w:rsidRPr="000532C5" w:rsidDel="00E92492">
          <w:rPr>
            <w:rFonts w:ascii="Verdana" w:hAnsi="Verdana"/>
            <w:sz w:val="20"/>
            <w:szCs w:val="20"/>
          </w:rPr>
          <w:delText>.</w:delText>
        </w:r>
        <w:r w:rsidR="00AF0EC2" w:rsidRPr="000532C5" w:rsidDel="00E92492">
          <w:rPr>
            <w:rFonts w:ascii="Verdana" w:hAnsi="Verdana"/>
            <w:sz w:val="20"/>
            <w:szCs w:val="20"/>
          </w:rPr>
          <w:delText xml:space="preserve"> Le modifiche </w:delText>
        </w:r>
      </w:del>
      <w:del w:id="858" w:author="Avv. Rosario Panzariello" w:date="2026-09-13T21:03:00Z">
        <w:r w:rsidR="00AF0EC2" w:rsidRPr="000532C5" w:rsidDel="00DF1E7A">
          <w:rPr>
            <w:rFonts w:ascii="Verdana" w:hAnsi="Verdana"/>
            <w:sz w:val="20"/>
            <w:szCs w:val="20"/>
          </w:rPr>
          <w:delText xml:space="preserve">unilaterali </w:delText>
        </w:r>
      </w:del>
      <w:del w:id="859" w:author="Avv. Rosario Panzariello" w:date="2026-09-18T14:11:00Z" w16du:dateUtc="2026-09-18T12:11:00Z">
        <w:r w:rsidR="00AF0EC2" w:rsidRPr="000532C5" w:rsidDel="00E92492">
          <w:rPr>
            <w:rFonts w:ascii="Verdana" w:hAnsi="Verdana"/>
            <w:sz w:val="20"/>
            <w:szCs w:val="20"/>
          </w:rPr>
          <w:delText xml:space="preserve">delle Condizioni Generali potranno essere comunicate da Fleequid agli Utenti con uno o più dei seguenti strumenti: </w:delText>
        </w:r>
        <w:r w:rsidR="00AF0EC2" w:rsidRPr="00AC668C" w:rsidDel="00E92492">
          <w:rPr>
            <w:rFonts w:ascii="Verdana" w:hAnsi="Verdana"/>
            <w:b/>
            <w:bCs/>
            <w:i/>
            <w:iCs/>
            <w:sz w:val="20"/>
            <w:szCs w:val="20"/>
            <w:rPrChange w:id="860" w:author="Avv. Rosario Panzariello" w:date="2026-09-13T21:14:00Z">
              <w:rPr>
                <w:rFonts w:ascii="Verdana" w:hAnsi="Verdana"/>
                <w:i/>
                <w:iCs/>
                <w:sz w:val="20"/>
                <w:szCs w:val="20"/>
              </w:rPr>
            </w:rPrChange>
          </w:rPr>
          <w:delText>a)</w:delText>
        </w:r>
        <w:r w:rsidR="00AF0EC2" w:rsidRPr="000532C5" w:rsidDel="00E92492">
          <w:rPr>
            <w:rFonts w:ascii="Verdana" w:hAnsi="Verdana"/>
            <w:sz w:val="20"/>
            <w:szCs w:val="20"/>
          </w:rPr>
          <w:delText xml:space="preserve"> E-mail - Un'email sarà inviata all'indirizzo di posta elettronica associato all'account dell'Utente, contenente un riassunto delle modifiche proposte e un link per visualizzare le Condizioni Generali e il Tariffario aggiornati; </w:delText>
        </w:r>
        <w:r w:rsidR="00AF0EC2" w:rsidRPr="00AC668C" w:rsidDel="00E92492">
          <w:rPr>
            <w:rFonts w:ascii="Verdana" w:hAnsi="Verdana"/>
            <w:b/>
            <w:bCs/>
            <w:i/>
            <w:iCs/>
            <w:sz w:val="20"/>
            <w:szCs w:val="20"/>
            <w:rPrChange w:id="861" w:author="Avv. Rosario Panzariello" w:date="2026-09-13T21:14:00Z">
              <w:rPr>
                <w:rFonts w:ascii="Verdana" w:hAnsi="Verdana"/>
                <w:i/>
                <w:iCs/>
                <w:sz w:val="20"/>
                <w:szCs w:val="20"/>
              </w:rPr>
            </w:rPrChange>
          </w:rPr>
          <w:delText>b)</w:delText>
        </w:r>
        <w:r w:rsidR="00AF0EC2" w:rsidRPr="000532C5" w:rsidDel="00E92492">
          <w:rPr>
            <w:rFonts w:ascii="Verdana" w:hAnsi="Verdana"/>
            <w:sz w:val="20"/>
            <w:szCs w:val="20"/>
          </w:rPr>
          <w:delText xml:space="preserve"> Notifica - Una notifica potrà essere visualizzata alla successiva login dell'Utente sulla piattaforma Fleequid, informando l'Utente delle modifiche imminenti e fornendo un link per visualizzare le Condizioni Generali ed il Tariffario aggiornati; </w:delText>
        </w:r>
        <w:r w:rsidR="00AF0EC2" w:rsidRPr="00AC668C" w:rsidDel="00E92492">
          <w:rPr>
            <w:rFonts w:ascii="Verdana" w:hAnsi="Verdana"/>
            <w:b/>
            <w:bCs/>
            <w:i/>
            <w:iCs/>
            <w:sz w:val="20"/>
            <w:szCs w:val="20"/>
            <w:rPrChange w:id="862" w:author="Avv. Rosario Panzariello" w:date="2026-09-13T21:14:00Z">
              <w:rPr>
                <w:rFonts w:ascii="Verdana" w:hAnsi="Verdana"/>
                <w:i/>
                <w:iCs/>
                <w:sz w:val="20"/>
                <w:szCs w:val="20"/>
              </w:rPr>
            </w:rPrChange>
          </w:rPr>
          <w:delText>c)</w:delText>
        </w:r>
        <w:r w:rsidR="00AF0EC2" w:rsidRPr="000532C5" w:rsidDel="00E92492">
          <w:rPr>
            <w:rFonts w:ascii="Verdana" w:hAnsi="Verdana"/>
            <w:sz w:val="20"/>
            <w:szCs w:val="20"/>
          </w:rPr>
          <w:delText xml:space="preserve"> Pubblicazione sul Marketplace - </w:delText>
        </w:r>
        <w:r w:rsidR="007E578F" w:rsidRPr="000532C5" w:rsidDel="00E92492">
          <w:rPr>
            <w:rFonts w:ascii="Verdana" w:hAnsi="Verdana"/>
            <w:sz w:val="20"/>
            <w:szCs w:val="20"/>
          </w:rPr>
          <w:delText xml:space="preserve">Un annuncio sarà pubblicato sulla homepage del sito web di Fleequid, indicando le modifiche imminenti e fornendo un link </w:delText>
        </w:r>
        <w:r w:rsidR="00D85753" w:rsidRPr="000532C5" w:rsidDel="00E92492">
          <w:rPr>
            <w:rFonts w:ascii="Verdana" w:hAnsi="Verdana"/>
            <w:sz w:val="20"/>
            <w:szCs w:val="20"/>
          </w:rPr>
          <w:delText>alle Condizioni Generali</w:delText>
        </w:r>
        <w:r w:rsidR="007E578F" w:rsidRPr="000532C5" w:rsidDel="00E92492">
          <w:rPr>
            <w:rFonts w:ascii="Verdana" w:hAnsi="Verdana"/>
            <w:sz w:val="20"/>
            <w:szCs w:val="20"/>
          </w:rPr>
          <w:delText xml:space="preserve"> e al Tariffario aggiornati.</w:delText>
        </w:r>
        <w:r w:rsidR="00AF0EC2" w:rsidRPr="000532C5" w:rsidDel="00E92492">
          <w:rPr>
            <w:rFonts w:ascii="Verdana" w:hAnsi="Verdana"/>
            <w:sz w:val="20"/>
            <w:szCs w:val="20"/>
          </w:rPr>
          <w:delText xml:space="preserve"> </w:delText>
        </w:r>
      </w:del>
      <w:del w:id="863" w:author="Avv. Rosario Panzariello" w:date="2026-09-13T21:04:00Z">
        <w:r w:rsidR="00442FFB" w:rsidRPr="000532C5" w:rsidDel="00F02382">
          <w:rPr>
            <w:rFonts w:ascii="Verdana" w:hAnsi="Verdana"/>
            <w:sz w:val="20"/>
            <w:szCs w:val="20"/>
          </w:rPr>
          <w:delText xml:space="preserve">Se un </w:delText>
        </w:r>
      </w:del>
      <w:del w:id="864" w:author="Avv. Rosario Panzariello" w:date="2026-09-18T14:11:00Z" w16du:dateUtc="2026-09-18T12:11:00Z">
        <w:r w:rsidR="00442FFB" w:rsidRPr="000532C5" w:rsidDel="00E92492">
          <w:rPr>
            <w:rFonts w:ascii="Verdana" w:hAnsi="Verdana"/>
            <w:sz w:val="20"/>
            <w:szCs w:val="20"/>
          </w:rPr>
          <w:delText xml:space="preserve">Utente non </w:delText>
        </w:r>
      </w:del>
      <w:del w:id="865" w:author="Avv. Rosario Panzariello" w:date="2026-09-13T21:04:00Z">
        <w:r w:rsidR="00442FFB" w:rsidRPr="000532C5" w:rsidDel="002855C0">
          <w:rPr>
            <w:rFonts w:ascii="Verdana" w:hAnsi="Verdana"/>
            <w:sz w:val="20"/>
            <w:szCs w:val="20"/>
          </w:rPr>
          <w:delText xml:space="preserve">accetta </w:delText>
        </w:r>
      </w:del>
      <w:del w:id="866" w:author="Avv. Rosario Panzariello" w:date="2026-09-18T14:11:00Z" w16du:dateUtc="2026-09-18T12:11:00Z">
        <w:r w:rsidR="00442FFB" w:rsidRPr="000532C5" w:rsidDel="00E92492">
          <w:rPr>
            <w:rFonts w:ascii="Verdana" w:hAnsi="Verdana"/>
            <w:sz w:val="20"/>
            <w:szCs w:val="20"/>
          </w:rPr>
          <w:delText>le modifiche alle Condizioni Generali o al Tariffario</w:delText>
        </w:r>
        <w:r w:rsidR="00310430" w:rsidRPr="000532C5" w:rsidDel="00E92492">
          <w:rPr>
            <w:rFonts w:ascii="Verdana" w:hAnsi="Verdana"/>
            <w:sz w:val="20"/>
            <w:szCs w:val="20"/>
          </w:rPr>
          <w:delText xml:space="preserve"> Fleequid</w:delText>
        </w:r>
        <w:r w:rsidR="00442FFB" w:rsidRPr="000532C5" w:rsidDel="00E92492">
          <w:rPr>
            <w:rFonts w:ascii="Verdana" w:hAnsi="Verdana"/>
            <w:sz w:val="20"/>
            <w:szCs w:val="20"/>
          </w:rPr>
          <w:delText xml:space="preserve">, </w:delText>
        </w:r>
      </w:del>
      <w:del w:id="867" w:author="Avv. Rosario Panzariello" w:date="2026-09-13T21:04:00Z">
        <w:r w:rsidR="00442FFB" w:rsidRPr="000532C5" w:rsidDel="00063EF2">
          <w:rPr>
            <w:rFonts w:ascii="Verdana" w:hAnsi="Verdana"/>
            <w:sz w:val="20"/>
            <w:szCs w:val="20"/>
          </w:rPr>
          <w:delText>ha il diritto di recesso</w:delText>
        </w:r>
      </w:del>
      <w:del w:id="868" w:author="Avv. Rosario Panzariello" w:date="2026-09-18T14:11:00Z" w16du:dateUtc="2026-09-18T12:11:00Z">
        <w:r w:rsidR="00442FFB" w:rsidRPr="000532C5" w:rsidDel="00E92492">
          <w:rPr>
            <w:rFonts w:ascii="Verdana" w:hAnsi="Verdana"/>
            <w:sz w:val="20"/>
            <w:szCs w:val="20"/>
          </w:rPr>
          <w:delText xml:space="preserve"> senza incorrere in penalità. Gli Utenti possono esercitare </w:delText>
        </w:r>
      </w:del>
      <w:del w:id="869" w:author="Avv. Rosario Panzariello" w:date="2026-09-13T21:05:00Z">
        <w:r w:rsidR="00442FFB" w:rsidRPr="000532C5" w:rsidDel="00A60584">
          <w:rPr>
            <w:rFonts w:ascii="Verdana" w:hAnsi="Verdana"/>
            <w:sz w:val="20"/>
            <w:szCs w:val="20"/>
          </w:rPr>
          <w:delText xml:space="preserve">questo </w:delText>
        </w:r>
      </w:del>
      <w:del w:id="870" w:author="Avv. Rosario Panzariello" w:date="2026-09-18T14:11:00Z" w16du:dateUtc="2026-09-18T12:11:00Z">
        <w:r w:rsidR="00442FFB" w:rsidRPr="000532C5" w:rsidDel="00E92492">
          <w:rPr>
            <w:rFonts w:ascii="Verdana" w:hAnsi="Verdana"/>
            <w:sz w:val="20"/>
            <w:szCs w:val="20"/>
          </w:rPr>
          <w:delText xml:space="preserve">diritto entro 30 giorni </w:delText>
        </w:r>
      </w:del>
      <w:del w:id="871" w:author="Avv. Rosario Panzariello" w:date="2026-09-13T21:06:00Z">
        <w:r w:rsidR="00442FFB" w:rsidRPr="000532C5" w:rsidDel="000B3C38">
          <w:rPr>
            <w:rFonts w:ascii="Verdana" w:hAnsi="Verdana"/>
            <w:sz w:val="20"/>
            <w:szCs w:val="20"/>
          </w:rPr>
          <w:delText>dalla notifica delle modifiche</w:delText>
        </w:r>
      </w:del>
      <w:del w:id="872" w:author="Avv. Rosario Panzariello" w:date="2026-09-18T14:11:00Z" w16du:dateUtc="2026-09-18T12:11:00Z">
        <w:r w:rsidR="00442FFB" w:rsidRPr="000532C5" w:rsidDel="00E92492">
          <w:rPr>
            <w:rFonts w:ascii="Verdana" w:hAnsi="Verdana"/>
            <w:sz w:val="20"/>
            <w:szCs w:val="20"/>
          </w:rPr>
          <w:delText xml:space="preserve"> e comunque dalla pubblicazione delle Condizioni Generali aggiornate sul Marketplace. Il recesso può essere effettuato inviando una comunicazione scritta all'indirizzo </w:delText>
        </w:r>
        <w:r w:rsidR="006C15EA" w:rsidRPr="000532C5" w:rsidDel="00E92492">
          <w:rPr>
            <w:rFonts w:ascii="Verdana" w:hAnsi="Verdana"/>
            <w:sz w:val="20"/>
            <w:szCs w:val="20"/>
          </w:rPr>
          <w:delText>e-mail</w:delText>
        </w:r>
        <w:r w:rsidR="00F363BC" w:rsidRPr="000532C5" w:rsidDel="00E92492">
          <w:rPr>
            <w:rFonts w:ascii="Verdana" w:hAnsi="Verdana"/>
            <w:sz w:val="20"/>
            <w:szCs w:val="20"/>
          </w:rPr>
          <w:delText>:</w:delText>
        </w:r>
        <w:r w:rsidR="006C15EA" w:rsidRPr="000532C5" w:rsidDel="00E92492">
          <w:rPr>
            <w:rFonts w:ascii="Verdana" w:hAnsi="Verdana"/>
            <w:sz w:val="20"/>
            <w:szCs w:val="20"/>
          </w:rPr>
          <w:delText xml:space="preserve"> </w:delText>
        </w:r>
        <w:r w:rsidR="00377F4E" w:rsidDel="00E92492">
          <w:fldChar w:fldCharType="begin"/>
        </w:r>
        <w:r w:rsidR="00377F4E" w:rsidDel="00E92492">
          <w:delInstrText>HYPERLINK "mailto:withdrawal@fleequid.com"</w:delInstrText>
        </w:r>
        <w:r w:rsidR="00377F4E" w:rsidDel="00E92492">
          <w:fldChar w:fldCharType="separate"/>
        </w:r>
        <w:r w:rsidR="00377F4E" w:rsidRPr="000532C5" w:rsidDel="00E92492">
          <w:rPr>
            <w:rStyle w:val="Collegamentoipertestuale"/>
            <w:rFonts w:ascii="Verdana" w:hAnsi="Verdana"/>
            <w:b/>
            <w:bCs/>
            <w:sz w:val="20"/>
            <w:szCs w:val="20"/>
          </w:rPr>
          <w:delText>withdrawal@fleequid.com</w:delText>
        </w:r>
        <w:r w:rsidR="00377F4E" w:rsidDel="00E92492">
          <w:fldChar w:fldCharType="end"/>
        </w:r>
        <w:r w:rsidR="00F363BC" w:rsidRPr="000532C5" w:rsidDel="00E92492">
          <w:rPr>
            <w:rFonts w:ascii="Verdana" w:hAnsi="Verdana"/>
            <w:sz w:val="20"/>
            <w:szCs w:val="20"/>
          </w:rPr>
          <w:delText xml:space="preserve">. </w:delText>
        </w:r>
      </w:del>
      <w:del w:id="873" w:author="Avv. Rosario Panzariello" w:date="2026-09-13T21:13:00Z">
        <w:r w:rsidR="690C907F" w:rsidRPr="000B0ED3" w:rsidDel="001A46CD">
          <w:rPr>
            <w:rFonts w:ascii="Verdana" w:hAnsi="Verdana"/>
            <w:sz w:val="20"/>
            <w:szCs w:val="20"/>
            <w:highlight w:val="yellow"/>
            <w:rPrChange w:id="874" w:author="Avv. Rosario Panzariello" w:date="2026-09-13T21:08:00Z">
              <w:rPr>
                <w:rFonts w:ascii="Verdana" w:hAnsi="Verdana"/>
                <w:sz w:val="20"/>
                <w:szCs w:val="20"/>
              </w:rPr>
            </w:rPrChange>
          </w:rPr>
          <w:delText>Ricevuta la comunicazione di recesso, Fleequid provvederà a cancellare il profilo dell’Utente associato al Marketplace in conformità a quanto previsto dal successivo art. 4.11)</w:delText>
        </w:r>
        <w:r w:rsidR="00FF35CD" w:rsidRPr="000B0ED3" w:rsidDel="001A46CD">
          <w:rPr>
            <w:rFonts w:ascii="Verdana" w:hAnsi="Verdana"/>
            <w:sz w:val="20"/>
            <w:szCs w:val="20"/>
            <w:highlight w:val="yellow"/>
            <w:rPrChange w:id="875" w:author="Avv. Rosario Panzariello" w:date="2026-09-13T21:08:00Z">
              <w:rPr>
                <w:rFonts w:ascii="Verdana" w:hAnsi="Verdana"/>
                <w:sz w:val="20"/>
                <w:szCs w:val="20"/>
              </w:rPr>
            </w:rPrChange>
          </w:rPr>
          <w:delText>,</w:delText>
        </w:r>
        <w:r w:rsidR="006C15EA" w:rsidRPr="000B0ED3" w:rsidDel="001A46CD">
          <w:rPr>
            <w:rFonts w:ascii="Verdana" w:hAnsi="Verdana"/>
            <w:sz w:val="20"/>
            <w:szCs w:val="20"/>
            <w:highlight w:val="yellow"/>
            <w:rPrChange w:id="876" w:author="Avv. Rosario Panzariello" w:date="2026-09-13T21:08:00Z">
              <w:rPr>
                <w:rFonts w:ascii="Verdana" w:hAnsi="Verdana"/>
                <w:sz w:val="20"/>
                <w:szCs w:val="20"/>
              </w:rPr>
            </w:rPrChange>
          </w:rPr>
          <w:delText xml:space="preserve"> </w:delText>
        </w:r>
        <w:r w:rsidR="690C907F" w:rsidRPr="000B0ED3" w:rsidDel="001A46CD">
          <w:rPr>
            <w:rFonts w:ascii="Verdana" w:hAnsi="Verdana"/>
            <w:sz w:val="20"/>
            <w:szCs w:val="20"/>
            <w:highlight w:val="yellow"/>
            <w:rPrChange w:id="877" w:author="Avv. Rosario Panzariello" w:date="2026-09-13T21:08:00Z">
              <w:rPr>
                <w:rFonts w:ascii="Verdana" w:hAnsi="Verdana"/>
                <w:sz w:val="20"/>
                <w:szCs w:val="20"/>
              </w:rPr>
            </w:rPrChange>
          </w:rPr>
          <w:delText>applicando ad eventuali rapporti non ancora conclusi, purché avviati dall’Utente prima della data di comunicazione delle modifiche apportate alle CG, la versione delle CG non modificata.</w:delText>
        </w:r>
      </w:del>
      <w:del w:id="878" w:author="Avv. Rosario Panzariello" w:date="2026-09-18T14:11:00Z" w16du:dateUtc="2026-09-18T12:11:00Z">
        <w:r w:rsidR="690C907F" w:rsidRPr="000532C5" w:rsidDel="00E92492">
          <w:rPr>
            <w:rFonts w:ascii="Verdana" w:hAnsi="Verdana"/>
            <w:sz w:val="20"/>
            <w:szCs w:val="20"/>
          </w:rPr>
          <w:delText xml:space="preserve">  </w:delText>
        </w:r>
        <w:r w:rsidRPr="000532C5" w:rsidDel="00E92492">
          <w:rPr>
            <w:rFonts w:ascii="Verdana" w:hAnsi="Verdana"/>
            <w:sz w:val="20"/>
            <w:szCs w:val="20"/>
          </w:rPr>
          <w:delText xml:space="preserve">Gli Utenti sono tenuti a verificare la versione delle Condizioni Generali in vigore prima </w:delText>
        </w:r>
      </w:del>
      <w:del w:id="879" w:author="Avv. Rosario Panzariello" w:date="2026-09-13T21:09:00Z">
        <w:r w:rsidRPr="000532C5" w:rsidDel="00FA1E40">
          <w:rPr>
            <w:rFonts w:ascii="Verdana" w:hAnsi="Verdana"/>
            <w:sz w:val="20"/>
            <w:szCs w:val="20"/>
          </w:rPr>
          <w:delText xml:space="preserve">di concludere qualsiasi </w:delText>
        </w:r>
      </w:del>
      <w:del w:id="880" w:author="Avv. Rosario Panzariello" w:date="2026-09-18T14:11:00Z" w16du:dateUtc="2026-09-18T12:11:00Z">
        <w:r w:rsidRPr="000532C5" w:rsidDel="00E92492">
          <w:rPr>
            <w:rFonts w:ascii="Verdana" w:hAnsi="Verdana"/>
            <w:sz w:val="20"/>
            <w:szCs w:val="20"/>
          </w:rPr>
          <w:delText>Offerta</w:delText>
        </w:r>
      </w:del>
      <w:del w:id="881" w:author="Avv. Rosario Panzariello" w:date="2026-09-13T21:09:00Z">
        <w:r w:rsidRPr="000532C5" w:rsidDel="00FA1E40">
          <w:rPr>
            <w:rFonts w:ascii="Verdana" w:hAnsi="Verdana"/>
            <w:sz w:val="20"/>
            <w:szCs w:val="20"/>
          </w:rPr>
          <w:delText xml:space="preserve"> vincolante</w:delText>
        </w:r>
      </w:del>
      <w:del w:id="882" w:author="Avv. Rosario Panzariello" w:date="2026-09-18T14:11:00Z" w16du:dateUtc="2026-09-18T12:11:00Z">
        <w:r w:rsidRPr="000532C5" w:rsidDel="00E92492">
          <w:rPr>
            <w:rFonts w:ascii="Verdana" w:hAnsi="Verdana"/>
            <w:sz w:val="20"/>
            <w:szCs w:val="20"/>
          </w:rPr>
          <w:delText xml:space="preserve">, consultando l'apposita sezione del Marketplace. </w:delText>
        </w:r>
      </w:del>
      <w:del w:id="883" w:author="Avv. Rosario Panzariello" w:date="2026-09-13T21:15:00Z">
        <w:r w:rsidRPr="000532C5" w:rsidDel="00DE3E6C">
          <w:rPr>
            <w:rFonts w:ascii="Verdana" w:hAnsi="Verdana"/>
            <w:sz w:val="20"/>
            <w:szCs w:val="20"/>
          </w:rPr>
          <w:delText xml:space="preserve">L'utilizzo del Marketplace o di qualsiasi servizio offerto da Fleequid costituirà prova di accettazione delle modifiche apportate. </w:delText>
        </w:r>
      </w:del>
      <w:del w:id="884" w:author="Avv. Rosario Panzariello" w:date="2026-09-18T14:11:00Z" w16du:dateUtc="2026-09-18T12:11:00Z">
        <w:r w:rsidRPr="000532C5" w:rsidDel="00E92492">
          <w:rPr>
            <w:rFonts w:ascii="Verdana" w:hAnsi="Verdana"/>
            <w:sz w:val="20"/>
            <w:szCs w:val="20"/>
          </w:rPr>
          <w:delText>In caso di controversia sulla versione o sull'applicabilità delle Condizioni Generali al Contratto, gli Utenti devono dimostrare di non aver avuto la possibilità, nonostante ogni ragionevole sforzo, di prendere visione delle Condizioni Generali applicabili nonostante la consultazione dell'apposita sezione del Marketplace e la richiesta tempestiva avanzata per iscritto a Fleequid, prima di sollevare qualsiasi eccezione, domanda o reclamo in merito</w:delText>
        </w:r>
        <w:r w:rsidR="00503C77" w:rsidRPr="000532C5" w:rsidDel="00E92492">
          <w:rPr>
            <w:rFonts w:ascii="Verdana" w:hAnsi="Verdana"/>
            <w:sz w:val="20"/>
            <w:szCs w:val="20"/>
          </w:rPr>
          <w:delText>.</w:delText>
        </w:r>
      </w:del>
    </w:p>
    <w:p w14:paraId="146FA1C6" w14:textId="77777777" w:rsidR="00011633" w:rsidRPr="000532C5" w:rsidRDefault="00011633" w:rsidP="00352B07">
      <w:pPr>
        <w:pStyle w:val="Paragrafoelenco"/>
        <w:numPr>
          <w:ilvl w:val="1"/>
          <w:numId w:val="1"/>
        </w:numPr>
        <w:spacing w:line="360" w:lineRule="auto"/>
        <w:ind w:left="0" w:firstLine="0"/>
        <w:jc w:val="both"/>
        <w:rPr>
          <w:ins w:id="885" w:author="Avv. Rosario Panzariello" w:date="2026-09-18T14:11:00Z" w16du:dateUtc="2026-09-18T12:11:00Z"/>
          <w:rFonts w:ascii="Verdana" w:hAnsi="Verdana"/>
          <w:sz w:val="20"/>
          <w:szCs w:val="20"/>
        </w:rPr>
      </w:pPr>
    </w:p>
    <w:p w14:paraId="1F331DF8" w14:textId="44A72B1B" w:rsidR="00503C77" w:rsidRPr="00E92492" w:rsidRDefault="00EB54FD" w:rsidP="00352B07">
      <w:pPr>
        <w:pStyle w:val="Paragrafoelenco"/>
        <w:numPr>
          <w:ilvl w:val="1"/>
          <w:numId w:val="1"/>
        </w:numPr>
        <w:spacing w:line="360" w:lineRule="auto"/>
        <w:ind w:left="0" w:firstLine="0"/>
        <w:jc w:val="both"/>
        <w:rPr>
          <w:ins w:id="886" w:author="Avv. Rosario Panzariello" w:date="2026-09-13T21:32:00Z"/>
          <w:rFonts w:ascii="Verdana" w:hAnsi="Verdana"/>
          <w:sz w:val="20"/>
          <w:szCs w:val="20"/>
        </w:rPr>
      </w:pPr>
      <w:ins w:id="887" w:author="Avv. Rosario Panzariello" w:date="2026-09-13T21:18:00Z">
        <w:r w:rsidRPr="00E92492">
          <w:rPr>
            <w:rFonts w:ascii="Verdana" w:hAnsi="Verdana"/>
            <w:sz w:val="20"/>
            <w:szCs w:val="20"/>
          </w:rPr>
          <w:t xml:space="preserve">Le </w:t>
        </w:r>
      </w:ins>
      <w:r w:rsidR="00497C0E" w:rsidRPr="00E92492">
        <w:rPr>
          <w:rFonts w:ascii="Verdana" w:hAnsi="Verdana"/>
          <w:sz w:val="20"/>
          <w:szCs w:val="20"/>
        </w:rPr>
        <w:t xml:space="preserve">Condizioni </w:t>
      </w:r>
      <w:ins w:id="888" w:author="Avv. Rosario Panzariello" w:date="2026-09-13T21:29:00Z">
        <w:r w:rsidR="00001740" w:rsidRPr="00E92492">
          <w:rPr>
            <w:rFonts w:ascii="Verdana" w:hAnsi="Verdana"/>
            <w:sz w:val="20"/>
            <w:szCs w:val="20"/>
          </w:rPr>
          <w:t>S</w:t>
        </w:r>
      </w:ins>
      <w:del w:id="889" w:author="Avv. Rosario Panzariello" w:date="2026-09-13T21:29:00Z">
        <w:r w:rsidR="00497C0E" w:rsidRPr="00E92492" w:rsidDel="00001740">
          <w:rPr>
            <w:rFonts w:ascii="Verdana" w:hAnsi="Verdana"/>
            <w:sz w:val="20"/>
            <w:szCs w:val="20"/>
          </w:rPr>
          <w:delText>s</w:delText>
        </w:r>
      </w:del>
      <w:r w:rsidR="00497C0E" w:rsidRPr="00E92492">
        <w:rPr>
          <w:rFonts w:ascii="Verdana" w:hAnsi="Verdana"/>
          <w:sz w:val="20"/>
          <w:szCs w:val="20"/>
        </w:rPr>
        <w:t>pecifiche</w:t>
      </w:r>
      <w:ins w:id="890" w:author="Avv. Rosario Panzariello" w:date="2026-09-13T21:18:00Z">
        <w:r w:rsidRPr="00E92492">
          <w:rPr>
            <w:rFonts w:ascii="Verdana" w:hAnsi="Verdana"/>
            <w:sz w:val="20"/>
            <w:szCs w:val="20"/>
          </w:rPr>
          <w:t xml:space="preserve">, le </w:t>
        </w:r>
      </w:ins>
      <w:del w:id="891" w:author="Avv. Rosario Panzariello" w:date="2026-09-13T21:18:00Z">
        <w:r w:rsidR="00497C0E" w:rsidRPr="00E92492" w:rsidDel="00EB54FD">
          <w:rPr>
            <w:rFonts w:ascii="Verdana" w:hAnsi="Verdana"/>
            <w:sz w:val="20"/>
            <w:szCs w:val="20"/>
          </w:rPr>
          <w:delText xml:space="preserve"> e/o </w:delText>
        </w:r>
      </w:del>
      <w:r w:rsidR="00497C0E" w:rsidRPr="00E92492">
        <w:rPr>
          <w:rFonts w:ascii="Verdana" w:hAnsi="Verdana"/>
          <w:sz w:val="20"/>
          <w:szCs w:val="20"/>
        </w:rPr>
        <w:t xml:space="preserve">Condizioni particolari </w:t>
      </w:r>
      <w:del w:id="892" w:author="Avv. Rosario Panzariello" w:date="2026-09-13T21:18:00Z">
        <w:r w:rsidR="00497C0E" w:rsidRPr="00E92492" w:rsidDel="009D40A7">
          <w:rPr>
            <w:rFonts w:ascii="Verdana" w:hAnsi="Verdana"/>
            <w:sz w:val="20"/>
            <w:szCs w:val="20"/>
          </w:rPr>
          <w:delText xml:space="preserve">d’asta </w:delText>
        </w:r>
      </w:del>
      <w:ins w:id="893" w:author="Avv. Rosario Panzariello" w:date="2026-09-13T21:18:00Z">
        <w:r w:rsidR="009D40A7" w:rsidRPr="00E92492">
          <w:rPr>
            <w:rFonts w:ascii="Verdana" w:hAnsi="Verdana"/>
            <w:sz w:val="20"/>
            <w:szCs w:val="20"/>
          </w:rPr>
          <w:t xml:space="preserve">di vendita </w:t>
        </w:r>
      </w:ins>
      <w:r w:rsidR="00497C0E" w:rsidRPr="00E92492">
        <w:rPr>
          <w:rFonts w:ascii="Verdana" w:hAnsi="Verdana"/>
          <w:sz w:val="20"/>
          <w:szCs w:val="20"/>
        </w:rPr>
        <w:t>e</w:t>
      </w:r>
      <w:ins w:id="894" w:author="Avv. Rosario Panzariello" w:date="2026-09-13T21:18:00Z">
        <w:r w:rsidR="009D40A7" w:rsidRPr="00E92492">
          <w:rPr>
            <w:rFonts w:ascii="Verdana" w:hAnsi="Verdana"/>
            <w:sz w:val="20"/>
            <w:szCs w:val="20"/>
          </w:rPr>
          <w:t xml:space="preserve"> gli eventuali</w:t>
        </w:r>
      </w:ins>
      <w:del w:id="895" w:author="Avv. Rosario Panzariello" w:date="2026-09-13T21:18:00Z">
        <w:r w:rsidR="00497C0E" w:rsidRPr="00E92492" w:rsidDel="009D40A7">
          <w:rPr>
            <w:rFonts w:ascii="Verdana" w:hAnsi="Verdana"/>
            <w:sz w:val="20"/>
            <w:szCs w:val="20"/>
          </w:rPr>
          <w:delText>/o</w:delText>
        </w:r>
      </w:del>
      <w:r w:rsidR="00497C0E" w:rsidRPr="00E92492">
        <w:rPr>
          <w:rFonts w:ascii="Verdana" w:hAnsi="Verdana"/>
          <w:sz w:val="20"/>
          <w:szCs w:val="20"/>
        </w:rPr>
        <w:t xml:space="preserve"> </w:t>
      </w:r>
      <w:ins w:id="896" w:author="Avv. Rosario Panzariello" w:date="2026-09-13T21:29:00Z">
        <w:r w:rsidR="00C42D8C" w:rsidRPr="00E92492">
          <w:rPr>
            <w:rFonts w:ascii="Verdana" w:hAnsi="Verdana"/>
            <w:sz w:val="20"/>
            <w:szCs w:val="20"/>
          </w:rPr>
          <w:t>C</w:t>
        </w:r>
      </w:ins>
      <w:del w:id="897" w:author="Avv. Rosario Panzariello" w:date="2026-09-13T21:29:00Z">
        <w:r w:rsidR="00497C0E" w:rsidRPr="00E92492" w:rsidDel="00C42D8C">
          <w:rPr>
            <w:rFonts w:ascii="Verdana" w:hAnsi="Verdana"/>
            <w:sz w:val="20"/>
            <w:szCs w:val="20"/>
          </w:rPr>
          <w:delText>c</w:delText>
        </w:r>
      </w:del>
      <w:r w:rsidR="00497C0E" w:rsidRPr="00E92492">
        <w:rPr>
          <w:rFonts w:ascii="Verdana" w:hAnsi="Verdana"/>
          <w:sz w:val="20"/>
          <w:szCs w:val="20"/>
        </w:rPr>
        <w:t xml:space="preserve">ontratti individuali possono </w:t>
      </w:r>
      <w:ins w:id="898" w:author="Avv. Rosario Panzariello" w:date="2026-09-13T21:18:00Z">
        <w:r w:rsidR="009D40A7" w:rsidRPr="00E92492">
          <w:rPr>
            <w:rFonts w:ascii="Verdana" w:hAnsi="Verdana"/>
            <w:sz w:val="20"/>
            <w:szCs w:val="20"/>
          </w:rPr>
          <w:t xml:space="preserve">integrare o </w:t>
        </w:r>
      </w:ins>
      <w:r w:rsidR="00497C0E" w:rsidRPr="00E92492">
        <w:rPr>
          <w:rFonts w:ascii="Verdana" w:hAnsi="Verdana"/>
          <w:sz w:val="20"/>
          <w:szCs w:val="20"/>
        </w:rPr>
        <w:t>regolare</w:t>
      </w:r>
      <w:ins w:id="899" w:author="Avv. Rosario Panzariello" w:date="2026-09-13T21:18:00Z">
        <w:r w:rsidR="009D40A7" w:rsidRPr="00E92492">
          <w:rPr>
            <w:rFonts w:ascii="Verdana" w:hAnsi="Verdana"/>
            <w:sz w:val="20"/>
            <w:szCs w:val="20"/>
          </w:rPr>
          <w:t xml:space="preserve">, anche in deroga alle </w:t>
        </w:r>
      </w:ins>
      <w:ins w:id="900" w:author="Avv. Rosario Panzariello" w:date="2026-09-13T21:19:00Z">
        <w:r w:rsidR="009D40A7" w:rsidRPr="00E92492">
          <w:rPr>
            <w:rFonts w:ascii="Verdana" w:hAnsi="Verdana"/>
            <w:sz w:val="20"/>
            <w:szCs w:val="20"/>
          </w:rPr>
          <w:t>presenti Condizioni Generali,</w:t>
        </w:r>
      </w:ins>
      <w:r w:rsidR="00497C0E" w:rsidRPr="00E92492">
        <w:rPr>
          <w:rFonts w:ascii="Verdana" w:hAnsi="Verdana"/>
          <w:sz w:val="20"/>
          <w:szCs w:val="20"/>
        </w:rPr>
        <w:t xml:space="preserve"> il rapporto tra Fleequid e determinati Utenti, o tra </w:t>
      </w:r>
      <w:ins w:id="901" w:author="Avv. Rosario Panzariello" w:date="2026-09-13T21:19:00Z">
        <w:r w:rsidR="00E73F57" w:rsidRPr="00E92492">
          <w:rPr>
            <w:rFonts w:ascii="Verdana" w:hAnsi="Verdana"/>
            <w:sz w:val="20"/>
            <w:szCs w:val="20"/>
          </w:rPr>
          <w:t xml:space="preserve">gli </w:t>
        </w:r>
      </w:ins>
      <w:r w:rsidR="00497C0E" w:rsidRPr="00E92492">
        <w:rPr>
          <w:rFonts w:ascii="Verdana" w:hAnsi="Verdana"/>
          <w:sz w:val="20"/>
          <w:szCs w:val="20"/>
        </w:rPr>
        <w:t xml:space="preserve">Utenti stessi, con riguardo a </w:t>
      </w:r>
      <w:del w:id="902" w:author="Avv. Rosario Panzariello" w:date="2026-09-13T21:19:00Z">
        <w:r w:rsidR="00497C0E" w:rsidRPr="00E92492" w:rsidDel="00436B29">
          <w:rPr>
            <w:rFonts w:ascii="Verdana" w:hAnsi="Verdana"/>
            <w:sz w:val="20"/>
            <w:szCs w:val="20"/>
          </w:rPr>
          <w:delText>tutti o alcuni</w:delText>
        </w:r>
      </w:del>
      <w:ins w:id="903" w:author="Avv. Rosario Panzariello" w:date="2026-09-13T21:19:00Z">
        <w:r w:rsidR="00436B29" w:rsidRPr="00E92492">
          <w:rPr>
            <w:rFonts w:ascii="Verdana" w:hAnsi="Verdana"/>
            <w:sz w:val="20"/>
            <w:szCs w:val="20"/>
          </w:rPr>
          <w:t>un</w:t>
        </w:r>
      </w:ins>
      <w:ins w:id="904" w:author="Avv. Rosario Panzariello" w:date="2026-09-13T21:20:00Z">
        <w:r w:rsidR="00436B29" w:rsidRPr="00E92492">
          <w:rPr>
            <w:rFonts w:ascii="Verdana" w:hAnsi="Verdana"/>
            <w:sz w:val="20"/>
            <w:szCs w:val="20"/>
          </w:rPr>
          <w:t>o o più</w:t>
        </w:r>
      </w:ins>
      <w:r w:rsidR="00497C0E" w:rsidRPr="00E92492">
        <w:rPr>
          <w:rFonts w:ascii="Verdana" w:hAnsi="Verdana"/>
          <w:sz w:val="20"/>
          <w:szCs w:val="20"/>
        </w:rPr>
        <w:t xml:space="preserve"> Veicoli, </w:t>
      </w:r>
      <w:ins w:id="905" w:author="Avv. Rosario Panzariello" w:date="2026-09-18T14:13:00Z" w16du:dateUtc="2026-09-18T12:13:00Z">
        <w:r w:rsidR="009D555C" w:rsidRPr="009D555C">
          <w:rPr>
            <w:rFonts w:ascii="Verdana" w:hAnsi="Verdana"/>
            <w:sz w:val="20"/>
            <w:szCs w:val="20"/>
          </w:rPr>
          <w:t>Eventi di vendita o Servizi. Qualora alla medesima operazione o al medesimo rapporto risultino applicabili più fonti contrattuali, gli Utenti riconoscono, in caso di contrasto, il seguente ordine di priorità</w:t>
        </w:r>
      </w:ins>
      <w:del w:id="906" w:author="Avv. Rosario Panzariello" w:date="2026-09-13T21:20:00Z">
        <w:r w:rsidR="00497C0E" w:rsidRPr="00E92492" w:rsidDel="00CF2E23">
          <w:rPr>
            <w:rFonts w:ascii="Verdana" w:hAnsi="Verdana"/>
            <w:sz w:val="20"/>
            <w:szCs w:val="20"/>
          </w:rPr>
          <w:delText>Aste e Servizi disponibili sul Marketplace</w:delText>
        </w:r>
      </w:del>
      <w:del w:id="907" w:author="Avv. Rosario Panzariello" w:date="2026-09-18T14:13:00Z" w16du:dateUtc="2026-09-18T12:13:00Z">
        <w:r w:rsidR="00497C0E" w:rsidRPr="00E92492" w:rsidDel="009D555C">
          <w:rPr>
            <w:rFonts w:ascii="Verdana" w:hAnsi="Verdana"/>
            <w:sz w:val="20"/>
            <w:szCs w:val="20"/>
          </w:rPr>
          <w:delText xml:space="preserve">. </w:delText>
        </w:r>
      </w:del>
      <w:del w:id="908" w:author="Avv. Rosario Panzariello" w:date="2026-09-13T21:21:00Z">
        <w:r w:rsidR="004A6CDB" w:rsidRPr="00E92492" w:rsidDel="00340E88">
          <w:rPr>
            <w:rFonts w:ascii="Verdana" w:hAnsi="Verdana"/>
            <w:sz w:val="20"/>
            <w:szCs w:val="20"/>
          </w:rPr>
          <w:delText>Laddove al Contratto concorrono uno o più dei possibili regolamenti negoziali da ultimo indicati</w:delText>
        </w:r>
      </w:del>
      <w:del w:id="909" w:author="Avv. Rosario Panzariello" w:date="2026-09-18T14:13:00Z" w16du:dateUtc="2026-09-18T12:13:00Z">
        <w:r w:rsidR="004A6CDB" w:rsidRPr="00E92492" w:rsidDel="009D555C">
          <w:rPr>
            <w:rFonts w:ascii="Verdana" w:hAnsi="Verdana"/>
            <w:sz w:val="20"/>
            <w:szCs w:val="20"/>
          </w:rPr>
          <w:delText xml:space="preserve">, gli Utenti riconoscono </w:delText>
        </w:r>
      </w:del>
      <w:del w:id="910" w:author="Avv. Rosario Panzariello" w:date="2026-09-13T21:21:00Z">
        <w:r w:rsidR="004A6CDB" w:rsidRPr="00E92492" w:rsidDel="004300FF">
          <w:rPr>
            <w:rFonts w:ascii="Verdana" w:hAnsi="Verdana"/>
            <w:sz w:val="20"/>
            <w:szCs w:val="20"/>
          </w:rPr>
          <w:delText xml:space="preserve">per gli stessi </w:delText>
        </w:r>
      </w:del>
      <w:del w:id="911" w:author="Avv. Rosario Panzariello" w:date="2026-09-18T14:13:00Z" w16du:dateUtc="2026-09-18T12:13:00Z">
        <w:r w:rsidR="004A6CDB" w:rsidRPr="00E92492" w:rsidDel="009D555C">
          <w:rPr>
            <w:rFonts w:ascii="Verdana" w:hAnsi="Verdana"/>
            <w:sz w:val="20"/>
            <w:szCs w:val="20"/>
          </w:rPr>
          <w:delText>il seguente ordine di priorità</w:delText>
        </w:r>
      </w:del>
      <w:r w:rsidR="004A6CDB" w:rsidRPr="00E92492">
        <w:rPr>
          <w:rFonts w:ascii="Verdana" w:hAnsi="Verdana"/>
          <w:sz w:val="20"/>
          <w:szCs w:val="20"/>
        </w:rPr>
        <w:t xml:space="preserve">: 1) </w:t>
      </w:r>
      <w:ins w:id="912" w:author="Avv. Rosario Panzariello" w:date="2026-09-18T14:13:00Z" w16du:dateUtc="2026-09-18T12:13:00Z">
        <w:r w:rsidR="00DE564E" w:rsidRPr="00DE564E">
          <w:rPr>
            <w:rFonts w:ascii="Verdana" w:hAnsi="Verdana"/>
            <w:sz w:val="20"/>
            <w:szCs w:val="20"/>
          </w:rPr>
          <w:t>Contratto individuale, purché formalizzato per iscritto e approvato da Fleequid, per quanto espressamente disciplina o deroga e limitatamente ai rapporti con gli Utenti che ne sono parti;</w:t>
        </w:r>
        <w:r w:rsidR="00DE564E">
          <w:rPr>
            <w:rFonts w:ascii="Verdana" w:hAnsi="Verdana"/>
            <w:sz w:val="20"/>
            <w:szCs w:val="20"/>
          </w:rPr>
          <w:t xml:space="preserve"> </w:t>
        </w:r>
      </w:ins>
      <w:del w:id="913" w:author="Avv. Rosario Panzariello" w:date="2026-09-13T21:24:00Z">
        <w:r w:rsidR="004A6CDB" w:rsidRPr="00E92492" w:rsidDel="009B1F09">
          <w:rPr>
            <w:rFonts w:ascii="Verdana" w:hAnsi="Verdana"/>
            <w:sz w:val="20"/>
            <w:szCs w:val="20"/>
          </w:rPr>
          <w:delText xml:space="preserve">Condizioni particolari d'asta: Queste condizioni hanno la massima precedenza all'interno della gerarchia. Quando sono </w:delText>
        </w:r>
        <w:r w:rsidR="00D13A0E" w:rsidRPr="00E92492" w:rsidDel="009B1F09">
          <w:rPr>
            <w:rFonts w:ascii="Verdana" w:hAnsi="Verdana"/>
            <w:sz w:val="20"/>
            <w:szCs w:val="20"/>
          </w:rPr>
          <w:delText>applicabili a una o più Aste, anche mediante semplice qualificazione dell’Asta sul Marketplace,</w:delText>
        </w:r>
        <w:r w:rsidR="004A6CDB" w:rsidRPr="00E92492" w:rsidDel="009B1F09">
          <w:rPr>
            <w:rFonts w:ascii="Verdana" w:hAnsi="Verdana"/>
            <w:sz w:val="20"/>
            <w:szCs w:val="20"/>
          </w:rPr>
          <w:delText xml:space="preserve"> prevalgono su eventuali altre Condizioni specifiche e sulle presenti Condizioni Generali, a meno che non sia diversamente indicato.</w:delText>
        </w:r>
        <w:r w:rsidR="00376E43" w:rsidRPr="00E92492" w:rsidDel="009B1F09">
          <w:rPr>
            <w:rFonts w:ascii="Verdana" w:hAnsi="Verdana"/>
            <w:sz w:val="20"/>
            <w:szCs w:val="20"/>
          </w:rPr>
          <w:delText xml:space="preserve"> </w:delText>
        </w:r>
        <w:r w:rsidR="002C6389" w:rsidRPr="00E92492" w:rsidDel="009B1F09">
          <w:rPr>
            <w:rFonts w:ascii="Verdana" w:hAnsi="Verdana"/>
            <w:sz w:val="20"/>
            <w:szCs w:val="20"/>
          </w:rPr>
          <w:delText>La specificazione delle Condizioni particolari d’asta può avvenire anche mediante elementi grafici, etichette o altre modalità visive o testuali idonee a indentificarle in modo chiaro sul Marketplace.</w:delText>
        </w:r>
        <w:r w:rsidR="002C6389" w:rsidRPr="00E92492" w:rsidDel="009B1F09">
          <w:rPr>
            <w:rFonts w:ascii="Verdana" w:hAnsi="Verdana"/>
            <w:sz w:val="20"/>
            <w:szCs w:val="20"/>
            <w:rPrChange w:id="914" w:author="Avv. Rosario Panzariello" w:date="2026-09-13T21:25:00Z">
              <w:rPr/>
            </w:rPrChange>
          </w:rPr>
          <w:delText xml:space="preserve"> </w:delText>
        </w:r>
        <w:r w:rsidR="00D13A0E" w:rsidRPr="00E92492" w:rsidDel="009B1F09">
          <w:rPr>
            <w:rFonts w:ascii="Verdana" w:hAnsi="Verdana"/>
            <w:sz w:val="20"/>
            <w:szCs w:val="20"/>
          </w:rPr>
          <w:delText>Le Condizioni particolari d’asta si applicano e vincolano gli Utenti anche quando non integralmente riportate nella scheda dell’Asta, purché rese accessibili tramite il Marketplace, anche mediante link, rinvio o pubblicazione in apposite sezioni, prima della partecipazione all’Asta.</w:delText>
        </w:r>
        <w:r w:rsidR="002C6389" w:rsidRPr="00E92492" w:rsidDel="009B1F09">
          <w:rPr>
            <w:rFonts w:ascii="Verdana" w:hAnsi="Verdana"/>
            <w:sz w:val="20"/>
            <w:szCs w:val="20"/>
          </w:rPr>
          <w:delText xml:space="preserve"> </w:delText>
        </w:r>
        <w:r w:rsidR="00376E43" w:rsidRPr="00E92492" w:rsidDel="009B1F09">
          <w:rPr>
            <w:rFonts w:ascii="Verdana" w:hAnsi="Verdana"/>
            <w:sz w:val="20"/>
            <w:szCs w:val="20"/>
          </w:rPr>
          <w:delText xml:space="preserve"> Rientrano tra le Condizioni particolari d’asta, a titolo esemplificativo e non esaustivo, quelle relative alle “1 Euro Auctions”, ove l’Asta sia qualificata come tale nel Marketplace. In tali casi, i relativi termini e condizioni, pubblicati </w:delText>
        </w:r>
        <w:r w:rsidR="00177AC7" w:rsidRPr="00E92492" w:rsidDel="009B1F09">
          <w:rPr>
            <w:rFonts w:ascii="Verdana" w:hAnsi="Verdana"/>
            <w:sz w:val="20"/>
            <w:szCs w:val="20"/>
          </w:rPr>
          <w:delText xml:space="preserve">anche </w:delText>
        </w:r>
        <w:r w:rsidR="00376E43" w:rsidRPr="00E92492" w:rsidDel="009B1F09">
          <w:rPr>
            <w:rFonts w:ascii="Verdana" w:hAnsi="Verdana"/>
            <w:sz w:val="20"/>
            <w:szCs w:val="20"/>
          </w:rPr>
          <w:delText xml:space="preserve">separatamente, </w:delText>
        </w:r>
        <w:r w:rsidR="00CB24F6" w:rsidRPr="00E92492" w:rsidDel="009B1F09">
          <w:rPr>
            <w:rFonts w:ascii="Verdana" w:hAnsi="Verdana"/>
            <w:sz w:val="20"/>
            <w:szCs w:val="20"/>
          </w:rPr>
          <w:delText>sono consultabili</w:delText>
        </w:r>
        <w:r w:rsidR="00376E43" w:rsidRPr="00E92492" w:rsidDel="009B1F09">
          <w:rPr>
            <w:rFonts w:ascii="Verdana" w:hAnsi="Verdana"/>
            <w:sz w:val="20"/>
            <w:szCs w:val="20"/>
          </w:rPr>
          <w:delText xml:space="preserve"> </w:delText>
        </w:r>
        <w:r w:rsidR="00CB24F6" w:rsidRPr="00E92492" w:rsidDel="009B1F09">
          <w:rPr>
            <w:rFonts w:ascii="Verdana" w:hAnsi="Verdana"/>
            <w:sz w:val="20"/>
            <w:szCs w:val="20"/>
          </w:rPr>
          <w:delText>nell’apposita sezione</w:delText>
        </w:r>
        <w:r w:rsidR="00376E43" w:rsidRPr="00E92492" w:rsidDel="009B1F09">
          <w:rPr>
            <w:rFonts w:ascii="Verdana" w:hAnsi="Verdana"/>
            <w:sz w:val="20"/>
            <w:szCs w:val="20"/>
          </w:rPr>
          <w:delText xml:space="preserve"> del </w:delText>
        </w:r>
        <w:r w:rsidR="00CB24F6" w:rsidRPr="00E92492" w:rsidDel="009B1F09">
          <w:rPr>
            <w:rFonts w:ascii="Verdana" w:hAnsi="Verdana"/>
            <w:sz w:val="20"/>
            <w:szCs w:val="20"/>
          </w:rPr>
          <w:delText xml:space="preserve">Marketplace, </w:delText>
        </w:r>
        <w:r w:rsidR="00376E43" w:rsidRPr="00E92492" w:rsidDel="009B1F09">
          <w:rPr>
            <w:rFonts w:ascii="Verdana" w:hAnsi="Verdana"/>
            <w:sz w:val="20"/>
            <w:szCs w:val="20"/>
          </w:rPr>
          <w:delText xml:space="preserve">trovano applicazione automatica e costituiscono parte integrante del </w:delText>
        </w:r>
        <w:r w:rsidR="00177AC7" w:rsidRPr="00E92492" w:rsidDel="009B1F09">
          <w:rPr>
            <w:rFonts w:ascii="Verdana" w:hAnsi="Verdana"/>
            <w:sz w:val="20"/>
            <w:szCs w:val="20"/>
          </w:rPr>
          <w:delText>Contratto</w:delText>
        </w:r>
        <w:r w:rsidR="00376E43" w:rsidRPr="00E92492" w:rsidDel="00FB395E">
          <w:rPr>
            <w:rFonts w:ascii="Verdana" w:hAnsi="Verdana"/>
            <w:sz w:val="20"/>
            <w:szCs w:val="20"/>
          </w:rPr>
          <w:delText>.</w:delText>
        </w:r>
      </w:del>
      <w:del w:id="915" w:author="Avv. Rosario Panzariello" w:date="2026-09-18T14:13:00Z" w16du:dateUtc="2026-09-18T12:13:00Z">
        <w:r w:rsidR="004A6CDB" w:rsidRPr="00E92492" w:rsidDel="00DE564E">
          <w:rPr>
            <w:rFonts w:ascii="Verdana" w:hAnsi="Verdana"/>
            <w:sz w:val="20"/>
            <w:szCs w:val="20"/>
          </w:rPr>
          <w:delText xml:space="preserve"> </w:delText>
        </w:r>
      </w:del>
      <w:r w:rsidR="004A6CDB" w:rsidRPr="00E92492">
        <w:rPr>
          <w:rFonts w:ascii="Verdana" w:hAnsi="Verdana"/>
          <w:sz w:val="20"/>
          <w:szCs w:val="20"/>
        </w:rPr>
        <w:t xml:space="preserve">2) </w:t>
      </w:r>
      <w:ins w:id="916" w:author="Avv. Rosario Panzariello" w:date="2026-09-18T14:13:00Z" w16du:dateUtc="2026-09-18T12:13:00Z">
        <w:r w:rsidR="00B904FE" w:rsidRPr="00B904FE">
          <w:rPr>
            <w:rFonts w:ascii="Verdana" w:hAnsi="Verdana"/>
            <w:sz w:val="20"/>
            <w:szCs w:val="20"/>
          </w:rPr>
          <w:t>Condizioni Specifiche, per la disciplina speciale, standardizzata e ricorrente di particolari Servizi, prodotti, categorie di Veicoli o materie, quali, a titolo esemplificativo e non esaustivo, Fleequid Care, le Soluzioni di finanziamento e gli ulteriori Servizi o programmi commerciali per i quali Fleequid preveda una disciplina contrattuale dedicata;</w:t>
        </w:r>
      </w:ins>
      <w:del w:id="917" w:author="Avv. Rosario Panzariello" w:date="2026-09-13T21:24:00Z">
        <w:r w:rsidR="004A6CDB" w:rsidRPr="00E92492" w:rsidDel="00FB395E">
          <w:rPr>
            <w:rFonts w:ascii="Verdana" w:hAnsi="Verdana"/>
            <w:sz w:val="20"/>
            <w:szCs w:val="20"/>
          </w:rPr>
          <w:delText>Condizioni specifiche: Tali condizioni prevalgono sulle Condizioni Generali, ma sono subordinate alle Condizioni particolari d'asta quando queste ultime sono specificate</w:delText>
        </w:r>
      </w:del>
      <w:del w:id="918" w:author="Avv. Rosario Panzariello" w:date="2026-09-13T21:31:00Z">
        <w:r w:rsidR="004A6CDB" w:rsidRPr="00E92492" w:rsidDel="0031750B">
          <w:rPr>
            <w:rFonts w:ascii="Verdana" w:hAnsi="Verdana"/>
            <w:sz w:val="20"/>
            <w:szCs w:val="20"/>
          </w:rPr>
          <w:delText>.</w:delText>
        </w:r>
      </w:del>
      <w:r w:rsidR="004A6CDB" w:rsidRPr="00E92492">
        <w:rPr>
          <w:rFonts w:ascii="Verdana" w:hAnsi="Verdana"/>
          <w:sz w:val="20"/>
          <w:szCs w:val="20"/>
        </w:rPr>
        <w:t xml:space="preserve"> 3</w:t>
      </w:r>
      <w:r w:rsidR="00FA0187" w:rsidRPr="00E92492">
        <w:rPr>
          <w:rFonts w:ascii="Verdana" w:hAnsi="Verdana"/>
          <w:sz w:val="20"/>
          <w:szCs w:val="20"/>
        </w:rPr>
        <w:t>)</w:t>
      </w:r>
      <w:r w:rsidR="004A6CDB" w:rsidRPr="00E92492">
        <w:rPr>
          <w:rFonts w:ascii="Verdana" w:hAnsi="Verdana"/>
          <w:sz w:val="20"/>
          <w:szCs w:val="20"/>
        </w:rPr>
        <w:t xml:space="preserve"> </w:t>
      </w:r>
      <w:ins w:id="919" w:author="Avv. Rosario Panzariello" w:date="2026-09-18T14:13:00Z" w16du:dateUtc="2026-09-18T12:13:00Z">
        <w:r w:rsidR="007265D8" w:rsidRPr="007265D8">
          <w:rPr>
            <w:rFonts w:ascii="Verdana" w:hAnsi="Verdana"/>
            <w:sz w:val="20"/>
            <w:szCs w:val="20"/>
          </w:rPr>
          <w:t xml:space="preserve">Condizioni particolari di vendita, </w:t>
        </w:r>
        <w:r w:rsidR="007265D8" w:rsidRPr="007265D8">
          <w:rPr>
            <w:rFonts w:ascii="Verdana" w:hAnsi="Verdana"/>
            <w:sz w:val="20"/>
            <w:szCs w:val="20"/>
          </w:rPr>
          <w:lastRenderedPageBreak/>
          <w:t>per i parametri, le condizioni e le deroghe espresse della singola operazione o del singolo Evento di vendita, quali, a titolo esemplificativo e non esaustivo, le condizioni applicabili alle 1 Euro Auctions, le condizioni particolari relative alle operazioni di cui all'art. 13, nonché eventuali particolari condizioni relative alle modalità di vendita, ai requisiti di partecipazione, alla determinazione del prezzo, alle Commissioni, alle Tariffe, alle garanzie specificamente previste per l'operazione o alla consegna;</w:t>
        </w:r>
        <w:r w:rsidR="007265D8">
          <w:rPr>
            <w:rFonts w:ascii="Verdana" w:hAnsi="Verdana"/>
            <w:sz w:val="20"/>
            <w:szCs w:val="20"/>
          </w:rPr>
          <w:t xml:space="preserve"> </w:t>
        </w:r>
      </w:ins>
      <w:del w:id="920" w:author="Avv. Rosario Panzariello" w:date="2026-09-13T21:25:00Z">
        <w:r w:rsidR="00FA0187" w:rsidRPr="00E92492" w:rsidDel="00FB395E">
          <w:rPr>
            <w:rFonts w:ascii="Verdana" w:hAnsi="Verdana"/>
            <w:sz w:val="20"/>
            <w:szCs w:val="20"/>
          </w:rPr>
          <w:delText>Contratti individuali: I contratti individuali formalizzati per iscritto e approvati da Fleequid con uno o più Utente possono derogare alle presenti Condizioni Generali e alle Condizioni speciali nei rapporti tra Fleequid e tali specifici Utenti, ma non alle Condizioni particolari d'asta, a meno che in tali contratti individuali non vi sia un'espressa menzione di deroga anche a queste ultime</w:delText>
        </w:r>
      </w:del>
      <w:del w:id="921" w:author="Avv. Rosario Panzariello" w:date="2026-09-13T21:26:00Z">
        <w:r w:rsidR="00FA0187" w:rsidRPr="00E92492" w:rsidDel="00C84553">
          <w:rPr>
            <w:rFonts w:ascii="Verdana" w:hAnsi="Verdana"/>
            <w:sz w:val="20"/>
            <w:szCs w:val="20"/>
          </w:rPr>
          <w:delText>.</w:delText>
        </w:r>
      </w:del>
      <w:del w:id="922" w:author="Avv. Rosario Panzariello" w:date="2026-09-18T14:13:00Z" w16du:dateUtc="2026-09-18T12:13:00Z">
        <w:r w:rsidR="00FA0187" w:rsidRPr="00E92492" w:rsidDel="007265D8">
          <w:rPr>
            <w:rFonts w:ascii="Verdana" w:hAnsi="Verdana"/>
            <w:sz w:val="20"/>
            <w:szCs w:val="20"/>
          </w:rPr>
          <w:delText xml:space="preserve"> </w:delText>
        </w:r>
      </w:del>
      <w:r w:rsidR="00FA0187" w:rsidRPr="00E92492">
        <w:rPr>
          <w:rFonts w:ascii="Verdana" w:hAnsi="Verdana"/>
          <w:sz w:val="20"/>
          <w:szCs w:val="20"/>
        </w:rPr>
        <w:t xml:space="preserve">4) </w:t>
      </w:r>
      <w:ins w:id="923" w:author="Avv. Rosario Panzariello" w:date="2026-09-18T14:14:00Z" w16du:dateUtc="2026-09-18T12:14:00Z">
        <w:r w:rsidR="005B505E" w:rsidRPr="005B505E">
          <w:rPr>
            <w:rFonts w:ascii="Verdana" w:hAnsi="Verdana"/>
            <w:sz w:val="20"/>
            <w:szCs w:val="20"/>
          </w:rPr>
          <w:t>Condizioni Generali, in via generale e residuale</w:t>
        </w:r>
      </w:ins>
      <w:del w:id="924" w:author="Avv. Rosario Panzariello" w:date="2026-09-13T21:25:00Z">
        <w:r w:rsidR="00FA0187" w:rsidRPr="00E92492" w:rsidDel="00E835F1">
          <w:rPr>
            <w:rFonts w:ascii="Verdana" w:hAnsi="Verdana"/>
            <w:sz w:val="20"/>
            <w:szCs w:val="20"/>
          </w:rPr>
          <w:delText>Condizioni Generali: Le presenti Condizioni Generali continuano a trovare applicazione residuale, anche nei casi in cui sono previsti Contratti individuali e/o Condizioni speciali e/o Condizioni particolari d'asta, a meno che non vi sia un'espressa indicazione contraria</w:delText>
        </w:r>
      </w:del>
      <w:r w:rsidR="00FA0187" w:rsidRPr="00E92492">
        <w:rPr>
          <w:rFonts w:ascii="Verdana" w:hAnsi="Verdana"/>
          <w:sz w:val="20"/>
          <w:szCs w:val="20"/>
        </w:rPr>
        <w:t>.</w:t>
      </w:r>
    </w:p>
    <w:p w14:paraId="59C9E322" w14:textId="323F9F8B" w:rsidR="00725EF4" w:rsidRDefault="00B718E5" w:rsidP="00DA0739">
      <w:pPr>
        <w:pStyle w:val="Paragrafoelenco"/>
        <w:numPr>
          <w:ilvl w:val="1"/>
          <w:numId w:val="1"/>
        </w:numPr>
        <w:spacing w:line="360" w:lineRule="auto"/>
        <w:ind w:left="0" w:firstLine="0"/>
        <w:jc w:val="both"/>
        <w:rPr>
          <w:ins w:id="925" w:author="Avv. Rosario Panzariello" w:date="2026-09-13T21:33:00Z"/>
          <w:rFonts w:ascii="Verdana" w:hAnsi="Verdana"/>
          <w:sz w:val="20"/>
          <w:szCs w:val="20"/>
        </w:rPr>
      </w:pPr>
      <w:ins w:id="926" w:author="Avv. Rosario Panzariello" w:date="2026-09-18T14:14:00Z" w16du:dateUtc="2026-09-18T12:14:00Z">
        <w:r w:rsidRPr="00B718E5">
          <w:rPr>
            <w:rFonts w:ascii="Verdana" w:hAnsi="Verdana"/>
            <w:sz w:val="20"/>
            <w:szCs w:val="20"/>
          </w:rPr>
          <w:t>L'ordine di priorità previsto dall'art. 4.3 opera esclusivamente in caso di contrasto tra fonti contrattuali che disciplinano la medesima materia. Ciascuna fonte prevale soltanto per le materie che disciplina; in assenza di incompatibilità le fonti si integrano reciprocamente. Le Condizioni particolari di vendita possono derogare alle Condizioni Specifiche soltanto in modo espresso, chiaro e riferito alla specifica materia o disposizione derogata; in difetto di tale deroga espressa prevalgono le Condizioni Specifiche per le materie da esse disciplinate. In particolare, le Condizioni Specifiche relative alle Soluzioni di finanziamento possono prevedere regole particolari in materia di pagamento, fatturazione, intestazione, trasferimento della proprietà, disponibilità e consegna del Veicolo, secondo quanto previsto dall'art. 22</w:t>
        </w:r>
      </w:ins>
      <w:ins w:id="927" w:author="Avv. Rosario Panzariello" w:date="2026-09-13T21:32:00Z">
        <w:r w:rsidR="004D60B1" w:rsidRPr="004D60B1">
          <w:rPr>
            <w:rFonts w:ascii="Verdana" w:hAnsi="Verdana"/>
            <w:sz w:val="20"/>
            <w:szCs w:val="20"/>
          </w:rPr>
          <w:t>.</w:t>
        </w:r>
      </w:ins>
    </w:p>
    <w:p w14:paraId="68E2A174" w14:textId="71786FA7" w:rsidR="000403B5" w:rsidRDefault="00C93765" w:rsidP="00DA0739">
      <w:pPr>
        <w:pStyle w:val="Paragrafoelenco"/>
        <w:numPr>
          <w:ilvl w:val="1"/>
          <w:numId w:val="1"/>
        </w:numPr>
        <w:spacing w:line="360" w:lineRule="auto"/>
        <w:ind w:left="0" w:firstLine="0"/>
        <w:jc w:val="both"/>
        <w:rPr>
          <w:ins w:id="928" w:author="Avv. Rosario Panzariello" w:date="2026-09-13T21:40:00Z"/>
          <w:rFonts w:ascii="Verdana" w:hAnsi="Verdana"/>
          <w:sz w:val="20"/>
          <w:szCs w:val="20"/>
        </w:rPr>
      </w:pPr>
      <w:ins w:id="929" w:author="Avv. Rosario Panzariello" w:date="2026-09-18T14:15:00Z" w16du:dateUtc="2026-09-18T12:15:00Z">
        <w:r w:rsidRPr="00C93765">
          <w:rPr>
            <w:rFonts w:ascii="Verdana" w:hAnsi="Verdana"/>
            <w:sz w:val="20"/>
            <w:szCs w:val="20"/>
          </w:rPr>
          <w:t>Le Condizioni particolari di vendita applicabili alla specifica operazione o al singolo Evento di vendita possono essere riportate direttamente nell'Inserzione, richiamate mediante link o rinvio a un documento o a un'apposita sezione del Marketplace, ovvero individuate mediante badge, etichette, diciture o altri elementi grafici o testuali idonei a renderne chiaramente riconoscibile l'applicazione. Quando il relativo testo sia reso accessibile e consultabile prima della formulazione dell'Offerta, tali Condizioni particolari di vendita si applicano all'operazione e vincolano gli Utenti senza necessità di una separata accettazione</w:t>
        </w:r>
      </w:ins>
      <w:ins w:id="930" w:author="Avv. Rosario Panzariello" w:date="2026-09-13T21:34:00Z">
        <w:r w:rsidR="00D71963" w:rsidRPr="00D71963">
          <w:rPr>
            <w:rFonts w:ascii="Verdana" w:hAnsi="Verdana"/>
            <w:sz w:val="20"/>
            <w:szCs w:val="20"/>
          </w:rPr>
          <w:t>.</w:t>
        </w:r>
      </w:ins>
    </w:p>
    <w:p w14:paraId="33F6C70C" w14:textId="15B75754" w:rsidR="002363DE" w:rsidRDefault="004E583B" w:rsidP="00DA0739">
      <w:pPr>
        <w:pStyle w:val="Paragrafoelenco"/>
        <w:numPr>
          <w:ilvl w:val="1"/>
          <w:numId w:val="1"/>
        </w:numPr>
        <w:spacing w:line="360" w:lineRule="auto"/>
        <w:ind w:left="0" w:firstLine="0"/>
        <w:jc w:val="both"/>
        <w:rPr>
          <w:ins w:id="931" w:author="Avv. Rosario Panzariello" w:date="2026-09-13T21:41:00Z"/>
          <w:rFonts w:ascii="Verdana" w:hAnsi="Verdana"/>
          <w:sz w:val="20"/>
          <w:szCs w:val="20"/>
        </w:rPr>
      </w:pPr>
      <w:ins w:id="932" w:author="Avv. Rosario Panzariello" w:date="2026-09-18T14:15:00Z" w16du:dateUtc="2026-09-18T12:15:00Z">
        <w:r w:rsidRPr="004E583B">
          <w:rPr>
            <w:rFonts w:ascii="Verdana" w:hAnsi="Verdana"/>
            <w:sz w:val="20"/>
            <w:szCs w:val="20"/>
          </w:rPr>
          <w:t>L'Inserzione assolve alla duplice funzione di descrivere il Veicolo e le caratteristiche della specifica operazione e di contenere, individuare o richiamare le Condizioni particolari di vendita eventualmente applicabili. Non tutte le informazioni contenute o richiamate nell'Inserzione costituiscono, pertanto, Condizioni particolari di vendita: i dati descrittivi del Veicolo, le immagini, il chilometraggio, il TrustReport, le Specifiche tecniche e le ulteriori informazioni relative al Veicolo conservano la funzione loro propria. Costituiscono Condizioni particolari di vendita le disposizioni destinate a regolare la specifica operazione o il relativo Evento di vendita e rese riconoscibili come tali secondo le modalità previste dall'art. 4.5</w:t>
        </w:r>
      </w:ins>
      <w:ins w:id="933" w:author="Avv. Rosario Panzariello" w:date="2026-09-13T21:41:00Z">
        <w:r w:rsidR="00372625" w:rsidRPr="00372625">
          <w:rPr>
            <w:rFonts w:ascii="Verdana" w:hAnsi="Verdana"/>
            <w:sz w:val="20"/>
            <w:szCs w:val="20"/>
          </w:rPr>
          <w:t>.</w:t>
        </w:r>
      </w:ins>
    </w:p>
    <w:p w14:paraId="6573DFF2" w14:textId="702D77A1" w:rsidR="00372625" w:rsidRPr="007C1A68" w:rsidRDefault="0098672C" w:rsidP="00DA0739">
      <w:pPr>
        <w:pStyle w:val="Paragrafoelenco"/>
        <w:numPr>
          <w:ilvl w:val="1"/>
          <w:numId w:val="1"/>
        </w:numPr>
        <w:spacing w:line="360" w:lineRule="auto"/>
        <w:ind w:left="0" w:firstLine="0"/>
        <w:jc w:val="both"/>
        <w:rPr>
          <w:ins w:id="934" w:author="Avv. Rosario Panzariello" w:date="2026-09-18T14:15:00Z" w16du:dateUtc="2026-09-18T12:15:00Z"/>
          <w:rFonts w:ascii="Verdana" w:hAnsi="Verdana"/>
          <w:sz w:val="20"/>
          <w:szCs w:val="20"/>
          <w:rPrChange w:id="935" w:author="Avv. Rosario Panzariello" w:date="2026-09-18T14:16:00Z" w16du:dateUtc="2026-09-18T12:16:00Z">
            <w:rPr>
              <w:ins w:id="936" w:author="Avv. Rosario Panzariello" w:date="2026-09-18T14:15:00Z" w16du:dateUtc="2026-09-18T12:15:00Z"/>
              <w:rFonts w:ascii="Verdana" w:hAnsi="Verdana"/>
              <w:sz w:val="20"/>
              <w:szCs w:val="20"/>
              <w:highlight w:val="yellow"/>
            </w:rPr>
          </w:rPrChange>
        </w:rPr>
      </w:pPr>
      <w:ins w:id="937" w:author="Avv. Rosario Panzariello" w:date="2026-09-18T14:15:00Z" w16du:dateUtc="2026-09-18T12:15:00Z">
        <w:r w:rsidRPr="0098672C">
          <w:rPr>
            <w:rFonts w:ascii="Verdana" w:hAnsi="Verdana"/>
            <w:sz w:val="20"/>
            <w:szCs w:val="20"/>
          </w:rPr>
          <w:t xml:space="preserve">La Proforma, le fatture e le comunicazioni relative alla fase esecutiva dell'operazione non costituiscono autonome fonti negoziali e non possono modificare unilateralmente le condizioni contrattuali applicabili alla specifica operazione né introdurre nuovi obblighi. L'importo indicato nella Proforma costituisce l'Importo Totale Dovuto dall'Acquirente, salvo errore materiale manifesto. Le fatture emesse in relazione all'operazione documentano, secondo il Modello di Vendita applicabile e le modalità con cui la compravendita viene eseguita, i rispettivi rapporti economici e fiscali, senza modificare, di per sé, l'ammontare complessivamente dovuto dall'Acquirente. La messa a disposizione della Proforma determina la decorrenza del Termine di </w:t>
        </w:r>
        <w:r w:rsidRPr="0098672C">
          <w:rPr>
            <w:rFonts w:ascii="Verdana" w:hAnsi="Verdana"/>
            <w:sz w:val="20"/>
            <w:szCs w:val="20"/>
          </w:rPr>
          <w:lastRenderedPageBreak/>
          <w:t>pagamento secondo quanto previsto dall'art. 11, senza che per tale ragione essa assuma natura di fonte negoziale</w:t>
        </w:r>
      </w:ins>
      <w:ins w:id="938" w:author="Avv. Rosario Panzariello" w:date="2026-09-13T21:44:00Z">
        <w:r w:rsidR="00AA4294" w:rsidRPr="007C1A68">
          <w:rPr>
            <w:rFonts w:ascii="Verdana" w:hAnsi="Verdana"/>
            <w:sz w:val="20"/>
            <w:szCs w:val="20"/>
          </w:rPr>
          <w:t>.</w:t>
        </w:r>
      </w:ins>
    </w:p>
    <w:p w14:paraId="5A5D38B0" w14:textId="5AFD056F" w:rsidR="0098672C" w:rsidRPr="007C1A68" w:rsidRDefault="005E7F07" w:rsidP="00DA0739">
      <w:pPr>
        <w:pStyle w:val="Paragrafoelenco"/>
        <w:numPr>
          <w:ilvl w:val="1"/>
          <w:numId w:val="1"/>
        </w:numPr>
        <w:spacing w:line="360" w:lineRule="auto"/>
        <w:ind w:left="0" w:firstLine="0"/>
        <w:jc w:val="both"/>
        <w:rPr>
          <w:ins w:id="939" w:author="Avv. Rosario Panzariello" w:date="2026-09-18T14:15:00Z" w16du:dateUtc="2026-09-18T12:15:00Z"/>
          <w:rFonts w:ascii="Verdana" w:hAnsi="Verdana"/>
          <w:sz w:val="20"/>
          <w:szCs w:val="20"/>
        </w:rPr>
      </w:pPr>
      <w:ins w:id="940" w:author="Avv. Rosario Panzariello" w:date="2026-09-18T14:15:00Z" w16du:dateUtc="2026-09-18T12:15:00Z">
        <w:r w:rsidRPr="005E7F07">
          <w:rPr>
            <w:rFonts w:ascii="Verdana" w:hAnsi="Verdana"/>
            <w:sz w:val="20"/>
            <w:szCs w:val="20"/>
          </w:rPr>
          <w:t>Fino a quando non siano state formulate Offerte, Fleequid può modificare le condizioni applicabili alla specifica operazione o al singolo Evento di vendita, rendendo conoscibile la versione applicabile secondo quanto previsto dagli artt. 3.2, 3.7, 4.5 e 9.2. Qualora siano già state formulate Offerte, una modifica sostanziale delle condizioni applicabili non si applica alle Offerte già formulate: Fleequid, ove intenda applicare la modifica, neutralizza le Offerte interessate, rende conoscibile la nuova versione delle condizioni e consente agli Utenti una nuova manifestazione di volontà. Le correzioni puramente materiali o formali, prive di incidenza economica o giuridica, possono essere effettuate senza necessità di neutralizzare le Offerte già formulate. Perfezionatosi l'Accordo vincolante, nessuna modifica unilaterale delle condizioni applicabili è ammessa, salvo accordo espresso delle Parti interessate, meccanismi già preventivamente pattuiti e resi conoscibili ovvero adeguamenti obbligatori ai sensi dell'art. 4.9. Resta fermo quanto previsto dall'art. 9.4, lett. b), in materia di errore materiale manifesto.</w:t>
        </w:r>
      </w:ins>
    </w:p>
    <w:p w14:paraId="0EFE2ECD" w14:textId="3E19142E" w:rsidR="005E7F07" w:rsidDel="00043B27" w:rsidRDefault="007C1A68">
      <w:pPr>
        <w:pStyle w:val="Paragrafoelenco"/>
        <w:numPr>
          <w:ilvl w:val="1"/>
          <w:numId w:val="1"/>
        </w:numPr>
        <w:spacing w:line="360" w:lineRule="auto"/>
        <w:ind w:left="0" w:firstLine="0"/>
        <w:jc w:val="both"/>
        <w:rPr>
          <w:del w:id="941" w:author="Avv. Rosario Panzariello" w:date="2026-09-18T14:16:00Z" w16du:dateUtc="2026-09-18T12:16:00Z"/>
          <w:rFonts w:ascii="Verdana" w:hAnsi="Verdana"/>
          <w:sz w:val="20"/>
          <w:szCs w:val="20"/>
        </w:rPr>
      </w:pPr>
      <w:ins w:id="942" w:author="Avv. Rosario Panzariello" w:date="2026-09-18T14:16:00Z" w16du:dateUtc="2026-09-18T12:16:00Z">
        <w:r w:rsidRPr="007C1A68">
          <w:rPr>
            <w:rFonts w:ascii="Verdana" w:hAnsi="Verdana"/>
            <w:sz w:val="20"/>
            <w:szCs w:val="20"/>
          </w:rPr>
          <w:t>Le modifiche delle presenti Condizioni Generali, del Tariffario Fleequid o delle ulteriori condizioni applicabili richieste da una legge, da un regolamento o da un provvedimento vincolante dell'autorità competente si applicano dalla data e con l'estensione richieste dalla fonte sovraordinata, anche ai rapporti in corso ove ciò sia necessario, senza che ne derivi alcuna retroattività contrattuale generalizzata. Restano salvi gli effetti già definitivamente maturati, salvo diversa disposizione inderogabile. Nei medesimi casi Fleequid può adeguare le modalità operative del Marketplace e delle operazioni, richiedere agli Utenti documenti e adempimenti ulteriori, sospendere l'esecuzione, impedire le attività non più consentite e procedere all'Annullamento della vendita ai sensi dell'art. 14 quando la prosecuzione dell'operazione risulti illecita o incompatibile con la normativa sopravvenuta.</w:t>
        </w:r>
      </w:ins>
    </w:p>
    <w:p w14:paraId="5B055302" w14:textId="77777777" w:rsidR="00043B27" w:rsidRPr="007C1A68" w:rsidRDefault="00043B27">
      <w:pPr>
        <w:pStyle w:val="Paragrafoelenco"/>
        <w:spacing w:line="360" w:lineRule="auto"/>
        <w:ind w:left="0"/>
        <w:jc w:val="both"/>
        <w:rPr>
          <w:ins w:id="943" w:author="Avv. Rosario Panzariello" w:date="2026-09-20T06:49:00Z" w16du:dateUtc="2026-09-20T04:49:00Z"/>
          <w:rFonts w:ascii="Verdana" w:hAnsi="Verdana"/>
          <w:sz w:val="20"/>
          <w:szCs w:val="20"/>
        </w:rPr>
        <w:pPrChange w:id="944" w:author="Avv. Rosario Panzariello" w:date="2026-09-20T06:49:00Z" w16du:dateUtc="2026-09-20T04:49:00Z">
          <w:pPr>
            <w:pStyle w:val="Paragrafoelenco"/>
            <w:numPr>
              <w:ilvl w:val="1"/>
              <w:numId w:val="1"/>
            </w:numPr>
            <w:spacing w:line="360" w:lineRule="auto"/>
            <w:ind w:left="0" w:hanging="720"/>
            <w:jc w:val="both"/>
          </w:pPr>
        </w:pPrChange>
      </w:pP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945" w:name="_Toc241317074"/>
      <w:r w:rsidRPr="000532C5">
        <w:rPr>
          <w:rFonts w:ascii="Verdana" w:hAnsi="Verdana"/>
          <w:b/>
          <w:bCs/>
          <w:smallCaps/>
          <w:sz w:val="20"/>
          <w:szCs w:val="20"/>
        </w:rPr>
        <w:t>Registrazione e uso consentito del Marketplace.</w:t>
      </w:r>
      <w:bookmarkEnd w:id="945"/>
    </w:p>
    <w:p w14:paraId="3189D13C" w14:textId="4827ED9E"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Gli Utenti che desiderano utilizzare i Servizi offerti da Fleequid devono registrarsi</w:t>
      </w:r>
      <w:ins w:id="946" w:author="Avv. Rosario Panzariello" w:date="2026-09-13T21:48:00Z">
        <w:r w:rsidR="00A21142">
          <w:rPr>
            <w:rFonts w:ascii="Verdana" w:hAnsi="Verdana"/>
            <w:sz w:val="20"/>
            <w:szCs w:val="20"/>
          </w:rPr>
          <w:t xml:space="preserve"> al Marketplace</w:t>
        </w:r>
      </w:ins>
      <w:r w:rsidRPr="000532C5">
        <w:rPr>
          <w:rFonts w:ascii="Verdana" w:hAnsi="Verdana"/>
          <w:sz w:val="20"/>
          <w:szCs w:val="20"/>
        </w:rPr>
        <w:t>. La registrazione è gratuita e non comporta alcun impegno ad acquistare o vendere Veicoli. Con la registrazione al Marketplace</w:t>
      </w:r>
      <w:del w:id="947" w:author="Avv. Rosario Panzariello" w:date="2026-09-18T14:20:00Z" w16du:dateUtc="2026-09-18T12:20:00Z">
        <w:r w:rsidRPr="000532C5" w:rsidDel="00EE0632">
          <w:rPr>
            <w:rFonts w:ascii="Verdana" w:hAnsi="Verdana"/>
            <w:sz w:val="20"/>
            <w:szCs w:val="20"/>
          </w:rPr>
          <w:delText>,</w:delText>
        </w:r>
      </w:del>
      <w:r w:rsidRPr="000532C5">
        <w:rPr>
          <w:rFonts w:ascii="Verdana" w:hAnsi="Verdana"/>
          <w:sz w:val="20"/>
          <w:szCs w:val="20"/>
        </w:rPr>
        <w:t xml:space="preserve"> l’Utente </w:t>
      </w:r>
      <w:ins w:id="948" w:author="Avv. Rosario Panzariello" w:date="2026-09-13T21:48:00Z">
        <w:r w:rsidR="001C1CAF">
          <w:rPr>
            <w:rFonts w:ascii="Verdana" w:hAnsi="Verdana"/>
            <w:sz w:val="20"/>
            <w:szCs w:val="20"/>
          </w:rPr>
          <w:t xml:space="preserve">dichiara e </w:t>
        </w:r>
      </w:ins>
      <w:r w:rsidRPr="000532C5">
        <w:rPr>
          <w:rFonts w:ascii="Verdana" w:hAnsi="Verdana"/>
          <w:sz w:val="20"/>
          <w:szCs w:val="20"/>
        </w:rPr>
        <w:t xml:space="preserve">garantisce </w:t>
      </w:r>
      <w:del w:id="949" w:author="Avv. Rosario Panzariello" w:date="2026-09-13T21:48:00Z">
        <w:r w:rsidRPr="000532C5" w:rsidDel="001C1CAF">
          <w:rPr>
            <w:rFonts w:ascii="Verdana" w:hAnsi="Verdana"/>
            <w:sz w:val="20"/>
            <w:szCs w:val="20"/>
          </w:rPr>
          <w:delText xml:space="preserve">di essere maggiorenne, </w:delText>
        </w:r>
      </w:del>
      <w:r w:rsidRPr="000532C5">
        <w:rPr>
          <w:rFonts w:ascii="Verdana" w:hAnsi="Verdana"/>
          <w:sz w:val="20"/>
          <w:szCs w:val="20"/>
        </w:rPr>
        <w:t xml:space="preserve">di rivestire la qualità di Professionista </w:t>
      </w:r>
      <w:ins w:id="950" w:author="Avv. Rosario Panzariello" w:date="2026-09-13T21:49:00Z">
        <w:r w:rsidR="001C1CAF">
          <w:rPr>
            <w:rFonts w:ascii="Verdana" w:hAnsi="Verdana"/>
            <w:sz w:val="20"/>
            <w:szCs w:val="20"/>
          </w:rPr>
          <w:t xml:space="preserve">e che la persona fisica che procede alla registrazione </w:t>
        </w:r>
      </w:ins>
      <w:ins w:id="951" w:author="Avv. Rosario Panzariello" w:date="2026-09-18T14:21:00Z" w16du:dateUtc="2026-09-18T12:21:00Z">
        <w:r w:rsidR="00EE0632">
          <w:rPr>
            <w:rFonts w:ascii="Verdana" w:hAnsi="Verdana"/>
            <w:sz w:val="20"/>
            <w:szCs w:val="20"/>
          </w:rPr>
          <w:t>è</w:t>
        </w:r>
      </w:ins>
      <w:ins w:id="952" w:author="Avv. Rosario Panzariello" w:date="2026-09-13T21:49:00Z">
        <w:r w:rsidR="001C1CAF">
          <w:rPr>
            <w:rFonts w:ascii="Verdana" w:hAnsi="Verdana"/>
            <w:sz w:val="20"/>
            <w:szCs w:val="20"/>
          </w:rPr>
          <w:t xml:space="preserve"> maggiorenne e </w:t>
        </w:r>
      </w:ins>
      <w:ins w:id="953" w:author="Avv. Rosario Panzariello" w:date="2026-09-18T14:21:00Z" w16du:dateUtc="2026-09-18T12:21:00Z">
        <w:r w:rsidR="0092015C">
          <w:rPr>
            <w:rFonts w:ascii="Verdana" w:hAnsi="Verdana"/>
            <w:sz w:val="20"/>
            <w:szCs w:val="20"/>
          </w:rPr>
          <w:t>dispone</w:t>
        </w:r>
      </w:ins>
      <w:ins w:id="954" w:author="Avv. Rosario Panzariello" w:date="2026-09-13T21:49:00Z">
        <w:r w:rsidR="001C1CAF">
          <w:rPr>
            <w:rFonts w:ascii="Verdana" w:hAnsi="Verdana"/>
            <w:sz w:val="20"/>
            <w:szCs w:val="20"/>
          </w:rPr>
          <w:t xml:space="preserve"> dei poteri necessari per </w:t>
        </w:r>
        <w:r w:rsidR="000D27FD">
          <w:rPr>
            <w:rFonts w:ascii="Verdana" w:hAnsi="Verdana"/>
            <w:sz w:val="20"/>
            <w:szCs w:val="20"/>
          </w:rPr>
          <w:t xml:space="preserve">accettare </w:t>
        </w:r>
      </w:ins>
      <w:del w:id="955" w:author="Avv. Rosario Panzariello" w:date="2026-09-13T21:49:00Z">
        <w:r w:rsidRPr="000532C5" w:rsidDel="000D27FD">
          <w:rPr>
            <w:rFonts w:ascii="Verdana" w:hAnsi="Verdana"/>
            <w:sz w:val="20"/>
            <w:szCs w:val="20"/>
          </w:rPr>
          <w:delText xml:space="preserve">nonché di essere in grado di approvare </w:delText>
        </w:r>
      </w:del>
      <w:r w:rsidRPr="000532C5">
        <w:rPr>
          <w:rFonts w:ascii="Verdana" w:hAnsi="Verdana"/>
          <w:sz w:val="20"/>
          <w:szCs w:val="20"/>
        </w:rPr>
        <w:t>le presenti Condizioni Generali</w:t>
      </w:r>
      <w:ins w:id="956" w:author="Avv. Rosario Panzariello" w:date="2026-09-13T21:49:00Z">
        <w:r w:rsidR="000D27FD">
          <w:rPr>
            <w:rFonts w:ascii="Verdana" w:hAnsi="Verdana"/>
            <w:sz w:val="20"/>
            <w:szCs w:val="20"/>
          </w:rPr>
          <w:t xml:space="preserve"> e vincolare l’Utente</w:t>
        </w:r>
      </w:ins>
      <w:r w:rsidRPr="000532C5">
        <w:rPr>
          <w:rFonts w:ascii="Verdana" w:hAnsi="Verdana"/>
          <w:sz w:val="20"/>
          <w:szCs w:val="20"/>
        </w:rPr>
        <w:t>.</w:t>
      </w:r>
    </w:p>
    <w:p w14:paraId="2EBF6CAE" w14:textId="69A9BB02"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partecipazione </w:t>
      </w:r>
      <w:del w:id="957" w:author="Avv. Rosario Panzariello" w:date="2026-09-13T21:50:00Z">
        <w:r w:rsidRPr="000532C5" w:rsidDel="00424D66">
          <w:rPr>
            <w:rFonts w:ascii="Verdana" w:hAnsi="Verdana"/>
            <w:sz w:val="20"/>
            <w:szCs w:val="20"/>
          </w:rPr>
          <w:delText>alle Aste</w:delText>
        </w:r>
      </w:del>
      <w:ins w:id="958" w:author="Avv. Rosario Panzariello" w:date="2026-09-13T21:50:00Z">
        <w:r w:rsidR="00424D66">
          <w:rPr>
            <w:rFonts w:ascii="Verdana" w:hAnsi="Verdana"/>
            <w:sz w:val="20"/>
            <w:szCs w:val="20"/>
          </w:rPr>
          <w:t>agli Eventi di vendita</w:t>
        </w:r>
      </w:ins>
      <w:r w:rsidRPr="000532C5">
        <w:rPr>
          <w:rFonts w:ascii="Verdana" w:hAnsi="Verdana"/>
          <w:sz w:val="20"/>
          <w:szCs w:val="20"/>
        </w:rPr>
        <w:t xml:space="preserve"> è riservata </w:t>
      </w:r>
      <w:del w:id="959" w:author="Avv. Rosario Panzariello" w:date="2026-09-13T21:50:00Z">
        <w:r w:rsidRPr="000532C5" w:rsidDel="00424D66">
          <w:rPr>
            <w:rFonts w:ascii="Verdana" w:hAnsi="Verdana"/>
            <w:sz w:val="20"/>
            <w:szCs w:val="20"/>
          </w:rPr>
          <w:delText xml:space="preserve">esclusivamente </w:delText>
        </w:r>
      </w:del>
      <w:r w:rsidRPr="000532C5">
        <w:rPr>
          <w:rFonts w:ascii="Verdana" w:hAnsi="Verdana"/>
          <w:sz w:val="20"/>
          <w:szCs w:val="20"/>
        </w:rPr>
        <w:t xml:space="preserve">agli Utenti che abbiano completato la procedura di registrazione al Marketplace, abbiano indicato in modo completo e veritiero i dati richiesti e abbiano trasmesso </w:t>
      </w:r>
      <w:del w:id="960" w:author="Avv. Rosario Panzariello" w:date="2026-09-26T09:36:00Z" w16du:dateUtc="2026-09-26T07:36:00Z">
        <w:r w:rsidRPr="000532C5" w:rsidDel="00E2290B">
          <w:rPr>
            <w:rFonts w:ascii="Verdana" w:hAnsi="Verdana"/>
            <w:sz w:val="20"/>
            <w:szCs w:val="20"/>
          </w:rPr>
          <w:delText xml:space="preserve">a Fleequid </w:delText>
        </w:r>
      </w:del>
      <w:del w:id="961" w:author="Avv. Rosario Panzariello" w:date="2026-09-13T21:51:00Z">
        <w:r w:rsidRPr="000532C5" w:rsidDel="00CD6F5D">
          <w:rPr>
            <w:rFonts w:ascii="Verdana" w:hAnsi="Verdana"/>
            <w:sz w:val="20"/>
            <w:szCs w:val="20"/>
          </w:rPr>
          <w:delText>i seguenti documenti</w:delText>
        </w:r>
      </w:del>
      <w:ins w:id="962" w:author="Avv. Rosario Panzariello" w:date="2026-09-13T21:51:00Z">
        <w:r w:rsidR="00CD6F5D">
          <w:rPr>
            <w:rFonts w:ascii="Verdana" w:hAnsi="Verdana"/>
            <w:sz w:val="20"/>
            <w:szCs w:val="20"/>
          </w:rPr>
          <w:t>la documentazione</w:t>
        </w:r>
      </w:ins>
      <w:ins w:id="963" w:author="Avv. Rosario Panzariello" w:date="2026-09-26T09:36:00Z" w16du:dateUtc="2026-09-26T07:36:00Z">
        <w:r w:rsidR="00E2290B">
          <w:rPr>
            <w:rFonts w:ascii="Verdana" w:hAnsi="Verdana"/>
            <w:sz w:val="20"/>
            <w:szCs w:val="20"/>
          </w:rPr>
          <w:t xml:space="preserve"> eventualmente richiesta da Fleequid ai sensi </w:t>
        </w:r>
        <w:r w:rsidR="007D3138">
          <w:rPr>
            <w:rFonts w:ascii="Verdana" w:hAnsi="Verdana"/>
            <w:sz w:val="20"/>
            <w:szCs w:val="20"/>
          </w:rPr>
          <w:t>del presente comma. Fleequid può richiedere</w:t>
        </w:r>
      </w:ins>
      <w:ins w:id="964" w:author="Avv. Rosario Panzariello" w:date="2026-09-26T09:37:00Z" w16du:dateUtc="2026-09-26T07:37:00Z">
        <w:r w:rsidR="007D3138">
          <w:rPr>
            <w:rFonts w:ascii="Verdana" w:hAnsi="Verdana"/>
            <w:sz w:val="20"/>
            <w:szCs w:val="20"/>
          </w:rPr>
          <w:t>, anche successivamente alla registrazione e in qualsiasi momento in cui risulti necessario in relazione all’operatività dell’Utente o alla specifica operazione</w:t>
        </w:r>
      </w:ins>
      <w:r w:rsidRPr="000532C5">
        <w:rPr>
          <w:rFonts w:ascii="Verdana" w:hAnsi="Verdana"/>
          <w:sz w:val="20"/>
          <w:szCs w:val="20"/>
        </w:rPr>
        <w:t xml:space="preserve">: </w:t>
      </w:r>
    </w:p>
    <w:p w14:paraId="2141D842" w14:textId="4F2C418C" w:rsidR="00B67E7D" w:rsidRPr="000532C5" w:rsidRDefault="0087394A" w:rsidP="00B67E7D">
      <w:pPr>
        <w:pStyle w:val="Paragrafoelenco"/>
        <w:numPr>
          <w:ilvl w:val="0"/>
          <w:numId w:val="6"/>
        </w:numPr>
        <w:spacing w:line="360" w:lineRule="auto"/>
        <w:jc w:val="both"/>
        <w:rPr>
          <w:rFonts w:ascii="Verdana" w:hAnsi="Verdana"/>
          <w:sz w:val="20"/>
          <w:szCs w:val="20"/>
        </w:rPr>
      </w:pPr>
      <w:del w:id="965" w:author="Avv. Rosario Panzariello" w:date="2026-09-18T14:37:00Z" w16du:dateUtc="2026-09-18T12:37:00Z">
        <w:r w:rsidRPr="000532C5" w:rsidDel="00C5012C">
          <w:rPr>
            <w:rFonts w:ascii="Verdana" w:hAnsi="Verdana"/>
            <w:sz w:val="20"/>
            <w:szCs w:val="20"/>
          </w:rPr>
          <w:delText xml:space="preserve">Visura </w:delText>
        </w:r>
      </w:del>
      <w:commentRangeStart w:id="966"/>
      <w:commentRangeStart w:id="967"/>
      <w:commentRangeStart w:id="968"/>
      <w:ins w:id="969" w:author="Avv. Rosario Panzariello" w:date="2026-09-18T14:37:00Z" w16du:dateUtc="2026-09-18T12:37:00Z">
        <w:r w:rsidR="00C5012C">
          <w:rPr>
            <w:rFonts w:ascii="Verdana" w:hAnsi="Verdana"/>
            <w:sz w:val="20"/>
            <w:szCs w:val="20"/>
          </w:rPr>
          <w:t>v</w:t>
        </w:r>
        <w:r w:rsidR="00C5012C" w:rsidRPr="000532C5">
          <w:rPr>
            <w:rFonts w:ascii="Verdana" w:hAnsi="Verdana"/>
            <w:sz w:val="20"/>
            <w:szCs w:val="20"/>
          </w:rPr>
          <w:t xml:space="preserve">isura </w:t>
        </w:r>
      </w:ins>
      <w:r w:rsidRPr="000532C5">
        <w:rPr>
          <w:rFonts w:ascii="Verdana" w:hAnsi="Verdana"/>
          <w:sz w:val="20"/>
          <w:szCs w:val="20"/>
        </w:rPr>
        <w:t>camerale aggiornata</w:t>
      </w:r>
      <w:ins w:id="970" w:author="Avv. Rosario Panzariello" w:date="2026-09-26T09:38:00Z" w16du:dateUtc="2026-09-26T07:38:00Z">
        <w:r w:rsidR="000D713E">
          <w:rPr>
            <w:rFonts w:ascii="Verdana" w:hAnsi="Verdana"/>
            <w:sz w:val="20"/>
            <w:szCs w:val="20"/>
          </w:rPr>
          <w:t xml:space="preserve"> </w:t>
        </w:r>
        <w:r w:rsidR="00200985">
          <w:rPr>
            <w:rFonts w:ascii="Verdana" w:hAnsi="Verdana"/>
            <w:sz w:val="20"/>
            <w:szCs w:val="20"/>
          </w:rPr>
          <w:t>o</w:t>
        </w:r>
      </w:ins>
      <w:ins w:id="971" w:author="Avv. Rosario Panzariello" w:date="2026-09-18T14:36:00Z" w16du:dateUtc="2026-09-18T12:36:00Z">
        <w:r w:rsidR="001910F2">
          <w:rPr>
            <w:rFonts w:ascii="Verdana" w:hAnsi="Verdana"/>
            <w:sz w:val="20"/>
            <w:szCs w:val="20"/>
          </w:rPr>
          <w:t xml:space="preserve"> </w:t>
        </w:r>
      </w:ins>
      <w:del w:id="972" w:author="Avv. Rosario Panzariello" w:date="2026-09-18T14:36:00Z" w16du:dateUtc="2026-09-18T12:36:00Z">
        <w:r w:rsidR="00B67E7D" w:rsidRPr="000532C5" w:rsidDel="001910F2">
          <w:rPr>
            <w:rFonts w:ascii="Verdana" w:hAnsi="Verdana"/>
            <w:sz w:val="20"/>
            <w:szCs w:val="20"/>
          </w:rPr>
          <w:delText xml:space="preserve"> (o </w:delText>
        </w:r>
      </w:del>
      <w:r w:rsidR="00B67E7D" w:rsidRPr="000532C5">
        <w:rPr>
          <w:rFonts w:ascii="Verdana" w:hAnsi="Verdana"/>
          <w:sz w:val="20"/>
          <w:szCs w:val="20"/>
        </w:rPr>
        <w:t>certificazione equipollente</w:t>
      </w:r>
      <w:del w:id="973" w:author="Avv. Rosario Panzariello" w:date="2026-09-18T14:36:00Z" w16du:dateUtc="2026-09-18T12:36:00Z">
        <w:r w:rsidR="00B67E7D" w:rsidRPr="000532C5" w:rsidDel="001910F2">
          <w:rPr>
            <w:rFonts w:ascii="Verdana" w:hAnsi="Verdana"/>
            <w:sz w:val="20"/>
            <w:szCs w:val="20"/>
          </w:rPr>
          <w:delText>)</w:delText>
        </w:r>
      </w:del>
      <w:r w:rsidR="00B67E7D" w:rsidRPr="000532C5">
        <w:rPr>
          <w:rFonts w:ascii="Verdana" w:hAnsi="Verdana"/>
          <w:sz w:val="20"/>
          <w:szCs w:val="20"/>
        </w:rPr>
        <w:t>, con specifica indicazione dei poteri del rappresentante legale</w:t>
      </w:r>
      <w:del w:id="974" w:author="Avv. Rosario Panzariello" w:date="2026-09-26T09:38:00Z" w16du:dateUtc="2026-09-26T07:38:00Z">
        <w:r w:rsidR="00B67E7D" w:rsidRPr="000532C5" w:rsidDel="00200985">
          <w:rPr>
            <w:rFonts w:ascii="Verdana" w:hAnsi="Verdana"/>
            <w:sz w:val="20"/>
            <w:szCs w:val="20"/>
          </w:rPr>
          <w:delText>,</w:delText>
        </w:r>
        <w:r w:rsidRPr="000532C5" w:rsidDel="00200985">
          <w:rPr>
            <w:rFonts w:ascii="Verdana" w:hAnsi="Verdana"/>
            <w:sz w:val="20"/>
            <w:szCs w:val="20"/>
          </w:rPr>
          <w:delText xml:space="preserve"> rilasciata da non più di sei mesi dalla</w:delText>
        </w:r>
        <w:r w:rsidR="00E92F08" w:rsidDel="00200985">
          <w:rPr>
            <w:rFonts w:ascii="Verdana" w:hAnsi="Verdana"/>
            <w:sz w:val="20"/>
            <w:szCs w:val="20"/>
          </w:rPr>
          <w:delText xml:space="preserve"> data</w:delText>
        </w:r>
        <w:r w:rsidRPr="000532C5" w:rsidDel="00200985">
          <w:rPr>
            <w:rFonts w:ascii="Verdana" w:hAnsi="Verdana"/>
            <w:sz w:val="20"/>
            <w:szCs w:val="20"/>
          </w:rPr>
          <w:delText xml:space="preserve"> </w:delText>
        </w:r>
        <w:r w:rsidR="00B67E7D" w:rsidRPr="000532C5" w:rsidDel="00200985">
          <w:rPr>
            <w:rFonts w:ascii="Verdana" w:hAnsi="Verdana"/>
            <w:sz w:val="20"/>
            <w:szCs w:val="20"/>
          </w:rPr>
          <w:delText>di registrazione</w:delText>
        </w:r>
      </w:del>
      <w:r w:rsidR="00B67E7D" w:rsidRPr="000532C5">
        <w:rPr>
          <w:rFonts w:ascii="Verdana" w:hAnsi="Verdana"/>
          <w:sz w:val="20"/>
          <w:szCs w:val="20"/>
        </w:rPr>
        <w:t xml:space="preserve">; </w:t>
      </w:r>
      <w:commentRangeEnd w:id="966"/>
      <w:r w:rsidR="005E0032" w:rsidRPr="000532C5">
        <w:rPr>
          <w:rStyle w:val="Rimandocommento"/>
          <w:rFonts w:ascii="Verdana" w:hAnsi="Verdana"/>
          <w:sz w:val="20"/>
          <w:szCs w:val="20"/>
        </w:rPr>
        <w:commentReference w:id="966"/>
      </w:r>
      <w:commentRangeEnd w:id="967"/>
      <w:r w:rsidRPr="000532C5">
        <w:rPr>
          <w:rStyle w:val="Rimandocommento"/>
          <w:rFonts w:ascii="Verdana" w:hAnsi="Verdana"/>
          <w:sz w:val="20"/>
          <w:szCs w:val="20"/>
        </w:rPr>
        <w:commentReference w:id="967"/>
      </w:r>
      <w:commentRangeEnd w:id="968"/>
      <w:r w:rsidRPr="000532C5">
        <w:rPr>
          <w:rStyle w:val="Rimandocommento"/>
          <w:rFonts w:ascii="Verdana" w:hAnsi="Verdana"/>
          <w:sz w:val="20"/>
          <w:szCs w:val="20"/>
        </w:rPr>
        <w:commentReference w:id="968"/>
      </w:r>
    </w:p>
    <w:p w14:paraId="76120F73" w14:textId="1A8EA46E" w:rsidR="00B67E7D" w:rsidRPr="000532C5" w:rsidRDefault="00B67E7D" w:rsidP="00B67E7D">
      <w:pPr>
        <w:pStyle w:val="Paragrafoelenco"/>
        <w:numPr>
          <w:ilvl w:val="0"/>
          <w:numId w:val="6"/>
        </w:numPr>
        <w:spacing w:line="360" w:lineRule="auto"/>
        <w:jc w:val="both"/>
        <w:rPr>
          <w:rFonts w:ascii="Verdana" w:hAnsi="Verdana"/>
          <w:sz w:val="20"/>
          <w:szCs w:val="20"/>
        </w:rPr>
      </w:pPr>
      <w:del w:id="978" w:author="Avv. Rosario Panzariello" w:date="2026-09-18T14:37:00Z" w16du:dateUtc="2026-09-18T12:37:00Z">
        <w:r w:rsidRPr="000532C5" w:rsidDel="00C5012C">
          <w:rPr>
            <w:rFonts w:ascii="Verdana" w:hAnsi="Verdana"/>
            <w:sz w:val="20"/>
            <w:szCs w:val="20"/>
          </w:rPr>
          <w:lastRenderedPageBreak/>
          <w:delText xml:space="preserve">Documento </w:delText>
        </w:r>
      </w:del>
      <w:commentRangeStart w:id="979"/>
      <w:commentRangeStart w:id="980"/>
      <w:commentRangeStart w:id="981"/>
      <w:ins w:id="982" w:author="Avv. Rosario Panzariello" w:date="2026-09-18T14:37:00Z" w16du:dateUtc="2026-09-18T12:37:00Z">
        <w:r w:rsidR="00C5012C">
          <w:rPr>
            <w:rFonts w:ascii="Verdana" w:hAnsi="Verdana"/>
            <w:sz w:val="20"/>
            <w:szCs w:val="20"/>
          </w:rPr>
          <w:t>d</w:t>
        </w:r>
        <w:r w:rsidR="00C5012C" w:rsidRPr="000532C5">
          <w:rPr>
            <w:rFonts w:ascii="Verdana" w:hAnsi="Verdana"/>
            <w:sz w:val="20"/>
            <w:szCs w:val="20"/>
          </w:rPr>
          <w:t xml:space="preserve">ocumento </w:t>
        </w:r>
      </w:ins>
      <w:r w:rsidRPr="000532C5">
        <w:rPr>
          <w:rFonts w:ascii="Verdana" w:hAnsi="Verdana"/>
          <w:sz w:val="20"/>
          <w:szCs w:val="20"/>
        </w:rPr>
        <w:t>d’identità dell’imprenditore individuale ovvero del legale rappresentante della società e relativo codice fiscale;</w:t>
      </w:r>
      <w:commentRangeEnd w:id="979"/>
      <w:r w:rsidR="005E0032" w:rsidRPr="000532C5">
        <w:rPr>
          <w:rStyle w:val="Rimandocommento"/>
          <w:rFonts w:ascii="Verdana" w:hAnsi="Verdana"/>
          <w:sz w:val="20"/>
          <w:szCs w:val="20"/>
        </w:rPr>
        <w:commentReference w:id="979"/>
      </w:r>
      <w:commentRangeEnd w:id="980"/>
      <w:r w:rsidRPr="000532C5">
        <w:rPr>
          <w:rStyle w:val="Rimandocommento"/>
          <w:rFonts w:ascii="Verdana" w:hAnsi="Verdana"/>
          <w:sz w:val="20"/>
          <w:szCs w:val="20"/>
        </w:rPr>
        <w:commentReference w:id="980"/>
      </w:r>
      <w:commentRangeEnd w:id="981"/>
      <w:r w:rsidRPr="000532C5">
        <w:rPr>
          <w:rStyle w:val="Rimandocommento"/>
          <w:rFonts w:ascii="Verdana" w:hAnsi="Verdana"/>
          <w:sz w:val="20"/>
          <w:szCs w:val="20"/>
        </w:rPr>
        <w:commentReference w:id="981"/>
      </w:r>
    </w:p>
    <w:p w14:paraId="2DE7A6D0" w14:textId="343E535E" w:rsidR="00B67E7D" w:rsidRPr="000532C5" w:rsidRDefault="00B67E7D" w:rsidP="00B67E7D">
      <w:pPr>
        <w:pStyle w:val="Paragrafoelenco"/>
        <w:numPr>
          <w:ilvl w:val="0"/>
          <w:numId w:val="6"/>
        </w:numPr>
        <w:spacing w:line="360" w:lineRule="auto"/>
        <w:jc w:val="both"/>
        <w:rPr>
          <w:rFonts w:ascii="Verdana" w:hAnsi="Verdana"/>
          <w:sz w:val="20"/>
          <w:szCs w:val="20"/>
        </w:rPr>
      </w:pPr>
      <w:del w:id="986" w:author="Avv. Rosario Panzariello" w:date="2026-09-18T14:37:00Z" w16du:dateUtc="2026-09-18T12:37:00Z">
        <w:r w:rsidRPr="000532C5" w:rsidDel="00C5012C">
          <w:rPr>
            <w:rFonts w:ascii="Verdana" w:hAnsi="Verdana"/>
            <w:sz w:val="20"/>
            <w:szCs w:val="20"/>
          </w:rPr>
          <w:delText xml:space="preserve">Certificato </w:delText>
        </w:r>
      </w:del>
      <w:ins w:id="987" w:author="Avv. Rosario Panzariello" w:date="2026-09-18T14:37:00Z" w16du:dateUtc="2026-09-18T12:37:00Z">
        <w:r w:rsidR="00C5012C">
          <w:rPr>
            <w:rFonts w:ascii="Verdana" w:hAnsi="Verdana"/>
            <w:sz w:val="20"/>
            <w:szCs w:val="20"/>
          </w:rPr>
          <w:t>c</w:t>
        </w:r>
        <w:r w:rsidR="00C5012C" w:rsidRPr="000532C5">
          <w:rPr>
            <w:rFonts w:ascii="Verdana" w:hAnsi="Verdana"/>
            <w:sz w:val="20"/>
            <w:szCs w:val="20"/>
          </w:rPr>
          <w:t xml:space="preserve">ertificato </w:t>
        </w:r>
      </w:ins>
      <w:r w:rsidRPr="000532C5">
        <w:rPr>
          <w:rFonts w:ascii="Verdana" w:hAnsi="Verdana"/>
          <w:sz w:val="20"/>
          <w:szCs w:val="20"/>
        </w:rPr>
        <w:t xml:space="preserve">di </w:t>
      </w:r>
      <w:del w:id="988" w:author="Avv. Rosario Panzariello" w:date="2026-09-18T14:37:00Z" w16du:dateUtc="2026-09-18T12:37:00Z">
        <w:r w:rsidRPr="000532C5" w:rsidDel="00C5012C">
          <w:rPr>
            <w:rFonts w:ascii="Verdana" w:hAnsi="Verdana"/>
            <w:sz w:val="20"/>
            <w:szCs w:val="20"/>
          </w:rPr>
          <w:delText xml:space="preserve">registrazione </w:delText>
        </w:r>
      </w:del>
      <w:ins w:id="989" w:author="Avv. Rosario Panzariello" w:date="2026-09-18T14:37:00Z" w16du:dateUtc="2026-09-18T12:37:00Z">
        <w:r w:rsidR="00C5012C">
          <w:rPr>
            <w:rFonts w:ascii="Verdana" w:hAnsi="Verdana"/>
            <w:sz w:val="20"/>
            <w:szCs w:val="20"/>
          </w:rPr>
          <w:t>attribuzione</w:t>
        </w:r>
        <w:r w:rsidR="00C5012C" w:rsidRPr="000532C5">
          <w:rPr>
            <w:rFonts w:ascii="Verdana" w:hAnsi="Verdana"/>
            <w:sz w:val="20"/>
            <w:szCs w:val="20"/>
          </w:rPr>
          <w:t xml:space="preserve"> </w:t>
        </w:r>
      </w:ins>
      <w:r w:rsidRPr="000532C5">
        <w:rPr>
          <w:rFonts w:ascii="Verdana" w:hAnsi="Verdana"/>
          <w:sz w:val="20"/>
          <w:szCs w:val="20"/>
        </w:rPr>
        <w:t>della partita iva o altra documentazione nazionale equivalente;</w:t>
      </w:r>
    </w:p>
    <w:p w14:paraId="3D2F232B" w14:textId="03111BE9" w:rsidR="00D033A4" w:rsidRPr="000532C5" w:rsidRDefault="00B67E7D" w:rsidP="00D033A4">
      <w:pPr>
        <w:pStyle w:val="Paragrafoelenco"/>
        <w:numPr>
          <w:ilvl w:val="0"/>
          <w:numId w:val="6"/>
        </w:numPr>
        <w:spacing w:line="360" w:lineRule="auto"/>
        <w:jc w:val="both"/>
        <w:rPr>
          <w:rFonts w:ascii="Verdana" w:hAnsi="Verdana"/>
          <w:sz w:val="20"/>
          <w:szCs w:val="20"/>
        </w:rPr>
      </w:pPr>
      <w:del w:id="990" w:author="Avv. Rosario Panzariello" w:date="2026-09-18T14:37:00Z" w16du:dateUtc="2026-09-18T12:37:00Z">
        <w:r w:rsidRPr="000532C5" w:rsidDel="00C5012C">
          <w:rPr>
            <w:rFonts w:ascii="Verdana" w:hAnsi="Verdana"/>
            <w:sz w:val="20"/>
            <w:szCs w:val="20"/>
          </w:rPr>
          <w:delText xml:space="preserve">Ogni </w:delText>
        </w:r>
      </w:del>
      <w:ins w:id="991" w:author="Avv. Rosario Panzariello" w:date="2026-09-18T14:37:00Z" w16du:dateUtc="2026-09-18T12:37:00Z">
        <w:r w:rsidR="00C5012C">
          <w:rPr>
            <w:rFonts w:ascii="Verdana" w:hAnsi="Verdana"/>
            <w:sz w:val="20"/>
            <w:szCs w:val="20"/>
          </w:rPr>
          <w:t>o</w:t>
        </w:r>
        <w:r w:rsidR="00C5012C" w:rsidRPr="000532C5">
          <w:rPr>
            <w:rFonts w:ascii="Verdana" w:hAnsi="Verdana"/>
            <w:sz w:val="20"/>
            <w:szCs w:val="20"/>
          </w:rPr>
          <w:t xml:space="preserve">gni </w:t>
        </w:r>
      </w:ins>
      <w:r w:rsidRPr="000532C5">
        <w:rPr>
          <w:rFonts w:ascii="Verdana" w:hAnsi="Verdana"/>
          <w:sz w:val="20"/>
          <w:szCs w:val="20"/>
        </w:rPr>
        <w:t xml:space="preserve">altro documento ragionevolmente </w:t>
      </w:r>
      <w:del w:id="992" w:author="Avv. Rosario Panzariello" w:date="2026-09-13T21:51:00Z">
        <w:r w:rsidRPr="000532C5" w:rsidDel="009415C3">
          <w:rPr>
            <w:rFonts w:ascii="Verdana" w:hAnsi="Verdana"/>
            <w:sz w:val="20"/>
            <w:szCs w:val="20"/>
          </w:rPr>
          <w:delText xml:space="preserve">ed eventualmente </w:delText>
        </w:r>
      </w:del>
      <w:r w:rsidRPr="000532C5">
        <w:rPr>
          <w:rFonts w:ascii="Verdana" w:hAnsi="Verdana"/>
          <w:sz w:val="20"/>
          <w:szCs w:val="20"/>
        </w:rPr>
        <w:t>richiesto da Fleequid ai fini dell’identificazione dell’Utente</w:t>
      </w:r>
      <w:ins w:id="993" w:author="Avv. Rosario Panzariello" w:date="2026-09-13T21:53:00Z">
        <w:r w:rsidR="00C94D50">
          <w:rPr>
            <w:rFonts w:ascii="Verdana" w:hAnsi="Verdana"/>
            <w:sz w:val="20"/>
            <w:szCs w:val="20"/>
          </w:rPr>
          <w:t xml:space="preserve">, </w:t>
        </w:r>
      </w:ins>
      <w:del w:id="994" w:author="Avv. Rosario Panzariello" w:date="2026-09-13T21:53:00Z">
        <w:r w:rsidRPr="000532C5" w:rsidDel="00C94D50">
          <w:rPr>
            <w:rFonts w:ascii="Verdana" w:hAnsi="Verdana"/>
            <w:sz w:val="20"/>
            <w:szCs w:val="20"/>
          </w:rPr>
          <w:delText xml:space="preserve"> e </w:delText>
        </w:r>
      </w:del>
      <w:r w:rsidRPr="000532C5">
        <w:rPr>
          <w:rFonts w:ascii="Verdana" w:hAnsi="Verdana"/>
          <w:sz w:val="20"/>
          <w:szCs w:val="20"/>
        </w:rPr>
        <w:t>dell’accertamento della sua qualità di Professionista</w:t>
      </w:r>
      <w:r w:rsidR="00061CB3" w:rsidRPr="000532C5">
        <w:rPr>
          <w:rFonts w:ascii="Verdana" w:hAnsi="Verdana"/>
          <w:sz w:val="20"/>
          <w:szCs w:val="20"/>
        </w:rPr>
        <w:t xml:space="preserve"> ovvero, con riferimento a specifiche categorie </w:t>
      </w:r>
      <w:ins w:id="995" w:author="Avv. Rosario Panzariello" w:date="2026-09-13T21:54:00Z">
        <w:r w:rsidR="006429B4" w:rsidRPr="006429B4">
          <w:rPr>
            <w:rFonts w:ascii="Verdana" w:hAnsi="Verdana"/>
            <w:sz w:val="20"/>
            <w:szCs w:val="20"/>
          </w:rPr>
          <w:t>di Evento di vendita</w:t>
        </w:r>
      </w:ins>
      <w:del w:id="996" w:author="Avv. Rosario Panzariello" w:date="2026-09-13T21:54:00Z">
        <w:r w:rsidR="00061CB3" w:rsidRPr="000532C5" w:rsidDel="006429B4">
          <w:rPr>
            <w:rFonts w:ascii="Verdana" w:hAnsi="Verdana"/>
            <w:sz w:val="20"/>
            <w:szCs w:val="20"/>
          </w:rPr>
          <w:delText>d’Asta</w:delText>
        </w:r>
      </w:del>
      <w:r w:rsidR="00061CB3" w:rsidRPr="000532C5">
        <w:rPr>
          <w:rFonts w:ascii="Verdana" w:hAnsi="Verdana"/>
          <w:sz w:val="20"/>
          <w:szCs w:val="20"/>
        </w:rPr>
        <w:t xml:space="preserve">, </w:t>
      </w:r>
      <w:ins w:id="997" w:author="Avv. Rosario Panzariello" w:date="2026-09-13T21:54:00Z">
        <w:r w:rsidR="00336D83" w:rsidRPr="00336D83">
          <w:rPr>
            <w:rFonts w:ascii="Verdana" w:hAnsi="Verdana"/>
            <w:sz w:val="20"/>
            <w:szCs w:val="20"/>
          </w:rPr>
          <w:t>della verifica del</w:t>
        </w:r>
        <w:r w:rsidR="00336D83">
          <w:rPr>
            <w:rFonts w:ascii="Verdana" w:hAnsi="Verdana"/>
            <w:sz w:val="20"/>
            <w:szCs w:val="20"/>
          </w:rPr>
          <w:t xml:space="preserve"> </w:t>
        </w:r>
      </w:ins>
      <w:del w:id="998" w:author="Avv. Rosario Panzariello" w:date="2026-09-13T21:54:00Z">
        <w:r w:rsidR="00061CB3" w:rsidRPr="000532C5" w:rsidDel="00336D83">
          <w:rPr>
            <w:rFonts w:ascii="Verdana" w:hAnsi="Verdana"/>
            <w:sz w:val="20"/>
            <w:szCs w:val="20"/>
          </w:rPr>
          <w:delText xml:space="preserve">atto a verificare il </w:delText>
        </w:r>
      </w:del>
      <w:r w:rsidR="00061CB3" w:rsidRPr="000532C5">
        <w:rPr>
          <w:rFonts w:ascii="Verdana" w:hAnsi="Verdana"/>
          <w:sz w:val="20"/>
          <w:szCs w:val="20"/>
        </w:rPr>
        <w:t>possesso di particolari autorizzazioni</w:t>
      </w:r>
      <w:r w:rsidR="00750804" w:rsidRPr="000532C5">
        <w:rPr>
          <w:rFonts w:ascii="Verdana" w:hAnsi="Verdana"/>
          <w:sz w:val="20"/>
          <w:szCs w:val="20"/>
        </w:rPr>
        <w:t xml:space="preserve">, </w:t>
      </w:r>
      <w:r w:rsidR="00061CB3" w:rsidRPr="000532C5">
        <w:rPr>
          <w:rFonts w:ascii="Verdana" w:hAnsi="Verdana"/>
          <w:sz w:val="20"/>
          <w:szCs w:val="20"/>
        </w:rPr>
        <w:t>abilitazioni</w:t>
      </w:r>
      <w:r w:rsidR="00750804" w:rsidRPr="000532C5">
        <w:rPr>
          <w:rFonts w:ascii="Verdana" w:hAnsi="Verdana"/>
          <w:sz w:val="20"/>
          <w:szCs w:val="20"/>
        </w:rPr>
        <w:t xml:space="preserve"> o </w:t>
      </w:r>
      <w:del w:id="999" w:author="Avv. Rosario Panzariello" w:date="2026-09-13T21:54:00Z">
        <w:r w:rsidR="00750804" w:rsidRPr="000532C5" w:rsidDel="00336D83">
          <w:rPr>
            <w:rFonts w:ascii="Verdana" w:hAnsi="Verdana"/>
            <w:sz w:val="20"/>
            <w:szCs w:val="20"/>
          </w:rPr>
          <w:delText>qualsiasi altro</w:delText>
        </w:r>
      </w:del>
      <w:ins w:id="1000" w:author="Avv. Rosario Panzariello" w:date="2026-09-13T21:54:00Z">
        <w:r w:rsidR="00336D83">
          <w:rPr>
            <w:rFonts w:ascii="Verdana" w:hAnsi="Verdana"/>
            <w:sz w:val="20"/>
            <w:szCs w:val="20"/>
          </w:rPr>
          <w:t>altri</w:t>
        </w:r>
      </w:ins>
      <w:r w:rsidR="00750804" w:rsidRPr="000532C5">
        <w:rPr>
          <w:rFonts w:ascii="Verdana" w:hAnsi="Verdana"/>
          <w:sz w:val="20"/>
          <w:szCs w:val="20"/>
        </w:rPr>
        <w:t xml:space="preserve"> requisit</w:t>
      </w:r>
      <w:ins w:id="1001" w:author="Avv. Rosario Panzariello" w:date="2026-09-13T21:54:00Z">
        <w:r w:rsidR="00336D83">
          <w:rPr>
            <w:rFonts w:ascii="Verdana" w:hAnsi="Verdana"/>
            <w:sz w:val="20"/>
            <w:szCs w:val="20"/>
          </w:rPr>
          <w:t>i</w:t>
        </w:r>
      </w:ins>
      <w:del w:id="1002" w:author="Avv. Rosario Panzariello" w:date="2026-09-13T21:54:00Z">
        <w:r w:rsidR="00750804" w:rsidRPr="000532C5" w:rsidDel="00336D83">
          <w:rPr>
            <w:rFonts w:ascii="Verdana" w:hAnsi="Verdana"/>
            <w:sz w:val="20"/>
            <w:szCs w:val="20"/>
          </w:rPr>
          <w:delText>o</w:delText>
        </w:r>
      </w:del>
      <w:r w:rsidR="00750804" w:rsidRPr="000532C5">
        <w:rPr>
          <w:rFonts w:ascii="Verdana" w:hAnsi="Verdana"/>
          <w:sz w:val="20"/>
          <w:szCs w:val="20"/>
        </w:rPr>
        <w:t xml:space="preserve"> di carattere tecnico -professionale</w:t>
      </w:r>
      <w:r w:rsidR="00061CB3" w:rsidRPr="000532C5">
        <w:rPr>
          <w:rFonts w:ascii="Verdana" w:hAnsi="Verdana"/>
          <w:sz w:val="20"/>
          <w:szCs w:val="20"/>
        </w:rPr>
        <w:t xml:space="preserve"> </w:t>
      </w:r>
      <w:ins w:id="1003" w:author="Avv. Rosario Panzariello" w:date="2026-09-13T21:55:00Z">
        <w:r w:rsidR="00B827A5" w:rsidRPr="00B827A5">
          <w:rPr>
            <w:rFonts w:ascii="Verdana" w:hAnsi="Verdana"/>
            <w:sz w:val="20"/>
            <w:szCs w:val="20"/>
          </w:rPr>
          <w:t>previsti dalla legge o comunque richiesti per la partecipazione</w:t>
        </w:r>
      </w:ins>
      <w:del w:id="1004" w:author="Avv. Rosario Panzariello" w:date="2026-09-13T21:55:00Z">
        <w:r w:rsidR="00061CB3" w:rsidRPr="000532C5" w:rsidDel="00B827A5">
          <w:rPr>
            <w:rFonts w:ascii="Verdana" w:hAnsi="Verdana"/>
            <w:sz w:val="20"/>
            <w:szCs w:val="20"/>
          </w:rPr>
          <w:delText>richiest</w:delText>
        </w:r>
        <w:r w:rsidR="00750804" w:rsidRPr="000532C5" w:rsidDel="00B827A5">
          <w:rPr>
            <w:rFonts w:ascii="Verdana" w:hAnsi="Verdana"/>
            <w:sz w:val="20"/>
            <w:szCs w:val="20"/>
          </w:rPr>
          <w:delText>o</w:delText>
        </w:r>
        <w:r w:rsidR="00061CB3" w:rsidRPr="000532C5" w:rsidDel="00B827A5">
          <w:rPr>
            <w:rFonts w:ascii="Verdana" w:hAnsi="Verdana"/>
            <w:sz w:val="20"/>
            <w:szCs w:val="20"/>
          </w:rPr>
          <w:delText xml:space="preserve"> dalla legge</w:delText>
        </w:r>
      </w:del>
      <w:r w:rsidRPr="000532C5">
        <w:rPr>
          <w:rFonts w:ascii="Verdana" w:hAnsi="Verdana"/>
          <w:sz w:val="20"/>
          <w:szCs w:val="20"/>
        </w:rPr>
        <w:t>.</w:t>
      </w:r>
    </w:p>
    <w:p w14:paraId="51CD4D8B" w14:textId="24854A23" w:rsidR="00D033A4" w:rsidRPr="000532C5" w:rsidRDefault="000C62C7" w:rsidP="006605B4">
      <w:pPr>
        <w:pStyle w:val="Paragrafoelenco"/>
        <w:spacing w:line="360" w:lineRule="auto"/>
        <w:ind w:left="0"/>
        <w:jc w:val="both"/>
        <w:rPr>
          <w:rFonts w:ascii="Verdana" w:hAnsi="Verdana"/>
          <w:sz w:val="20"/>
          <w:szCs w:val="20"/>
        </w:rPr>
      </w:pPr>
      <w:ins w:id="1005" w:author="Avv. Rosario Panzariello" w:date="2026-09-13T21:55:00Z">
        <w:r w:rsidRPr="000C62C7">
          <w:rPr>
            <w:rFonts w:ascii="Verdana" w:hAnsi="Verdana"/>
            <w:sz w:val="20"/>
            <w:szCs w:val="20"/>
          </w:rPr>
          <w:t xml:space="preserve">Fleequid può, a propria discrezione, consentire </w:t>
        </w:r>
      </w:ins>
      <w:del w:id="1006" w:author="Avv. Rosario Panzariello" w:date="2026-09-13T21:55:00Z">
        <w:r w:rsidR="00D033A4" w:rsidRPr="000532C5" w:rsidDel="000C62C7">
          <w:rPr>
            <w:rFonts w:ascii="Verdana" w:hAnsi="Verdana"/>
            <w:sz w:val="20"/>
            <w:szCs w:val="20"/>
          </w:rPr>
          <w:delText xml:space="preserve">A discrezione di Fleequid, </w:delText>
        </w:r>
      </w:del>
      <w:r w:rsidR="00D033A4" w:rsidRPr="000532C5">
        <w:rPr>
          <w:rFonts w:ascii="Verdana" w:hAnsi="Verdana"/>
          <w:sz w:val="20"/>
          <w:szCs w:val="20"/>
        </w:rPr>
        <w:t xml:space="preserve">l’accesso al Marketplace </w:t>
      </w:r>
      <w:del w:id="1007" w:author="Avv. Rosario Panzariello" w:date="2026-09-13T21:55:00Z">
        <w:r w:rsidR="00D033A4" w:rsidRPr="000532C5" w:rsidDel="000C62C7">
          <w:rPr>
            <w:rFonts w:ascii="Verdana" w:hAnsi="Verdana"/>
            <w:sz w:val="20"/>
            <w:szCs w:val="20"/>
          </w:rPr>
          <w:delText xml:space="preserve">e </w:delText>
        </w:r>
      </w:del>
      <w:ins w:id="1008" w:author="Avv. Rosario Panzariello" w:date="2026-09-13T21:55:00Z">
        <w:r>
          <w:rPr>
            <w:rFonts w:ascii="Verdana" w:hAnsi="Verdana"/>
            <w:sz w:val="20"/>
            <w:szCs w:val="20"/>
          </w:rPr>
          <w:t>o</w:t>
        </w:r>
        <w:r w:rsidRPr="000532C5">
          <w:rPr>
            <w:rFonts w:ascii="Verdana" w:hAnsi="Verdana"/>
            <w:sz w:val="20"/>
            <w:szCs w:val="20"/>
          </w:rPr>
          <w:t xml:space="preserve"> </w:t>
        </w:r>
      </w:ins>
      <w:r w:rsidR="00D033A4" w:rsidRPr="000532C5">
        <w:rPr>
          <w:rFonts w:ascii="Verdana" w:hAnsi="Verdana"/>
          <w:sz w:val="20"/>
          <w:szCs w:val="20"/>
        </w:rPr>
        <w:t xml:space="preserve">la partecipazione </w:t>
      </w:r>
      <w:ins w:id="1009" w:author="Avv. Rosario Panzariello" w:date="2026-09-13T21:56:00Z">
        <w:r w:rsidR="00224A14" w:rsidRPr="00224A14">
          <w:rPr>
            <w:rFonts w:ascii="Verdana" w:hAnsi="Verdana"/>
            <w:sz w:val="20"/>
            <w:szCs w:val="20"/>
          </w:rPr>
          <w:t>a uno o più Eventi di vendita anche prima del completamento della trasmissione documentale, riservandosi in tal caso di richiedere in qualsiasi momento la documentazione mancante o aggiornata e di limitare, sospendere o revocare l’accesso o l’operatività dell’Utente in caso di mancata trasmissione</w:t>
        </w:r>
      </w:ins>
      <w:del w:id="1010" w:author="Avv. Rosario Panzariello" w:date="2026-09-13T21:56:00Z">
        <w:r w:rsidR="00D033A4" w:rsidRPr="000532C5" w:rsidDel="00224A14">
          <w:rPr>
            <w:rFonts w:ascii="Verdana" w:hAnsi="Verdana"/>
            <w:sz w:val="20"/>
            <w:szCs w:val="20"/>
          </w:rPr>
          <w:delText>alle Aste possono essere abilitati anche a Utenti che non abbiano ancora completato integralmente la trasmissione documentale. In tali casi, Fleequid si riserva il diritto di richiedere, in qualsiasi momento successivo, l’invio della documentazione mancante o aggiornata, nonché di sospendere o revocare l’accesso al Marketplace e la partecipazione alle Aste in caso di mancata ottemperanza</w:delText>
        </w:r>
      </w:del>
      <w:r w:rsidR="00D033A4" w:rsidRPr="000532C5">
        <w:rPr>
          <w:rFonts w:ascii="Verdana" w:hAnsi="Verdana"/>
          <w:sz w:val="20"/>
          <w:szCs w:val="20"/>
        </w:rPr>
        <w:t>.</w:t>
      </w:r>
    </w:p>
    <w:p w14:paraId="13AD4719" w14:textId="73BFE42E"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La procedura di registrazione al Marketplace implica l'obbligo di accettare le presenti Condizioni Generali. Fleequid si riserva il diritto di richiedere, a sua discrezione e in qualsiasi momento, l'approvazione analogica delle Condizioni Generali o documentazione ufficiale aggiornata per </w:t>
      </w:r>
      <w:r w:rsidR="00750804" w:rsidRPr="000532C5">
        <w:rPr>
          <w:rFonts w:ascii="Verdana" w:hAnsi="Verdana"/>
          <w:sz w:val="20"/>
          <w:szCs w:val="20"/>
        </w:rPr>
        <w:t xml:space="preserve">comprovare </w:t>
      </w:r>
      <w:r w:rsidRPr="000532C5">
        <w:rPr>
          <w:rFonts w:ascii="Verdana" w:hAnsi="Verdana"/>
          <w:sz w:val="20"/>
          <w:szCs w:val="20"/>
        </w:rPr>
        <w:t>lo status di Professionista dell'Utente</w:t>
      </w:r>
      <w:r w:rsidR="00750804" w:rsidRPr="000532C5">
        <w:rPr>
          <w:rFonts w:ascii="Verdana" w:hAnsi="Verdana"/>
          <w:sz w:val="20"/>
          <w:szCs w:val="20"/>
        </w:rPr>
        <w:t>, ovvero il perdurante possesso dei requisiti tecnici e professionali richiesti per determinate categori</w:t>
      </w:r>
      <w:r w:rsidR="00E92F08">
        <w:rPr>
          <w:rFonts w:ascii="Verdana" w:hAnsi="Verdana"/>
          <w:sz w:val="20"/>
          <w:szCs w:val="20"/>
        </w:rPr>
        <w:t>e</w:t>
      </w:r>
      <w:r w:rsidR="00750804" w:rsidRPr="000532C5">
        <w:rPr>
          <w:rFonts w:ascii="Verdana" w:hAnsi="Verdana"/>
          <w:sz w:val="20"/>
          <w:szCs w:val="20"/>
        </w:rPr>
        <w:t xml:space="preserve"> </w:t>
      </w:r>
      <w:ins w:id="1011" w:author="Avv. Rosario Panzariello" w:date="2026-09-13T21:58:00Z">
        <w:r w:rsidR="00307060" w:rsidRPr="00307060">
          <w:rPr>
            <w:rFonts w:ascii="Verdana" w:hAnsi="Verdana"/>
            <w:sz w:val="20"/>
            <w:szCs w:val="20"/>
          </w:rPr>
          <w:t>di Evento di vendita</w:t>
        </w:r>
      </w:ins>
      <w:del w:id="1012" w:author="Avv. Rosario Panzariello" w:date="2026-09-13T21:58:00Z">
        <w:r w:rsidR="00750804" w:rsidRPr="000532C5" w:rsidDel="00307060">
          <w:rPr>
            <w:rFonts w:ascii="Verdana" w:hAnsi="Verdana"/>
            <w:sz w:val="20"/>
            <w:szCs w:val="20"/>
          </w:rPr>
          <w:delText>d’Asta</w:delText>
        </w:r>
      </w:del>
      <w:r w:rsidRPr="000532C5">
        <w:rPr>
          <w:rFonts w:ascii="Verdana" w:hAnsi="Verdana"/>
          <w:sz w:val="20"/>
          <w:szCs w:val="20"/>
        </w:rPr>
        <w:t xml:space="preserve">. La validità ed efficacia della registrazione </w:t>
      </w:r>
      <w:ins w:id="1013" w:author="Avv. Rosario Panzariello" w:date="2026-09-13T21:59:00Z">
        <w:r w:rsidR="00335FFC" w:rsidRPr="00335FFC">
          <w:rPr>
            <w:rFonts w:ascii="Verdana" w:hAnsi="Verdana"/>
            <w:sz w:val="20"/>
            <w:szCs w:val="20"/>
          </w:rPr>
          <w:t xml:space="preserve">sono subordinate all’approvazione da parte </w:t>
        </w:r>
      </w:ins>
      <w:del w:id="1014" w:author="Avv. Rosario Panzariello" w:date="2026-09-13T21:59:00Z">
        <w:r w:rsidRPr="000532C5" w:rsidDel="00335FFC">
          <w:rPr>
            <w:rFonts w:ascii="Verdana" w:hAnsi="Verdana"/>
            <w:sz w:val="20"/>
            <w:szCs w:val="20"/>
          </w:rPr>
          <w:delText xml:space="preserve">è soggetta ad approvazione da parte </w:delText>
        </w:r>
      </w:del>
      <w:r w:rsidRPr="000532C5">
        <w:rPr>
          <w:rFonts w:ascii="Verdana" w:hAnsi="Verdana"/>
          <w:sz w:val="20"/>
          <w:szCs w:val="20"/>
        </w:rPr>
        <w:t xml:space="preserve">di Fleequid. Fleequid si riserva </w:t>
      </w:r>
      <w:del w:id="1015" w:author="Avv. Rosario Panzariello" w:date="2026-09-13T21:59:00Z">
        <w:r w:rsidRPr="000532C5" w:rsidDel="000A1439">
          <w:rPr>
            <w:rFonts w:ascii="Verdana" w:hAnsi="Verdana"/>
            <w:sz w:val="20"/>
            <w:szCs w:val="20"/>
          </w:rPr>
          <w:delText>in ogni caso</w:delText>
        </w:r>
      </w:del>
      <w:ins w:id="1016" w:author="Avv. Rosario Panzariello" w:date="2026-09-13T21:59:00Z">
        <w:r w:rsidR="000A1439">
          <w:rPr>
            <w:rFonts w:ascii="Verdana" w:hAnsi="Verdana"/>
            <w:sz w:val="20"/>
            <w:szCs w:val="20"/>
          </w:rPr>
          <w:t>inoltre</w:t>
        </w:r>
      </w:ins>
      <w:r w:rsidRPr="000532C5">
        <w:rPr>
          <w:rFonts w:ascii="Verdana" w:hAnsi="Verdana"/>
          <w:sz w:val="20"/>
          <w:szCs w:val="20"/>
        </w:rPr>
        <w:t xml:space="preserve"> il diritto, </w:t>
      </w:r>
      <w:ins w:id="1017" w:author="Avv. Rosario Panzariello" w:date="2026-09-18T14:39:00Z" w16du:dateUtc="2026-09-18T12:39:00Z">
        <w:r w:rsidR="00DD49F2" w:rsidRPr="00DD49F2">
          <w:rPr>
            <w:rFonts w:ascii="Verdana" w:hAnsi="Verdana"/>
            <w:sz w:val="20"/>
            <w:szCs w:val="20"/>
          </w:rPr>
          <w:t>in qualsiasi momento e a propria discrezione, di consentire, limitare, sospendere o escludere l'accesso degli Utenti registrati al Marketplace o a singole funzionalità dello stesso, nonché di limitarne l'operatività alle sole categorie di Evento di vendita per le quali abbiano dimostrato il possesso dei requisiti tecnico-professionali prescritti, ovvero in funzione della Classificazione dell'Utente ai sensi dell'art. 6. Ogni Utente può disporre di un solo profilo, al quale possono essere associati uno o più referenti aziendali autorizzati a operare sul Marketplace. Il profilo Utente non è trasferibile a terzi</w:t>
        </w:r>
      </w:ins>
      <w:del w:id="1018" w:author="Avv. Rosario Panzariello" w:date="2026-09-13T22:00:00Z">
        <w:r w:rsidRPr="000532C5" w:rsidDel="009C0E76">
          <w:rPr>
            <w:rFonts w:ascii="Verdana" w:hAnsi="Verdana"/>
            <w:sz w:val="20"/>
            <w:szCs w:val="20"/>
          </w:rPr>
          <w:delText>in ogni tempo, di consentire agli Utenti registrati, a propria discrezione, di accedere o meno alla propria banca dati e alle altre funzionalità del Marketplace.</w:delText>
        </w:r>
        <w:r w:rsidR="00E315EE" w:rsidRPr="000532C5" w:rsidDel="009C0E76">
          <w:rPr>
            <w:rFonts w:ascii="Verdana" w:hAnsi="Verdana"/>
            <w:sz w:val="20"/>
            <w:szCs w:val="20"/>
          </w:rPr>
          <w:delText xml:space="preserve"> Fleequid si riserva inoltre il diritto di limitare l’operatività </w:delText>
        </w:r>
        <w:r w:rsidR="004E3931" w:rsidRPr="000532C5" w:rsidDel="009C0E76">
          <w:rPr>
            <w:rFonts w:ascii="Verdana" w:hAnsi="Verdana"/>
            <w:sz w:val="20"/>
            <w:szCs w:val="20"/>
          </w:rPr>
          <w:delText>degli Utenti alle sole categorie d’Asta per le quali gli stessi risultino aver dimostrato l’effettivo possesso dei requisiti tecnico -professionali prescritti dalla normativa vigente</w:delText>
        </w:r>
      </w:del>
      <w:del w:id="1019" w:author="Avv. Rosario Panzariello" w:date="2026-09-18T14:39:00Z" w16du:dateUtc="2026-09-18T12:39:00Z">
        <w:r w:rsidR="004E3931" w:rsidRPr="000532C5" w:rsidDel="00DD49F2">
          <w:rPr>
            <w:rFonts w:ascii="Verdana" w:hAnsi="Verdana"/>
            <w:sz w:val="20"/>
            <w:szCs w:val="20"/>
          </w:rPr>
          <w:delText>.</w:delText>
        </w:r>
        <w:r w:rsidRPr="000532C5" w:rsidDel="00DD49F2">
          <w:rPr>
            <w:rFonts w:ascii="Verdana" w:hAnsi="Verdana"/>
            <w:sz w:val="20"/>
            <w:szCs w:val="20"/>
          </w:rPr>
          <w:delText xml:space="preserve"> </w:delText>
        </w:r>
      </w:del>
      <w:del w:id="1020" w:author="Avv. Rosario Panzariello" w:date="2026-09-13T22:01:00Z">
        <w:r w:rsidRPr="000532C5" w:rsidDel="007A21EA">
          <w:rPr>
            <w:rFonts w:ascii="Verdana" w:hAnsi="Verdana"/>
            <w:sz w:val="20"/>
            <w:szCs w:val="20"/>
          </w:rPr>
          <w:delText>Ogni Utente registrato può registrarsi una sola volta, indicando uno o più referenti aziendali abilitati ad operare sul Marketplace. Il profilo Utente generato al termine del processo di registrazione non è trasferibile a terzi</w:delText>
        </w:r>
      </w:del>
      <w:r w:rsidRPr="000532C5">
        <w:rPr>
          <w:rFonts w:ascii="Verdana" w:hAnsi="Verdana"/>
          <w:sz w:val="20"/>
          <w:szCs w:val="20"/>
        </w:rPr>
        <w:t xml:space="preserve">. È vietata la registrazione al Marketplace sotto falsa identità. </w:t>
      </w:r>
    </w:p>
    <w:p w14:paraId="05EF1E0E" w14:textId="102B9BFF"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sidRPr="000532C5">
        <w:rPr>
          <w:rFonts w:ascii="Verdana" w:hAnsi="Verdana"/>
          <w:sz w:val="20"/>
          <w:szCs w:val="20"/>
        </w:rPr>
        <w:t xml:space="preserve">Completata la procedura di registrazione, Fleequid </w:t>
      </w:r>
      <w:del w:id="1021" w:author="Avv. Rosario Panzariello" w:date="2026-09-13T22:02:00Z">
        <w:r w:rsidRPr="000532C5" w:rsidDel="00F05242">
          <w:rPr>
            <w:rFonts w:ascii="Verdana" w:hAnsi="Verdana"/>
            <w:sz w:val="20"/>
            <w:szCs w:val="20"/>
          </w:rPr>
          <w:delText xml:space="preserve">fornirà </w:delText>
        </w:r>
      </w:del>
      <w:ins w:id="1022" w:author="Avv. Rosario Panzariello" w:date="2026-09-13T22:02:00Z">
        <w:r w:rsidR="00F05242">
          <w:rPr>
            <w:rFonts w:ascii="Verdana" w:hAnsi="Verdana"/>
            <w:sz w:val="20"/>
            <w:szCs w:val="20"/>
          </w:rPr>
          <w:t>fornisce</w:t>
        </w:r>
        <w:r w:rsidR="00F05242" w:rsidRPr="000532C5">
          <w:rPr>
            <w:rFonts w:ascii="Verdana" w:hAnsi="Verdana"/>
            <w:sz w:val="20"/>
            <w:szCs w:val="20"/>
          </w:rPr>
          <w:t xml:space="preserve"> </w:t>
        </w:r>
      </w:ins>
      <w:r w:rsidRPr="000532C5">
        <w:rPr>
          <w:rFonts w:ascii="Verdana" w:hAnsi="Verdana"/>
          <w:sz w:val="20"/>
          <w:szCs w:val="20"/>
        </w:rPr>
        <w:t xml:space="preserve">all’Utente </w:t>
      </w:r>
      <w:ins w:id="1023" w:author="Avv. Rosario Panzariello" w:date="2026-09-13T22:02:00Z">
        <w:r w:rsidR="003074F0" w:rsidRPr="003074F0">
          <w:rPr>
            <w:rFonts w:ascii="Verdana" w:hAnsi="Verdana"/>
            <w:sz w:val="20"/>
            <w:szCs w:val="20"/>
          </w:rPr>
          <w:t>le credenziali di accesso al Marketplace relative ai referenti aziendali associati al profilo</w:t>
        </w:r>
      </w:ins>
      <w:del w:id="1024" w:author="Avv. Rosario Panzariello" w:date="2026-09-13T22:02:00Z">
        <w:r w:rsidRPr="000532C5" w:rsidDel="003074F0">
          <w:rPr>
            <w:rFonts w:ascii="Verdana" w:hAnsi="Verdana"/>
            <w:sz w:val="20"/>
            <w:szCs w:val="20"/>
          </w:rPr>
          <w:delText>un nome utente (corrispondente all'email del referente aziendale comunicato durante la registrazione o degli ulteriori referenti successivamente associati al profilo Utente) ed una password (una per ciascuno dei referenti associati al profilo Utente)</w:delText>
        </w:r>
      </w:del>
      <w:r w:rsidRPr="000532C5">
        <w:rPr>
          <w:rFonts w:ascii="Verdana" w:hAnsi="Verdana"/>
          <w:sz w:val="20"/>
          <w:szCs w:val="20"/>
        </w:rPr>
        <w:t xml:space="preserve">. </w:t>
      </w:r>
      <w:del w:id="1025" w:author="Avv. Rosario Panzariello" w:date="2026-09-13T22:03:00Z">
        <w:r w:rsidRPr="000532C5" w:rsidDel="003074F0">
          <w:rPr>
            <w:rFonts w:ascii="Verdana" w:hAnsi="Verdana"/>
            <w:sz w:val="20"/>
            <w:szCs w:val="20"/>
          </w:rPr>
          <w:delText xml:space="preserve">Queste </w:delText>
        </w:r>
        <w:r w:rsidR="007E5574" w:rsidRPr="000532C5" w:rsidDel="003074F0">
          <w:rPr>
            <w:rFonts w:ascii="Verdana" w:hAnsi="Verdana"/>
            <w:sz w:val="20"/>
            <w:szCs w:val="20"/>
          </w:rPr>
          <w:delText>credenziali consentiranno</w:delText>
        </w:r>
        <w:r w:rsidRPr="000532C5" w:rsidDel="003074F0">
          <w:rPr>
            <w:rFonts w:ascii="Verdana" w:hAnsi="Verdana"/>
            <w:sz w:val="20"/>
            <w:szCs w:val="20"/>
          </w:rPr>
          <w:delText xml:space="preserve"> di poter offrire Veicoli ovvero acquistare Veicoli e Servizi sul Marketplace. </w:delText>
        </w:r>
      </w:del>
      <w:r w:rsidRPr="000532C5">
        <w:rPr>
          <w:rFonts w:ascii="Verdana" w:hAnsi="Verdana"/>
          <w:sz w:val="20"/>
          <w:szCs w:val="20"/>
        </w:rPr>
        <w:t>L’Utente si impegna</w:t>
      </w:r>
      <w:ins w:id="1026" w:author="Avv. Rosario Panzariello" w:date="2026-09-18T14:40:00Z" w16du:dateUtc="2026-09-18T12:40:00Z">
        <w:r w:rsidR="00042A14" w:rsidRPr="00042A14">
          <w:t xml:space="preserve"> </w:t>
        </w:r>
        <w:r w:rsidR="00042A14" w:rsidRPr="00042A14">
          <w:rPr>
            <w:rFonts w:ascii="Verdana" w:hAnsi="Verdana"/>
            <w:sz w:val="20"/>
            <w:szCs w:val="20"/>
          </w:rPr>
          <w:t>a mantenerle strettamente riservate, a curarne il periodico aggiornamento e a mantenere costantemente aggiornato l'elenco dei referenti aziendali autorizzati a operare per suo conto</w:t>
        </w:r>
      </w:ins>
      <w:del w:id="1027" w:author="Avv. Rosario Panzariello" w:date="2026-09-18T14:40:00Z" w16du:dateUtc="2026-09-18T12:40:00Z">
        <w:r w:rsidRPr="000532C5" w:rsidDel="00042A14">
          <w:rPr>
            <w:rFonts w:ascii="Verdana" w:hAnsi="Verdana"/>
            <w:sz w:val="20"/>
            <w:szCs w:val="20"/>
          </w:rPr>
          <w:delText xml:space="preserve">, </w:delText>
        </w:r>
      </w:del>
      <w:del w:id="1028" w:author="Avv. Rosario Panzariello" w:date="2026-09-13T22:03:00Z">
        <w:r w:rsidRPr="000532C5" w:rsidDel="007E63BB">
          <w:rPr>
            <w:rFonts w:ascii="Verdana" w:hAnsi="Verdana"/>
            <w:sz w:val="20"/>
            <w:szCs w:val="20"/>
          </w:rPr>
          <w:delText>sotto la propria responsabilità, a mantenere strettamente riservate e ad aggiornate periodicamente le credenziali di accesso al proprio profilo Utente nonché la lista dei referenti aziendali autorizzati associati a tale profilo</w:delText>
        </w:r>
      </w:del>
      <w:r w:rsidRPr="000532C5">
        <w:rPr>
          <w:rFonts w:ascii="Verdana" w:hAnsi="Verdana"/>
          <w:sz w:val="20"/>
          <w:szCs w:val="20"/>
        </w:rPr>
        <w:t xml:space="preserve">. L'Utente </w:t>
      </w:r>
      <w:del w:id="1029" w:author="Avv. Rosario Panzariello" w:date="2026-09-13T22:03:00Z">
        <w:r w:rsidRPr="000532C5" w:rsidDel="000D76E5">
          <w:rPr>
            <w:rFonts w:ascii="Verdana" w:hAnsi="Verdana"/>
            <w:sz w:val="20"/>
            <w:szCs w:val="20"/>
          </w:rPr>
          <w:delText xml:space="preserve">registrato </w:delText>
        </w:r>
      </w:del>
      <w:r w:rsidRPr="000532C5">
        <w:rPr>
          <w:rFonts w:ascii="Verdana" w:hAnsi="Verdana"/>
          <w:sz w:val="20"/>
          <w:szCs w:val="20"/>
        </w:rPr>
        <w:t xml:space="preserve">è responsabile </w:t>
      </w:r>
      <w:ins w:id="1030" w:author="Avv. Rosario Panzariello" w:date="2026-09-18T14:40:00Z" w16du:dateUtc="2026-09-18T12:40:00Z">
        <w:r w:rsidR="00F97268" w:rsidRPr="00F97268">
          <w:rPr>
            <w:rFonts w:ascii="Verdana" w:hAnsi="Verdana"/>
            <w:sz w:val="20"/>
            <w:szCs w:val="20"/>
          </w:rPr>
          <w:t>dell'utilizzo delle credenziali associate al proprio profilo e dell'attività compiuta tramite i referenti aziendali da esso autorizzati, nonché della tempestiva revoca delle relative abilitazioni quando ne vengano meno i presupposti, manlevando Fleequid, nella misura massima consentita dalla legge, da responsabilità derivanti da un uso improprio o non autorizzato delle credenziali imputabile all'Utente o ai soggetti a esso riconducibili. L'Utente è inoltre tenuto a mantenere aggiornati i recapiti e le altre informazioni comunicate a Fleequid ai fini delle comunicazioni previste dall'art. 24</w:t>
        </w:r>
      </w:ins>
      <w:del w:id="1031" w:author="Avv. Rosario Panzariello" w:date="2026-09-13T22:04:00Z">
        <w:r w:rsidRPr="000532C5" w:rsidDel="000D76E5">
          <w:rPr>
            <w:rFonts w:ascii="Verdana" w:hAnsi="Verdana"/>
            <w:sz w:val="20"/>
            <w:szCs w:val="20"/>
          </w:rPr>
          <w:delText>dell'uso improprio del nome utente e della password, nonché dell’aggiornamento dei soggetti autorizzati ad operare per suo conto sul Marketplace quali referenti aziendali, manlevando espressamente Fleequid, nella misura massima consentita dalla legge, da responsabilità in merito</w:delText>
        </w:r>
      </w:del>
      <w:r w:rsidRPr="000532C5">
        <w:rPr>
          <w:rFonts w:ascii="Verdana" w:hAnsi="Verdana"/>
          <w:sz w:val="20"/>
          <w:szCs w:val="20"/>
        </w:rPr>
        <w:t>.</w:t>
      </w:r>
    </w:p>
    <w:p w14:paraId="274DDDCE" w14:textId="3BA4EB34"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lastRenderedPageBreak/>
        <w:t xml:space="preserve">Entro i limiti e le condizioni delle presenti Condizioni Generali, gli Utenti registrati </w:t>
      </w:r>
      <w:del w:id="1032" w:author="Avv. Rosario Panzariello" w:date="2026-09-13T22:05:00Z">
        <w:r w:rsidRPr="000532C5" w:rsidDel="005A6555">
          <w:rPr>
            <w:rFonts w:ascii="Verdana" w:hAnsi="Verdana"/>
            <w:sz w:val="20"/>
            <w:szCs w:val="20"/>
          </w:rPr>
          <w:delText>hanno il diritto di</w:delText>
        </w:r>
      </w:del>
      <w:ins w:id="1033" w:author="Avv. Rosario Panzariello" w:date="2026-09-13T22:05:00Z">
        <w:r w:rsidR="005A6555">
          <w:rPr>
            <w:rFonts w:ascii="Verdana" w:hAnsi="Verdana"/>
            <w:sz w:val="20"/>
            <w:szCs w:val="20"/>
          </w:rPr>
          <w:t>possono</w:t>
        </w:r>
      </w:ins>
      <w:r w:rsidRPr="000532C5">
        <w:rPr>
          <w:rFonts w:ascii="Verdana" w:hAnsi="Verdana"/>
          <w:sz w:val="20"/>
          <w:szCs w:val="20"/>
        </w:rPr>
        <w:t xml:space="preserve"> </w:t>
      </w:r>
      <w:del w:id="1034" w:author="Avv. Rosario Panzariello" w:date="2026-09-18T14:41:00Z" w16du:dateUtc="2026-09-18T12:41:00Z">
        <w:r w:rsidRPr="000532C5" w:rsidDel="00F97268">
          <w:rPr>
            <w:rFonts w:ascii="Verdana" w:hAnsi="Verdana"/>
            <w:sz w:val="20"/>
            <w:szCs w:val="20"/>
          </w:rPr>
          <w:delText xml:space="preserve">fare </w:delText>
        </w:r>
      </w:del>
      <w:ins w:id="1035" w:author="Avv. Rosario Panzariello" w:date="2026-09-18T14:41:00Z" w16du:dateUtc="2026-09-18T12:41:00Z">
        <w:r w:rsidR="00F97268">
          <w:rPr>
            <w:rFonts w:ascii="Verdana" w:hAnsi="Verdana"/>
            <w:sz w:val="20"/>
            <w:szCs w:val="20"/>
          </w:rPr>
          <w:t>formulare</w:t>
        </w:r>
        <w:r w:rsidR="00F97268" w:rsidRPr="000532C5">
          <w:rPr>
            <w:rFonts w:ascii="Verdana" w:hAnsi="Verdana"/>
            <w:sz w:val="20"/>
            <w:szCs w:val="20"/>
          </w:rPr>
          <w:t xml:space="preserve"> </w:t>
        </w:r>
      </w:ins>
      <w:r w:rsidRPr="000532C5">
        <w:rPr>
          <w:rFonts w:ascii="Verdana" w:hAnsi="Verdana"/>
          <w:sz w:val="20"/>
          <w:szCs w:val="20"/>
        </w:rPr>
        <w:t>Proposte di vendita</w:t>
      </w:r>
      <w:ins w:id="1036" w:author="Avv. Rosario Panzariello" w:date="2026-09-18T14:41:00Z" w16du:dateUtc="2026-09-18T12:41:00Z">
        <w:r w:rsidR="00EB2AF8" w:rsidRPr="00EB2AF8">
          <w:rPr>
            <w:rFonts w:ascii="Verdana" w:hAnsi="Verdana"/>
            <w:sz w:val="20"/>
            <w:szCs w:val="20"/>
          </w:rPr>
          <w:t>, partecipare agli Eventi di vendita, presentare Offerte e utilizzare gli ulteriori Servizi resi disponibili tramite il Marketplace. Per la partecipazione agli Eventi di vendita e la formulazione delle Offerte è, in via ordinaria, richiesto il versamento del Deposito cauzionale secondo quanto previsto dall'art. 6; ove dovuto, il mancato versamento del Deposito cauzionale preclude la formulazione dell'Offerta. L'utilizzo consentito del Marketplace è limitato alla consultazione degli Eventi di vendita e degli annunci presenti, all'inserimento di Proposte di vendita, alla presentazione di Offerte e all'utilizzo degli ulteriori Servizi messi a disposizione da Fleequid, secondo le modalità e per le finalità previste dalle presenti Condizioni Generali, dalle Condizioni Specifiche, dalle Condizioni particolari di vendita e dagli eventuali Contratti individuali applicabili. Ogni altro utilizzo del Marketplace è espressamente vietato. In particolare, non sono consentite attività volte a rendere il Marketplace non operativo, comprometterne il funzionamento o renderne più difficoltoso l'utilizzo da parte degli altri Utenti. Senza preventiva autorizzazione 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allo scopo di richiedere informazioni o documenti relativi a Veicoli presenti sul Marketplace o per concludere direttamente operazioni dirette ad aggirare Fleequid.</w:t>
        </w:r>
      </w:ins>
      <w:ins w:id="1037" w:author="Avv. Rosario Panzariello" w:date="2026-09-27T08:51:00Z" w16du:dateUtc="2026-09-27T06:51:00Z">
        <w:r w:rsidR="001E7F8E" w:rsidRPr="001E7F8E">
          <w:t xml:space="preserve"> </w:t>
        </w:r>
        <w:r w:rsidR="001E7F8E" w:rsidRPr="001E7F8E">
          <w:rPr>
            <w:rFonts w:ascii="Verdana" w:hAnsi="Verdana"/>
            <w:sz w:val="20"/>
            <w:szCs w:val="20"/>
          </w:rPr>
          <w:t>L'Utente che operi quale potenziale acquirente, ivi compresi l'Offerente e l'Acquirente, si impegna inoltre, per 24 (ventiquattro) mesi decorrenti dal primo momento in cui abbia avuto accesso, tramite Fleequid, a informazioni o contatti relativi allo specifico Veicolo o al relativo Venditore, a non utilizzare tali informazioni, contatti o opportunità commerciali per concludere, direttamente o indirettamente, operazioni relative al Veicolo aggirando l'intervento di Fleequid. In caso di conclusione di un'operazione elusiva ovvero di condotta oggettivamente e inequivocabilmente diretta a concluderla, anche qualora l'operazione non sia successivamente perfezionata, l'Utente è tenuto a corrispondere a Fleequid, a titolo di penale, un importo pari a tre volte le Commissioni che sarebbero state dovute dall'Acquirente per la specifica operazione secondo il Tariffario Fleequid applicabile, fatto salvo il risarcimento del maggior danno.</w:t>
        </w:r>
      </w:ins>
      <w:ins w:id="1038" w:author="Avv. Rosario Panzariello" w:date="2026-09-27T09:14:00Z" w16du:dateUtc="2026-09-27T07:14:00Z">
        <w:r w:rsidR="006E1A8A" w:rsidRPr="006E1A8A">
          <w:t xml:space="preserve"> </w:t>
        </w:r>
        <w:r w:rsidR="006E1A8A" w:rsidRPr="006E1A8A">
          <w:rPr>
            <w:rFonts w:ascii="Verdana" w:hAnsi="Verdana"/>
            <w:sz w:val="20"/>
            <w:szCs w:val="20"/>
          </w:rPr>
          <w:t xml:space="preserve">Qualora l'operazione elusiva non sia perfezionata e non risulti pertanto determinato un Prezzo di vendita all'Acquirente, le Commissioni rilevanti ai fini della presente penale sono calcolate assumendo quale base, nel seguente ordine: a) il prezzo o l'importo proposto, concordato o comunque oggettivamente individuabile nella condotta elusiva; b) in mancanza, il Prezzo di riserva riferibile allo specifico Veicolo o alla specifica operazione; c) in ulteriore mancanza, nella Vendita in commissione, il PMIV relativo alla specifica operazione; d) nel Dealer Sales, in mancanza anche dei parametri di cui alle lett. a) e b), il Prezzo di acquisto. Ai fini della presente penale rileva in ogni caso il Tariffario Fleequid vigente al momento in cui l'Utente ha avuto per la prima volta accesso, tramite Fleequid, alle informazioni o ai contatti relativi allo specifico Veicolo o al relativo Venditore; le successive modifiche del Tariffario non incidono sulla quantificazione della penale. </w:t>
        </w:r>
      </w:ins>
      <w:ins w:id="1039" w:author="Avv. Rosario Panzariello" w:date="2026-09-27T08:51:00Z" w16du:dateUtc="2026-09-27T06:51:00Z">
        <w:r w:rsidR="001E7F8E" w:rsidRPr="001E7F8E">
          <w:rPr>
            <w:rFonts w:ascii="Verdana" w:hAnsi="Verdana"/>
            <w:sz w:val="20"/>
            <w:szCs w:val="20"/>
          </w:rPr>
          <w:t xml:space="preserve"> Non </w:t>
        </w:r>
        <w:r w:rsidR="001E7F8E" w:rsidRPr="001E7F8E">
          <w:rPr>
            <w:rFonts w:ascii="Verdana" w:hAnsi="Verdana"/>
            <w:sz w:val="20"/>
            <w:szCs w:val="20"/>
          </w:rPr>
          <w:lastRenderedPageBreak/>
          <w:t>costituiscono violazione i contatti neutri, occasionali o privi di oggettiva finalità elusiva. Quando la specifica operazione sia strutturata secondo il Dealer Sales, il Tariffario Fleequid relativo alle Commissioni a carico dell'Acquirente rileva esclusivamente quale parametro convenzionale di quantificazione della penale e non determina la maturazione di Commissioni. La presente penale si coordina con le ulteriori penali previste dalle presenti Condizioni Generali secondo quanto previsto dall'art. 15.8.</w:t>
        </w:r>
      </w:ins>
      <w:ins w:id="1040" w:author="Avv. Rosario Panzariello" w:date="2026-09-18T14:41:00Z" w16du:dateUtc="2026-09-18T12:41:00Z">
        <w:r w:rsidR="00EB2AF8" w:rsidRPr="00EB2AF8">
          <w:rPr>
            <w:rFonts w:ascii="Verdana" w:hAnsi="Verdana"/>
            <w:sz w:val="20"/>
            <w:szCs w:val="20"/>
          </w:rPr>
          <w:t xml:space="preserve"> Fleequid si riserva il diritto di oscurare o bloccare, temporaneamente o definitivamente, l'accesso al Marketplace o la partecipazione a uno o più Eventi di vendita qualora, a sua esclusiva discrezione, sospetti che i dati forniti dall'Utente siano illeciti, non veritieri, incompleti, inesatti, non aggiornati o falsi; che i Veicoli oggetto della Proposta di vendita abbiano provenienza sospetta; che le Offerte presentate siano sospette, anomale, illecite o abusive; che l'Utente non abbia corrisposto quanto dovuto a Fleequid; che vi siano contestazioni da parte di terzi sui dati forniti; che siano stati rilevati accessi anomali al profilo dell'Utente; che soggetti terzi siano entrati in possesso delle credenziali di accesso; ovvero che il Marketplace o i dati in esso contenuti siano stati utilizzati per finalità illecite o comunque non conformi alle presenti Condizioni Generali</w:t>
        </w:r>
      </w:ins>
      <w:del w:id="1041" w:author="Avv. Rosario Panzariello" w:date="2026-09-13T22:06:00Z">
        <w:r w:rsidRPr="000532C5" w:rsidDel="00BF4066">
          <w:rPr>
            <w:rFonts w:ascii="Verdana" w:hAnsi="Verdana"/>
            <w:sz w:val="20"/>
            <w:szCs w:val="20"/>
          </w:rPr>
          <w:delText xml:space="preserve"> di Veicoli a mezzo Asta e </w:delText>
        </w:r>
      </w:del>
      <w:del w:id="1042" w:author="Avv. Rosario Panzariello" w:date="2026-09-18T14:41:00Z" w16du:dateUtc="2026-09-18T12:41:00Z">
        <w:r w:rsidRPr="000532C5" w:rsidDel="00EB2AF8">
          <w:rPr>
            <w:rFonts w:ascii="Verdana" w:hAnsi="Verdana"/>
            <w:sz w:val="20"/>
            <w:szCs w:val="20"/>
          </w:rPr>
          <w:delText xml:space="preserve">presentare Offerte </w:delText>
        </w:r>
      </w:del>
      <w:del w:id="1043" w:author="Avv. Rosario Panzariello" w:date="2026-09-13T22:06:00Z">
        <w:r w:rsidRPr="000532C5" w:rsidDel="006728D3">
          <w:rPr>
            <w:rFonts w:ascii="Verdana" w:hAnsi="Verdana"/>
            <w:sz w:val="20"/>
            <w:szCs w:val="20"/>
          </w:rPr>
          <w:delText>per le Aste presenti sul</w:delText>
        </w:r>
      </w:del>
      <w:del w:id="1044" w:author="Avv. Rosario Panzariello" w:date="2026-09-18T14:41:00Z" w16du:dateUtc="2026-09-18T12:41:00Z">
        <w:r w:rsidRPr="000532C5" w:rsidDel="00EB2AF8">
          <w:rPr>
            <w:rFonts w:ascii="Verdana" w:hAnsi="Verdana"/>
            <w:sz w:val="20"/>
            <w:szCs w:val="20"/>
          </w:rPr>
          <w:delText xml:space="preserve"> Marketplace. </w:delText>
        </w:r>
      </w:del>
      <w:del w:id="1045" w:author="Avv. Rosario Panzariello" w:date="2026-09-13T22:07:00Z">
        <w:r w:rsidR="00574B41" w:rsidRPr="000532C5" w:rsidDel="00CD7058">
          <w:rPr>
            <w:rFonts w:ascii="Verdana" w:hAnsi="Verdana"/>
            <w:sz w:val="20"/>
            <w:szCs w:val="20"/>
          </w:rPr>
          <w:delText xml:space="preserve">Per partecipare alle Aste e formulare un'Offerta, l'Utente è tenuto a versare un Deposito </w:delText>
        </w:r>
        <w:r w:rsidR="007332F2" w:rsidRPr="000532C5" w:rsidDel="00CD7058">
          <w:rPr>
            <w:rFonts w:ascii="Verdana" w:hAnsi="Verdana"/>
            <w:sz w:val="20"/>
            <w:szCs w:val="20"/>
          </w:rPr>
          <w:delText>c</w:delText>
        </w:r>
        <w:r w:rsidR="00574B41" w:rsidRPr="000532C5" w:rsidDel="00CD7058">
          <w:rPr>
            <w:rFonts w:ascii="Verdana" w:hAnsi="Verdana"/>
            <w:sz w:val="20"/>
            <w:szCs w:val="20"/>
          </w:rPr>
          <w:delText>auzionale, il cui importo e modalità di pagamento sono specificati nelle Condizioni particolari d’asta ovvero comunque specificati sul Marketplace nel processo che guida l’Utente nell’inserimento della propria Offerta</w:delText>
        </w:r>
      </w:del>
      <w:del w:id="1046" w:author="Avv. Rosario Panzariello" w:date="2026-09-18T14:41:00Z" w16du:dateUtc="2026-09-18T12:41:00Z">
        <w:r w:rsidR="00574B41" w:rsidRPr="000532C5" w:rsidDel="00EB2AF8">
          <w:rPr>
            <w:rFonts w:ascii="Verdana" w:hAnsi="Verdana"/>
            <w:sz w:val="20"/>
            <w:szCs w:val="20"/>
          </w:rPr>
          <w:delText xml:space="preserve">. </w:delText>
        </w:r>
      </w:del>
      <w:del w:id="1047" w:author="Avv. Rosario Panzariello" w:date="2026-09-13T22:08:00Z">
        <w:r w:rsidR="00FD12FE" w:rsidRPr="000532C5" w:rsidDel="001B279F">
          <w:rPr>
            <w:rFonts w:ascii="Verdana" w:hAnsi="Verdana"/>
            <w:sz w:val="20"/>
            <w:szCs w:val="20"/>
          </w:rPr>
          <w:delText xml:space="preserve">Fleequid opera il trattamento del Deposito cauzionale in conformità a quanto previsto dal successivo art. 8.4). </w:delText>
        </w:r>
      </w:del>
      <w:del w:id="1048" w:author="Avv. Rosario Panzariello" w:date="2026-09-18T14:41:00Z" w16du:dateUtc="2026-09-18T12:41:00Z">
        <w:r w:rsidRPr="000532C5" w:rsidDel="00EB2AF8">
          <w:rPr>
            <w:rFonts w:ascii="Verdana" w:hAnsi="Verdana"/>
            <w:sz w:val="20"/>
            <w:szCs w:val="20"/>
          </w:rPr>
          <w:delText xml:space="preserve">L'utilizzo consentito del Marketplace è limitato alla consultazione </w:delText>
        </w:r>
      </w:del>
      <w:del w:id="1049" w:author="Avv. Rosario Panzariello" w:date="2026-09-13T22:09:00Z">
        <w:r w:rsidRPr="000532C5" w:rsidDel="006F70B7">
          <w:rPr>
            <w:rFonts w:ascii="Verdana" w:hAnsi="Verdana"/>
            <w:sz w:val="20"/>
            <w:szCs w:val="20"/>
          </w:rPr>
          <w:delText xml:space="preserve">delle Aste </w:delText>
        </w:r>
      </w:del>
      <w:del w:id="1050" w:author="Avv. Rosario Panzariello" w:date="2026-09-18T14:41:00Z" w16du:dateUtc="2026-09-18T12:41:00Z">
        <w:r w:rsidRPr="000532C5" w:rsidDel="00EB2AF8">
          <w:rPr>
            <w:rFonts w:ascii="Verdana" w:hAnsi="Verdana"/>
            <w:sz w:val="20"/>
            <w:szCs w:val="20"/>
          </w:rPr>
          <w:delText>e degli annunci di vendita presenti, all'inserimento di Proposte di vendita</w:delText>
        </w:r>
      </w:del>
      <w:del w:id="1051" w:author="Avv. Rosario Panzariello" w:date="2026-09-13T22:09:00Z">
        <w:r w:rsidRPr="000532C5" w:rsidDel="006F70B7">
          <w:rPr>
            <w:rFonts w:ascii="Verdana" w:hAnsi="Verdana"/>
            <w:sz w:val="20"/>
            <w:szCs w:val="20"/>
          </w:rPr>
          <w:delText xml:space="preserve"> per Veicoli in Asta e </w:delText>
        </w:r>
      </w:del>
      <w:del w:id="1052" w:author="Avv. Rosario Panzariello" w:date="2026-09-18T14:41:00Z" w16du:dateUtc="2026-09-18T12:41:00Z">
        <w:r w:rsidRPr="000532C5" w:rsidDel="00EB2AF8">
          <w:rPr>
            <w:rFonts w:ascii="Verdana" w:hAnsi="Verdana"/>
            <w:sz w:val="20"/>
            <w:szCs w:val="20"/>
          </w:rPr>
          <w:delText xml:space="preserve">alla presentazione di Offerte </w:delText>
        </w:r>
      </w:del>
      <w:del w:id="1053" w:author="Avv. Rosario Panzariello" w:date="2026-09-13T22:10:00Z">
        <w:r w:rsidRPr="000532C5" w:rsidDel="00145662">
          <w:rPr>
            <w:rFonts w:ascii="Verdana" w:hAnsi="Verdana"/>
            <w:sz w:val="20"/>
            <w:szCs w:val="20"/>
          </w:rPr>
          <w:delText>per una o più Aste, al fine di acquistare uno o più Veicoli e/o Servizi</w:delText>
        </w:r>
      </w:del>
      <w:del w:id="1054" w:author="Avv. Rosario Panzariello" w:date="2026-09-18T14:41:00Z" w16du:dateUtc="2026-09-18T12:41:00Z">
        <w:r w:rsidRPr="000532C5" w:rsidDel="00EB2AF8">
          <w:rPr>
            <w:rFonts w:ascii="Verdana" w:hAnsi="Verdana"/>
            <w:sz w:val="20"/>
            <w:szCs w:val="20"/>
          </w:rPr>
          <w:delText xml:space="preserve">. Ogni altro utilizzo del Marketplace è espressamente vietato. In particolare, non sono consentite attività volte a rendere il Marketplace non operativo </w:delText>
        </w:r>
      </w:del>
      <w:del w:id="1055" w:author="Avv. Rosario Panzariello" w:date="2026-09-13T22:11:00Z">
        <w:r w:rsidRPr="000532C5" w:rsidDel="007D162F">
          <w:rPr>
            <w:rFonts w:ascii="Verdana" w:hAnsi="Verdana"/>
            <w:sz w:val="20"/>
            <w:szCs w:val="20"/>
          </w:rPr>
          <w:delText xml:space="preserve">o più difficile da utilizzare per </w:delText>
        </w:r>
        <w:r w:rsidRPr="000532C5" w:rsidDel="009F0F1E">
          <w:rPr>
            <w:rFonts w:ascii="Verdana" w:hAnsi="Verdana"/>
            <w:sz w:val="20"/>
            <w:szCs w:val="20"/>
          </w:rPr>
          <w:delText xml:space="preserve">gli </w:delText>
        </w:r>
      </w:del>
      <w:del w:id="1056" w:author="Avv. Rosario Panzariello" w:date="2026-09-18T14:41:00Z" w16du:dateUtc="2026-09-18T12:41:00Z">
        <w:r w:rsidRPr="000532C5" w:rsidDel="00EB2AF8">
          <w:rPr>
            <w:rFonts w:ascii="Verdana" w:hAnsi="Verdana"/>
            <w:sz w:val="20"/>
            <w:szCs w:val="20"/>
          </w:rPr>
          <w:delText xml:space="preserve">altri Utenti. Senza </w:delText>
        </w:r>
      </w:del>
      <w:del w:id="1057" w:author="Avv. Rosario Panzariello" w:date="2026-09-13T22:12:00Z">
        <w:r w:rsidRPr="000532C5" w:rsidDel="009F0F1E">
          <w:rPr>
            <w:rFonts w:ascii="Verdana" w:hAnsi="Verdana"/>
            <w:sz w:val="20"/>
            <w:szCs w:val="20"/>
          </w:rPr>
          <w:delText xml:space="preserve">un'autorizzazione </w:delText>
        </w:r>
        <w:r w:rsidRPr="000532C5" w:rsidDel="00BE715D">
          <w:rPr>
            <w:rFonts w:ascii="Verdana" w:hAnsi="Verdana"/>
            <w:sz w:val="20"/>
            <w:szCs w:val="20"/>
          </w:rPr>
          <w:delText xml:space="preserve">esplicita da parte </w:delText>
        </w:r>
      </w:del>
      <w:del w:id="1058" w:author="Avv. Rosario Panzariello" w:date="2026-09-18T14:41:00Z" w16du:dateUtc="2026-09-18T12:41:00Z">
        <w:r w:rsidRPr="000532C5" w:rsidDel="00EB2AF8">
          <w:rPr>
            <w:rFonts w:ascii="Verdana" w:hAnsi="Verdana"/>
            <w:sz w:val="20"/>
            <w:szCs w:val="20"/>
          </w:rPr>
          <w:delText xml:space="preserve">di Fleequid, i dati presenti sul Marketplace non possono essere utilizzati per creare banche dati, essere monitorati in modo sistematico o utilizzati per scopi diversi da quelli consentiti. Gli Utenti non possono utilizzare programmi di data mining, robot o altri programmi per raccogliere o divulgare dati. Ogni Utente riconosce e accetta di non utilizzare il Marketplace per contattare altri Utenti per richiedere informazioni o documenti relativi a Veicoli presenti sul Marketplace o per concludere direttamente </w:delText>
        </w:r>
      </w:del>
      <w:del w:id="1059" w:author="Avv. Rosario Panzariello" w:date="2026-09-13T22:14:00Z">
        <w:r w:rsidRPr="000532C5" w:rsidDel="009C3B54">
          <w:rPr>
            <w:rFonts w:ascii="Verdana" w:hAnsi="Verdana"/>
            <w:sz w:val="20"/>
            <w:szCs w:val="20"/>
          </w:rPr>
          <w:delText xml:space="preserve">contratti di vendita bypassando </w:delText>
        </w:r>
      </w:del>
      <w:del w:id="1060" w:author="Avv. Rosario Panzariello" w:date="2026-09-18T14:41:00Z" w16du:dateUtc="2026-09-18T12:41:00Z">
        <w:r w:rsidRPr="000532C5" w:rsidDel="00EB2AF8">
          <w:rPr>
            <w:rFonts w:ascii="Verdana" w:hAnsi="Verdana"/>
            <w:sz w:val="20"/>
            <w:szCs w:val="20"/>
          </w:rPr>
          <w:delText>Fleequid. Fleequid si riserva il diritto di oscurare e/o bloccare temporaneamente o definitivamente l'accesso al Marketplace o la partecipazione a un</w:delText>
        </w:r>
      </w:del>
      <w:del w:id="1061" w:author="Avv. Rosario Panzariello" w:date="2026-09-13T22:16:00Z">
        <w:r w:rsidRPr="000532C5" w:rsidDel="00094D35">
          <w:rPr>
            <w:rFonts w:ascii="Verdana" w:hAnsi="Verdana"/>
            <w:sz w:val="20"/>
            <w:szCs w:val="20"/>
          </w:rPr>
          <w:delText>a</w:delText>
        </w:r>
      </w:del>
      <w:del w:id="1062" w:author="Avv. Rosario Panzariello" w:date="2026-09-18T14:41:00Z" w16du:dateUtc="2026-09-18T12:41:00Z">
        <w:r w:rsidRPr="000532C5" w:rsidDel="00EB2AF8">
          <w:rPr>
            <w:rFonts w:ascii="Verdana" w:hAnsi="Verdana"/>
            <w:sz w:val="20"/>
            <w:szCs w:val="20"/>
          </w:rPr>
          <w:delText xml:space="preserve"> o più </w:delText>
        </w:r>
      </w:del>
      <w:del w:id="1063" w:author="Avv. Rosario Panzariello" w:date="2026-09-13T22:16:00Z">
        <w:r w:rsidRPr="000532C5" w:rsidDel="006C0E58">
          <w:rPr>
            <w:rFonts w:ascii="Verdana" w:hAnsi="Verdana"/>
            <w:sz w:val="20"/>
            <w:szCs w:val="20"/>
          </w:rPr>
          <w:delText>Aste se</w:delText>
        </w:r>
      </w:del>
      <w:del w:id="1064" w:author="Avv. Rosario Panzariello" w:date="2026-09-18T14:41:00Z" w16du:dateUtc="2026-09-18T12:41:00Z">
        <w:r w:rsidRPr="000532C5" w:rsidDel="00EB2AF8">
          <w:rPr>
            <w:rFonts w:ascii="Verdana" w:hAnsi="Verdana"/>
            <w:sz w:val="20"/>
            <w:szCs w:val="20"/>
          </w:rPr>
          <w:delText>, a sua esclusiva discrezione, sospett</w:delText>
        </w:r>
      </w:del>
      <w:del w:id="1065" w:author="Avv. Rosario Panzariello" w:date="2026-09-13T22:16:00Z">
        <w:r w:rsidRPr="000532C5" w:rsidDel="006C0E58">
          <w:rPr>
            <w:rFonts w:ascii="Verdana" w:hAnsi="Verdana"/>
            <w:sz w:val="20"/>
            <w:szCs w:val="20"/>
          </w:rPr>
          <w:delText>a</w:delText>
        </w:r>
      </w:del>
      <w:del w:id="1066" w:author="Avv. Rosario Panzariello" w:date="2026-09-18T14:41:00Z" w16du:dateUtc="2026-09-18T12:41:00Z">
        <w:r w:rsidRPr="000532C5" w:rsidDel="00EB2AF8">
          <w:rPr>
            <w:rFonts w:ascii="Verdana" w:hAnsi="Verdana"/>
            <w:sz w:val="20"/>
            <w:szCs w:val="20"/>
          </w:rPr>
          <w:delText xml:space="preserve"> che i dati forniti </w:delText>
        </w:r>
      </w:del>
      <w:del w:id="1067" w:author="Avv. Rosario Panzariello" w:date="2026-09-13T22:17:00Z">
        <w:r w:rsidRPr="000532C5" w:rsidDel="00050FA5">
          <w:rPr>
            <w:rFonts w:ascii="Verdana" w:hAnsi="Verdana"/>
            <w:sz w:val="20"/>
            <w:szCs w:val="20"/>
          </w:rPr>
          <w:delText xml:space="preserve">possano </w:delText>
        </w:r>
      </w:del>
      <w:del w:id="1068" w:author="Avv. Rosario Panzariello" w:date="2026-09-13T22:18:00Z">
        <w:r w:rsidRPr="000532C5" w:rsidDel="001A490B">
          <w:rPr>
            <w:rFonts w:ascii="Verdana" w:hAnsi="Verdana"/>
            <w:sz w:val="20"/>
            <w:szCs w:val="20"/>
          </w:rPr>
          <w:delText xml:space="preserve">essere </w:delText>
        </w:r>
      </w:del>
      <w:del w:id="1069" w:author="Avv. Rosario Panzariello" w:date="2026-09-18T14:41:00Z" w16du:dateUtc="2026-09-18T12:41:00Z">
        <w:r w:rsidRPr="000532C5" w:rsidDel="00EB2AF8">
          <w:rPr>
            <w:rFonts w:ascii="Verdana" w:hAnsi="Verdana"/>
            <w:sz w:val="20"/>
            <w:szCs w:val="20"/>
          </w:rPr>
          <w:delText xml:space="preserve">illeciti, non veritieri, incompleti, </w:delText>
        </w:r>
      </w:del>
      <w:del w:id="1070" w:author="Avv. Rosario Panzariello" w:date="2026-09-13T22:17:00Z">
        <w:r w:rsidRPr="000532C5" w:rsidDel="00050FA5">
          <w:rPr>
            <w:rFonts w:ascii="Verdana" w:hAnsi="Verdana"/>
            <w:sz w:val="20"/>
            <w:szCs w:val="20"/>
          </w:rPr>
          <w:delText>non corretti</w:delText>
        </w:r>
      </w:del>
      <w:del w:id="1071" w:author="Avv. Rosario Panzariello" w:date="2026-09-18T14:41:00Z" w16du:dateUtc="2026-09-18T12:41:00Z">
        <w:r w:rsidRPr="000532C5" w:rsidDel="00EB2AF8">
          <w:rPr>
            <w:rFonts w:ascii="Verdana" w:hAnsi="Verdana"/>
            <w:sz w:val="20"/>
            <w:szCs w:val="20"/>
          </w:rPr>
          <w:delText>, non aggiornati o falsi</w:delText>
        </w:r>
      </w:del>
      <w:del w:id="1072" w:author="Avv. Rosario Panzariello" w:date="2026-09-13T22:18:00Z">
        <w:r w:rsidRPr="000532C5" w:rsidDel="001A490B">
          <w:rPr>
            <w:rFonts w:ascii="Verdana" w:hAnsi="Verdana"/>
            <w:sz w:val="20"/>
            <w:szCs w:val="20"/>
          </w:rPr>
          <w:delText>. Fleequid potrebbe oscurare e/o bloccare l'accesso del</w:delText>
        </w:r>
        <w:r w:rsidR="00E92F08" w:rsidDel="001A490B">
          <w:rPr>
            <w:rFonts w:ascii="Verdana" w:hAnsi="Verdana"/>
            <w:sz w:val="20"/>
            <w:szCs w:val="20"/>
          </w:rPr>
          <w:delText>l’</w:delText>
        </w:r>
        <w:r w:rsidRPr="000532C5" w:rsidDel="001A490B">
          <w:rPr>
            <w:rFonts w:ascii="Verdana" w:hAnsi="Verdana"/>
            <w:sz w:val="20"/>
            <w:szCs w:val="20"/>
          </w:rPr>
          <w:delText>Utente se ritiene che i Veicoli oggetto della Proposta di vendita abbiano una provenienza sospetta,</w:delText>
        </w:r>
      </w:del>
      <w:del w:id="1073" w:author="Avv. Rosario Panzariello" w:date="2026-09-18T14:41:00Z" w16du:dateUtc="2026-09-18T12:41:00Z">
        <w:r w:rsidRPr="000532C5" w:rsidDel="00EB2AF8">
          <w:rPr>
            <w:rFonts w:ascii="Verdana" w:hAnsi="Verdana"/>
            <w:sz w:val="20"/>
            <w:szCs w:val="20"/>
          </w:rPr>
          <w:delText xml:space="preserve"> che le Offerte presentate siano sospette, </w:delText>
        </w:r>
      </w:del>
      <w:del w:id="1074" w:author="Avv. Rosario Panzariello" w:date="2026-09-13T22:19:00Z">
        <w:r w:rsidRPr="000532C5" w:rsidDel="003A4FDD">
          <w:rPr>
            <w:rFonts w:ascii="Verdana" w:hAnsi="Verdana"/>
            <w:sz w:val="20"/>
            <w:szCs w:val="20"/>
          </w:rPr>
          <w:delText xml:space="preserve">che l'Utente abbia presentato Offerte anomale, illecite o abusive, </w:delText>
        </w:r>
      </w:del>
      <w:del w:id="1075" w:author="Avv. Rosario Panzariello" w:date="2026-09-18T14:41:00Z" w16du:dateUtc="2026-09-18T12:41:00Z">
        <w:r w:rsidRPr="000532C5" w:rsidDel="00EB2AF8">
          <w:rPr>
            <w:rFonts w:ascii="Verdana" w:hAnsi="Verdana"/>
            <w:sz w:val="20"/>
            <w:szCs w:val="20"/>
          </w:rPr>
          <w:delText xml:space="preserve">che l'Utente non abbia pagato </w:delText>
        </w:r>
      </w:del>
      <w:del w:id="1076" w:author="Avv. Rosario Panzariello" w:date="2026-09-13T22:19:00Z">
        <w:r w:rsidRPr="000532C5" w:rsidDel="005B32F7">
          <w:rPr>
            <w:rFonts w:ascii="Verdana" w:hAnsi="Verdana"/>
            <w:sz w:val="20"/>
            <w:szCs w:val="20"/>
          </w:rPr>
          <w:delText>le Commissioni o le Tariffe dovute</w:delText>
        </w:r>
      </w:del>
      <w:del w:id="1077" w:author="Avv. Rosario Panzariello" w:date="2026-09-18T14:41:00Z" w16du:dateUtc="2026-09-18T12:41:00Z">
        <w:r w:rsidRPr="000532C5" w:rsidDel="00EB2AF8">
          <w:rPr>
            <w:rFonts w:ascii="Verdana" w:hAnsi="Verdana"/>
            <w:sz w:val="20"/>
            <w:szCs w:val="20"/>
          </w:rPr>
          <w:delText xml:space="preserve"> a Fleequid</w:delText>
        </w:r>
      </w:del>
      <w:del w:id="1078" w:author="Avv. Rosario Panzariello" w:date="2026-09-13T22:20:00Z">
        <w:r w:rsidRPr="000532C5" w:rsidDel="005B32F7">
          <w:rPr>
            <w:rFonts w:ascii="Verdana" w:hAnsi="Verdana"/>
            <w:sz w:val="20"/>
            <w:szCs w:val="20"/>
          </w:rPr>
          <w:delText xml:space="preserve"> per Veicoli o Servizi forniti, </w:delText>
        </w:r>
      </w:del>
      <w:del w:id="1079" w:author="Avv. Rosario Panzariello" w:date="2026-09-18T14:41:00Z" w16du:dateUtc="2026-09-18T12:41:00Z">
        <w:r w:rsidRPr="000532C5" w:rsidDel="00EB2AF8">
          <w:rPr>
            <w:rFonts w:ascii="Verdana" w:hAnsi="Verdana"/>
            <w:sz w:val="20"/>
            <w:szCs w:val="20"/>
          </w:rPr>
          <w:delText xml:space="preserve">che </w:delText>
        </w:r>
      </w:del>
      <w:del w:id="1080" w:author="Avv. Rosario Panzariello" w:date="2026-09-13T22:20:00Z">
        <w:r w:rsidRPr="000532C5" w:rsidDel="00B87CA3">
          <w:rPr>
            <w:rFonts w:ascii="Verdana" w:hAnsi="Verdana"/>
            <w:sz w:val="20"/>
            <w:szCs w:val="20"/>
          </w:rPr>
          <w:delText xml:space="preserve">ci </w:delText>
        </w:r>
      </w:del>
      <w:del w:id="1081" w:author="Avv. Rosario Panzariello" w:date="2026-09-18T14:41:00Z" w16du:dateUtc="2026-09-18T12:41:00Z">
        <w:r w:rsidRPr="000532C5" w:rsidDel="00EB2AF8">
          <w:rPr>
            <w:rFonts w:ascii="Verdana" w:hAnsi="Verdana"/>
            <w:sz w:val="20"/>
            <w:szCs w:val="20"/>
          </w:rPr>
          <w:delText xml:space="preserve">siano contestazioni </w:delText>
        </w:r>
      </w:del>
      <w:del w:id="1082" w:author="Avv. Rosario Panzariello" w:date="2026-09-13T22:20:00Z">
        <w:r w:rsidRPr="000532C5" w:rsidDel="00B87CA3">
          <w:rPr>
            <w:rFonts w:ascii="Verdana" w:hAnsi="Verdana"/>
            <w:sz w:val="20"/>
            <w:szCs w:val="20"/>
          </w:rPr>
          <w:delText>sui dati forniti da parte di terzi, che Fleequid abbia registrato accessi anomali all'utenza, che sospetti che terzi siano in possesso delle credenziali di accesso al Marketplace o che sia stato impiegato il Marketplace e i dati ivi contenuti per finalità illecite o non conformi alle modalità e agli scopi espressamente previsti dalle presenti Condizioni Generali</w:delText>
        </w:r>
      </w:del>
      <w:r w:rsidRPr="000532C5">
        <w:rPr>
          <w:rFonts w:ascii="Verdana" w:hAnsi="Verdana"/>
          <w:sz w:val="20"/>
          <w:szCs w:val="20"/>
        </w:rPr>
        <w:t>.</w:t>
      </w:r>
    </w:p>
    <w:p w14:paraId="14D41EAC" w14:textId="078C7023"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comunicherà prontamente per iscritto all'Utente i provvedimenti adottati </w:t>
      </w:r>
      <w:ins w:id="1083" w:author="Avv. Rosario Panzariello" w:date="2026-09-18T14:42:00Z" w16du:dateUtc="2026-09-18T12:42:00Z">
        <w:r w:rsidR="00445201" w:rsidRPr="00445201">
          <w:rPr>
            <w:rFonts w:ascii="Verdana" w:hAnsi="Verdana"/>
            <w:sz w:val="20"/>
            <w:szCs w:val="20"/>
          </w:rPr>
          <w:t>ai sensi del precedente art. 5.5, indicandone le relative motivazioni. In relazione alla natura e alla gravità delle circostanze riscontrate, Fleequid può adottare immediatamente le misure necessarie a far cessare o contenere la situazione contestata ovvero invitare l'Utente a porvi rimedio entro il termine di 30 (trenta) giorni. Decorso inutilmente tale termine, Fleequid può sospendere o bloccare, anche a tempo indeterminato, il profilo dell'Utente o limitarne l'accesso al Marketplace e ai relativi Servizi. Il predetto termine non trova applicazione quando: a) Fleequid debba adempiere a un obbligo di legge, regolamentare o a un provvedimento dell'autorità competente che richieda l'immediata cessazione o limitazione della fornitura di Veicoli o Servizi all'Utente; b) ricorrano i presupposti per l'immediata risoluzione del Contratto secondo la legge o le presenti Condizioni Generali; c) l'Utente abbia ripetutamente violato le regole di utilizzo del Marketplace; d) i dati o i contenuti riconducibili all'Utente siano illeciti o inappropriati, ovvero la sua condotta possa compromettere la sicurezza o il corretto funzionamento del Marketplace, di Fleequid o degli altri Utenti; e) la condotta sia connessa a frodi, contraffazioni, violazioni in materia di dati personali, spam o altre attività illecite o abusive. In tali casi Fleequid può adottare il provvedimento senza preventiva diffida, fornendone comunque all'Utente la relativa motivazione. La Classificazione dell'Utente di cui all'art. 6 non costituisce un provvedimento ai sensi del presente comma e non è soggetta alla procedura qui prevista. Parimenti, la limitazione o sospensione dell'operatività dell'account disposta nei confronti dell'Acquirente in ritardo o inadempiente ai sensi dell'art. 12.10 costituisce misura autonoma, disciplinata da tale disposizione, non è assorbita nel procedimento previsto dal presente comma e non è subordinata ai relativi presupposti e termini</w:t>
        </w:r>
      </w:ins>
      <w:del w:id="1084" w:author="Avv. Rosario Panzariello" w:date="2026-09-13T22:22:00Z">
        <w:r w:rsidRPr="000532C5" w:rsidDel="00F33EB1">
          <w:rPr>
            <w:rFonts w:ascii="Verdana" w:hAnsi="Verdana"/>
            <w:sz w:val="20"/>
            <w:szCs w:val="20"/>
          </w:rPr>
          <w:delText>a seguito delle violazioni sopra menzionate, fornendo la relativa motivazione</w:delText>
        </w:r>
      </w:del>
      <w:del w:id="1085" w:author="Avv. Rosario Panzariello" w:date="2026-09-18T14:42:00Z" w16du:dateUtc="2026-09-18T12:42:00Z">
        <w:r w:rsidRPr="000532C5" w:rsidDel="00445201">
          <w:rPr>
            <w:rFonts w:ascii="Verdana" w:hAnsi="Verdana"/>
            <w:sz w:val="20"/>
            <w:szCs w:val="20"/>
          </w:rPr>
          <w:delText xml:space="preserve">. </w:delText>
        </w:r>
      </w:del>
      <w:del w:id="1086" w:author="Avv. Rosario Panzariello" w:date="2026-09-13T22:22:00Z">
        <w:r w:rsidRPr="000532C5" w:rsidDel="00982FC4">
          <w:rPr>
            <w:rFonts w:ascii="Verdana" w:hAnsi="Verdana"/>
            <w:sz w:val="20"/>
            <w:szCs w:val="20"/>
          </w:rPr>
          <w:delText xml:space="preserve">Nei casi contemplati dal comma precedente (art. 4.5), Fleequid </w:delText>
        </w:r>
        <w:r w:rsidR="00C13FBF" w:rsidRPr="000532C5" w:rsidDel="00982FC4">
          <w:rPr>
            <w:rFonts w:ascii="Verdana" w:hAnsi="Verdana"/>
            <w:sz w:val="20"/>
            <w:szCs w:val="20"/>
          </w:rPr>
          <w:delText xml:space="preserve">si riserva il diritto di eliminare immediatamente e direttamente le violazioni oppure </w:delText>
        </w:r>
        <w:r w:rsidRPr="000532C5" w:rsidDel="00982FC4">
          <w:rPr>
            <w:rFonts w:ascii="Verdana" w:hAnsi="Verdana"/>
            <w:sz w:val="20"/>
            <w:szCs w:val="20"/>
          </w:rPr>
          <w:delText xml:space="preserve">potrà diffidare l'Utente affinché elimini le violazioni </w:delText>
        </w:r>
      </w:del>
      <w:del w:id="1087" w:author="Avv. Rosario Panzariello" w:date="2026-09-18T14:42:00Z" w16du:dateUtc="2026-09-18T12:42:00Z">
        <w:r w:rsidRPr="000532C5" w:rsidDel="00445201">
          <w:rPr>
            <w:rFonts w:ascii="Verdana" w:hAnsi="Verdana"/>
            <w:sz w:val="20"/>
            <w:szCs w:val="20"/>
          </w:rPr>
          <w:delText xml:space="preserve">entro </w:delText>
        </w:r>
      </w:del>
      <w:del w:id="1088" w:author="Avv. Rosario Panzariello" w:date="2026-09-13T22:23:00Z">
        <w:r w:rsidRPr="000532C5" w:rsidDel="00982FC4">
          <w:rPr>
            <w:rFonts w:ascii="Verdana" w:hAnsi="Verdana"/>
            <w:sz w:val="20"/>
            <w:szCs w:val="20"/>
          </w:rPr>
          <w:delText xml:space="preserve">un </w:delText>
        </w:r>
      </w:del>
      <w:del w:id="1089" w:author="Avv. Rosario Panzariello" w:date="2026-09-18T14:42:00Z" w16du:dateUtc="2026-09-18T12:42:00Z">
        <w:r w:rsidRPr="000532C5" w:rsidDel="00445201">
          <w:rPr>
            <w:rFonts w:ascii="Verdana" w:hAnsi="Verdana"/>
            <w:sz w:val="20"/>
            <w:szCs w:val="20"/>
          </w:rPr>
          <w:delText>termine di 30 (trenta) giorni</w:delText>
        </w:r>
      </w:del>
      <w:del w:id="1090" w:author="Avv. Rosario Panzariello" w:date="2026-09-13T22:23:00Z">
        <w:r w:rsidRPr="000532C5" w:rsidDel="00832BBB">
          <w:rPr>
            <w:rFonts w:ascii="Verdana" w:hAnsi="Verdana"/>
            <w:sz w:val="20"/>
            <w:szCs w:val="20"/>
          </w:rPr>
          <w:delText xml:space="preserve">, </w:delText>
        </w:r>
        <w:r w:rsidRPr="00832BBB" w:rsidDel="00832BBB">
          <w:rPr>
            <w:rFonts w:ascii="Verdana" w:hAnsi="Verdana"/>
            <w:sz w:val="20"/>
            <w:szCs w:val="20"/>
          </w:rPr>
          <w:delText xml:space="preserve">al termine del quale </w:delText>
        </w:r>
      </w:del>
      <w:del w:id="1091" w:author="Avv. Rosario Panzariello" w:date="2026-09-18T14:42:00Z" w16du:dateUtc="2026-09-18T12:42:00Z">
        <w:r w:rsidRPr="00832BBB" w:rsidDel="00445201">
          <w:rPr>
            <w:rFonts w:ascii="Verdana" w:hAnsi="Verdana"/>
            <w:sz w:val="20"/>
            <w:szCs w:val="20"/>
          </w:rPr>
          <w:delText xml:space="preserve">Fleequid </w:delText>
        </w:r>
      </w:del>
      <w:del w:id="1092" w:author="Avv. Rosario Panzariello" w:date="2026-09-13T22:24:00Z">
        <w:r w:rsidRPr="00832BBB" w:rsidDel="00467FE8">
          <w:rPr>
            <w:rFonts w:ascii="Verdana" w:hAnsi="Verdana"/>
            <w:sz w:val="20"/>
            <w:szCs w:val="20"/>
          </w:rPr>
          <w:delText xml:space="preserve">sarà </w:delText>
        </w:r>
        <w:r w:rsidR="00C13FBF" w:rsidRPr="00832BBB" w:rsidDel="00467FE8">
          <w:rPr>
            <w:rFonts w:ascii="Verdana" w:hAnsi="Verdana"/>
            <w:sz w:val="20"/>
            <w:szCs w:val="20"/>
          </w:rPr>
          <w:delText xml:space="preserve">comunque </w:delText>
        </w:r>
        <w:r w:rsidRPr="00832BBB" w:rsidDel="00467FE8">
          <w:rPr>
            <w:rFonts w:ascii="Verdana" w:hAnsi="Verdana"/>
            <w:sz w:val="20"/>
            <w:szCs w:val="20"/>
          </w:rPr>
          <w:delText xml:space="preserve">autorizzata a rimuovere o bloccare il profilo utente a tempo </w:delText>
        </w:r>
      </w:del>
      <w:del w:id="1093" w:author="Avv. Rosario Panzariello" w:date="2026-09-18T14:42:00Z" w16du:dateUtc="2026-09-18T12:42:00Z">
        <w:r w:rsidRPr="00832BBB" w:rsidDel="00445201">
          <w:rPr>
            <w:rFonts w:ascii="Verdana" w:hAnsi="Verdana"/>
            <w:sz w:val="20"/>
            <w:szCs w:val="20"/>
          </w:rPr>
          <w:delText xml:space="preserve">indeterminato. </w:delText>
        </w:r>
      </w:del>
      <w:del w:id="1094" w:author="Avv. Rosario Panzariello" w:date="2026-09-13T22:24:00Z">
        <w:r w:rsidRPr="00832BBB" w:rsidDel="00E50D49">
          <w:rPr>
            <w:rFonts w:ascii="Verdana" w:hAnsi="Verdana"/>
            <w:sz w:val="20"/>
            <w:szCs w:val="20"/>
          </w:rPr>
          <w:delText xml:space="preserve">Tale </w:delText>
        </w:r>
      </w:del>
      <w:del w:id="1095" w:author="Avv. Rosario Panzariello" w:date="2026-09-18T14:42:00Z" w16du:dateUtc="2026-09-18T12:42:00Z">
        <w:r w:rsidRPr="00832BBB" w:rsidDel="00445201">
          <w:rPr>
            <w:rFonts w:ascii="Verdana" w:hAnsi="Verdana"/>
            <w:sz w:val="20"/>
            <w:szCs w:val="20"/>
          </w:rPr>
          <w:delText xml:space="preserve">termine </w:delText>
        </w:r>
      </w:del>
      <w:del w:id="1096" w:author="Avv. Rosario Panzariello" w:date="2026-09-13T22:24:00Z">
        <w:r w:rsidRPr="00832BBB" w:rsidDel="00E50D49">
          <w:rPr>
            <w:rFonts w:ascii="Verdana" w:hAnsi="Verdana"/>
            <w:sz w:val="20"/>
            <w:szCs w:val="20"/>
          </w:rPr>
          <w:delText xml:space="preserve">di preavviso </w:delText>
        </w:r>
      </w:del>
      <w:del w:id="1097" w:author="Avv. Rosario Panzariello" w:date="2026-09-18T14:42:00Z" w16du:dateUtc="2026-09-18T12:42:00Z">
        <w:r w:rsidRPr="00832BBB" w:rsidDel="00445201">
          <w:rPr>
            <w:rFonts w:ascii="Verdana" w:hAnsi="Verdana"/>
            <w:sz w:val="20"/>
            <w:szCs w:val="20"/>
          </w:rPr>
          <w:delText xml:space="preserve">non </w:delText>
        </w:r>
      </w:del>
      <w:del w:id="1098" w:author="Avv. Rosario Panzariello" w:date="2026-09-13T22:24:00Z">
        <w:r w:rsidRPr="00832BBB" w:rsidDel="00E50D49">
          <w:rPr>
            <w:rFonts w:ascii="Verdana" w:hAnsi="Verdana"/>
            <w:sz w:val="20"/>
            <w:szCs w:val="20"/>
          </w:rPr>
          <w:delText xml:space="preserve">troverà </w:delText>
        </w:r>
      </w:del>
      <w:del w:id="1099" w:author="Avv. Rosario Panzariello" w:date="2026-09-18T14:42:00Z" w16du:dateUtc="2026-09-18T12:42:00Z">
        <w:r w:rsidRPr="00832BBB" w:rsidDel="00445201">
          <w:rPr>
            <w:rFonts w:ascii="Verdana" w:hAnsi="Verdana"/>
            <w:sz w:val="20"/>
            <w:szCs w:val="20"/>
          </w:rPr>
          <w:delText xml:space="preserve">applicazione </w:delText>
        </w:r>
      </w:del>
      <w:del w:id="1100" w:author="Avv. Rosario Panzariello" w:date="2026-09-13T22:24:00Z">
        <w:r w:rsidRPr="00832BBB" w:rsidDel="00E50D49">
          <w:rPr>
            <w:rFonts w:ascii="Verdana" w:hAnsi="Verdana"/>
            <w:sz w:val="20"/>
            <w:szCs w:val="20"/>
          </w:rPr>
          <w:delText>nei seguenti casi</w:delText>
        </w:r>
      </w:del>
      <w:del w:id="1101" w:author="Avv. Rosario Panzariello" w:date="2026-09-18T14:42:00Z" w16du:dateUtc="2026-09-18T12:42:00Z">
        <w:r w:rsidRPr="00832BBB" w:rsidDel="00445201">
          <w:rPr>
            <w:rFonts w:ascii="Verdana" w:hAnsi="Verdana"/>
            <w:sz w:val="20"/>
            <w:szCs w:val="20"/>
          </w:rPr>
          <w:delText xml:space="preserve">: </w:delText>
        </w:r>
      </w:del>
      <w:del w:id="1102" w:author="Avv. Rosario Panzariello" w:date="2026-09-13T22:25:00Z">
        <w:r w:rsidRPr="00350773" w:rsidDel="00BA0136">
          <w:rPr>
            <w:rFonts w:ascii="Verdana" w:hAnsi="Verdana"/>
            <w:sz w:val="20"/>
            <w:szCs w:val="20"/>
          </w:rPr>
          <w:delText xml:space="preserve">(a) </w:delText>
        </w:r>
        <w:r w:rsidRPr="00350773" w:rsidDel="00E50D49">
          <w:rPr>
            <w:rFonts w:ascii="Verdana" w:hAnsi="Verdana"/>
            <w:sz w:val="20"/>
            <w:szCs w:val="20"/>
          </w:rPr>
          <w:delText xml:space="preserve">se </w:delText>
        </w:r>
        <w:r w:rsidRPr="00350773" w:rsidDel="00BA0136">
          <w:rPr>
            <w:rFonts w:ascii="Verdana" w:hAnsi="Verdana"/>
            <w:sz w:val="20"/>
            <w:szCs w:val="20"/>
          </w:rPr>
          <w:delText xml:space="preserve">Fleequid </w:delText>
        </w:r>
        <w:r w:rsidRPr="00350773" w:rsidDel="00E50D49">
          <w:rPr>
            <w:rFonts w:ascii="Verdana" w:hAnsi="Verdana"/>
            <w:sz w:val="20"/>
            <w:szCs w:val="20"/>
          </w:rPr>
          <w:delText>è obbligata ad</w:delText>
        </w:r>
        <w:r w:rsidRPr="00350773" w:rsidDel="00BA0136">
          <w:rPr>
            <w:rFonts w:ascii="Verdana" w:hAnsi="Verdana"/>
            <w:sz w:val="20"/>
            <w:szCs w:val="20"/>
          </w:rPr>
          <w:delText xml:space="preserve"> adempiere a un obbligo normativo o regolamentare che richiede la cessazione della fornitura di Veicoli o Servizi all'Utente senza rispettare il termine di preavviso; (b) se Fleequid ha il diritto di risolvere il Contratto per motivi imperativi in base al diritto italiano; o (c) se l'Utente ha ripetutamente violato le norme d'uso del Marketplace stabilite nelle presenti Condizioni Generali. Inoltre, il termine di preavviso non trova applicazione se i dati dell'Utente sono illeciti o inappropriati, se la condotta dell'Utente mette a rischio la sicurezza del Marketplace, di Fleequid o degli altri Utenti, o se la condotta dell'Utente è connessa a frodi, contraffazioni, violazioni dei dati personali, spam o comportamenti dannosi per i minori. In tutti questi casi, Fleequid fornirà comunque una motivazione per il provvedimento adottato</w:delText>
        </w:r>
      </w:del>
      <w:r w:rsidRPr="00350773">
        <w:rPr>
          <w:rFonts w:ascii="Verdana" w:hAnsi="Verdana"/>
          <w:sz w:val="20"/>
          <w:szCs w:val="20"/>
        </w:rPr>
        <w:t>.</w:t>
      </w:r>
    </w:p>
    <w:p w14:paraId="189D290F" w14:textId="10266C93" w:rsidR="00C03EF0" w:rsidRPr="008D5337" w:rsidRDefault="233433F6" w:rsidP="008D5337">
      <w:pPr>
        <w:pStyle w:val="Paragrafoelenco"/>
        <w:numPr>
          <w:ilvl w:val="1"/>
          <w:numId w:val="1"/>
        </w:numPr>
        <w:spacing w:line="360" w:lineRule="auto"/>
        <w:ind w:left="0" w:firstLine="0"/>
        <w:jc w:val="both"/>
        <w:rPr>
          <w:rFonts w:ascii="Verdana" w:hAnsi="Verdana"/>
          <w:sz w:val="20"/>
          <w:szCs w:val="20"/>
        </w:rPr>
      </w:pPr>
      <w:del w:id="1103" w:author="Avv. Rosario Panzariello" w:date="2026-09-13T22:30:00Z">
        <w:r w:rsidRPr="000532C5" w:rsidDel="00470077">
          <w:rPr>
            <w:rFonts w:ascii="Verdana" w:hAnsi="Verdana"/>
            <w:sz w:val="20"/>
            <w:szCs w:val="20"/>
          </w:rPr>
          <w:delText>Nei casi previsti dal precedente articolo 4.5), oltre a rimuovere e oscurare i dati dell'Utente, Fleequid potrà bloccare l'accesso alle Aste. L'Utente sarà prontamente informato di tali provvedimenti tramite e-mail o PEC. In presenza di due o più violazioni dell'articolo 4.5) da parte dell'Utente, Fleequid avrà il diritto di impedire definitivamente l'accesso al Marketplace, eliminare permanentemente i suoi dati e risolvere qualsiasi contratto in corso ai sensi dell'articolo 1456 del Codice civile.</w:delText>
        </w:r>
      </w:del>
      <w:ins w:id="1104" w:author="Avv. Rosario Panzariello" w:date="2026-09-27T09:16:00Z" w16du:dateUtc="2026-09-27T07:16:00Z">
        <w:r w:rsidR="00424109" w:rsidRPr="00424109">
          <w:rPr>
            <w:rFonts w:ascii="Verdana" w:hAnsi="Verdana"/>
            <w:sz w:val="20"/>
            <w:szCs w:val="20"/>
          </w:rPr>
          <w:t xml:space="preserve">In presenza di due o più violazioni degli obblighi o dei divieti previsti dall'art. 5.5 da parte dell'Utente, Fleequid può impedire definitivamente allo stesso l'accesso al Marketplace, </w:t>
        </w:r>
        <w:r w:rsidR="00424109" w:rsidRPr="00424109">
          <w:rPr>
            <w:rFonts w:ascii="Verdana" w:hAnsi="Verdana"/>
            <w:sz w:val="20"/>
            <w:szCs w:val="20"/>
          </w:rPr>
          <w:lastRenderedPageBreak/>
          <w:t>disattivarne il profilo e risolvere, ai sensi dell'art. 1456 c.c., i Contratti in corso con l'Utente interessato, fatta eccezione per i Contratti di compravendita relativi a vendite per le quali si sia già perfezionato l'Accordo vincolante, che restano disciplinati dal periodo successivo, mediante comunicazione scritta con la quale dichiari di volersi avvalere della presente clausola risolutiva espressa, fatti salvi i diritti e le obbligazioni già maturati. La risoluzione prevista dal presente comma impedisce all'Utente l'avvio di nuove operazioni e può determinare la cessazione dei rapporti di carattere generale con Fleequid, ma non comporta di per sé l'Annullamento delle vendite per le quali si sia già perfezionato l'Accordo vincolante, ivi comprese quelle relative a Veicoli nello Stato Opzionato: con riferimento a tali operazioni le obbligazioni delle Parti permangono sino alla loro definizione e l'Annullamento della vendita può essere disposto soltanto al ricorrere di una specifica causa prevista dalle presenti Condizioni Generali. Il ritardo o il mancato pagamento di somme dovute dall'Utente non costituisce, di per sé, una violazione rilevante ai fini della reiterazione prevista dal presente comma, restando soggetto alle specifiche conseguenze previste dall'art. 12, ivi compresa la misura di cui all'art. 12.10; resta salva l'ipotesi in cui la condotta dell'Utente integri autonomamente una delle violazioni previste dall'art. 5.5.</w:t>
        </w:r>
      </w:ins>
    </w:p>
    <w:p w14:paraId="2ECC9748" w14:textId="6E9B3A01"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ins w:id="1105" w:author="Avv. Rosario Panzariello" w:date="2026-09-13T22:33:00Z">
        <w:r w:rsidRPr="0054082E">
          <w:rPr>
            <w:rFonts w:ascii="Verdana" w:hAnsi="Verdana"/>
            <w:sz w:val="20"/>
            <w:szCs w:val="20"/>
          </w:rPr>
          <w:t>In caso di esercizio da parte di Fleequid della facoltà di risoluzione prevista dal precedente art. 5.7, l’Utente è tenuto a corrispondere a Fleequid, a titolo di penale, l’importo d</w:t>
        </w:r>
        <w:r>
          <w:rPr>
            <w:rFonts w:ascii="Verdana" w:hAnsi="Verdana"/>
            <w:sz w:val="20"/>
            <w:szCs w:val="20"/>
          </w:rPr>
          <w:t xml:space="preserve">i </w:t>
        </w:r>
      </w:ins>
      <w:del w:id="1106" w:author="Avv. Rosario Panzariello" w:date="2026-09-13T22:33:00Z">
        <w:r w:rsidR="233433F6" w:rsidRPr="000532C5" w:rsidDel="0054082E">
          <w:rPr>
            <w:rFonts w:ascii="Verdana" w:hAnsi="Verdana"/>
            <w:sz w:val="20"/>
            <w:szCs w:val="20"/>
          </w:rPr>
          <w:delText xml:space="preserve">In caso di risoluzione del rapporto da parte di Fleequid ai sensi del precedente art. 4.7), Fleequid potrà esigere il pagamento di una penale pari ad </w:delText>
        </w:r>
      </w:del>
      <w:r w:rsidR="233433F6" w:rsidRPr="000532C5">
        <w:rPr>
          <w:rFonts w:ascii="Verdana" w:hAnsi="Verdana"/>
          <w:sz w:val="20"/>
          <w:szCs w:val="20"/>
        </w:rPr>
        <w:t>€ 3.000,00 (</w:t>
      </w:r>
      <w:del w:id="1107" w:author="Avv. Rosario Panzariello" w:date="2026-09-18T14:42:00Z" w16du:dateUtc="2026-09-18T12:42:00Z">
        <w:r w:rsidR="233433F6" w:rsidRPr="000532C5" w:rsidDel="00002E42">
          <w:rPr>
            <w:rFonts w:ascii="Verdana" w:hAnsi="Verdana"/>
            <w:sz w:val="20"/>
            <w:szCs w:val="20"/>
          </w:rPr>
          <w:delText xml:space="preserve">Euro </w:delText>
        </w:r>
      </w:del>
      <w:ins w:id="1108" w:author="Avv. Rosario Panzariello" w:date="2026-09-18T14:42:00Z" w16du:dateUtc="2026-09-18T12:42:00Z">
        <w:r w:rsidR="00002E42">
          <w:rPr>
            <w:rFonts w:ascii="Verdana" w:hAnsi="Verdana"/>
            <w:sz w:val="20"/>
            <w:szCs w:val="20"/>
          </w:rPr>
          <w:t>e</w:t>
        </w:r>
        <w:r w:rsidR="00002E42" w:rsidRPr="000532C5">
          <w:rPr>
            <w:rFonts w:ascii="Verdana" w:hAnsi="Verdana"/>
            <w:sz w:val="20"/>
            <w:szCs w:val="20"/>
          </w:rPr>
          <w:t xml:space="preserve">uro </w:t>
        </w:r>
      </w:ins>
      <w:r w:rsidR="233433F6" w:rsidRPr="000532C5">
        <w:rPr>
          <w:rFonts w:ascii="Verdana" w:hAnsi="Verdana"/>
          <w:sz w:val="20"/>
          <w:szCs w:val="20"/>
        </w:rPr>
        <w:t>tremila</w:t>
      </w:r>
      <w:del w:id="1109" w:author="Avv. Rosario Panzariello" w:date="2026-09-20T06:50:00Z" w16du:dateUtc="2026-09-20T04:50:00Z">
        <w:r w:rsidR="233433F6" w:rsidRPr="000532C5" w:rsidDel="00903302">
          <w:rPr>
            <w:rFonts w:ascii="Verdana" w:hAnsi="Verdana"/>
            <w:sz w:val="20"/>
            <w:szCs w:val="20"/>
          </w:rPr>
          <w:delText>/</w:delText>
        </w:r>
      </w:del>
      <w:r w:rsidR="233433F6" w:rsidRPr="000532C5">
        <w:rPr>
          <w:rFonts w:ascii="Verdana" w:hAnsi="Verdana"/>
          <w:sz w:val="20"/>
          <w:szCs w:val="20"/>
        </w:rPr>
        <w:t xml:space="preserve">/00), fatto in ogni caso salvo il diritto al risarcimento del maggior danno subito. </w:t>
      </w:r>
      <w:ins w:id="1110" w:author="Avv. Rosario Panzariello" w:date="2026-09-27T09:17:00Z" w16du:dateUtc="2026-09-27T07:17:00Z">
        <w:r w:rsidR="004777A6" w:rsidRPr="004777A6">
          <w:rPr>
            <w:rFonts w:ascii="Verdana" w:hAnsi="Verdana"/>
            <w:sz w:val="20"/>
            <w:szCs w:val="20"/>
          </w:rPr>
          <w:t>La presente penale è autonoma rispetto alle penali eventualmente dovute per le singole violazioni dell'art. 5.5, si cumula con esse ed è dovuta una sola volta per ciascuna risoluzione disposta ai sensi dell'art. 5.7.</w:t>
        </w:r>
      </w:ins>
    </w:p>
    <w:p w14:paraId="218549C0" w14:textId="406B05E1"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sidRPr="000532C5">
        <w:rPr>
          <w:rFonts w:ascii="Verdana" w:hAnsi="Verdana"/>
          <w:sz w:val="20"/>
          <w:szCs w:val="20"/>
        </w:rPr>
        <w:t xml:space="preserve">Il sistema di gestione interna dei reclami di Fleequid è </w:t>
      </w:r>
      <w:del w:id="1111" w:author="Avv. Rosario Panzariello" w:date="2026-09-13T22:34:00Z">
        <w:r w:rsidRPr="000532C5" w:rsidDel="00D61C5F">
          <w:rPr>
            <w:rFonts w:ascii="Verdana" w:hAnsi="Verdana"/>
            <w:sz w:val="20"/>
            <w:szCs w:val="20"/>
          </w:rPr>
          <w:delText xml:space="preserve">raggiungibile </w:delText>
        </w:r>
      </w:del>
      <w:ins w:id="1112" w:author="Avv. Rosario Panzariello" w:date="2026-09-13T22:34:00Z">
        <w:r w:rsidR="00D61C5F">
          <w:rPr>
            <w:rFonts w:ascii="Verdana" w:hAnsi="Verdana"/>
            <w:sz w:val="20"/>
            <w:szCs w:val="20"/>
          </w:rPr>
          <w:t>accessibile</w:t>
        </w:r>
        <w:r w:rsidR="00D61C5F" w:rsidRPr="000532C5">
          <w:rPr>
            <w:rFonts w:ascii="Verdana" w:hAnsi="Verdana"/>
            <w:sz w:val="20"/>
            <w:szCs w:val="20"/>
          </w:rPr>
          <w:t xml:space="preserve"> </w:t>
        </w:r>
      </w:ins>
      <w:r w:rsidRPr="000532C5">
        <w:rPr>
          <w:rFonts w:ascii="Verdana" w:hAnsi="Verdana"/>
          <w:sz w:val="20"/>
          <w:szCs w:val="20"/>
        </w:rPr>
        <w:t>utilizzando i dati di contatto presenti sul Marketplace</w:t>
      </w:r>
      <w:ins w:id="1113" w:author="Avv. Rosario Panzariello" w:date="2026-09-13T22:34:00Z">
        <w:r w:rsidR="00D61C5F">
          <w:rPr>
            <w:rFonts w:ascii="Verdana" w:hAnsi="Verdana"/>
            <w:sz w:val="20"/>
            <w:szCs w:val="20"/>
          </w:rPr>
          <w:t>,</w:t>
        </w:r>
      </w:ins>
      <w:r w:rsidRPr="000532C5">
        <w:rPr>
          <w:rFonts w:ascii="Verdana" w:hAnsi="Verdana"/>
          <w:sz w:val="20"/>
          <w:szCs w:val="20"/>
        </w:rPr>
        <w:t xml:space="preserve"> nonché </w:t>
      </w:r>
      <w:ins w:id="1114" w:author="Avv. Rosario Panzariello" w:date="2026-09-13T22:34:00Z">
        <w:r w:rsidR="00666BD9" w:rsidRPr="00666BD9">
          <w:rPr>
            <w:rFonts w:ascii="Verdana" w:hAnsi="Verdana"/>
            <w:sz w:val="20"/>
            <w:szCs w:val="20"/>
          </w:rPr>
          <w:t>mediante comunicazione all’indirizzo e-mail</w:t>
        </w:r>
        <w:r w:rsidR="00666BD9">
          <w:rPr>
            <w:rFonts w:ascii="Verdana" w:hAnsi="Verdana"/>
            <w:sz w:val="20"/>
            <w:szCs w:val="20"/>
          </w:rPr>
          <w:t xml:space="preserve"> </w:t>
        </w:r>
      </w:ins>
      <w:del w:id="1115" w:author="Avv. Rosario Panzariello" w:date="2026-09-13T22:34:00Z">
        <w:r w:rsidRPr="000532C5" w:rsidDel="00666BD9">
          <w:rPr>
            <w:rFonts w:ascii="Verdana" w:hAnsi="Verdana"/>
            <w:sz w:val="20"/>
            <w:szCs w:val="20"/>
          </w:rPr>
          <w:delText>via e-mail al seguente indirizzo</w:delText>
        </w:r>
        <w:r w:rsidR="007332F2" w:rsidRPr="000532C5" w:rsidDel="00666BD9">
          <w:rPr>
            <w:rFonts w:ascii="Verdana" w:hAnsi="Verdana"/>
            <w:sz w:val="20"/>
            <w:szCs w:val="20"/>
          </w:rPr>
          <w:delText>:</w:delText>
        </w:r>
        <w:r w:rsidRPr="000532C5" w:rsidDel="00666BD9">
          <w:rPr>
            <w:rFonts w:ascii="Verdana" w:hAnsi="Verdana"/>
            <w:sz w:val="20"/>
            <w:szCs w:val="20"/>
          </w:rPr>
          <w:delText xml:space="preserve"> </w:delText>
        </w:r>
      </w:del>
      <w:hyperlink r:id="rId18" w:history="1">
        <w:r w:rsidR="007332F2" w:rsidRPr="000532C5">
          <w:rPr>
            <w:rStyle w:val="Collegamentoipertestuale"/>
            <w:rFonts w:ascii="Verdana" w:hAnsi="Verdana"/>
            <w:b/>
            <w:bCs/>
            <w:sz w:val="20"/>
            <w:szCs w:val="20"/>
          </w:rPr>
          <w:t>claims@fleequid.com</w:t>
        </w:r>
      </w:hyperlink>
      <w:r w:rsidR="007332F2" w:rsidRPr="000532C5">
        <w:rPr>
          <w:rFonts w:ascii="Verdana" w:hAnsi="Verdana"/>
          <w:sz w:val="20"/>
          <w:szCs w:val="20"/>
        </w:rPr>
        <w:t>.</w:t>
      </w:r>
      <w:r w:rsidRPr="000532C5">
        <w:rPr>
          <w:rFonts w:ascii="Verdana" w:hAnsi="Verdana"/>
          <w:sz w:val="20"/>
          <w:szCs w:val="20"/>
        </w:rPr>
        <w:t xml:space="preserve"> Tale sistema è strutturato in conformità all’art. 11 del Regolamento (UE) 2019/1150</w:t>
      </w:r>
      <w:ins w:id="1116" w:author="Avv. Rosario Panzariello" w:date="2026-09-13T22:35:00Z">
        <w:r w:rsidR="002A2277" w:rsidRPr="002A2277">
          <w:rPr>
            <w:rFonts w:ascii="Verdana" w:hAnsi="Verdana"/>
            <w:sz w:val="20"/>
            <w:szCs w:val="20"/>
          </w:rPr>
          <w:t>, che Fleequid applica anche in via volontaria ove non direttamente applicabile</w:t>
        </w:r>
      </w:ins>
      <w:r w:rsidRPr="000532C5">
        <w:rPr>
          <w:rFonts w:ascii="Verdana" w:hAnsi="Verdana"/>
          <w:sz w:val="20"/>
          <w:szCs w:val="20"/>
        </w:rPr>
        <w:t xml:space="preserve">. </w:t>
      </w:r>
      <w:del w:id="1117" w:author="Avv. Rosario Panzariello" w:date="2026-09-13T22:35:00Z">
        <w:r w:rsidRPr="000532C5" w:rsidDel="002A2277">
          <w:rPr>
            <w:rFonts w:ascii="Verdana" w:hAnsi="Verdana"/>
            <w:sz w:val="20"/>
            <w:szCs w:val="20"/>
          </w:rPr>
          <w:delText>Inoltre, ai</w:delText>
        </w:r>
      </w:del>
      <w:ins w:id="1118" w:author="Avv. Rosario Panzariello" w:date="2026-09-13T22:35:00Z">
        <w:r w:rsidR="002A2277">
          <w:rPr>
            <w:rFonts w:ascii="Verdana" w:hAnsi="Verdana"/>
            <w:sz w:val="20"/>
            <w:szCs w:val="20"/>
          </w:rPr>
          <w:t>Ai</w:t>
        </w:r>
      </w:ins>
      <w:r w:rsidRPr="000532C5">
        <w:rPr>
          <w:rFonts w:ascii="Verdana" w:hAnsi="Verdana"/>
          <w:sz w:val="20"/>
          <w:szCs w:val="20"/>
        </w:rPr>
        <w:t xml:space="preserve"> sensi dell'art. 12 del predetto Regolamento,</w:t>
      </w:r>
      <w:ins w:id="1119" w:author="Avv. Rosario Panzariello" w:date="2026-09-13T22:36:00Z">
        <w:r w:rsidR="00A96B86">
          <w:t xml:space="preserve"> </w:t>
        </w:r>
      </w:ins>
      <w:del w:id="1120" w:author="Avv. Rosario Panzariello" w:date="2026-09-13T22:36:00Z">
        <w:r w:rsidRPr="000532C5" w:rsidDel="00A96B86">
          <w:rPr>
            <w:rFonts w:ascii="Verdana" w:hAnsi="Verdana"/>
            <w:sz w:val="20"/>
            <w:szCs w:val="20"/>
          </w:rPr>
          <w:delText xml:space="preserve"> </w:delText>
        </w:r>
      </w:del>
      <w:ins w:id="1121" w:author="Avv. Rosario Panzariello" w:date="2026-09-18T14:44:00Z" w16du:dateUtc="2026-09-18T12:44:00Z">
        <w:r w:rsidR="00FE5B51" w:rsidRPr="00FE5B51">
          <w:rPr>
            <w:rFonts w:ascii="Verdana" w:hAnsi="Verdana"/>
            <w:sz w:val="20"/>
            <w:szCs w:val="20"/>
          </w:rPr>
          <w:t>ogni controversia relativa all'applicazione di quanto disciplinato dal presente articolo è devoluta a un tentativo di mediazione della Camera di Mediazione attiva presso la Camera di Commercio di Como, con cui Fleequid dichiara di voler collaborare, ai fini di un tentativo di mediazione gestito con un mediatore persona fisica designato e operante secondo le disposizioni del regolamento di mediazione di tale Camera di Commercio, che l'Utente può consultare nell'apposita sezione del relativo sito istituzionale. Resta ferma la disciplina della procedura di reclamo relativa ai Veicoli di cui all'art. 20</w:t>
        </w:r>
      </w:ins>
      <w:del w:id="1122" w:author="Avv. Rosario Panzariello" w:date="2026-09-18T14:44:00Z" w16du:dateUtc="2026-09-18T12:44:00Z">
        <w:r w:rsidRPr="000532C5" w:rsidDel="00FE5B51">
          <w:rPr>
            <w:rFonts w:ascii="Verdana" w:hAnsi="Verdana"/>
            <w:sz w:val="20"/>
            <w:szCs w:val="20"/>
          </w:rPr>
          <w:delText>si indica che ogni controversia relativa all’applicazione di quanto disciplinato dal presente articolo è devoluta ad un tentativo di mediazione della Camera di Mediazione attiva presso la Camera di Commercio di Como, con cui Fleequid dichiara di voler collaborare, ai fini di un tentativo di mediazione che verrà gestito con un mediatore persona fisica designato e operante secondo le disposizion</w:delText>
        </w:r>
      </w:del>
      <w:del w:id="1123" w:author="Avv. Rosario Panzariello" w:date="2026-09-13T22:38:00Z">
        <w:r w:rsidRPr="000532C5" w:rsidDel="00F61160">
          <w:rPr>
            <w:rFonts w:ascii="Verdana" w:hAnsi="Verdana"/>
            <w:sz w:val="20"/>
            <w:szCs w:val="20"/>
          </w:rPr>
          <w:delText>e</w:delText>
        </w:r>
      </w:del>
      <w:del w:id="1124" w:author="Avv. Rosario Panzariello" w:date="2026-09-18T14:44:00Z" w16du:dateUtc="2026-09-18T12:44:00Z">
        <w:r w:rsidRPr="000532C5" w:rsidDel="00FE5B51">
          <w:rPr>
            <w:rFonts w:ascii="Verdana" w:hAnsi="Verdana"/>
            <w:sz w:val="20"/>
            <w:szCs w:val="20"/>
          </w:rPr>
          <w:delText xml:space="preserve"> del regolamento di mediazione di tale Camera di Commercio, che l’Utente può consultare al seguente </w:delText>
        </w:r>
      </w:del>
      <w:del w:id="1125" w:author="Avv. Rosario Panzariello" w:date="2026-09-18T14:45:00Z" w16du:dateUtc="2026-09-18T12:45:00Z">
        <w:r w:rsidDel="009B5385">
          <w:fldChar w:fldCharType="begin"/>
        </w:r>
        <w:r w:rsidDel="009B5385">
          <w:delInstrText>HYPERLINK "https://www.comolecco.camcom.it/pagina672_come-avviareaderire-ad-una-mediazione.html" \h</w:delInstrText>
        </w:r>
        <w:r w:rsidDel="009B5385">
          <w:fldChar w:fldCharType="separate"/>
        </w:r>
        <w:r w:rsidRPr="000532C5" w:rsidDel="009B5385">
          <w:rPr>
            <w:rStyle w:val="Collegamentoipertestuale"/>
            <w:rFonts w:ascii="Verdana" w:hAnsi="Verdana"/>
            <w:b/>
            <w:bCs/>
            <w:sz w:val="20"/>
            <w:szCs w:val="20"/>
          </w:rPr>
          <w:delText>link</w:delText>
        </w:r>
        <w:r w:rsidDel="009B5385">
          <w:fldChar w:fldCharType="end"/>
        </w:r>
      </w:del>
      <w:r w:rsidRPr="000532C5">
        <w:rPr>
          <w:rFonts w:ascii="Verdana" w:hAnsi="Verdana"/>
          <w:sz w:val="20"/>
          <w:szCs w:val="20"/>
        </w:rPr>
        <w:t>.</w:t>
      </w:r>
    </w:p>
    <w:p w14:paraId="46ACDE22" w14:textId="432959FD" w:rsidR="007E5574" w:rsidRPr="00B95A67" w:rsidRDefault="233433F6" w:rsidP="007E5574">
      <w:pPr>
        <w:pStyle w:val="Paragrafoelenco"/>
        <w:numPr>
          <w:ilvl w:val="1"/>
          <w:numId w:val="1"/>
        </w:numPr>
        <w:spacing w:line="360" w:lineRule="auto"/>
        <w:ind w:left="0" w:firstLine="0"/>
        <w:jc w:val="both"/>
        <w:rPr>
          <w:rFonts w:ascii="Verdana" w:hAnsi="Verdana"/>
          <w:sz w:val="20"/>
          <w:szCs w:val="20"/>
          <w:rPrChange w:id="1126" w:author="Avv. Rosario Panzariello" w:date="2026-09-13T22:40:00Z">
            <w:rPr>
              <w:rFonts w:ascii="Verdana" w:hAnsi="Verdana"/>
              <w:i/>
              <w:iCs/>
              <w:sz w:val="20"/>
              <w:szCs w:val="20"/>
            </w:rPr>
          </w:rPrChange>
        </w:rPr>
      </w:pPr>
      <w:r w:rsidRPr="000532C5">
        <w:rPr>
          <w:rFonts w:ascii="Verdana" w:hAnsi="Verdana"/>
          <w:sz w:val="20"/>
          <w:szCs w:val="20"/>
        </w:rPr>
        <w:t xml:space="preserve">L’Utente riconosce ed accetta che il diritto di utilizzare il Marketplace </w:t>
      </w:r>
      <w:ins w:id="1127" w:author="Avv. Rosario Panzariello" w:date="2026-09-18T14:45:00Z" w16du:dateUtc="2026-09-18T12:45:00Z">
        <w:r w:rsidR="00B13A62" w:rsidRPr="00B13A62">
          <w:rPr>
            <w:rFonts w:ascii="Verdana" w:hAnsi="Verdana"/>
            <w:sz w:val="20"/>
            <w:szCs w:val="20"/>
          </w:rPr>
          <w:t xml:space="preserve">è soggetto ai limiti propri delle tecnologie informatiche e dei sistemi di comunicazione disponibili e che Fleequid non può garantire la continua e ininterrotta disponibilità del Marketplace, la sua operatività o la sua fruizione in assenza di errori, interruzioni o difetti tecnici. Nella misura massima consentita dalla legge, i Servizi e le funzionalità messi a disposizione da Fleequid per il tramite del Marketplace sono utilizzati e fruiti a rischio e pericolo dell'Utente; la presente disposizione costituisce regola di allocazione del rischio e non comporta esonero da responsabilità per dolo o colpa grave di </w:t>
        </w:r>
        <w:r w:rsidR="00B13A62" w:rsidRPr="00B13A62">
          <w:rPr>
            <w:rFonts w:ascii="Verdana" w:hAnsi="Verdana"/>
            <w:sz w:val="20"/>
            <w:szCs w:val="20"/>
          </w:rPr>
          <w:lastRenderedPageBreak/>
          <w:t>Fleequid. Nella medesima misura, Fleequid non risponde dei danni o delle conseguenze derivanti da difetti, malfunzionamenti, interruzioni o disservizi del Marketplace, né da anomalie nello svolgimento degli Eventi di vendita riconducibili a problemi tecnici, di programmazione, di collegamento alle reti informatiche o al funzionamento di sistemi e servizi di terzi, salvo il caso di dolo o colpa grave di Fleequid. La medesima limitazione si applica ai dipendenti, rappresentanti, agenti e procuratori di Fleequid, nei limiti consentiti dalla legge. Restano ferme la facoltà di Fleequid di concedere una proroga del Termine di pagamento ai sensi dell'art. 11.7 in caso di disservizio che abbia concretamente impedito o ostacolato il tempestivo adempimento e quanto previsto dall'art. 6.5 in ordine all'imputabilità ai fini della Classificazione dell'Utente</w:t>
        </w:r>
      </w:ins>
      <w:del w:id="1128" w:author="Avv. Rosario Panzariello" w:date="2026-09-13T22:40:00Z">
        <w:r w:rsidRPr="000532C5" w:rsidDel="00B95A67">
          <w:rPr>
            <w:rFonts w:ascii="Verdana" w:hAnsi="Verdana"/>
            <w:sz w:val="20"/>
            <w:szCs w:val="20"/>
          </w:rPr>
          <w:delText>è limitato dalle tecnologie informatiche attualmente disponibili e che Fleequid non è in grado di poter fornire alcuna garanzia per difetti tecnici del Marketplace ovvero in ordine alla continua ed ininterrotta disponibilità del Marketplace, alla sua operatività ovvero alla sua corretta fruizione senza errori. Gli Utenti manlevano espressamente Fleequid da qualsivoglia responsabilità, anche risarcitoria, in ordine ad eventuali difetti o disservizi del Marketplace, fatto salvo il caso in cui Fleequid agisca con dolo. Pertanto, né Fleequid, né i suoi dipendenti, rappresentanti e agenti procuratori potranno mai essere ritenuti responsabili, salvo che in caso di dolo, per anomalie del Marketplace o nello svolgimento di Aste riferibili a difetti tecnici, di programmazione o collegamento mediante reti informatiche</w:delText>
        </w:r>
      </w:del>
      <w:r w:rsidRPr="000532C5">
        <w:rPr>
          <w:rFonts w:ascii="Verdana" w:hAnsi="Verdana"/>
          <w:sz w:val="20"/>
          <w:szCs w:val="20"/>
        </w:rPr>
        <w:t>.</w:t>
      </w:r>
    </w:p>
    <w:p w14:paraId="0297FDB8" w14:textId="253C0E9D"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L'Utente </w:t>
      </w:r>
      <w:ins w:id="1129" w:author="Avv. Rosario Panzariello" w:date="2026-09-13T22:41:00Z">
        <w:r w:rsidR="00BF09ED" w:rsidRPr="00BF09ED">
          <w:rPr>
            <w:rFonts w:ascii="Verdana" w:hAnsi="Verdana"/>
            <w:sz w:val="20"/>
            <w:szCs w:val="20"/>
          </w:rPr>
          <w:t>può richiedere in qualsiasi momento</w:t>
        </w:r>
        <w:r w:rsidR="00BF09ED">
          <w:rPr>
            <w:rFonts w:ascii="Verdana" w:hAnsi="Verdana"/>
            <w:sz w:val="20"/>
            <w:szCs w:val="20"/>
          </w:rPr>
          <w:t xml:space="preserve"> </w:t>
        </w:r>
      </w:ins>
      <w:del w:id="1130" w:author="Avv. Rosario Panzariello" w:date="2026-09-13T22:41:00Z">
        <w:r w:rsidRPr="000532C5" w:rsidDel="00BF09ED">
          <w:rPr>
            <w:rFonts w:ascii="Verdana" w:hAnsi="Verdana"/>
            <w:sz w:val="20"/>
            <w:szCs w:val="20"/>
          </w:rPr>
          <w:delText xml:space="preserve">ha il diritto di richiedere </w:delText>
        </w:r>
      </w:del>
      <w:r w:rsidRPr="000532C5">
        <w:rPr>
          <w:rFonts w:ascii="Verdana" w:hAnsi="Verdana"/>
          <w:sz w:val="20"/>
          <w:szCs w:val="20"/>
        </w:rPr>
        <w:t xml:space="preserve">la cancellazione </w:t>
      </w:r>
      <w:r w:rsidR="00C13FBF" w:rsidRPr="000532C5">
        <w:rPr>
          <w:rFonts w:ascii="Verdana" w:hAnsi="Verdana"/>
          <w:sz w:val="20"/>
          <w:szCs w:val="20"/>
        </w:rPr>
        <w:t xml:space="preserve">o la rettifica </w:t>
      </w:r>
      <w:r w:rsidRPr="000532C5">
        <w:rPr>
          <w:rFonts w:ascii="Verdana" w:hAnsi="Verdana"/>
          <w:sz w:val="20"/>
          <w:szCs w:val="20"/>
        </w:rPr>
        <w:t>del proprio profilo sul Marketplace</w:t>
      </w:r>
      <w:ins w:id="1131" w:author="Avv. Rosario Panzariello" w:date="2026-09-18T14:46:00Z" w16du:dateUtc="2026-09-18T12:46:00Z">
        <w:r w:rsidR="0072203E">
          <w:rPr>
            <w:rFonts w:ascii="Verdana" w:hAnsi="Verdana"/>
            <w:sz w:val="20"/>
            <w:szCs w:val="20"/>
          </w:rPr>
          <w:t>,</w:t>
        </w:r>
      </w:ins>
      <w:r w:rsidRPr="000532C5">
        <w:rPr>
          <w:rFonts w:ascii="Verdana" w:hAnsi="Verdana"/>
          <w:sz w:val="20"/>
          <w:szCs w:val="20"/>
        </w:rPr>
        <w:t xml:space="preserve"> </w:t>
      </w:r>
      <w:ins w:id="1132" w:author="Avv. Rosario Panzariello" w:date="2026-09-18T14:46:00Z" w16du:dateUtc="2026-09-18T12:46:00Z">
        <w:r w:rsidR="00822C70" w:rsidRPr="00822C70">
          <w:rPr>
            <w:rFonts w:ascii="Verdana" w:hAnsi="Verdana"/>
            <w:sz w:val="20"/>
            <w:szCs w:val="20"/>
          </w:rPr>
          <w:t>nel rispetto della normativa applicabile in materia di protezione dei dati personali, contattando il servizio clienti di Fleequid ai recapiti disponibili sul Marketplace o seguendo le istruzioni fornite nell'apposita sezione. Prima di procedere, Fleequid può richiedere informazioni aggiuntive per verificare l'identità dell'Utente. Al termine della procedura di cancellazione, le informazioni associate al profilo dell'Utente, a eccezione di quelle necessarie per adempiere a obblighi legali o per finalità di sicurezza, prevenzione delle frodi e altre finalità conformi alla normativa in materia di protezione dei dati personali, sono rimosse dal sistema. Fleequid procede alla cancellazione del profilo anche a seguito della ricezione di una comunicazione di recesso dell'Utente ai sensi dell'art. 4.2. Qualora, al momento della richiesta di cancellazione o del recesso, l'Utente sia coinvolto in un Evento di vendita, abbia formulato una Proposta di vendita o un'Offerta, sia parte di un'operazione per la quale si sia già perfezionato l'Accordo vincolante ovvero abbia altre obbligazioni ancora pendenti nei confronti di Fleequid o di altri Utenti, Fleequid può differire o limitare la cancellazione del profilo sino alla conclusione dei relativi rapporti e all'adempimento delle obbligazioni assunt</w:t>
        </w:r>
        <w:r w:rsidR="00822C70">
          <w:rPr>
            <w:rFonts w:ascii="Verdana" w:hAnsi="Verdana"/>
            <w:sz w:val="20"/>
            <w:szCs w:val="20"/>
          </w:rPr>
          <w:t>e</w:t>
        </w:r>
      </w:ins>
      <w:del w:id="1133" w:author="Avv. Rosario Panzariello" w:date="2026-09-18T14:46:00Z" w16du:dateUtc="2026-09-18T12:46:00Z">
        <w:r w:rsidRPr="000532C5" w:rsidDel="00822C70">
          <w:rPr>
            <w:rFonts w:ascii="Verdana" w:hAnsi="Verdana"/>
            <w:sz w:val="20"/>
            <w:szCs w:val="20"/>
          </w:rPr>
          <w:delText xml:space="preserve">in qualsiasi momento, </w:delText>
        </w:r>
      </w:del>
      <w:del w:id="1134" w:author="Avv. Rosario Panzariello" w:date="2026-09-13T22:42:00Z">
        <w:r w:rsidRPr="000532C5" w:rsidDel="00B3113D">
          <w:rPr>
            <w:rFonts w:ascii="Verdana" w:hAnsi="Verdana"/>
            <w:sz w:val="20"/>
            <w:szCs w:val="20"/>
          </w:rPr>
          <w:delText>conformemente alle disposizioni del Regolamento Generale sulla Protezione dei Dati (GDPR) o a qualsiasi altra</w:delText>
        </w:r>
      </w:del>
      <w:del w:id="1135" w:author="Avv. Rosario Panzariello" w:date="2026-09-18T14:46:00Z" w16du:dateUtc="2026-09-18T12:46:00Z">
        <w:r w:rsidRPr="000532C5" w:rsidDel="00822C70">
          <w:rPr>
            <w:rFonts w:ascii="Verdana" w:hAnsi="Verdana"/>
            <w:sz w:val="20"/>
            <w:szCs w:val="20"/>
          </w:rPr>
          <w:delText xml:space="preserve"> normativa applicabile in materia di protezione dei dati personali. </w:delText>
        </w:r>
      </w:del>
      <w:del w:id="1136" w:author="Avv. Rosario Panzariello" w:date="2026-09-13T22:42:00Z">
        <w:r w:rsidRPr="000532C5" w:rsidDel="00627BE8">
          <w:rPr>
            <w:rFonts w:ascii="Verdana" w:hAnsi="Verdana"/>
            <w:sz w:val="20"/>
            <w:szCs w:val="20"/>
          </w:rPr>
          <w:delText>Per procedere</w:delText>
        </w:r>
      </w:del>
      <w:del w:id="1137" w:author="Avv. Rosario Panzariello" w:date="2026-09-18T14:46:00Z" w16du:dateUtc="2026-09-18T12:46:00Z">
        <w:r w:rsidRPr="000532C5" w:rsidDel="00822C70">
          <w:rPr>
            <w:rFonts w:ascii="Verdana" w:hAnsi="Verdana"/>
            <w:sz w:val="20"/>
            <w:szCs w:val="20"/>
          </w:rPr>
          <w:delText xml:space="preserve">, l’Utente può contattare il servizio </w:delText>
        </w:r>
        <w:r w:rsidR="007332F2" w:rsidRPr="000532C5" w:rsidDel="00822C70">
          <w:rPr>
            <w:rFonts w:ascii="Verdana" w:hAnsi="Verdana"/>
            <w:sz w:val="20"/>
            <w:szCs w:val="20"/>
          </w:rPr>
          <w:delText>clienti di</w:delText>
        </w:r>
        <w:r w:rsidRPr="000532C5" w:rsidDel="00822C70">
          <w:rPr>
            <w:rFonts w:ascii="Verdana" w:hAnsi="Verdana"/>
            <w:sz w:val="20"/>
            <w:szCs w:val="20"/>
          </w:rPr>
          <w:delText xml:space="preserve"> Fleequid utilizzando i dati di contatto disponibili sul Marketplace o </w:delText>
        </w:r>
      </w:del>
      <w:del w:id="1138" w:author="Avv. Rosario Panzariello" w:date="2026-09-13T22:43:00Z">
        <w:r w:rsidRPr="000532C5" w:rsidDel="00627BE8">
          <w:rPr>
            <w:rFonts w:ascii="Verdana" w:hAnsi="Verdana"/>
            <w:sz w:val="20"/>
            <w:szCs w:val="20"/>
          </w:rPr>
          <w:delText xml:space="preserve">seguendo </w:delText>
        </w:r>
      </w:del>
      <w:del w:id="1139" w:author="Avv. Rosario Panzariello" w:date="2026-09-18T14:46:00Z" w16du:dateUtc="2026-09-18T12:46:00Z">
        <w:r w:rsidRPr="000532C5" w:rsidDel="00822C70">
          <w:rPr>
            <w:rFonts w:ascii="Verdana" w:hAnsi="Verdana"/>
            <w:sz w:val="20"/>
            <w:szCs w:val="20"/>
          </w:rPr>
          <w:delText>le istruzioni fornite nell</w:delText>
        </w:r>
      </w:del>
      <w:del w:id="1140" w:author="Avv. Rosario Panzariello" w:date="2026-09-13T22:43:00Z">
        <w:r w:rsidRPr="000532C5" w:rsidDel="007C239D">
          <w:rPr>
            <w:rFonts w:ascii="Verdana" w:hAnsi="Verdana"/>
            <w:sz w:val="20"/>
            <w:szCs w:val="20"/>
          </w:rPr>
          <w:delText>a</w:delText>
        </w:r>
      </w:del>
      <w:del w:id="1141" w:author="Avv. Rosario Panzariello" w:date="2026-09-18T14:46:00Z" w16du:dateUtc="2026-09-18T12:46:00Z">
        <w:r w:rsidRPr="000532C5" w:rsidDel="00822C70">
          <w:rPr>
            <w:rFonts w:ascii="Verdana" w:hAnsi="Verdana"/>
            <w:sz w:val="20"/>
            <w:szCs w:val="20"/>
          </w:rPr>
          <w:delText xml:space="preserve"> sezione</w:delText>
        </w:r>
      </w:del>
      <w:del w:id="1142" w:author="Avv. Rosario Panzariello" w:date="2026-09-13T22:43:00Z">
        <w:r w:rsidRPr="000532C5" w:rsidDel="007C239D">
          <w:rPr>
            <w:rFonts w:ascii="Verdana" w:hAnsi="Verdana"/>
            <w:sz w:val="20"/>
            <w:szCs w:val="20"/>
          </w:rPr>
          <w:delText xml:space="preserve"> dedicata</w:delText>
        </w:r>
      </w:del>
      <w:del w:id="1143" w:author="Avv. Rosario Panzariello" w:date="2026-09-18T14:46:00Z" w16du:dateUtc="2026-09-18T12:46:00Z">
        <w:r w:rsidRPr="000532C5" w:rsidDel="00822C70">
          <w:rPr>
            <w:rFonts w:ascii="Verdana" w:hAnsi="Verdana"/>
            <w:sz w:val="20"/>
            <w:szCs w:val="20"/>
          </w:rPr>
          <w:delText>. Prima di effettuare la cancellazione</w:delText>
        </w:r>
        <w:r w:rsidR="00C13FBF" w:rsidRPr="000532C5" w:rsidDel="00822C70">
          <w:rPr>
            <w:rFonts w:ascii="Verdana" w:hAnsi="Verdana"/>
            <w:sz w:val="20"/>
            <w:szCs w:val="20"/>
          </w:rPr>
          <w:delText xml:space="preserve"> o rettifica</w:delText>
        </w:r>
        <w:r w:rsidRPr="000532C5" w:rsidDel="00822C70">
          <w:rPr>
            <w:rFonts w:ascii="Verdana" w:hAnsi="Verdana"/>
            <w:sz w:val="20"/>
            <w:szCs w:val="20"/>
          </w:rPr>
          <w:delText xml:space="preserve"> del profilo, Fleequid </w:delText>
        </w:r>
      </w:del>
      <w:del w:id="1144" w:author="Avv. Rosario Panzariello" w:date="2026-09-13T22:43:00Z">
        <w:r w:rsidRPr="000532C5" w:rsidDel="00D30EB3">
          <w:rPr>
            <w:rFonts w:ascii="Verdana" w:hAnsi="Verdana"/>
            <w:sz w:val="20"/>
            <w:szCs w:val="20"/>
          </w:rPr>
          <w:delText xml:space="preserve">potrebbe </w:delText>
        </w:r>
      </w:del>
      <w:del w:id="1145" w:author="Avv. Rosario Panzariello" w:date="2026-09-18T14:46:00Z" w16du:dateUtc="2026-09-18T12:46:00Z">
        <w:r w:rsidRPr="000532C5" w:rsidDel="00822C70">
          <w:rPr>
            <w:rFonts w:ascii="Verdana" w:hAnsi="Verdana"/>
            <w:sz w:val="20"/>
            <w:szCs w:val="20"/>
          </w:rPr>
          <w:delText xml:space="preserve">richiedere informazioni aggiuntive per verificare l’identità dell’Utente. </w:delText>
        </w:r>
      </w:del>
      <w:del w:id="1146" w:author="Avv. Rosario Panzariello" w:date="2026-09-13T22:44:00Z">
        <w:r w:rsidRPr="000532C5" w:rsidDel="00D30EB3">
          <w:rPr>
            <w:rFonts w:ascii="Verdana" w:hAnsi="Verdana"/>
            <w:sz w:val="20"/>
            <w:szCs w:val="20"/>
          </w:rPr>
          <w:delText>Si fa presente che al</w:delText>
        </w:r>
      </w:del>
      <w:del w:id="1147" w:author="Avv. Rosario Panzariello" w:date="2026-09-18T14:46:00Z" w16du:dateUtc="2026-09-18T12:46:00Z">
        <w:r w:rsidRPr="000532C5" w:rsidDel="00822C70">
          <w:rPr>
            <w:rFonts w:ascii="Verdana" w:hAnsi="Verdana"/>
            <w:sz w:val="20"/>
            <w:szCs w:val="20"/>
          </w:rPr>
          <w:delText xml:space="preserve"> termine della procedura di cancellazione, </w:delText>
        </w:r>
      </w:del>
      <w:del w:id="1148" w:author="Avv. Rosario Panzariello" w:date="2026-09-13T22:44:00Z">
        <w:r w:rsidRPr="000532C5" w:rsidDel="00647D37">
          <w:rPr>
            <w:rFonts w:ascii="Verdana" w:hAnsi="Verdana"/>
            <w:sz w:val="20"/>
            <w:szCs w:val="20"/>
          </w:rPr>
          <w:delText xml:space="preserve">tutte </w:delText>
        </w:r>
      </w:del>
      <w:del w:id="1149" w:author="Avv. Rosario Panzariello" w:date="2026-09-18T14:46:00Z" w16du:dateUtc="2026-09-18T12:46:00Z">
        <w:r w:rsidRPr="000532C5" w:rsidDel="00822C70">
          <w:rPr>
            <w:rFonts w:ascii="Verdana" w:hAnsi="Verdana"/>
            <w:sz w:val="20"/>
            <w:szCs w:val="20"/>
          </w:rPr>
          <w:delText xml:space="preserve">le informazioni associate al profilo dell’Utente, ad eccezione di quelle necessarie per adempiere a obblighi legali o per finalità di sicurezza, prevenzione delle frodi e altre finalità conformi alle leggi sulla privacy e alla protezione dei dati, verranno automaticamente rimosse dal sistema. Fleequid procederà alla cancellazione del profilo anche in seguito alla ricezione di una comunicazione di recesso dell’Utente ai sensi dell’art. </w:delText>
        </w:r>
      </w:del>
      <w:del w:id="1150" w:author="Avv. Rosario Panzariello" w:date="2026-09-13T22:45:00Z">
        <w:r w:rsidRPr="000532C5" w:rsidDel="00D019BC">
          <w:rPr>
            <w:rFonts w:ascii="Verdana" w:hAnsi="Verdana"/>
            <w:sz w:val="20"/>
            <w:szCs w:val="20"/>
          </w:rPr>
          <w:delText>3</w:delText>
        </w:r>
      </w:del>
      <w:del w:id="1151" w:author="Avv. Rosario Panzariello" w:date="2026-09-18T14:46:00Z" w16du:dateUtc="2026-09-18T12:46:00Z">
        <w:r w:rsidRPr="000532C5" w:rsidDel="00822C70">
          <w:rPr>
            <w:rFonts w:ascii="Verdana" w:hAnsi="Verdana"/>
            <w:sz w:val="20"/>
            <w:szCs w:val="20"/>
          </w:rPr>
          <w:delText>.2</w:delText>
        </w:r>
      </w:del>
      <w:del w:id="1152" w:author="Avv. Rosario Panzariello" w:date="2026-09-13T22:45:00Z">
        <w:r w:rsidRPr="000532C5" w:rsidDel="00D019BC">
          <w:rPr>
            <w:rFonts w:ascii="Verdana" w:hAnsi="Verdana"/>
            <w:sz w:val="20"/>
            <w:szCs w:val="20"/>
          </w:rPr>
          <w:delText>) delle presenti Condizioni Generali</w:delText>
        </w:r>
      </w:del>
      <w:del w:id="1153" w:author="Avv. Rosario Panzariello" w:date="2026-09-18T14:46:00Z" w16du:dateUtc="2026-09-18T12:46:00Z">
        <w:r w:rsidRPr="000532C5" w:rsidDel="00822C70">
          <w:rPr>
            <w:rFonts w:ascii="Verdana" w:hAnsi="Verdana"/>
            <w:sz w:val="20"/>
            <w:szCs w:val="20"/>
          </w:rPr>
          <w:delText xml:space="preserve">. </w:delText>
        </w:r>
      </w:del>
      <w:del w:id="1154" w:author="Avv. Rosario Panzariello" w:date="2026-09-13T22:45:00Z">
        <w:r w:rsidRPr="000532C5" w:rsidDel="005B0F8B">
          <w:rPr>
            <w:rFonts w:ascii="Verdana" w:hAnsi="Verdana"/>
            <w:sz w:val="20"/>
            <w:szCs w:val="20"/>
          </w:rPr>
          <w:delText>Si specifica che se al momento della richiesta di cancellazione del profilo l’Utente è coinvolto in una procedura d’Asta, in qualità di Venditore, Acquirente o ha effettuato un’Offerta o una Proposta di vendita, Fleequid potrebbe limitare o impedire la cancellazione del profilo fino alla scadenza di tutti i termini di validità delle obbligazioni assunte dall’Utente sul Marketplace fino alla data di comunicazione del recesso dalle presenti Condizioni Generali o di richiesta di cancellazione del profilo sul Marketplace</w:delText>
        </w:r>
      </w:del>
      <w:r w:rsidRPr="000532C5">
        <w:rPr>
          <w:rFonts w:ascii="Verdana" w:hAnsi="Verdana"/>
          <w:sz w:val="20"/>
          <w:szCs w:val="20"/>
        </w:rPr>
        <w:t>.</w:t>
      </w:r>
    </w:p>
    <w:p w14:paraId="769B369E" w14:textId="178AB01E" w:rsidR="00AA56AA" w:rsidDel="00903302" w:rsidRDefault="00AA56AA">
      <w:pPr>
        <w:pStyle w:val="Paragrafoelenco"/>
        <w:numPr>
          <w:ilvl w:val="1"/>
          <w:numId w:val="1"/>
        </w:numPr>
        <w:spacing w:line="360" w:lineRule="auto"/>
        <w:ind w:left="0" w:firstLine="0"/>
        <w:jc w:val="both"/>
        <w:rPr>
          <w:del w:id="1155" w:author="Avv. Rosario Panzariello" w:date="2026-09-18T14:47:00Z" w16du:dateUtc="2026-09-18T12:47:00Z"/>
          <w:rFonts w:ascii="Verdana" w:hAnsi="Verdana"/>
          <w:sz w:val="20"/>
          <w:szCs w:val="20"/>
        </w:rPr>
      </w:pPr>
      <w:del w:id="1156" w:author="Avv. Rosario Panzariello" w:date="2026-09-13T22:47:00Z">
        <w:r w:rsidRPr="00AA56AA" w:rsidDel="00013882">
          <w:rPr>
            <w:rFonts w:ascii="Verdana" w:hAnsi="Verdana"/>
            <w:sz w:val="20"/>
            <w:szCs w:val="20"/>
          </w:rPr>
          <w:delText>Con la</w:delText>
        </w:r>
      </w:del>
      <w:ins w:id="1157" w:author="Avv. Rosario Panzariello" w:date="2026-09-13T22:47:00Z">
        <w:r w:rsidR="00013882">
          <w:rPr>
            <w:rFonts w:ascii="Verdana" w:hAnsi="Verdana"/>
            <w:sz w:val="20"/>
            <w:szCs w:val="20"/>
          </w:rPr>
          <w:t>A seguito della</w:t>
        </w:r>
      </w:ins>
      <w:r w:rsidRPr="00AA56AA">
        <w:rPr>
          <w:rFonts w:ascii="Verdana" w:hAnsi="Verdana"/>
          <w:sz w:val="20"/>
          <w:szCs w:val="20"/>
        </w:rPr>
        <w:t xml:space="preserve"> registrazione al Marketplace</w:t>
      </w:r>
      <w:ins w:id="1158" w:author="Avv. Rosario Panzariello" w:date="2026-09-13T22:48:00Z">
        <w:r w:rsidR="00C3395E">
          <w:rPr>
            <w:rFonts w:ascii="Verdana" w:hAnsi="Verdana"/>
            <w:sz w:val="20"/>
            <w:szCs w:val="20"/>
          </w:rPr>
          <w:t xml:space="preserve"> </w:t>
        </w:r>
        <w:r w:rsidR="00C3395E" w:rsidRPr="00C3395E">
          <w:rPr>
            <w:rFonts w:ascii="Verdana" w:hAnsi="Verdana"/>
            <w:sz w:val="20"/>
            <w:szCs w:val="20"/>
          </w:rPr>
          <w:t>e del</w:t>
        </w:r>
        <w:r w:rsidR="00C3395E">
          <w:rPr>
            <w:rFonts w:ascii="Verdana" w:hAnsi="Verdana"/>
            <w:sz w:val="20"/>
            <w:szCs w:val="20"/>
          </w:rPr>
          <w:t xml:space="preserve"> </w:t>
        </w:r>
      </w:ins>
      <w:del w:id="1159" w:author="Avv. Rosario Panzariello" w:date="2026-09-13T22:48:00Z">
        <w:r w:rsidR="00A03E7F" w:rsidDel="00C3395E">
          <w:rPr>
            <w:rFonts w:ascii="Verdana" w:hAnsi="Verdana"/>
            <w:sz w:val="20"/>
            <w:szCs w:val="20"/>
          </w:rPr>
          <w:delText>,</w:delText>
        </w:r>
        <w:r w:rsidR="00A03E7F" w:rsidRPr="00A03E7F" w:rsidDel="00C3395E">
          <w:delText xml:space="preserve"> </w:delText>
        </w:r>
        <w:r w:rsidR="00A03E7F" w:rsidRPr="00A03E7F" w:rsidDel="00C3395E">
          <w:rPr>
            <w:rFonts w:ascii="Verdana" w:hAnsi="Verdana"/>
            <w:sz w:val="20"/>
            <w:szCs w:val="20"/>
          </w:rPr>
          <w:delText xml:space="preserve">a seguito del </w:delText>
        </w:r>
      </w:del>
      <w:r w:rsidR="00A03E7F" w:rsidRPr="00A03E7F">
        <w:rPr>
          <w:rFonts w:ascii="Verdana" w:hAnsi="Verdana"/>
          <w:sz w:val="20"/>
          <w:szCs w:val="20"/>
        </w:rPr>
        <w:t xml:space="preserve">compimento da parte dell’Utente di almeno una delle seguenti attività: </w:t>
      </w:r>
      <w:ins w:id="1160" w:author="Avv. Rosario Panzariello" w:date="2026-09-18T14:46:00Z" w16du:dateUtc="2026-09-18T12:46:00Z">
        <w:r w:rsidR="008550C1" w:rsidRPr="008550C1">
          <w:rPr>
            <w:rFonts w:ascii="Verdana" w:hAnsi="Verdana"/>
            <w:sz w:val="20"/>
            <w:szCs w:val="20"/>
          </w:rPr>
          <w:t xml:space="preserve">(i) la presentazione di almeno un'Offerta nell'ambito di un Evento di vendita; ovvero (ii) la pubblicazione di almeno un Veicolo mediante inserimento di una Proposta di vendita,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o quale utilizzatore dei Servizi, anche con riferimento alle attività di vendita, acquisto o partecipazione agli Eventi di vendita, e a utilizzare i relativi Segni Distintivi, anche mediante riproduzione e pubblicazione su siti internet, piattaforme digitali, presentazioni commerciali, materiali promozionali, comunicazioni a clienti o potenziali clienti, nonché tramite </w:t>
        </w:r>
        <w:r w:rsidR="008550C1" w:rsidRPr="008550C1">
          <w:rPr>
            <w:rFonts w:ascii="Verdana" w:hAnsi="Verdana"/>
            <w:sz w:val="20"/>
            <w:szCs w:val="20"/>
          </w:rPr>
          <w:lastRenderedPageBreak/>
          <w:t>canali social e altri mezzi di comunicazione, nel rispetto dei limiti di cui al presente comma. L'utilizzo dei Segni Distintivi da parte di Fleequid deve avvenire nel rispetto dei principi di correttezza professionale e della funzione distintiva e reputazionale degli stessi e non deve in alcun caso essere idoneo a generare confusione nel pubblico circa l'esistenza di rapporti di controllo, affiliazione, partnership, joint venture, sponsorizzazione o endorsement tra Fleequid e l'Utente, diversi dalla mera circostanza oggettiva della registrazione o dell'utilizzo dei Servizi. È in ogni caso escluso qualsiasi utilizzo dei Segni Distintivi dell'Utente che possa risultare denigratorio, ingannevole o comunque lesivo dell'immagine, della reputazione o del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L'Utente può in qualsiasi momento opporsi, per giustificati motivi, all'utilizzo dei propri Segni Distintivi o alla menzione del proprio nominativo quale cliente di Fleequid mediante comunicazione scritta ai recapiti indicati all'art. 24; in tal caso Fleequid si impegna a cessare tale utilizzo entro un termine ragionevole dalla ricezione della richiesta, fatti salvi i materiali già pubblicati e non suscettibili di modifica o rimozione con mezzi ordinari</w:t>
        </w:r>
      </w:ins>
      <w:del w:id="1161" w:author="Avv. Rosario Panzariello" w:date="2026-09-18T14:46:00Z" w16du:dateUtc="2026-09-18T12:46:00Z">
        <w:r w:rsidR="00A03E7F" w:rsidRPr="00A03E7F" w:rsidDel="008550C1">
          <w:rPr>
            <w:rFonts w:ascii="Verdana" w:hAnsi="Verdana"/>
            <w:sz w:val="20"/>
            <w:szCs w:val="20"/>
          </w:rPr>
          <w:delText xml:space="preserve">(i) la presentazione di almeno un’Offerta nell’ambito di </w:delText>
        </w:r>
      </w:del>
      <w:del w:id="1162" w:author="Avv. Rosario Panzariello" w:date="2026-09-13T22:49:00Z">
        <w:r w:rsidR="00A03E7F" w:rsidRPr="00A03E7F" w:rsidDel="00F14853">
          <w:rPr>
            <w:rFonts w:ascii="Verdana" w:hAnsi="Verdana"/>
            <w:sz w:val="20"/>
            <w:szCs w:val="20"/>
          </w:rPr>
          <w:delText>una procedura d’Asta</w:delText>
        </w:r>
      </w:del>
      <w:del w:id="1163" w:author="Avv. Rosario Panzariello" w:date="2026-09-18T14:46:00Z" w16du:dateUtc="2026-09-18T12:46:00Z">
        <w:r w:rsidR="00A03E7F" w:rsidRPr="00A03E7F" w:rsidDel="008550C1">
          <w:rPr>
            <w:rFonts w:ascii="Verdana" w:hAnsi="Verdana"/>
            <w:sz w:val="20"/>
            <w:szCs w:val="20"/>
          </w:rPr>
          <w:delText>; ovvero (ii) la pubblicazione di almeno un Veicolo mediante inserimento di una Proposta di vendita</w:delText>
        </w:r>
        <w:r w:rsidRPr="00AA56AA" w:rsidDel="008550C1">
          <w:rPr>
            <w:rFonts w:ascii="Verdana" w:hAnsi="Verdana"/>
            <w:sz w:val="20"/>
            <w:szCs w:val="20"/>
          </w:rPr>
          <w:delText xml:space="preserve">, l’Utente concede a Fleequid, ai sensi e per gli effetti della normativa applicabile in materia di proprietà industriale, una licenza d’uso non esclusiva, gratuita, revocabile, non sub-licenziabile e limitata nel tempo alla durata del rapporto contrattuale e, successivamente alla sua cessazione per qualsiasi causa, per un periodo di 24 (ventiquattro) mesi, avente ad oggetto la denominazione sociale, il marchio, il logo e gli altri segni distintivi dell’Utente (di seguito, i “Segni Distintivi”), esclusivamente per finalità di comunicazione istituzionale e commerciale, marketing e promozione del Marketplace e dei Servizi offerti da Fleequid. In tale ambito, Fleequid è espressamente autorizzata a menzionare l’Utente quale soggetto registrato al Marketplace e/o quale utilizzatore dei Servizi, anche con riferimento alle attività di vendita, acquisto o partecipazione </w:delText>
        </w:r>
      </w:del>
      <w:del w:id="1164" w:author="Avv. Rosario Panzariello" w:date="2026-09-13T22:50:00Z">
        <w:r w:rsidRPr="00AA56AA" w:rsidDel="00D41195">
          <w:rPr>
            <w:rFonts w:ascii="Verdana" w:hAnsi="Verdana"/>
            <w:sz w:val="20"/>
            <w:szCs w:val="20"/>
          </w:rPr>
          <w:delText>alle Aste</w:delText>
        </w:r>
      </w:del>
      <w:del w:id="1165" w:author="Avv. Rosario Panzariello" w:date="2026-09-18T14:46:00Z" w16du:dateUtc="2026-09-18T12:46:00Z">
        <w:r w:rsidRPr="00AA56AA" w:rsidDel="008550C1">
          <w:rPr>
            <w:rFonts w:ascii="Verdana" w:hAnsi="Verdana"/>
            <w:sz w:val="20"/>
            <w:szCs w:val="20"/>
          </w:rPr>
          <w:delText>, e a utilizzare i relativi Segni Distintivi, anche mediante riproduzione e pubblicazione su siti internet, piattaforme digitali, presentazioni commerciali, materiali promozionali, comunicazioni a clienti o potenziali clienti, nonché tramite canali social e altri mezzi di comunicazione, nel rispetto dei limiti di cui al presente articolo. L’utilizzo dei Segni Distintivi da parte di Fleequid dovrà avvenire nel rispetto dei principi di correttezza professionale e della funzione distintiva e reputazionale degli stessi, e non dovrà in alcun caso essere idoneo a generare confusione nel pubblico circa l’esistenza di rapporti di controllo, affiliazione, partnership, joint venture, sponsorizzazione o endorsement tra Fleequid e l’Utente, diversi dalla mera circostanza oggettiva della registrazione e/o dell’utilizzo dei Servizi. È in ogni caso escluso qualsiasi utilizzo dei Segni Distintivi dell’Utente che possa risultare denigratorio, ingannevole, o comunque lesivo dell’immagine, reputazione o posizionamento commerciale dell’Utente, nonché qualsiasi utilizzo che ecceda le finalità strettamente informative e promozionali del Marketplace. Con riferimento al periodo successivo alla cessazione del rapporto, l’utilizzo dei Segni Distintivi è consentito esclusivamente in relazione a materiali informativi, promozionali e commerciali già realizzati o in corso di diffusione alla data di cessazione del rapporto, nonché per finalità di referenza storica e portfolio commerciale, con esclusione di ogni nuovo utilizzo attivo che possa far apparire l’Utente quale cliente attuale di Fleequid. La presente autorizzazione non comporta alcun trasferimento, concessione o riconoscimento di diritti ulteriori sui Segni Distintivi dell’Utente, che restano di esclusiva titolarità dello stesso, né attribuisce a Fleequid alcun diritto di registrazione, deposito o sfruttamento autonomo dei medesimi. Resta inteso che l’Utente potrà in qualsiasi momento opporsi, per giustificati motivi, all’utilizzo dei propri Segni Distintivi e/o alla menzione del proprio nominativo quale cliente di Fleequid mediante comunicazione scritta ai recapiti indicati nelle presenti Condizioni Generali; in tal caso, Fleequid si impegna a cessare tale utilizzo entro un termine ragionevole dalla ricezione della richiesta, fatti salvi i materiali già pubblicati e non suscettibili di modifica o rimozione con mezzi ordinari</w:delText>
        </w:r>
      </w:del>
      <w:r w:rsidRPr="00AA56AA">
        <w:rPr>
          <w:rFonts w:ascii="Verdana" w:hAnsi="Verdana"/>
          <w:sz w:val="20"/>
          <w:szCs w:val="20"/>
        </w:rPr>
        <w:t>.</w:t>
      </w:r>
    </w:p>
    <w:p w14:paraId="62EDE7E8" w14:textId="77777777" w:rsidR="00903302" w:rsidRPr="00AA56AA" w:rsidRDefault="00903302" w:rsidP="00AA56AA">
      <w:pPr>
        <w:pStyle w:val="Paragrafoelenco"/>
        <w:numPr>
          <w:ilvl w:val="1"/>
          <w:numId w:val="1"/>
        </w:numPr>
        <w:spacing w:line="360" w:lineRule="auto"/>
        <w:ind w:left="0" w:firstLine="0"/>
        <w:jc w:val="both"/>
        <w:rPr>
          <w:ins w:id="1166" w:author="Avv. Rosario Panzariello" w:date="2026-09-20T06:51:00Z" w16du:dateUtc="2026-09-20T04:51:00Z"/>
          <w:rFonts w:ascii="Verdana" w:hAnsi="Verdana"/>
          <w:sz w:val="20"/>
          <w:szCs w:val="20"/>
        </w:rPr>
      </w:pP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pPr>
        <w:pStyle w:val="Paragrafoelenco"/>
        <w:numPr>
          <w:ilvl w:val="0"/>
          <w:numId w:val="1"/>
        </w:numPr>
        <w:spacing w:line="360" w:lineRule="auto"/>
        <w:ind w:left="0" w:firstLine="0"/>
        <w:jc w:val="both"/>
        <w:outlineLvl w:val="0"/>
        <w:rPr>
          <w:ins w:id="1167" w:author="Avv. Rosario Panzariello" w:date="2026-09-14T09:21:00Z"/>
          <w:rFonts w:ascii="Verdana" w:hAnsi="Verdana"/>
          <w:b/>
          <w:bCs/>
          <w:smallCaps/>
          <w:sz w:val="20"/>
          <w:szCs w:val="20"/>
        </w:rPr>
        <w:pPrChange w:id="1168" w:author="Avv. Rosario Panzariello" w:date="2026-09-14T09:22:00Z">
          <w:pPr>
            <w:pStyle w:val="Paragrafoelenco"/>
            <w:numPr>
              <w:numId w:val="1"/>
            </w:numPr>
            <w:ind w:left="0" w:hanging="360"/>
            <w:jc w:val="both"/>
            <w:outlineLvl w:val="0"/>
          </w:pPr>
        </w:pPrChange>
      </w:pPr>
      <w:bookmarkStart w:id="1169" w:name="_Toc241317075"/>
      <w:ins w:id="1170" w:author="Avv. Rosario Panzariello" w:date="2026-09-14T09:19:00Z">
        <w:r>
          <w:rPr>
            <w:rFonts w:ascii="Verdana" w:hAnsi="Verdana"/>
            <w:b/>
            <w:bCs/>
            <w:smallCaps/>
            <w:sz w:val="20"/>
            <w:szCs w:val="20"/>
          </w:rPr>
          <w:t xml:space="preserve">Classificazione </w:t>
        </w:r>
        <w:r w:rsidRPr="00154064">
          <w:rPr>
            <w:rFonts w:ascii="Verdana" w:hAnsi="Verdana"/>
            <w:b/>
            <w:bCs/>
            <w:smallCaps/>
            <w:sz w:val="20"/>
            <w:szCs w:val="20"/>
          </w:rPr>
          <w:t>dell’Utente e Deposito cauzionale.</w:t>
        </w:r>
      </w:ins>
      <w:bookmarkEnd w:id="1169"/>
    </w:p>
    <w:p w14:paraId="74EF5DD2" w14:textId="3B7812B5" w:rsidR="00F55031" w:rsidDel="004B0CFB" w:rsidRDefault="005A4341" w:rsidP="004B0CFB">
      <w:pPr>
        <w:pStyle w:val="Paragrafoelenco"/>
        <w:numPr>
          <w:ilvl w:val="1"/>
          <w:numId w:val="1"/>
        </w:numPr>
        <w:spacing w:line="360" w:lineRule="auto"/>
        <w:ind w:left="0" w:firstLine="0"/>
        <w:jc w:val="both"/>
        <w:rPr>
          <w:del w:id="1171" w:author="Avv. Rosario Panzariello" w:date="2026-09-18T14:48:00Z" w16du:dateUtc="2026-09-18T12:48:00Z"/>
          <w:rFonts w:ascii="Verdana" w:hAnsi="Verdana"/>
          <w:sz w:val="20"/>
          <w:szCs w:val="20"/>
        </w:rPr>
      </w:pPr>
      <w:ins w:id="1172" w:author="Avv. Rosario Panzariello" w:date="2026-09-18T14:47:00Z" w16du:dateUtc="2026-09-18T12:47:00Z">
        <w:r w:rsidRPr="005A4341">
          <w:rPr>
            <w:rFonts w:ascii="Verdana" w:hAnsi="Verdana"/>
            <w:sz w:val="20"/>
            <w:szCs w:val="20"/>
          </w:rPr>
          <w:t>In via ordinaria la formulazione di un'Offerta è subordinata al versamento del Deposito cauzionale. Fleequid può tuttavia prevedere esenzioni, importi differenziati o diverse condizioni di versamento in relazione a determinate categorie di Utenti, Veicoli o Eventi di vendita, anche tenendo conto della Classificazione dell'Utente. In ogni caso l'eventuale obbligo di versare il Deposito cauzionale e il relativo importo sono resi conoscibili all'Offerente prima della formulazione dell'Offerta, mediante il Marketplace ovvero attraverso il diverso canale utilizzato per la specifica operazione, secondo quanto previsto dall'art. 3.2, lett. c). Ove dovuto, il mancato versamento del Deposito cauzionale preclude la formulazione dell'Offerta</w:t>
        </w:r>
      </w:ins>
      <w:ins w:id="1173" w:author="Avv. Rosario Panzariello" w:date="2026-09-14T09:27:00Z">
        <w:del w:id="1174" w:author="Avv. Rosario Panzariello" w:date="2026-09-18T14:47:00Z" w16du:dateUtc="2026-09-18T12:47:00Z">
          <w:r w:rsidR="001D778A" w:rsidRPr="00F55031" w:rsidDel="005A4341">
            <w:rPr>
              <w:rFonts w:ascii="Verdana" w:hAnsi="Verdana"/>
              <w:sz w:val="20"/>
              <w:szCs w:val="20"/>
              <w:rPrChange w:id="1175" w:author="Avv. Rosario Panzariello" w:date="2026-09-14T09:29:00Z">
                <w:rPr/>
              </w:rPrChange>
            </w:rPr>
            <w:delText>In via ordinaria, la formulazione di un’Offerta è subordinata al versamento del Deposito cauzionale. Fleequid può tuttavia prevedere esenzioni, importi differenziati o differenti condizioni di versamento in relazione a determinate categorie di Utenti, Veicoli o Eventi di vendita, anche sulla base della Classificazione dell’Utente e di elementi oggettivi relativi al suo storico e al comportamento tenuto nell’utilizzo del Marketplace e nell’esecuzione delle precedenti operazioni. La Classificazione dell’Utente ha finalità esclusivamente operative e può essere determinata e aggiornata da Fleequid senza necessità di attribuire o comunicare all’Utente una specifica denominazione o qualifica. In ogni caso, l’eventuale obbligo di versare il Deposito cauzionale e il relativo importo sono resi conoscibili all’Offerente prima della formulazione dell’Offerta. Ove dovuto, il mancato versamento del Deposito cauzionale preclude la formulazione dell’Offerta.</w:delText>
          </w:r>
        </w:del>
      </w:ins>
      <w:ins w:id="1176" w:author="Avv. Rosario Panzariello" w:date="2026-09-14T09:29:00Z">
        <w:del w:id="1177" w:author="Avv. Rosario Panzariello" w:date="2026-09-18T14:47:00Z" w16du:dateUtc="2026-09-18T12:47:00Z">
          <w:r w:rsidR="00F55031" w:rsidRPr="00F55031" w:rsidDel="005A4341">
            <w:rPr>
              <w:rFonts w:ascii="Verdana" w:hAnsi="Verdana"/>
              <w:sz w:val="20"/>
              <w:szCs w:val="20"/>
              <w:rPrChange w:id="1178" w:author="Avv. Rosario Panzariello" w:date="2026-09-14T09:29:00Z">
                <w:rPr/>
              </w:rPrChange>
            </w:rPr>
            <w:delText xml:space="preserve"> In via ordinaria, la formulazione di un’Offerta è subordinata al versamento del Deposito cauzionale. Fleequid può tuttavia prevedere esenzioni, importi differenziati o diverse condizioni di versamento in relazione a determinate categorie di Utenti, Veicoli o Eventi di vendita, anche tenendo conto della Classificazione dell’Utente e di elementi oggettivi relativi al suo storico, al comportamento tenuto nell’utilizzo del Marketplace e all’adempimento delle obbligazioni assunte nelle precedenti operazioni.</w:delText>
          </w:r>
          <w:r w:rsidR="00F55031" w:rsidRPr="00F55031" w:rsidDel="005A4341">
            <w:rPr>
              <w:rFonts w:ascii="Verdana" w:hAnsi="Verdana"/>
              <w:sz w:val="20"/>
              <w:szCs w:val="20"/>
            </w:rPr>
            <w:delText xml:space="preserve"> </w:delText>
          </w:r>
          <w:r w:rsidR="00F55031" w:rsidRPr="00F55031" w:rsidDel="005A4341">
            <w:rPr>
              <w:rFonts w:ascii="Verdana" w:hAnsi="Verdana"/>
              <w:sz w:val="20"/>
              <w:szCs w:val="20"/>
              <w:rPrChange w:id="1179" w:author="Avv. Rosario Panzariello" w:date="2026-09-14T09:29:00Z">
                <w:rPr>
                  <w:rFonts w:ascii="Times New Roman" w:eastAsia="Times New Roman" w:hAnsi="Times New Roman" w:cs="Times New Roman"/>
                  <w:kern w:val="0"/>
                  <w:sz w:val="24"/>
                  <w:szCs w:val="24"/>
                  <w:lang w:eastAsia="it-IT"/>
                  <w14:ligatures w14:val="none"/>
                </w:rPr>
              </w:rPrChange>
            </w:rPr>
            <w:delText>La Classificazione dell’Utente ha finalità esclusivamente operative e può essere determinata e aggiornata da Fleequid sulla base dei predetti elementi, senza necessità di attribuire o comunicare all’Utente una specifica denominazione o qualifica. Ne consegue che le condizioni relative al Deposito cauzionale applicabili al medesimo Utente possono variare nel tempo in funzione del suo storico e delle circostanze rilevanti ai sensi delle presenti Condizioni Generali.</w:delText>
          </w:r>
          <w:r w:rsidR="00F55031" w:rsidDel="005A4341">
            <w:rPr>
              <w:rFonts w:ascii="Verdana" w:hAnsi="Verdana"/>
              <w:sz w:val="20"/>
              <w:szCs w:val="20"/>
            </w:rPr>
            <w:delText xml:space="preserve"> </w:delText>
          </w:r>
          <w:r w:rsidR="00F55031" w:rsidRPr="00F55031" w:rsidDel="005A4341">
            <w:rPr>
              <w:rFonts w:ascii="Verdana" w:hAnsi="Verdana"/>
              <w:sz w:val="20"/>
              <w:szCs w:val="20"/>
              <w:rPrChange w:id="1180" w:author="Avv. Rosario Panzariello" w:date="2026-09-14T09:29:00Z">
                <w:rPr>
                  <w:rFonts w:ascii="Times New Roman" w:eastAsia="Times New Roman" w:hAnsi="Times New Roman" w:cs="Times New Roman"/>
                  <w:kern w:val="0"/>
                  <w:sz w:val="24"/>
                  <w:szCs w:val="24"/>
                  <w:lang w:eastAsia="it-IT"/>
                  <w14:ligatures w14:val="none"/>
                </w:rPr>
              </w:rPrChange>
            </w:rPr>
            <w:delText>In ogni caso, l’eventuale obbligo di versare il Deposito cauzionale e il relativo importo sono resi conoscibili all’Offerente prima della formulazione dell’Offerta, mediante il Marketplace ovvero attraverso il diverso canale utilizzato per la specifica operazione. Ove dovuto, il mancato versamento del Deposito cauzionale preclude la formulazione dell’Offerta</w:delText>
          </w:r>
        </w:del>
        <w:r w:rsidR="00F55031" w:rsidRPr="00F55031">
          <w:rPr>
            <w:rFonts w:ascii="Verdana" w:hAnsi="Verdana"/>
            <w:sz w:val="20"/>
            <w:szCs w:val="20"/>
            <w:rPrChange w:id="1181" w:author="Avv. Rosario Panzariello" w:date="2026-09-14T09:29:00Z">
              <w:rPr>
                <w:rFonts w:ascii="Times New Roman" w:eastAsia="Times New Roman" w:hAnsi="Times New Roman" w:cs="Times New Roman"/>
                <w:kern w:val="0"/>
                <w:sz w:val="24"/>
                <w:szCs w:val="24"/>
                <w:lang w:eastAsia="it-IT"/>
                <w14:ligatures w14:val="none"/>
              </w:rPr>
            </w:rPrChange>
          </w:rPr>
          <w:t>.</w:t>
        </w:r>
      </w:ins>
    </w:p>
    <w:p w14:paraId="49802D9C" w14:textId="77777777" w:rsidR="004B0CFB" w:rsidRPr="00F55031" w:rsidRDefault="004B0CFB">
      <w:pPr>
        <w:pStyle w:val="Paragrafoelenco"/>
        <w:numPr>
          <w:ilvl w:val="1"/>
          <w:numId w:val="1"/>
        </w:numPr>
        <w:spacing w:line="360" w:lineRule="auto"/>
        <w:ind w:left="0" w:firstLine="0"/>
        <w:jc w:val="both"/>
        <w:rPr>
          <w:ins w:id="1182" w:author="Avv. Rosario Panzariello" w:date="2026-09-18T14:48:00Z" w16du:dateUtc="2026-09-18T12:48:00Z"/>
          <w:rFonts w:ascii="Verdana" w:hAnsi="Verdana"/>
          <w:sz w:val="20"/>
          <w:szCs w:val="20"/>
          <w:rPrChange w:id="1183" w:author="Avv. Rosario Panzariello" w:date="2026-09-14T09:29:00Z">
            <w:rPr>
              <w:ins w:id="1184" w:author="Avv. Rosario Panzariello" w:date="2026-09-18T14:48:00Z" w16du:dateUtc="2026-09-18T12:48:00Z"/>
              <w:rFonts w:ascii="Times New Roman" w:eastAsia="Times New Roman" w:hAnsi="Times New Roman" w:cs="Times New Roman"/>
              <w:kern w:val="0"/>
              <w:sz w:val="24"/>
              <w:szCs w:val="24"/>
              <w:lang w:eastAsia="it-IT"/>
              <w14:ligatures w14:val="none"/>
            </w:rPr>
          </w:rPrChange>
        </w:rPr>
        <w:pPrChange w:id="1185" w:author="Avv. Rosario Panzariello" w:date="2026-09-18T14:47:00Z" w16du:dateUtc="2026-09-18T12:47:00Z">
          <w:pPr>
            <w:spacing w:before="100" w:beforeAutospacing="1" w:after="100" w:afterAutospacing="1" w:line="240" w:lineRule="auto"/>
          </w:pPr>
        </w:pPrChange>
      </w:pPr>
    </w:p>
    <w:p w14:paraId="51492E85" w14:textId="30230E16" w:rsidR="00B22EB4" w:rsidRPr="004B0CFB" w:rsidDel="004B0CFB" w:rsidRDefault="004B0CFB">
      <w:pPr>
        <w:pStyle w:val="Paragrafoelenco"/>
        <w:numPr>
          <w:ilvl w:val="1"/>
          <w:numId w:val="1"/>
        </w:numPr>
        <w:spacing w:line="360" w:lineRule="auto"/>
        <w:jc w:val="both"/>
        <w:rPr>
          <w:ins w:id="1186" w:author="Avv. Rosario Panzariello" w:date="2026-09-14T09:30:00Z"/>
          <w:del w:id="1187" w:author="Avv. Rosario Panzariello" w:date="2026-09-18T14:48:00Z" w16du:dateUtc="2026-09-18T12:48:00Z"/>
          <w:rFonts w:ascii="Verdana" w:hAnsi="Verdana"/>
          <w:sz w:val="20"/>
          <w:szCs w:val="20"/>
          <w:rPrChange w:id="1188" w:author="Avv. Rosario Panzariello" w:date="2026-09-18T14:48:00Z" w16du:dateUtc="2026-09-18T12:48:00Z">
            <w:rPr>
              <w:ins w:id="1189" w:author="Avv. Rosario Panzariello" w:date="2026-09-14T09:30:00Z"/>
              <w:del w:id="1190" w:author="Avv. Rosario Panzariello" w:date="2026-09-18T14:48:00Z" w16du:dateUtc="2026-09-18T12:48:00Z"/>
            </w:rPr>
          </w:rPrChange>
        </w:rPr>
      </w:pPr>
      <w:ins w:id="1191" w:author="Avv. Rosario Panzariello" w:date="2026-09-18T14:48:00Z" w16du:dateUtc="2026-09-18T12:48:00Z">
        <w:r w:rsidRPr="004B0CFB">
          <w:rPr>
            <w:rFonts w:ascii="Verdana" w:hAnsi="Verdana"/>
            <w:sz w:val="20"/>
            <w:szCs w:val="20"/>
          </w:rPr>
          <w:t xml:space="preserve">L'importo del Deposito cauzionale è determinato da Fleequid in funzione dell'Evento di vendita, delle caratteristiche e del valore economico del Veicolo, del rischio connesso alla specifica operazione e, ove applicabile, della Classificazione dell'Utente. Le presenti Condizioni Generali non fissano un importo standard rigido e uniforme. Ferme restando le condizioni ordinariamente applicate e le eventuali condizioni di favore o esenzioni riconosciute da Fleequid, la Classificazione dell'Utente può comportare l'applicazione di regimi cauzionali differenziati, articolati in funzione della tipologia di Veicolo e di Evento di vendita e, in via ordinaria, strutturati </w:t>
        </w:r>
        <w:r w:rsidRPr="004B0CFB">
          <w:rPr>
            <w:rFonts w:ascii="Verdana" w:hAnsi="Verdana"/>
            <w:sz w:val="20"/>
            <w:szCs w:val="20"/>
          </w:rPr>
          <w:lastRenderedPageBreak/>
          <w:t>come segue: (i) regime cauzionale di primo livello: € 2.000,00 per i Veicoli destinati alla demoli</w:t>
        </w:r>
        <w:r w:rsidRPr="009757CE">
          <w:rPr>
            <w:rFonts w:ascii="Verdana" w:hAnsi="Verdana"/>
            <w:sz w:val="20"/>
            <w:szCs w:val="20"/>
          </w:rPr>
          <w:t>zione; € 1.000,00 per le 1 Euro Auctions; € 1.000,00 per i Veicoli con Prezzo di riserva fino a € 50.000,00; € 2.000,00 per i Veicoli con Prezzo di riserva superiore a € 50.000,00; (ii) regime cauzionale di secondo livello: € 2.000,00 per qualsiasi Evento di vendita. L'applicazione di uno dei predetti regimi, ovvero di un diverso importo determinato ai sensi del primo periodo, non richiede l'attribuzione o la comunicazione all'Utente di una specifica qualifica o denominazione, fermo restando quanto previsto dall'art. 6.1 in ordine alla preventiva conoscibilità dell'obbligo di versamento e del relativo importo, che prevale in ogni caso sui valori ordinariamente applicati</w:t>
        </w:r>
      </w:ins>
      <w:ins w:id="1192" w:author="Avv. Rosario Panzariello" w:date="2026-09-14T09:30:00Z">
        <w:del w:id="1193" w:author="Avv. Rosario Panzariello" w:date="2026-09-18T14:48:00Z" w16du:dateUtc="2026-09-18T12:48:00Z">
          <w:r w:rsidR="00EE54F0" w:rsidRPr="004B0CFB" w:rsidDel="004B0CFB">
            <w:rPr>
              <w:rFonts w:ascii="Verdana" w:hAnsi="Verdana"/>
              <w:sz w:val="20"/>
              <w:szCs w:val="20"/>
              <w:rPrChange w:id="1194" w:author="Avv. Rosario Panzariello" w:date="2026-09-18T14:48:00Z" w16du:dateUtc="2026-09-18T12:48:00Z">
                <w:rPr/>
              </w:rPrChange>
            </w:rPr>
            <w:delText>L’importo del Deposito cauzionale è determinato da Fleequid in funzione dell’Evento di vendita, delle caratteristiche del Veicolo e, ove applicabile, della Classificazione dell’Utente. Ferme restando le condizioni ordinariamente applicabili e le eventuali condizioni di favore o esenzioni riconosciute da Fleequid, la Classificazione dell’Utente può comportare l’applicazione dei seguenti regimi cauzionali:</w:delText>
          </w:r>
        </w:del>
      </w:ins>
    </w:p>
    <w:p w14:paraId="6B461540" w14:textId="5913E885" w:rsidR="00303853" w:rsidDel="004B0CFB" w:rsidRDefault="004656DC" w:rsidP="00303853">
      <w:pPr>
        <w:pStyle w:val="Paragrafoelenco"/>
        <w:numPr>
          <w:ilvl w:val="0"/>
          <w:numId w:val="26"/>
        </w:numPr>
        <w:spacing w:line="360" w:lineRule="auto"/>
        <w:jc w:val="both"/>
        <w:rPr>
          <w:ins w:id="1195" w:author="Avv. Rosario Panzariello" w:date="2026-09-14T09:33:00Z"/>
          <w:del w:id="1196" w:author="Avv. Rosario Panzariello" w:date="2026-09-18T14:48:00Z" w16du:dateUtc="2026-09-18T12:48:00Z"/>
          <w:rFonts w:ascii="Verdana" w:hAnsi="Verdana"/>
          <w:sz w:val="20"/>
          <w:szCs w:val="20"/>
        </w:rPr>
      </w:pPr>
      <w:ins w:id="1197" w:author="Avv. Rosario Panzariello" w:date="2026-09-14T09:30:00Z">
        <w:del w:id="1198" w:author="Avv. Rosario Panzariello" w:date="2026-09-18T14:48:00Z" w16du:dateUtc="2026-09-18T12:48:00Z">
          <w:r w:rsidRPr="004C16B6" w:rsidDel="004B0CFB">
            <w:rPr>
              <w:rFonts w:ascii="Verdana" w:hAnsi="Verdana"/>
              <w:sz w:val="20"/>
              <w:szCs w:val="20"/>
              <w:rPrChange w:id="1199" w:author="Avv. Rosario Panzariello" w:date="2026-09-14T09:32:00Z">
                <w:rPr>
                  <w:lang w:eastAsia="it-IT"/>
                </w:rPr>
              </w:rPrChange>
            </w:rPr>
            <w:delText xml:space="preserve">nel </w:delText>
          </w:r>
          <w:r w:rsidRPr="004C16B6" w:rsidDel="004B0CFB">
            <w:rPr>
              <w:rFonts w:ascii="Verdana" w:hAnsi="Verdana"/>
              <w:sz w:val="20"/>
              <w:szCs w:val="20"/>
              <w:rPrChange w:id="1200" w:author="Avv. Rosario Panzariello" w:date="2026-09-14T09:32:00Z">
                <w:rPr>
                  <w:b/>
                  <w:bCs/>
                  <w:lang w:eastAsia="it-IT"/>
                </w:rPr>
              </w:rPrChange>
            </w:rPr>
            <w:delText>regime cauzionale di primo livello</w:delText>
          </w:r>
          <w:r w:rsidRPr="004C16B6" w:rsidDel="004B0CFB">
            <w:rPr>
              <w:rFonts w:ascii="Verdana" w:hAnsi="Verdana"/>
              <w:sz w:val="20"/>
              <w:szCs w:val="20"/>
              <w:rPrChange w:id="1201" w:author="Avv. Rosario Panzariello" w:date="2026-09-14T09:32:00Z">
                <w:rPr>
                  <w:lang w:eastAsia="it-IT"/>
                </w:rPr>
              </w:rPrChange>
            </w:rPr>
            <w:delText>, il Deposito cauzionale è pari a:</w:delText>
          </w:r>
        </w:del>
      </w:ins>
    </w:p>
    <w:p w14:paraId="606226D3" w14:textId="0DC2C9A6" w:rsidR="00F263ED" w:rsidDel="004B0CFB" w:rsidRDefault="004C16B6" w:rsidP="00F263ED">
      <w:pPr>
        <w:pStyle w:val="Paragrafoelenco"/>
        <w:numPr>
          <w:ilvl w:val="1"/>
          <w:numId w:val="26"/>
        </w:numPr>
        <w:spacing w:line="360" w:lineRule="auto"/>
        <w:jc w:val="both"/>
        <w:rPr>
          <w:ins w:id="1202" w:author="Avv. Rosario Panzariello" w:date="2026-09-14T09:34:00Z"/>
          <w:del w:id="1203" w:author="Avv. Rosario Panzariello" w:date="2026-09-18T14:48:00Z" w16du:dateUtc="2026-09-18T12:48:00Z"/>
          <w:rFonts w:ascii="Verdana" w:hAnsi="Verdana"/>
          <w:sz w:val="20"/>
          <w:szCs w:val="20"/>
        </w:rPr>
      </w:pPr>
      <w:ins w:id="1204" w:author="Avv. Rosario Panzariello" w:date="2026-09-14T09:31:00Z">
        <w:del w:id="1205" w:author="Avv. Rosario Panzariello" w:date="2026-09-18T14:48:00Z" w16du:dateUtc="2026-09-18T12:48:00Z">
          <w:r w:rsidRPr="00303853" w:rsidDel="004B0CFB">
            <w:rPr>
              <w:rFonts w:ascii="Verdana" w:hAnsi="Verdana"/>
              <w:sz w:val="20"/>
              <w:szCs w:val="20"/>
              <w:rPrChange w:id="1206" w:author="Avv. Rosario Panzariello" w:date="2026-09-14T09:33:00Z">
                <w:rPr/>
              </w:rPrChange>
            </w:rPr>
            <w:delText>€ 2.000,00 per i Veicoli destinati alla demolizione;</w:delText>
          </w:r>
        </w:del>
      </w:ins>
    </w:p>
    <w:p w14:paraId="1DC9C2E8" w14:textId="06778613" w:rsidR="00F263ED" w:rsidDel="004B0CFB" w:rsidRDefault="004C16B6" w:rsidP="00F263ED">
      <w:pPr>
        <w:pStyle w:val="Paragrafoelenco"/>
        <w:numPr>
          <w:ilvl w:val="1"/>
          <w:numId w:val="26"/>
        </w:numPr>
        <w:spacing w:line="360" w:lineRule="auto"/>
        <w:jc w:val="both"/>
        <w:rPr>
          <w:ins w:id="1207" w:author="Avv. Rosario Panzariello" w:date="2026-09-14T09:34:00Z"/>
          <w:del w:id="1208" w:author="Avv. Rosario Panzariello" w:date="2026-09-18T14:48:00Z" w16du:dateUtc="2026-09-18T12:48:00Z"/>
          <w:rFonts w:ascii="Verdana" w:hAnsi="Verdana"/>
          <w:sz w:val="20"/>
          <w:szCs w:val="20"/>
        </w:rPr>
      </w:pPr>
      <w:ins w:id="1209" w:author="Avv. Rosario Panzariello" w:date="2026-09-14T09:31:00Z">
        <w:del w:id="1210" w:author="Avv. Rosario Panzariello" w:date="2026-09-18T14:48:00Z" w16du:dateUtc="2026-09-18T12:48:00Z">
          <w:r w:rsidRPr="00F263ED" w:rsidDel="004B0CFB">
            <w:rPr>
              <w:rFonts w:ascii="Verdana" w:hAnsi="Verdana"/>
              <w:sz w:val="20"/>
              <w:szCs w:val="20"/>
              <w:rPrChange w:id="1211" w:author="Avv. Rosario Panzariello" w:date="2026-09-14T09:34:00Z">
                <w:rPr/>
              </w:rPrChange>
            </w:rPr>
            <w:delText xml:space="preserve">€ 1.000,00 per le </w:delText>
          </w:r>
          <w:r w:rsidRPr="00F263ED" w:rsidDel="004B0CFB">
            <w:rPr>
              <w:rFonts w:ascii="Verdana" w:hAnsi="Verdana"/>
              <w:sz w:val="20"/>
              <w:szCs w:val="20"/>
              <w:rPrChange w:id="1212" w:author="Avv. Rosario Panzariello" w:date="2026-09-14T09:34:00Z">
                <w:rPr>
                  <w:rStyle w:val="Enfasigrassetto"/>
                </w:rPr>
              </w:rPrChange>
            </w:rPr>
            <w:delText>1 Euro Auctions</w:delText>
          </w:r>
          <w:r w:rsidRPr="00F263ED" w:rsidDel="004B0CFB">
            <w:rPr>
              <w:rFonts w:ascii="Verdana" w:hAnsi="Verdana"/>
              <w:sz w:val="20"/>
              <w:szCs w:val="20"/>
              <w:rPrChange w:id="1213" w:author="Avv. Rosario Panzariello" w:date="2026-09-14T09:34:00Z">
                <w:rPr/>
              </w:rPrChange>
            </w:rPr>
            <w:delText>;</w:delText>
          </w:r>
        </w:del>
      </w:ins>
    </w:p>
    <w:p w14:paraId="0DF2A170" w14:textId="0797CC36" w:rsidR="00F263ED" w:rsidDel="004B0CFB" w:rsidRDefault="004C16B6" w:rsidP="00F263ED">
      <w:pPr>
        <w:pStyle w:val="Paragrafoelenco"/>
        <w:numPr>
          <w:ilvl w:val="1"/>
          <w:numId w:val="26"/>
        </w:numPr>
        <w:spacing w:line="360" w:lineRule="auto"/>
        <w:jc w:val="both"/>
        <w:rPr>
          <w:ins w:id="1214" w:author="Avv. Rosario Panzariello" w:date="2026-09-14T09:34:00Z"/>
          <w:del w:id="1215" w:author="Avv. Rosario Panzariello" w:date="2026-09-18T14:48:00Z" w16du:dateUtc="2026-09-18T12:48:00Z"/>
          <w:rFonts w:ascii="Verdana" w:hAnsi="Verdana"/>
          <w:sz w:val="20"/>
          <w:szCs w:val="20"/>
        </w:rPr>
      </w:pPr>
      <w:ins w:id="1216" w:author="Avv. Rosario Panzariello" w:date="2026-09-14T09:31:00Z">
        <w:del w:id="1217" w:author="Avv. Rosario Panzariello" w:date="2026-09-18T14:48:00Z" w16du:dateUtc="2026-09-18T12:48:00Z">
          <w:r w:rsidRPr="00F263ED" w:rsidDel="004B0CFB">
            <w:rPr>
              <w:rFonts w:ascii="Verdana" w:hAnsi="Verdana"/>
              <w:sz w:val="20"/>
              <w:szCs w:val="20"/>
              <w:rPrChange w:id="1218" w:author="Avv. Rosario Panzariello" w:date="2026-09-14T09:34:00Z">
                <w:rPr/>
              </w:rPrChange>
            </w:rPr>
            <w:delText>€ 1.000,00 per i Veicoli con Prezzo di riserva fino a € 50.000,00;</w:delText>
          </w:r>
        </w:del>
      </w:ins>
    </w:p>
    <w:p w14:paraId="005A50E3" w14:textId="4374566D" w:rsidR="004C16B6" w:rsidRPr="00F263ED" w:rsidDel="004B0CFB" w:rsidRDefault="004C16B6">
      <w:pPr>
        <w:pStyle w:val="Paragrafoelenco"/>
        <w:numPr>
          <w:ilvl w:val="1"/>
          <w:numId w:val="26"/>
        </w:numPr>
        <w:spacing w:line="360" w:lineRule="auto"/>
        <w:jc w:val="both"/>
        <w:rPr>
          <w:ins w:id="1219" w:author="Avv. Rosario Panzariello" w:date="2026-09-14T09:30:00Z"/>
          <w:del w:id="1220" w:author="Avv. Rosario Panzariello" w:date="2026-09-18T14:48:00Z" w16du:dateUtc="2026-09-18T12:48:00Z"/>
          <w:rFonts w:ascii="Verdana" w:hAnsi="Verdana"/>
          <w:sz w:val="20"/>
          <w:szCs w:val="20"/>
          <w:rPrChange w:id="1221" w:author="Avv. Rosario Panzariello" w:date="2026-09-14T09:34:00Z">
            <w:rPr>
              <w:ins w:id="1222" w:author="Avv. Rosario Panzariello" w:date="2026-09-14T09:30:00Z"/>
              <w:del w:id="1223" w:author="Avv. Rosario Panzariello" w:date="2026-09-18T14:48:00Z" w16du:dateUtc="2026-09-18T12:48:00Z"/>
              <w:lang w:eastAsia="it-IT"/>
            </w:rPr>
          </w:rPrChange>
        </w:rPr>
        <w:pPrChange w:id="1224" w:author="Avv. Rosario Panzariello" w:date="2026-09-14T09:34:00Z">
          <w:pPr>
            <w:spacing w:before="100" w:beforeAutospacing="1" w:after="100" w:afterAutospacing="1" w:line="240" w:lineRule="auto"/>
          </w:pPr>
        </w:pPrChange>
      </w:pPr>
      <w:ins w:id="1225" w:author="Avv. Rosario Panzariello" w:date="2026-09-14T09:31:00Z">
        <w:del w:id="1226" w:author="Avv. Rosario Panzariello" w:date="2026-09-18T14:48:00Z" w16du:dateUtc="2026-09-18T12:48:00Z">
          <w:r w:rsidRPr="00F263ED" w:rsidDel="004B0CFB">
            <w:rPr>
              <w:rFonts w:ascii="Verdana" w:hAnsi="Verdana"/>
              <w:sz w:val="20"/>
              <w:szCs w:val="20"/>
              <w:rPrChange w:id="1227" w:author="Avv. Rosario Panzariello" w:date="2026-09-14T09:34:00Z">
                <w:rPr/>
              </w:rPrChange>
            </w:rPr>
            <w:delText>€ 2.000,00 per i Veicoli con Prezzo di riserva superiore a € 50.000,00;</w:delText>
          </w:r>
        </w:del>
      </w:ins>
    </w:p>
    <w:p w14:paraId="22A473D3" w14:textId="23726EF9" w:rsidR="004656DC" w:rsidRPr="004C16B6" w:rsidDel="004B0CFB" w:rsidRDefault="004C16B6">
      <w:pPr>
        <w:pStyle w:val="Paragrafoelenco"/>
        <w:numPr>
          <w:ilvl w:val="0"/>
          <w:numId w:val="26"/>
        </w:numPr>
        <w:spacing w:line="360" w:lineRule="auto"/>
        <w:jc w:val="both"/>
        <w:rPr>
          <w:ins w:id="1228" w:author="Avv. Rosario Panzariello" w:date="2026-09-14T09:19:00Z"/>
          <w:del w:id="1229" w:author="Avv. Rosario Panzariello" w:date="2026-09-18T14:48:00Z" w16du:dateUtc="2026-09-18T12:48:00Z"/>
          <w:rFonts w:ascii="Verdana" w:hAnsi="Verdana"/>
          <w:sz w:val="20"/>
          <w:szCs w:val="20"/>
          <w:rPrChange w:id="1230" w:author="Avv. Rosario Panzariello" w:date="2026-09-14T09:32:00Z">
            <w:rPr>
              <w:ins w:id="1231" w:author="Avv. Rosario Panzariello" w:date="2026-09-14T09:19:00Z"/>
              <w:del w:id="1232" w:author="Avv. Rosario Panzariello" w:date="2026-09-18T14:48:00Z" w16du:dateUtc="2026-09-18T12:48:00Z"/>
              <w:rFonts w:ascii="Verdana" w:hAnsi="Verdana"/>
              <w:b/>
              <w:bCs/>
              <w:smallCaps/>
              <w:sz w:val="20"/>
              <w:szCs w:val="20"/>
            </w:rPr>
          </w:rPrChange>
        </w:rPr>
        <w:pPrChange w:id="1233" w:author="Avv. Rosario Panzariello" w:date="2026-09-14T09:34:00Z">
          <w:pPr>
            <w:pStyle w:val="Paragrafoelenco"/>
            <w:ind w:left="0"/>
            <w:jc w:val="both"/>
            <w:outlineLvl w:val="0"/>
          </w:pPr>
        </w:pPrChange>
      </w:pPr>
      <w:ins w:id="1234" w:author="Avv. Rosario Panzariello" w:date="2026-09-14T09:31:00Z">
        <w:del w:id="1235" w:author="Avv. Rosario Panzariello" w:date="2026-09-18T14:48:00Z" w16du:dateUtc="2026-09-18T12:48:00Z">
          <w:r w:rsidRPr="004C16B6" w:rsidDel="004B0CFB">
            <w:rPr>
              <w:rFonts w:ascii="Verdana" w:hAnsi="Verdana"/>
              <w:sz w:val="20"/>
              <w:szCs w:val="20"/>
              <w:rPrChange w:id="1236" w:author="Avv. Rosario Panzariello" w:date="2026-09-14T09:32:00Z">
                <w:rPr/>
              </w:rPrChange>
            </w:rPr>
            <w:delText xml:space="preserve">nel </w:delText>
          </w:r>
          <w:r w:rsidRPr="004C16B6" w:rsidDel="004B0CFB">
            <w:rPr>
              <w:rFonts w:ascii="Verdana" w:hAnsi="Verdana"/>
              <w:sz w:val="20"/>
              <w:szCs w:val="20"/>
              <w:rPrChange w:id="1237" w:author="Avv. Rosario Panzariello" w:date="2026-09-14T09:32:00Z">
                <w:rPr>
                  <w:rStyle w:val="Enfasigrassetto"/>
                </w:rPr>
              </w:rPrChange>
            </w:rPr>
            <w:delText>regime cauzionale di secondo livello</w:delText>
          </w:r>
          <w:r w:rsidRPr="004C16B6" w:rsidDel="004B0CFB">
            <w:rPr>
              <w:rFonts w:ascii="Verdana" w:hAnsi="Verdana"/>
              <w:sz w:val="20"/>
              <w:szCs w:val="20"/>
              <w:rPrChange w:id="1238" w:author="Avv. Rosario Panzariello" w:date="2026-09-14T09:32:00Z">
                <w:rPr/>
              </w:rPrChange>
            </w:rPr>
            <w:delText>, il Deposito cauzionale è pari a € 2.000,00 per qualsiasi Evento di vendita.</w:delText>
          </w:r>
        </w:del>
      </w:ins>
    </w:p>
    <w:p w14:paraId="30025DE9" w14:textId="7818185A" w:rsidR="004C16B6" w:rsidRPr="004C16B6" w:rsidRDefault="004C16B6">
      <w:pPr>
        <w:pStyle w:val="Paragrafoelenco"/>
        <w:numPr>
          <w:ilvl w:val="1"/>
          <w:numId w:val="1"/>
        </w:numPr>
        <w:spacing w:line="360" w:lineRule="auto"/>
        <w:ind w:left="0" w:firstLine="0"/>
        <w:jc w:val="both"/>
        <w:rPr>
          <w:ins w:id="1239" w:author="Avv. Rosario Panzariello" w:date="2026-09-14T09:32:00Z"/>
          <w:rFonts w:ascii="Verdana" w:hAnsi="Verdana"/>
          <w:sz w:val="20"/>
          <w:szCs w:val="20"/>
          <w:rPrChange w:id="1240" w:author="Avv. Rosario Panzariello" w:date="2026-09-14T09:32:00Z">
            <w:rPr>
              <w:ins w:id="1241" w:author="Avv. Rosario Panzariello" w:date="2026-09-14T09:32:00Z"/>
              <w:rFonts w:ascii="Times New Roman" w:eastAsia="Times New Roman" w:hAnsi="Times New Roman" w:cs="Times New Roman"/>
              <w:kern w:val="0"/>
              <w:sz w:val="24"/>
              <w:szCs w:val="24"/>
              <w:lang w:eastAsia="it-IT"/>
              <w14:ligatures w14:val="none"/>
            </w:rPr>
          </w:rPrChange>
        </w:rPr>
        <w:pPrChange w:id="1242" w:author="Avv. Rosario Panzariello" w:date="2026-09-18T14:48:00Z" w16du:dateUtc="2026-09-18T12:48:00Z">
          <w:pPr>
            <w:pStyle w:val="Paragrafoelenco"/>
            <w:numPr>
              <w:numId w:val="1"/>
            </w:numPr>
            <w:spacing w:beforeAutospacing="1" w:after="100" w:afterAutospacing="1" w:line="240" w:lineRule="auto"/>
            <w:ind w:right="720" w:hanging="360"/>
          </w:pPr>
        </w:pPrChange>
      </w:pPr>
      <w:ins w:id="1243" w:author="Avv. Rosario Panzariello" w:date="2026-09-14T09:32:00Z">
        <w:del w:id="1244" w:author="Avv. Rosario Panzariello" w:date="2026-09-18T14:48:00Z" w16du:dateUtc="2026-09-18T12:48:00Z">
          <w:r w:rsidRPr="004C16B6" w:rsidDel="004B0CFB">
            <w:rPr>
              <w:rFonts w:ascii="Verdana" w:hAnsi="Verdana"/>
              <w:sz w:val="20"/>
              <w:szCs w:val="20"/>
              <w:rPrChange w:id="1245" w:author="Avv. Rosario Panzariello" w:date="2026-09-14T09:32:00Z">
                <w:rPr>
                  <w:rFonts w:ascii="Times New Roman" w:eastAsia="Times New Roman" w:hAnsi="Times New Roman" w:cs="Times New Roman"/>
                  <w:kern w:val="0"/>
                  <w:sz w:val="24"/>
                  <w:szCs w:val="24"/>
                  <w:lang w:eastAsia="it-IT"/>
                  <w14:ligatures w14:val="none"/>
                </w:rPr>
              </w:rPrChange>
            </w:rPr>
            <w:delText>L’applicazione di uno dei predetti regimi non richiede l’attribuzione o la comunicazione all’Utente di una specifica qualifica o denominazione, fermo restando quanto previsto dall’art. 6.1 in ordine alla preventiva conoscibilità dell’obbligo di versamento e del relativo importo</w:delText>
          </w:r>
        </w:del>
        <w:r w:rsidRPr="004C16B6">
          <w:rPr>
            <w:rFonts w:ascii="Verdana" w:hAnsi="Verdana"/>
            <w:sz w:val="20"/>
            <w:szCs w:val="20"/>
            <w:rPrChange w:id="1246" w:author="Avv. Rosario Panzariello" w:date="2026-09-14T09:32:00Z">
              <w:rPr>
                <w:rFonts w:ascii="Times New Roman" w:eastAsia="Times New Roman" w:hAnsi="Times New Roman" w:cs="Times New Roman"/>
                <w:kern w:val="0"/>
                <w:sz w:val="24"/>
                <w:szCs w:val="24"/>
                <w:lang w:eastAsia="it-IT"/>
                <w14:ligatures w14:val="none"/>
              </w:rPr>
            </w:rPrChange>
          </w:rPr>
          <w:t>.</w:t>
        </w:r>
      </w:ins>
    </w:p>
    <w:p w14:paraId="4772F3B1" w14:textId="3B44831F" w:rsidR="00BF352D" w:rsidRDefault="009757CE" w:rsidP="00E9216D">
      <w:pPr>
        <w:pStyle w:val="Paragrafoelenco"/>
        <w:numPr>
          <w:ilvl w:val="1"/>
          <w:numId w:val="1"/>
        </w:numPr>
        <w:spacing w:line="360" w:lineRule="auto"/>
        <w:ind w:left="0" w:firstLine="0"/>
        <w:jc w:val="both"/>
        <w:rPr>
          <w:ins w:id="1247" w:author="Avv. Rosario Panzariello" w:date="2026-09-14T09:37:00Z"/>
          <w:rFonts w:ascii="Verdana" w:hAnsi="Verdana"/>
          <w:sz w:val="20"/>
          <w:szCs w:val="20"/>
        </w:rPr>
      </w:pPr>
      <w:ins w:id="1248" w:author="Avv. Rosario Panzariello" w:date="2026-09-18T14:48:00Z" w16du:dateUtc="2026-09-18T12:48:00Z">
        <w:r w:rsidRPr="009757CE">
          <w:rPr>
            <w:rFonts w:ascii="Verdana" w:hAnsi="Verdana"/>
            <w:sz w:val="20"/>
            <w:szCs w:val="20"/>
          </w:rPr>
          <w:t>Il Deposito cauzionale ha funzione di garanzia dell'adempimento delle obbligazioni assunte dall'Offerente e dei crediti eventualmente spettanti a Fleequid in relazione alla specifica operazione e non costituisce penale né titolo autonomo di addebito. Qualora l'Offerente non divenga Acquirente, il Deposito cauzionale è integralmente restituito, senza interessi, entro 3 (tre) giorni dal momento in cui l'Offerta cessa di essere vincolante. Qualora l'Offerente divenga Acquirente, il Deposito cauzionale è integralmente restituito, senza interessi, entro 3 (tre) giorni dalla verifica da parte di Fleequid dell'integrale adempimento delle obbligazioni di pagamento relative all'operazione. In caso di Annullamento della vendita per causa imputabile all'Acquirente, ovvero negli altri casi in cui risultino somme dovute a Fleequid ai sensi delle presenti Condizioni Generali, Fleequid può trattenere il Deposito cauzionale e imputarlo, in tutto o in parte, al pagamento di penali, interessi e di ogni altro importo contrattualmente dovuto; l'eventuale eccedenza è restituita all'Utente, senza interessi, entro 3 (tre) giorni dalla determinazione delle somme dovute. Il Deposito cauzionale è distinto dal Pagamento anticipato di cui all'art. 13, nonché da eventuali acconti sul prezzo o da altri pagamenti dovuti nell'ambito della specifica operazione</w:t>
        </w:r>
      </w:ins>
      <w:ins w:id="1249" w:author="Avv. Rosario Panzariello" w:date="2026-09-14T09:36:00Z">
        <w:del w:id="1250" w:author="Avv. Rosario Panzariello" w:date="2026-09-18T14:48:00Z" w16du:dateUtc="2026-09-18T12:48:00Z">
          <w:r w:rsidR="00BF352D" w:rsidRPr="00E9216D" w:rsidDel="009757CE">
            <w:rPr>
              <w:rFonts w:ascii="Verdana" w:hAnsi="Verdana"/>
              <w:sz w:val="20"/>
              <w:szCs w:val="20"/>
              <w:rPrChange w:id="1251" w:author="Avv. Rosario Panzariello" w:date="2026-09-14T09:36:00Z">
                <w:rPr>
                  <w:rFonts w:ascii="Times New Roman" w:eastAsia="Times New Roman" w:hAnsi="Times New Roman" w:cs="Times New Roman"/>
                  <w:kern w:val="0"/>
                  <w:sz w:val="24"/>
                  <w:szCs w:val="24"/>
                  <w:lang w:eastAsia="it-IT"/>
                  <w14:ligatures w14:val="none"/>
                </w:rPr>
              </w:rPrChange>
            </w:rPr>
            <w:delText>Il Deposito cauzionale ha funzione di garanzia dell’adempimento delle obbligazioni assunte dall’Offerente e dei crediti eventualmente spettanti a Fleequid in relazione alla specifica operazione e non costituisce penale autonoma.</w:delText>
          </w:r>
          <w:r w:rsidR="00E9216D" w:rsidDel="009757CE">
            <w:rPr>
              <w:rFonts w:ascii="Verdana" w:hAnsi="Verdana"/>
              <w:sz w:val="20"/>
              <w:szCs w:val="20"/>
            </w:rPr>
            <w:delText xml:space="preserve"> </w:delText>
          </w:r>
          <w:r w:rsidR="00BF352D" w:rsidRPr="00E9216D" w:rsidDel="009757CE">
            <w:rPr>
              <w:rFonts w:ascii="Verdana" w:hAnsi="Verdana"/>
              <w:sz w:val="20"/>
              <w:szCs w:val="20"/>
              <w:rPrChange w:id="1252" w:author="Avv. Rosario Panzariello" w:date="2026-09-14T09:36:00Z">
                <w:rPr>
                  <w:rFonts w:ascii="Times New Roman" w:eastAsia="Times New Roman" w:hAnsi="Times New Roman" w:cs="Times New Roman"/>
                  <w:kern w:val="0"/>
                  <w:sz w:val="24"/>
                  <w:szCs w:val="24"/>
                  <w:lang w:eastAsia="it-IT"/>
                  <w14:ligatures w14:val="none"/>
                </w:rPr>
              </w:rPrChange>
            </w:rPr>
            <w:delText>Qualora l’Offerente non si aggiudichi il Veicolo, il Deposito cauzionale è integralmente restituito, senza interessi, entro 3 (tre) giorni dal momento in cui l’Offerta cessa di essere vincolante. Qualora, invece, l’Offerente divenga Acquirente, il Deposito cauzionale è integralmente restituito, senza interessi, entro 3 (tre) giorni dalla verifica da parte di Fleequid dell’integrale adempimento delle obbligazioni di pagamento relative all’operazione.</w:delText>
          </w:r>
          <w:r w:rsidR="00E9216D" w:rsidDel="009757CE">
            <w:rPr>
              <w:rFonts w:ascii="Verdana" w:hAnsi="Verdana"/>
              <w:sz w:val="20"/>
              <w:szCs w:val="20"/>
            </w:rPr>
            <w:delText xml:space="preserve"> </w:delText>
          </w:r>
          <w:r w:rsidR="00BF352D" w:rsidRPr="00E9216D" w:rsidDel="009757CE">
            <w:rPr>
              <w:rFonts w:ascii="Verdana" w:hAnsi="Verdana"/>
              <w:sz w:val="20"/>
              <w:szCs w:val="20"/>
              <w:rPrChange w:id="1253" w:author="Avv. Rosario Panzariello" w:date="2026-09-14T09:36:00Z">
                <w:rPr>
                  <w:rFonts w:ascii="Times New Roman" w:eastAsia="Times New Roman" w:hAnsi="Times New Roman" w:cs="Times New Roman"/>
                  <w:kern w:val="0"/>
                  <w:sz w:val="24"/>
                  <w:szCs w:val="24"/>
                  <w:lang w:eastAsia="it-IT"/>
                  <w14:ligatures w14:val="none"/>
                </w:rPr>
              </w:rPrChange>
            </w:rPr>
            <w:delText>In caso di annullamento della vendita per causa imputabile all’Acquirente o negli altri casi in cui risultino somme dovute a Fleequid ai sensi delle presenti Condizioni Generali, Fleequid può trattenere e imputare il Deposito cauzionale, in tutto o in parte, al pagamento di penali, interessi e di ogni altro importo contrattualmente dovuto. L’eventuale eccedenza è restituita all’Utente, senza interessi, entro 3 (tre) giorni dalla determinazione delle somme dovute.</w:delText>
          </w:r>
          <w:r w:rsidR="00E9216D" w:rsidDel="009757CE">
            <w:rPr>
              <w:rFonts w:ascii="Verdana" w:hAnsi="Verdana"/>
              <w:sz w:val="20"/>
              <w:szCs w:val="20"/>
            </w:rPr>
            <w:delText xml:space="preserve"> </w:delText>
          </w:r>
          <w:r w:rsidR="00BF352D" w:rsidRPr="00E9216D" w:rsidDel="009757CE">
            <w:rPr>
              <w:rFonts w:ascii="Verdana" w:hAnsi="Verdana"/>
              <w:sz w:val="20"/>
              <w:szCs w:val="20"/>
              <w:rPrChange w:id="1254" w:author="Avv. Rosario Panzariello" w:date="2026-09-14T09:36:00Z">
                <w:rPr>
                  <w:rFonts w:ascii="Times New Roman" w:eastAsia="Times New Roman" w:hAnsi="Times New Roman" w:cs="Times New Roman"/>
                  <w:kern w:val="0"/>
                  <w:sz w:val="24"/>
                  <w:szCs w:val="24"/>
                  <w:lang w:eastAsia="it-IT"/>
                  <w14:ligatures w14:val="none"/>
                </w:rPr>
              </w:rPrChange>
            </w:rPr>
            <w:delText>Il Deposito cauzionale è distinto da eventuali anticipi sul prezzo o da altri pagamenti dovuti nell’ambito della specifica operazione, ai quali non si applica la disciplina del presente articolo</w:delText>
          </w:r>
        </w:del>
        <w:r w:rsidR="00BF352D" w:rsidRPr="00E9216D">
          <w:rPr>
            <w:rFonts w:ascii="Verdana" w:hAnsi="Verdana"/>
            <w:sz w:val="20"/>
            <w:szCs w:val="20"/>
            <w:rPrChange w:id="1255" w:author="Avv. Rosario Panzariello" w:date="2026-09-14T09:36:00Z">
              <w:rPr>
                <w:rFonts w:ascii="Times New Roman" w:eastAsia="Times New Roman" w:hAnsi="Times New Roman" w:cs="Times New Roman"/>
                <w:kern w:val="0"/>
                <w:sz w:val="24"/>
                <w:szCs w:val="24"/>
                <w:lang w:eastAsia="it-IT"/>
                <w14:ligatures w14:val="none"/>
              </w:rPr>
            </w:rPrChange>
          </w:rPr>
          <w:t>.</w:t>
        </w:r>
      </w:ins>
    </w:p>
    <w:p w14:paraId="54E29C9A" w14:textId="46612226" w:rsidR="00E9216D" w:rsidRDefault="00F276B4" w:rsidP="00E9216D">
      <w:pPr>
        <w:pStyle w:val="Paragrafoelenco"/>
        <w:numPr>
          <w:ilvl w:val="1"/>
          <w:numId w:val="1"/>
        </w:numPr>
        <w:spacing w:line="360" w:lineRule="auto"/>
        <w:ind w:left="0" w:firstLine="0"/>
        <w:jc w:val="both"/>
        <w:rPr>
          <w:ins w:id="1256" w:author="Avv. Rosario Panzariello" w:date="2026-09-14T09:42:00Z"/>
          <w:rFonts w:ascii="Verdana" w:hAnsi="Verdana"/>
          <w:sz w:val="20"/>
          <w:szCs w:val="20"/>
        </w:rPr>
      </w:pPr>
      <w:ins w:id="1257" w:author="Avv. Rosario Panzariello" w:date="2026-09-18T14:48:00Z" w16du:dateUtc="2026-09-18T12:48:00Z">
        <w:r w:rsidRPr="00F276B4">
          <w:rPr>
            <w:rFonts w:ascii="Verdana" w:hAnsi="Verdana"/>
            <w:sz w:val="20"/>
            <w:szCs w:val="20"/>
          </w:rPr>
          <w:t>La Classificazione dell'Utente è uno stato interno, operativo e dinamico, attribuito da Fleequid in funzione di elementi oggettivi relativi allo storico dell'Utente e al comportamento tenuto nell'utilizzo del Marketplace e nell'esecuzione delle precedenti operazioni, tra i quali, in particolare: lo storico degli adempimenti; gli Annullamenti della vendita imputabili all'Utente; il comportamento tenuto sul Marketplace; l'andamento complessivo delle operazioni concluse; ogni altro elemento oggettivamente rilevante ai medesimi fini. La Classificazione può essere modificata da Fleequid in senso sia migliorativo sia peggiorativo, ha finalità esclusivamente operative e non comporta l'attribuzione all'Utente di alcuna denominazione o qualifica, né la sua comunicazione all'Utente. La Classificazione è riferita al soggetto registrato nel suo complesso e trova applicazione indipendentemente dal referente aziendale che, di volta in volta, opera sul Marketplace per suo conto</w:t>
        </w:r>
      </w:ins>
      <w:ins w:id="1258" w:author="Avv. Rosario Panzariello" w:date="2026-09-14T09:40:00Z">
        <w:del w:id="1259" w:author="Avv. Rosario Panzariello" w:date="2026-09-18T14:48:00Z" w16du:dateUtc="2026-09-18T12:48:00Z">
          <w:r w:rsidR="00EF4865" w:rsidRPr="00EF4865" w:rsidDel="00F276B4">
            <w:rPr>
              <w:rFonts w:ascii="Verdana" w:hAnsi="Verdana"/>
              <w:sz w:val="20"/>
              <w:szCs w:val="20"/>
              <w:rPrChange w:id="1260" w:author="Avv. Rosario Panzariello" w:date="2026-09-14T09:40:00Z">
                <w:rPr/>
              </w:rPrChange>
            </w:rPr>
            <w:delText>La Classificazione dell’Utente è riferita al soggetto registrato nel suo complesso e trova applicazione indipendentemente dal referente aziendale che, di volta in volta, opera sul Marketplace per suo conto</w:delText>
          </w:r>
        </w:del>
        <w:r w:rsidR="00EF4865" w:rsidRPr="00EF4865">
          <w:rPr>
            <w:rFonts w:ascii="Verdana" w:hAnsi="Verdana"/>
            <w:sz w:val="20"/>
            <w:szCs w:val="20"/>
            <w:rPrChange w:id="1261" w:author="Avv. Rosario Panzariello" w:date="2026-09-14T09:40:00Z">
              <w:rPr/>
            </w:rPrChange>
          </w:rPr>
          <w:t>.</w:t>
        </w:r>
      </w:ins>
    </w:p>
    <w:p w14:paraId="1F013052" w14:textId="0CB1513C" w:rsidR="0088704B" w:rsidRPr="0088704B" w:rsidRDefault="00CD560C" w:rsidP="00E9216D">
      <w:pPr>
        <w:pStyle w:val="Paragrafoelenco"/>
        <w:numPr>
          <w:ilvl w:val="1"/>
          <w:numId w:val="1"/>
        </w:numPr>
        <w:spacing w:line="360" w:lineRule="auto"/>
        <w:ind w:left="0" w:firstLine="0"/>
        <w:jc w:val="both"/>
        <w:rPr>
          <w:ins w:id="1262" w:author="Avv. Rosario Panzariello" w:date="2026-09-14T09:42:00Z"/>
          <w:rFonts w:ascii="Verdana" w:hAnsi="Verdana"/>
          <w:sz w:val="20"/>
          <w:szCs w:val="20"/>
          <w:rPrChange w:id="1263" w:author="Avv. Rosario Panzariello" w:date="2026-09-14T09:42:00Z">
            <w:rPr>
              <w:ins w:id="1264" w:author="Avv. Rosario Panzariello" w:date="2026-09-14T09:42:00Z"/>
            </w:rPr>
          </w:rPrChange>
        </w:rPr>
      </w:pPr>
      <w:ins w:id="1265" w:author="Avv. Rosario Panzariello" w:date="2026-09-18T14:49:00Z" w16du:dateUtc="2026-09-18T12:49:00Z">
        <w:r w:rsidRPr="00CD560C">
          <w:rPr>
            <w:rFonts w:ascii="Verdana" w:hAnsi="Verdana"/>
            <w:sz w:val="20"/>
            <w:szCs w:val="20"/>
          </w:rPr>
          <w:t xml:space="preserve">Ai fini della Classificazione dell'Utente assume particolare rilievo l'Annullamento della vendita conseguente al mancato pagamento imputabile all'Acquirente. Il mero superamento del Termine di pagamento, qualora il pagamento intervenga prima dell'Annullamento della vendita, non determina di per sé l'applicazione di un regime cauzionale più oneroso. Non sono inoltre </w:t>
        </w:r>
        <w:r w:rsidRPr="00CD560C">
          <w:rPr>
            <w:rFonts w:ascii="Verdana" w:hAnsi="Verdana"/>
            <w:sz w:val="20"/>
            <w:szCs w:val="20"/>
          </w:rPr>
          <w:lastRenderedPageBreak/>
          <w:t>considerati, ai fini di un peggioramento della Classificazione, gli Annullamenti o la mancata conclusione dell'operazione derivanti da fatto del Venditore, da disservizi del Marketplace o da altre cause non imputabili all'Acquirente</w:t>
        </w:r>
      </w:ins>
      <w:ins w:id="1266" w:author="Avv. Rosario Panzariello" w:date="2026-09-14T09:42:00Z">
        <w:del w:id="1267" w:author="Avv. Rosario Panzariello" w:date="2026-09-18T14:49:00Z" w16du:dateUtc="2026-09-18T12:49:00Z">
          <w:r w:rsidR="0088704B" w:rsidRPr="001977C6" w:rsidDel="00CD560C">
            <w:rPr>
              <w:rFonts w:ascii="Verdana" w:hAnsi="Verdana"/>
              <w:sz w:val="20"/>
              <w:szCs w:val="20"/>
              <w:rPrChange w:id="1268" w:author="Avv. Rosario Panzariello" w:date="2026-09-14T09:42:00Z">
                <w:rPr/>
              </w:rPrChange>
            </w:rPr>
            <w:delText>Ai fini della Classificazione dell’Utente assume particolare rilievo l’annullamento di una vendita conseguente al mancato pagamento imputabile all’Acquirente. Il mero superamento del termine di pagamento, qualora il pagamento intervenga prima dell’annullamento della vendita, non determina di per sé l’applicazione di un regime cauzionale più oneroso. Non sono inoltre considerati, ai fini di un peggioramento della Classificazione, gli annullamenti o la mancata conclusione dell’operazione derivanti da fatto del Venditore, da disservizi del Marketplace o da altre cause non imputabili all’Acquirente</w:delText>
          </w:r>
        </w:del>
        <w:r w:rsidR="0088704B" w:rsidRPr="001977C6">
          <w:rPr>
            <w:rFonts w:ascii="Verdana" w:hAnsi="Verdana"/>
            <w:sz w:val="20"/>
            <w:szCs w:val="20"/>
            <w:rPrChange w:id="1269" w:author="Avv. Rosario Panzariello" w:date="2026-09-14T09:42:00Z">
              <w:rPr/>
            </w:rPrChange>
          </w:rPr>
          <w:t>.</w:t>
        </w:r>
      </w:ins>
    </w:p>
    <w:p w14:paraId="54CAB913" w14:textId="004B9F75" w:rsidR="00B0110B" w:rsidRPr="00B0110B" w:rsidRDefault="007B49D3" w:rsidP="00B0110B">
      <w:pPr>
        <w:pStyle w:val="Paragrafoelenco"/>
        <w:numPr>
          <w:ilvl w:val="1"/>
          <w:numId w:val="1"/>
        </w:numPr>
        <w:spacing w:line="360" w:lineRule="auto"/>
        <w:ind w:left="0" w:firstLine="0"/>
        <w:jc w:val="both"/>
        <w:rPr>
          <w:ins w:id="1270" w:author="Avv. Rosario Panzariello" w:date="2026-09-20T06:51:00Z"/>
          <w:rFonts w:ascii="Verdana" w:hAnsi="Verdana"/>
          <w:b/>
          <w:bCs/>
          <w:sz w:val="20"/>
          <w:szCs w:val="20"/>
        </w:rPr>
      </w:pPr>
      <w:ins w:id="1271" w:author="Avv. Rosario Panzariello" w:date="2026-09-18T14:49:00Z" w16du:dateUtc="2026-09-18T12:49:00Z">
        <w:r w:rsidRPr="007B49D3">
          <w:rPr>
            <w:rFonts w:ascii="Verdana" w:hAnsi="Verdana"/>
            <w:sz w:val="20"/>
            <w:szCs w:val="20"/>
          </w:rPr>
          <w:t>La Classificazione dell'Utente può comportare, oltre all'applicazione dei regimi cauzionali previsti dall'art. 6.2, la modifica o la revoca di eventuali condizioni di favore riconosciute da Fleequid a titolo discrezionale. La Classificazione può incidere sul Deposito cauzionale ma non si identifica con esso e non ne costituisce presupposto necessario. La Classificazione non comporta, di per sé, la sospensione o il blocco dell'accesso al Marketplace, che restano disciplinati dall'art. 5, né la limitazione dell'operatività prevista dall'art. 12.10, che costituisce misura distinta e autonoma; le predette misure, ove ne ricorrano i rispettivi presupposti, sono cumulabili</w:t>
        </w:r>
      </w:ins>
      <w:ins w:id="1272" w:author="Avv. Rosario Panzariello" w:date="2026-09-20T06:51:00Z">
        <w:r w:rsidR="00B0110B" w:rsidRPr="00B0110B">
          <w:rPr>
            <w:rFonts w:ascii="Verdana" w:hAnsi="Verdana"/>
            <w:sz w:val="20"/>
            <w:szCs w:val="20"/>
          </w:rPr>
          <w:t>. In ogni caso, l’Utente deve poter conoscere, prima della formulazione dell’Offerta, gli effetti concreti della Classificazione sulla specifica operazione, e in particolare sull’obbligo e sull’importo del Deposito cauzionale, secondo quanto previsto dagli artt. 3.2, lett. c), e 6.1.</w:t>
        </w:r>
      </w:ins>
    </w:p>
    <w:p w14:paraId="23413644" w14:textId="002ADF47" w:rsidR="0088704B" w:rsidRPr="00E9216D" w:rsidDel="007F35D5" w:rsidRDefault="001977C6">
      <w:pPr>
        <w:pStyle w:val="Paragrafoelenco"/>
        <w:spacing w:line="360" w:lineRule="auto"/>
        <w:ind w:left="0"/>
        <w:jc w:val="both"/>
        <w:rPr>
          <w:ins w:id="1273" w:author="Avv. Rosario Panzariello" w:date="2026-09-14T09:36:00Z"/>
          <w:del w:id="1274" w:author="Avv. Rosario Panzariello" w:date="2026-09-18T20:36:00Z" w16du:dateUtc="2026-09-18T18:36:00Z"/>
          <w:rFonts w:ascii="Verdana" w:hAnsi="Verdana"/>
          <w:sz w:val="20"/>
          <w:szCs w:val="20"/>
          <w:rPrChange w:id="1275" w:author="Avv. Rosario Panzariello" w:date="2026-09-14T09:36:00Z">
            <w:rPr>
              <w:ins w:id="1276" w:author="Avv. Rosario Panzariello" w:date="2026-09-14T09:36:00Z"/>
              <w:del w:id="1277" w:author="Avv. Rosario Panzariello" w:date="2026-09-18T20:36:00Z" w16du:dateUtc="2026-09-18T18:36:00Z"/>
              <w:rFonts w:ascii="Times New Roman" w:eastAsia="Times New Roman" w:hAnsi="Times New Roman" w:cs="Times New Roman"/>
              <w:kern w:val="0"/>
              <w:sz w:val="24"/>
              <w:szCs w:val="24"/>
              <w:lang w:eastAsia="it-IT"/>
              <w14:ligatures w14:val="none"/>
            </w:rPr>
          </w:rPrChange>
        </w:rPr>
        <w:pPrChange w:id="1278" w:author="Avv. Rosario Panzariello" w:date="2026-09-20T06:52:00Z" w16du:dateUtc="2026-09-20T04:52:00Z">
          <w:pPr>
            <w:spacing w:before="100" w:beforeAutospacing="1" w:after="100" w:afterAutospacing="1" w:line="240" w:lineRule="auto"/>
          </w:pPr>
        </w:pPrChange>
      </w:pPr>
      <w:ins w:id="1279" w:author="Avv. Rosario Panzariello" w:date="2026-09-14T09:42:00Z">
        <w:del w:id="1280" w:author="Avv. Rosario Panzariello" w:date="2026-09-18T14:49:00Z" w16du:dateUtc="2026-09-18T12:49:00Z">
          <w:r w:rsidRPr="001977C6" w:rsidDel="007B49D3">
            <w:rPr>
              <w:rFonts w:ascii="Verdana" w:hAnsi="Verdana"/>
              <w:sz w:val="20"/>
              <w:szCs w:val="20"/>
              <w:rPrChange w:id="1281" w:author="Avv. Rosario Panzariello" w:date="2026-09-14T09:42:00Z">
                <w:rPr/>
              </w:rPrChange>
            </w:rPr>
            <w:delText>La Classificazione dell’Utente può comportare, oltre all’applicazione dei regimi cauzionali previsti dal presente articolo, la modifica o la revoca di eventuali condizioni di favore riconosciute da Fleequid a titolo discrezionale. La Classificazione non comporta, di per sé, la sospensione o il blocco dell’accesso al Marketplace, che restano disciplinati dall’art. 5</w:delText>
          </w:r>
        </w:del>
        <w:del w:id="1282" w:author="Avv. Rosario Panzariello" w:date="2026-09-18T14:53:00Z" w16du:dateUtc="2026-09-18T12:53:00Z">
          <w:r w:rsidRPr="001977C6" w:rsidDel="009F1A0E">
            <w:rPr>
              <w:rFonts w:ascii="Verdana" w:hAnsi="Verdana"/>
              <w:sz w:val="20"/>
              <w:szCs w:val="20"/>
              <w:rPrChange w:id="1283" w:author="Avv. Rosario Panzariello" w:date="2026-09-14T09:42:00Z">
                <w:rPr/>
              </w:rPrChange>
            </w:rPr>
            <w:delText>.</w:delText>
          </w:r>
        </w:del>
      </w:ins>
    </w:p>
    <w:p w14:paraId="482098F7" w14:textId="77777777" w:rsidR="00B22EB4" w:rsidRPr="007F35D5" w:rsidRDefault="00B22EB4">
      <w:pPr>
        <w:pStyle w:val="Paragrafoelenco"/>
        <w:spacing w:line="360" w:lineRule="auto"/>
        <w:ind w:left="0"/>
        <w:jc w:val="both"/>
        <w:rPr>
          <w:ins w:id="1284" w:author="Avv. Rosario Panzariello" w:date="2026-09-14T09:19:00Z"/>
          <w:rFonts w:ascii="Verdana" w:hAnsi="Verdana"/>
          <w:b/>
          <w:bCs/>
          <w:smallCaps/>
          <w:sz w:val="20"/>
          <w:szCs w:val="20"/>
        </w:rPr>
        <w:pPrChange w:id="1285" w:author="Avv. Rosario Panzariello" w:date="2026-09-20T06:52:00Z" w16du:dateUtc="2026-09-20T04:52:00Z">
          <w:pPr>
            <w:pStyle w:val="Paragrafoelenco"/>
            <w:numPr>
              <w:numId w:val="1"/>
            </w:numPr>
            <w:ind w:left="0" w:hanging="360"/>
            <w:jc w:val="both"/>
            <w:outlineLvl w:val="0"/>
          </w:pPr>
        </w:pPrChange>
      </w:pPr>
    </w:p>
    <w:p w14:paraId="1BED2428" w14:textId="6BA0BFF3" w:rsidR="00FF5A0D" w:rsidRPr="000532C5" w:rsidDel="009F1A0E" w:rsidRDefault="00FF5A0D">
      <w:pPr>
        <w:pStyle w:val="Paragrafoelenco"/>
        <w:numPr>
          <w:ilvl w:val="0"/>
          <w:numId w:val="1"/>
        </w:numPr>
        <w:spacing w:line="360" w:lineRule="auto"/>
        <w:ind w:left="0" w:firstLine="0"/>
        <w:jc w:val="both"/>
        <w:outlineLvl w:val="0"/>
        <w:rPr>
          <w:del w:id="1286" w:author="Avv. Rosario Panzariello" w:date="2026-09-18T14:53:00Z" w16du:dateUtc="2026-09-18T12:53:00Z"/>
          <w:rFonts w:ascii="Verdana" w:hAnsi="Verdana"/>
          <w:b/>
          <w:bCs/>
          <w:smallCaps/>
          <w:sz w:val="20"/>
          <w:szCs w:val="20"/>
        </w:rPr>
        <w:pPrChange w:id="1287" w:author="Avv. Rosario Panzariello" w:date="2026-09-18T20:36:00Z" w16du:dateUtc="2026-09-18T18:36:00Z">
          <w:pPr>
            <w:pStyle w:val="Paragrafoelenco"/>
            <w:numPr>
              <w:numId w:val="1"/>
            </w:numPr>
            <w:ind w:left="0" w:hanging="360"/>
            <w:jc w:val="both"/>
            <w:outlineLvl w:val="0"/>
          </w:pPr>
        </w:pPrChange>
      </w:pPr>
      <w:bookmarkStart w:id="1288" w:name="_Toc241317076"/>
      <w:r w:rsidRPr="000532C5">
        <w:rPr>
          <w:rFonts w:ascii="Verdana" w:hAnsi="Verdana"/>
          <w:b/>
          <w:bCs/>
          <w:smallCaps/>
          <w:sz w:val="20"/>
          <w:szCs w:val="20"/>
        </w:rPr>
        <w:t>Trattamento dei dati personali degli Utenti.</w:t>
      </w:r>
      <w:bookmarkEnd w:id="1288"/>
    </w:p>
    <w:p w14:paraId="7390E1BB" w14:textId="77777777" w:rsidR="00FF5A0D" w:rsidRPr="003A4D74" w:rsidRDefault="00FF5A0D">
      <w:pPr>
        <w:pStyle w:val="Paragrafoelenco"/>
        <w:numPr>
          <w:ilvl w:val="0"/>
          <w:numId w:val="1"/>
        </w:numPr>
        <w:spacing w:line="360" w:lineRule="auto"/>
        <w:ind w:left="0" w:firstLine="0"/>
        <w:jc w:val="both"/>
        <w:outlineLvl w:val="0"/>
        <w:rPr>
          <w:rFonts w:ascii="Verdana" w:hAnsi="Verdana"/>
          <w:b/>
          <w:bCs/>
          <w:smallCaps/>
          <w:sz w:val="20"/>
          <w:szCs w:val="20"/>
          <w:rPrChange w:id="1289" w:author="Avv. Rosario Panzariello" w:date="2026-09-18T20:36:00Z" w16du:dateUtc="2026-09-18T18:36:00Z">
            <w:rPr>
              <w:rFonts w:ascii="Verdana" w:hAnsi="Verdana"/>
              <w:sz w:val="20"/>
              <w:szCs w:val="20"/>
            </w:rPr>
          </w:rPrChange>
        </w:rPr>
        <w:pPrChange w:id="1290" w:author="Avv. Rosario Panzariello" w:date="2026-09-18T20:36:00Z" w16du:dateUtc="2026-09-18T18:36:00Z">
          <w:pPr>
            <w:pStyle w:val="Paragrafoelenco"/>
            <w:spacing w:line="360" w:lineRule="auto"/>
            <w:ind w:left="0"/>
            <w:jc w:val="both"/>
          </w:pPr>
        </w:pPrChange>
      </w:pPr>
      <w:bookmarkStart w:id="1291" w:name="_Toc241317077"/>
      <w:bookmarkEnd w:id="1291"/>
    </w:p>
    <w:p w14:paraId="1830B38E" w14:textId="497A6F72"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sidRPr="003A4D74">
        <w:rPr>
          <w:rFonts w:ascii="Verdana" w:hAnsi="Verdana"/>
          <w:sz w:val="20"/>
          <w:szCs w:val="20"/>
        </w:rPr>
        <w:t xml:space="preserve">Al momento della registrazione sul Marketplace di Fleequid, l’Utente registrato </w:t>
      </w:r>
      <w:r w:rsidR="00234299" w:rsidRPr="003A4D74">
        <w:rPr>
          <w:rFonts w:ascii="Verdana" w:hAnsi="Verdana"/>
          <w:sz w:val="20"/>
          <w:szCs w:val="20"/>
        </w:rPr>
        <w:t xml:space="preserve">dichiara di aver preso visione dell’Informativa Privacy </w:t>
      </w:r>
      <w:r w:rsidRPr="003A4D74">
        <w:rPr>
          <w:rFonts w:ascii="Verdana" w:hAnsi="Verdana"/>
          <w:sz w:val="20"/>
          <w:szCs w:val="20"/>
        </w:rPr>
        <w:t xml:space="preserve">in conformità alle leggi vigenti e a quanto richiesto dall’art. 13 GDPR -Regolamento (UE) 2016/679 raggiungibile al seguente </w:t>
      </w:r>
      <w:r w:rsidR="00E9150B" w:rsidRPr="003A4D74">
        <w:rPr>
          <w:rFonts w:ascii="Verdana" w:hAnsi="Verdana"/>
          <w:sz w:val="20"/>
          <w:szCs w:val="20"/>
        </w:rPr>
        <w:t xml:space="preserve">indirizzo: </w:t>
      </w:r>
      <w:r w:rsidR="009F6818" w:rsidRPr="003A4D74">
        <w:rPr>
          <w:rFonts w:ascii="Verdana" w:hAnsi="Verdana"/>
          <w:sz w:val="20"/>
          <w:szCs w:val="20"/>
          <w:rPrChange w:id="1292" w:author="Avv. Rosario Panzariello" w:date="2026-09-18T20:36:00Z" w16du:dateUtc="2026-09-18T18:36:00Z">
            <w:rPr/>
          </w:rPrChange>
        </w:rPr>
        <w:fldChar w:fldCharType="begin"/>
      </w:r>
      <w:r w:rsidR="009F6818" w:rsidRPr="003A4D74">
        <w:rPr>
          <w:rFonts w:ascii="Verdana" w:hAnsi="Verdana"/>
          <w:sz w:val="20"/>
          <w:szCs w:val="20"/>
          <w:rPrChange w:id="1293" w:author="Avv. Rosario Panzariello" w:date="2026-09-18T20:36:00Z" w16du:dateUtc="2026-09-18T18:36:00Z">
            <w:rPr/>
          </w:rPrChange>
        </w:rPr>
        <w:instrText>HYPERLINK "https://fleequid.com/it/privacy-policy"</w:instrText>
      </w:r>
      <w:r w:rsidR="009F6818" w:rsidRPr="00D055B6">
        <w:rPr>
          <w:rFonts w:ascii="Verdana" w:hAnsi="Verdana"/>
          <w:sz w:val="20"/>
          <w:szCs w:val="20"/>
        </w:rPr>
      </w:r>
      <w:r w:rsidR="009F6818" w:rsidRPr="003A4D74">
        <w:rPr>
          <w:rFonts w:ascii="Verdana" w:hAnsi="Verdana"/>
          <w:sz w:val="20"/>
          <w:szCs w:val="20"/>
          <w:rPrChange w:id="1294" w:author="Avv. Rosario Panzariello" w:date="2026-09-18T20:36:00Z" w16du:dateUtc="2026-09-18T18:36:00Z">
            <w:rPr/>
          </w:rPrChange>
        </w:rPr>
        <w:fldChar w:fldCharType="separate"/>
      </w:r>
      <w:r w:rsidR="009F6818" w:rsidRPr="003A4D74">
        <w:rPr>
          <w:rPrChange w:id="1295" w:author="Avv. Rosario Panzariello" w:date="2026-09-18T20:36:00Z" w16du:dateUtc="2026-09-18T18:36:00Z">
            <w:rPr>
              <w:rStyle w:val="Collegamentoipertestuale"/>
              <w:rFonts w:ascii="Verdana" w:hAnsi="Verdana"/>
              <w:b/>
              <w:bCs/>
              <w:sz w:val="20"/>
              <w:szCs w:val="20"/>
            </w:rPr>
          </w:rPrChange>
        </w:rPr>
        <w:t>https://fleequid.com/it/privacy-policy</w:t>
      </w:r>
      <w:r w:rsidR="009F6818" w:rsidRPr="003A4D74">
        <w:rPr>
          <w:rFonts w:ascii="Verdana" w:hAnsi="Verdana"/>
          <w:sz w:val="20"/>
          <w:szCs w:val="20"/>
          <w:rPrChange w:id="1296" w:author="Avv. Rosario Panzariello" w:date="2026-09-18T20:36:00Z" w16du:dateUtc="2026-09-18T18:36:00Z">
            <w:rPr/>
          </w:rPrChange>
        </w:rPr>
        <w:fldChar w:fldCharType="end"/>
      </w:r>
      <w:r w:rsidR="009F6818" w:rsidRPr="003A4D74">
        <w:rPr>
          <w:rFonts w:ascii="Verdana" w:hAnsi="Verdana"/>
          <w:sz w:val="20"/>
          <w:szCs w:val="20"/>
        </w:rPr>
        <w:t>.</w:t>
      </w:r>
      <w:r w:rsidRPr="003A4D74">
        <w:rPr>
          <w:rFonts w:ascii="Verdana" w:hAnsi="Verdana"/>
          <w:sz w:val="20"/>
          <w:szCs w:val="20"/>
        </w:rPr>
        <w:t xml:space="preserve"> Il trattamento dei dati personali avviene con l’osservanza di ogni misura cautela</w:t>
      </w:r>
      <w:r w:rsidRPr="003A4D74">
        <w:rPr>
          <w:rFonts w:ascii="Verdana" w:hAnsi="Verdana"/>
          <w:sz w:val="20"/>
          <w:szCs w:val="20"/>
          <w:rPrChange w:id="1297" w:author="Avv. Rosario Panzariello" w:date="2026-09-18T20:36:00Z" w16du:dateUtc="2026-09-18T18:36:00Z">
            <w:rPr>
              <w:rFonts w:ascii="Verdana" w:eastAsia="Verdana" w:hAnsi="Verdana" w:cs="Verdana"/>
              <w:sz w:val="20"/>
              <w:szCs w:val="20"/>
            </w:rPr>
          </w:rPrChange>
        </w:rPr>
        <w:t>ti</w:t>
      </w:r>
      <w:r w:rsidRPr="003A4D74">
        <w:rPr>
          <w:rFonts w:ascii="Verdana" w:hAnsi="Verdana"/>
          <w:sz w:val="20"/>
          <w:szCs w:val="20"/>
        </w:rPr>
        <w:t>va, che ne garan</w:t>
      </w:r>
      <w:r w:rsidRPr="003A4D74">
        <w:rPr>
          <w:rFonts w:ascii="Verdana" w:hAnsi="Verdana"/>
          <w:sz w:val="20"/>
          <w:szCs w:val="20"/>
          <w:rPrChange w:id="1298" w:author="Avv. Rosario Panzariello" w:date="2026-09-18T20:36:00Z" w16du:dateUtc="2026-09-18T18:36:00Z">
            <w:rPr>
              <w:rFonts w:ascii="Verdana" w:eastAsia="Verdana" w:hAnsi="Verdana" w:cs="Verdana"/>
              <w:sz w:val="20"/>
              <w:szCs w:val="20"/>
            </w:rPr>
          </w:rPrChange>
        </w:rPr>
        <w:t>ti</w:t>
      </w:r>
      <w:r w:rsidRPr="003A4D74">
        <w:rPr>
          <w:rFonts w:ascii="Verdana" w:hAnsi="Verdana"/>
          <w:sz w:val="20"/>
          <w:szCs w:val="20"/>
        </w:rPr>
        <w:t xml:space="preserve">sce la sicurezza e la riservatezza, in </w:t>
      </w:r>
      <w:ins w:id="1299" w:author="Avv. Rosario Panzariello" w:date="2026-09-20T06:52:00Z" w16du:dateUtc="2026-09-20T04:52:00Z">
        <w:r w:rsidR="00CF7DCB" w:rsidRPr="00CF7DCB">
          <w:rPr>
            <w:rFonts w:ascii="Verdana" w:hAnsi="Verdana"/>
            <w:sz w:val="20"/>
            <w:szCs w:val="20"/>
            <w:rPrChange w:id="1300" w:author="Avv. Rosario Panzariello" w:date="2026-09-20T06:53:00Z" w16du:dateUtc="2026-09-20T04:53:00Z">
              <w:rPr>
                <w:rFonts w:ascii="Verdana" w:hAnsi="Verdana"/>
                <w:color w:val="008000"/>
                <w:sz w:val="20"/>
                <w:szCs w:val="20"/>
              </w:rPr>
            </w:rPrChange>
          </w:rPr>
          <w:t>conformità</w:t>
        </w:r>
      </w:ins>
      <w:ins w:id="1301" w:author="Avv. Rosario Panzariello" w:date="2026-09-20T06:53:00Z" w16du:dateUtc="2026-09-20T04:53:00Z">
        <w:r w:rsidR="00CF7DCB" w:rsidRPr="00CF7DCB">
          <w:rPr>
            <w:rFonts w:ascii="Verdana" w:hAnsi="Verdana"/>
            <w:sz w:val="20"/>
            <w:szCs w:val="20"/>
            <w:rPrChange w:id="1302" w:author="Avv. Rosario Panzariello" w:date="2026-09-20T06:53:00Z" w16du:dateUtc="2026-09-20T04:53:00Z">
              <w:rPr>
                <w:rFonts w:ascii="Verdana" w:hAnsi="Verdana"/>
                <w:color w:val="008000"/>
                <w:sz w:val="20"/>
                <w:szCs w:val="20"/>
              </w:rPr>
            </w:rPrChange>
          </w:rPr>
          <w:t xml:space="preserve"> </w:t>
        </w:r>
      </w:ins>
      <w:del w:id="1303" w:author="Avv. Rosario Panzariello" w:date="2026-09-20T06:52:00Z" w16du:dateUtc="2026-09-20T04:52:00Z">
        <w:r w:rsidRPr="003A4D74" w:rsidDel="00CF7DCB">
          <w:rPr>
            <w:rFonts w:ascii="Verdana" w:hAnsi="Verdana"/>
            <w:sz w:val="20"/>
            <w:szCs w:val="20"/>
          </w:rPr>
          <w:delText xml:space="preserve">conformità̀ </w:delText>
        </w:r>
      </w:del>
      <w:r w:rsidRPr="003A4D74">
        <w:rPr>
          <w:rFonts w:ascii="Verdana" w:hAnsi="Verdana"/>
          <w:sz w:val="20"/>
          <w:szCs w:val="20"/>
        </w:rPr>
        <w:t>a quanto previsto dal GDPR agli scopi e per le finalità indicate in tale Informativa Privacy, che indica e chiarisce anche i diritti e le procedure attivabili dall’interessato del trattamento in relazione ai propri dati personali.</w:t>
      </w:r>
    </w:p>
    <w:p w14:paraId="1CE3E334" w14:textId="7BB0B0E2" w:rsidR="00A77416" w:rsidRDefault="00097B47" w:rsidP="00FF5A0D">
      <w:pPr>
        <w:pStyle w:val="Paragrafoelenco"/>
        <w:numPr>
          <w:ilvl w:val="1"/>
          <w:numId w:val="1"/>
        </w:numPr>
        <w:spacing w:line="360" w:lineRule="auto"/>
        <w:ind w:left="0" w:firstLine="0"/>
        <w:jc w:val="both"/>
        <w:rPr>
          <w:ins w:id="1304" w:author="Avv. Rosario Panzariello" w:date="2026-09-14T09:45:00Z"/>
          <w:rFonts w:ascii="Verdana" w:hAnsi="Verdana"/>
          <w:sz w:val="20"/>
          <w:szCs w:val="20"/>
        </w:rPr>
      </w:pPr>
      <w:bookmarkStart w:id="1305" w:name="_Hlk156756862"/>
      <w:ins w:id="1306" w:author="Avv. Rosario Panzariello" w:date="2026-09-18T14:53:00Z" w16du:dateUtc="2026-09-18T12:53:00Z">
        <w:r w:rsidRPr="00097B47">
          <w:rPr>
            <w:rFonts w:ascii="Verdana" w:hAnsi="Verdana"/>
            <w:sz w:val="20"/>
            <w:szCs w:val="20"/>
          </w:rPr>
          <w:t>Qualora l'Utente richieda l'accesso a una Soluzione di finanziamento ai sensi dell'art. 22, i dati personali dei referenti indicati dall'Utente possono essere comunicati ai Finanziatori e agli altri soggetti coinvolti nella relativa richiesta, nei limiti, per le finalità e sulla base giuridica indicate nell'Informativa Privacy e nelle informazioni rese disponibili nel relativo percorso di richiesta. Il dettaglio del trattamento dei dati personali resta disciplinato dall'Informativa Privacy e dalle eventuali Condizioni Specifiche applicabili</w:t>
        </w:r>
      </w:ins>
      <w:ins w:id="1307" w:author="Avv. Rosario Panzariello" w:date="2026-09-14T09:45:00Z">
        <w:del w:id="1308" w:author="Avv. Rosario Panzariello" w:date="2026-09-18T14:53:00Z" w16du:dateUtc="2026-09-18T12:53:00Z">
          <w:r w:rsidR="00A77416" w:rsidRPr="00A77416" w:rsidDel="00097B47">
            <w:rPr>
              <w:rFonts w:ascii="Verdana" w:hAnsi="Verdana"/>
              <w:sz w:val="20"/>
              <w:szCs w:val="20"/>
              <w:rPrChange w:id="1309" w:author="Avv. Rosario Panzariello" w:date="2026-09-14T09:46:00Z">
                <w:rPr/>
              </w:rPrChange>
            </w:rPr>
            <w:delText>Qualora l’Utente richieda l’accesso a una Soluzione di finanziamento, i dati personali dei referenti indicati dall’Utente possono essere comunicati ai soggetti finanziatori e agli altri soggetti coinvolti nella relativa richiesta, nei limiti, per le finalità e sulla base giuridica indicate nell’Informativa Privacy e nelle informazioni rese disponibili nel relativo percorso di richiesta. Il dettaglio del trattamento dei dati personali resta disciplinato dall’Informativa Privacy e dalle eventuali Condizioni Specifiche applicabili</w:delText>
          </w:r>
        </w:del>
        <w:r w:rsidR="00A77416" w:rsidRPr="00A77416">
          <w:rPr>
            <w:rFonts w:ascii="Verdana" w:hAnsi="Verdana"/>
            <w:sz w:val="20"/>
            <w:szCs w:val="20"/>
            <w:rPrChange w:id="1310" w:author="Avv. Rosario Panzariello" w:date="2026-09-14T09:46:00Z">
              <w:rPr/>
            </w:rPrChange>
          </w:rPr>
          <w:t>.</w:t>
        </w:r>
      </w:ins>
    </w:p>
    <w:p w14:paraId="1F65025D" w14:textId="35BEF0F0"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possono iscriversi alla newsletter di Fleequid. Gli Utenti possono annullare l'iscrizione in qualsiasi momento selezionando l'opzione corrispondente nella newsletter ricevuta. Accettando di ricevere la newsletter, gli Utenti accettano di ricevere aggiornamen</w:t>
      </w:r>
      <w:r w:rsidRPr="000532C5">
        <w:rPr>
          <w:rFonts w:ascii="Verdana" w:eastAsia="Verdana" w:hAnsi="Verdana" w:cs="Verdana"/>
          <w:sz w:val="20"/>
          <w:szCs w:val="20"/>
        </w:rPr>
        <w:t xml:space="preserve">ti </w:t>
      </w:r>
      <w:r w:rsidRPr="000532C5">
        <w:rPr>
          <w:rFonts w:ascii="Verdana" w:hAnsi="Verdana"/>
          <w:sz w:val="20"/>
          <w:szCs w:val="20"/>
        </w:rPr>
        <w:t xml:space="preserve">su </w:t>
      </w:r>
      <w:del w:id="1311" w:author="Avv. Rosario Panzariello" w:date="2026-09-18T14:55:00Z" w16du:dateUtc="2026-09-18T12:55:00Z">
        <w:r w:rsidRPr="000532C5" w:rsidDel="004D3A4C">
          <w:rPr>
            <w:rFonts w:ascii="Verdana" w:hAnsi="Verdana"/>
            <w:sz w:val="20"/>
            <w:szCs w:val="20"/>
          </w:rPr>
          <w:delText xml:space="preserve">nuove </w:delText>
        </w:r>
      </w:del>
      <w:ins w:id="1312" w:author="Avv. Rosario Panzariello" w:date="2026-09-18T14:55:00Z" w16du:dateUtc="2026-09-18T12:55:00Z">
        <w:r w:rsidR="004D3A4C" w:rsidRPr="000532C5">
          <w:rPr>
            <w:rFonts w:ascii="Verdana" w:hAnsi="Verdana"/>
            <w:sz w:val="20"/>
            <w:szCs w:val="20"/>
          </w:rPr>
          <w:t>nuov</w:t>
        </w:r>
        <w:r w:rsidR="004D3A4C">
          <w:rPr>
            <w:rFonts w:ascii="Verdana" w:hAnsi="Verdana"/>
            <w:sz w:val="20"/>
            <w:szCs w:val="20"/>
          </w:rPr>
          <w:t>i</w:t>
        </w:r>
        <w:r w:rsidR="004D3A4C" w:rsidRPr="000532C5">
          <w:rPr>
            <w:rFonts w:ascii="Verdana" w:hAnsi="Verdana"/>
            <w:sz w:val="20"/>
            <w:szCs w:val="20"/>
          </w:rPr>
          <w:t xml:space="preserve"> </w:t>
        </w:r>
        <w:r w:rsidR="004D3A4C" w:rsidRPr="004D3A4C">
          <w:rPr>
            <w:rFonts w:ascii="Verdana" w:hAnsi="Verdana"/>
            <w:sz w:val="20"/>
            <w:szCs w:val="20"/>
          </w:rPr>
          <w:t>Eventi di vendita, nuove iniziative o nuovi Servizi gestiti dal Marketplace, in conformità all'Informativa Privacy</w:t>
        </w:r>
      </w:ins>
      <w:del w:id="1313" w:author="Avv. Rosario Panzariello" w:date="2026-09-18T14:55:00Z" w16du:dateUtc="2026-09-18T12:55:00Z">
        <w:r w:rsidRPr="000532C5" w:rsidDel="004D3A4C">
          <w:rPr>
            <w:rFonts w:ascii="Verdana" w:hAnsi="Verdana"/>
            <w:sz w:val="20"/>
            <w:szCs w:val="20"/>
          </w:rPr>
          <w:delText xml:space="preserve">Aste, </w:delText>
        </w:r>
      </w:del>
      <w:ins w:id="1314" w:author="Avv. Rosario Panzariello" w:date="2026-09-14T09:47:00Z">
        <w:del w:id="1315" w:author="Avv. Rosario Panzariello" w:date="2026-09-18T14:55:00Z" w16du:dateUtc="2026-09-18T12:55:00Z">
          <w:r w:rsidR="00E50F17" w:rsidRPr="00E50F17" w:rsidDel="004D3A4C">
            <w:rPr>
              <w:rFonts w:ascii="Verdana" w:hAnsi="Verdana"/>
              <w:sz w:val="20"/>
              <w:szCs w:val="20"/>
              <w:rPrChange w:id="1316" w:author="Avv. Rosario Panzariello" w:date="2026-09-14T09:47:00Z">
                <w:rPr/>
              </w:rPrChange>
            </w:rPr>
            <w:delText>nuovi Eventi di vendita</w:delText>
          </w:r>
          <w:r w:rsidR="00E50F17" w:rsidDel="004D3A4C">
            <w:rPr>
              <w:rFonts w:ascii="Verdana" w:hAnsi="Verdana"/>
              <w:sz w:val="20"/>
              <w:szCs w:val="20"/>
            </w:rPr>
            <w:delText xml:space="preserve"> </w:delText>
          </w:r>
        </w:del>
      </w:ins>
      <w:del w:id="1317" w:author="Avv. Rosario Panzariello" w:date="2026-09-18T14:55:00Z" w16du:dateUtc="2026-09-18T12:55:00Z">
        <w:r w:rsidRPr="000532C5" w:rsidDel="004D3A4C">
          <w:rPr>
            <w:rFonts w:ascii="Verdana" w:hAnsi="Verdana"/>
            <w:sz w:val="20"/>
            <w:szCs w:val="20"/>
          </w:rPr>
          <w:delText>nuove offerte o nuovi Servizi gestiti dal Marketplace</w:delText>
        </w:r>
        <w:r w:rsidR="00234299" w:rsidRPr="000532C5" w:rsidDel="004D3A4C">
          <w:rPr>
            <w:rFonts w:ascii="Verdana" w:hAnsi="Verdana"/>
            <w:sz w:val="20"/>
            <w:szCs w:val="20"/>
          </w:rPr>
          <w:delText>, in conformità all’Informativa Privacy</w:delText>
        </w:r>
      </w:del>
      <w:r w:rsidRPr="000532C5">
        <w:rPr>
          <w:rFonts w:ascii="Verdana" w:hAnsi="Verdana"/>
          <w:sz w:val="20"/>
          <w:szCs w:val="20"/>
        </w:rPr>
        <w:t>.</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bookmarkEnd w:id="1305"/>
    <w:p w14:paraId="4C8D39FD" w14:textId="6FCA553B" w:rsidR="00D90AF6" w:rsidRPr="000532C5" w:rsidRDefault="0017040C">
      <w:pPr>
        <w:pStyle w:val="Paragrafoelenco"/>
        <w:numPr>
          <w:ilvl w:val="0"/>
          <w:numId w:val="1"/>
        </w:numPr>
        <w:spacing w:line="360" w:lineRule="auto"/>
        <w:ind w:left="0" w:firstLine="0"/>
        <w:jc w:val="both"/>
        <w:outlineLvl w:val="0"/>
        <w:rPr>
          <w:rFonts w:ascii="Verdana" w:hAnsi="Verdana"/>
          <w:b/>
          <w:bCs/>
          <w:smallCaps/>
          <w:sz w:val="20"/>
          <w:szCs w:val="20"/>
        </w:rPr>
        <w:pPrChange w:id="1318" w:author="Avv. Rosario Panzariello" w:date="2026-09-14T09:52:00Z">
          <w:pPr>
            <w:pStyle w:val="Paragrafoelenco"/>
            <w:numPr>
              <w:numId w:val="1"/>
            </w:numPr>
            <w:spacing w:line="360" w:lineRule="auto"/>
            <w:ind w:left="0" w:hanging="360"/>
            <w:outlineLvl w:val="0"/>
          </w:pPr>
        </w:pPrChange>
      </w:pPr>
      <w:del w:id="1319" w:author="Avv. Rosario Panzariello" w:date="2026-09-14T09:48:00Z">
        <w:r w:rsidRPr="000532C5" w:rsidDel="00351D41">
          <w:rPr>
            <w:rFonts w:ascii="Verdana" w:hAnsi="Verdana"/>
            <w:b/>
            <w:bCs/>
            <w:smallCaps/>
            <w:sz w:val="20"/>
            <w:szCs w:val="20"/>
          </w:rPr>
          <w:delText xml:space="preserve">Condizioni che regolano la </w:delText>
        </w:r>
      </w:del>
      <w:bookmarkStart w:id="1320" w:name="_Toc241317078"/>
      <w:r w:rsidR="00D90AF6" w:rsidRPr="000532C5">
        <w:rPr>
          <w:rFonts w:ascii="Verdana" w:hAnsi="Verdana"/>
          <w:b/>
          <w:bCs/>
          <w:smallCaps/>
          <w:sz w:val="20"/>
          <w:szCs w:val="20"/>
        </w:rPr>
        <w:t>Proposta di vendita di Veicoli</w:t>
      </w:r>
      <w:r w:rsidRPr="000532C5">
        <w:rPr>
          <w:rFonts w:ascii="Verdana" w:hAnsi="Verdana"/>
          <w:b/>
          <w:bCs/>
          <w:smallCaps/>
          <w:sz w:val="20"/>
          <w:szCs w:val="20"/>
        </w:rPr>
        <w:t xml:space="preserve"> in Asta</w:t>
      </w:r>
      <w:ins w:id="1321" w:author="Avv. Rosario Panzariello" w:date="2026-09-14T09:48:00Z">
        <w:r w:rsidR="00351D41">
          <w:rPr>
            <w:rFonts w:ascii="Verdana" w:hAnsi="Verdana"/>
            <w:b/>
            <w:bCs/>
            <w:smallCaps/>
            <w:sz w:val="20"/>
            <w:szCs w:val="20"/>
          </w:rPr>
          <w:t xml:space="preserve"> e </w:t>
        </w:r>
        <w:r w:rsidR="00AF2784">
          <w:rPr>
            <w:rFonts w:ascii="Verdana" w:hAnsi="Verdana"/>
            <w:b/>
            <w:bCs/>
            <w:smallCaps/>
            <w:sz w:val="20"/>
            <w:szCs w:val="20"/>
          </w:rPr>
          <w:t>obblighi del Venditore</w:t>
        </w:r>
      </w:ins>
      <w:r w:rsidR="00D90AF6" w:rsidRPr="000532C5">
        <w:rPr>
          <w:rFonts w:ascii="Verdana" w:hAnsi="Verdana"/>
          <w:b/>
          <w:bCs/>
          <w:smallCaps/>
          <w:sz w:val="20"/>
          <w:szCs w:val="20"/>
        </w:rPr>
        <w:t>.</w:t>
      </w:r>
      <w:bookmarkEnd w:id="1320"/>
    </w:p>
    <w:p w14:paraId="19F0E532" w14:textId="7B8BA798"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Gli Utenti registrati hanno facoltà, e non l’obbligo, di proporre la vendita di Veicoli</w:t>
      </w:r>
      <w:r w:rsidR="006A6B04">
        <w:rPr>
          <w:rFonts w:ascii="Verdana" w:hAnsi="Verdana"/>
          <w:sz w:val="20"/>
          <w:szCs w:val="20"/>
        </w:rPr>
        <w:t>.</w:t>
      </w:r>
      <w:r w:rsidR="00C83EED">
        <w:rPr>
          <w:rFonts w:ascii="Verdana" w:hAnsi="Verdana"/>
          <w:sz w:val="20"/>
          <w:szCs w:val="20"/>
        </w:rPr>
        <w:t xml:space="preserve"> </w:t>
      </w:r>
      <w:r w:rsidR="006A6B04" w:rsidRPr="000A6706">
        <w:rPr>
          <w:rFonts w:ascii="Verdana" w:hAnsi="Verdana"/>
          <w:sz w:val="20"/>
          <w:szCs w:val="20"/>
        </w:rPr>
        <w:t xml:space="preserve">Le Proposte di vendita </w:t>
      </w:r>
      <w:del w:id="1322" w:author="Avv. Rosario Panzariello" w:date="2026-09-18T14:55:00Z" w16du:dateUtc="2026-09-18T12:55:00Z">
        <w:r w:rsidR="006A6B04" w:rsidRPr="000A6706" w:rsidDel="004D3A4C">
          <w:rPr>
            <w:rFonts w:ascii="Verdana" w:hAnsi="Verdana"/>
            <w:sz w:val="20"/>
            <w:szCs w:val="20"/>
          </w:rPr>
          <w:delText xml:space="preserve">di Veicoli </w:delText>
        </w:r>
      </w:del>
      <w:r w:rsidR="006A6B04" w:rsidRPr="000A6706">
        <w:rPr>
          <w:rFonts w:ascii="Verdana" w:hAnsi="Verdana"/>
          <w:sz w:val="20"/>
          <w:szCs w:val="20"/>
        </w:rPr>
        <w:t xml:space="preserve">possono essere inserite autonomamente dal Venditore </w:t>
      </w:r>
      <w:r w:rsidR="00FE7662" w:rsidRPr="000A6706">
        <w:rPr>
          <w:rFonts w:ascii="Verdana" w:hAnsi="Verdana"/>
          <w:sz w:val="20"/>
          <w:szCs w:val="20"/>
        </w:rPr>
        <w:t xml:space="preserve">sul Marketplace mediante l’utilizzo degli strumenti </w:t>
      </w:r>
      <w:r w:rsidR="004F4AE3" w:rsidRPr="000A6706">
        <w:rPr>
          <w:rFonts w:ascii="Verdana" w:hAnsi="Verdana"/>
          <w:sz w:val="20"/>
          <w:szCs w:val="20"/>
        </w:rPr>
        <w:t>e i canali</w:t>
      </w:r>
      <w:r w:rsidR="00FE7662" w:rsidRPr="000A6706">
        <w:rPr>
          <w:rFonts w:ascii="Verdana" w:hAnsi="Verdana"/>
          <w:sz w:val="20"/>
          <w:szCs w:val="20"/>
        </w:rPr>
        <w:t xml:space="preserve"> messi a disposizione da Fleequid, ovvero al di fuori </w:t>
      </w:r>
      <w:r w:rsidR="00FE7662" w:rsidRPr="000A6706">
        <w:rPr>
          <w:rFonts w:ascii="Verdana" w:hAnsi="Verdana"/>
          <w:sz w:val="20"/>
          <w:szCs w:val="20"/>
        </w:rPr>
        <w:lastRenderedPageBreak/>
        <w:t xml:space="preserve">dello stesso mediante l’utilizzo di tutti gli strumenti e i canali </w:t>
      </w:r>
      <w:r w:rsidR="00C83EED" w:rsidRPr="000A6706">
        <w:rPr>
          <w:rFonts w:ascii="Verdana" w:hAnsi="Verdana"/>
          <w:sz w:val="20"/>
          <w:szCs w:val="20"/>
        </w:rPr>
        <w:t>messi a disposizione o comunque accettati da Fleequid</w:t>
      </w:r>
      <w:r w:rsidR="00FE7662" w:rsidRPr="000A6706">
        <w:rPr>
          <w:rFonts w:ascii="Verdana" w:hAnsi="Verdana"/>
          <w:sz w:val="20"/>
          <w:szCs w:val="20"/>
        </w:rPr>
        <w:t>, oppure con il supporto di Fleequid</w:t>
      </w:r>
      <w:r w:rsidR="00C83EED" w:rsidRPr="000A6706">
        <w:rPr>
          <w:rFonts w:ascii="Verdana" w:hAnsi="Verdana"/>
          <w:sz w:val="20"/>
          <w:szCs w:val="20"/>
        </w:rPr>
        <w:t xml:space="preserve"> stessa</w:t>
      </w:r>
      <w:del w:id="1323" w:author="Avv. Rosario Panzariello" w:date="2026-09-14T09:49:00Z">
        <w:r w:rsidR="00FE7662" w:rsidRPr="000A6706" w:rsidDel="00F67148">
          <w:rPr>
            <w:rFonts w:ascii="Verdana" w:hAnsi="Verdana"/>
            <w:sz w:val="20"/>
            <w:szCs w:val="20"/>
          </w:rPr>
          <w:delText>, mediante comunicazione della volontà di vendere attraverso i canali di cui alle presenti Condizioni Generali</w:delText>
        </w:r>
      </w:del>
      <w:r w:rsidR="00FE7662" w:rsidRPr="000A6706">
        <w:rPr>
          <w:rFonts w:ascii="Verdana" w:hAnsi="Verdana"/>
          <w:sz w:val="20"/>
          <w:szCs w:val="20"/>
        </w:rPr>
        <w:t xml:space="preserve">. </w:t>
      </w:r>
      <w:ins w:id="1324" w:author="Avv. Rosario Panzariello" w:date="2026-09-18T14:56:00Z" w16du:dateUtc="2026-09-18T12:56:00Z">
        <w:r w:rsidR="004E278F" w:rsidRPr="004E278F">
          <w:rPr>
            <w:rFonts w:ascii="Verdana" w:hAnsi="Verdana"/>
            <w:sz w:val="20"/>
            <w:szCs w:val="20"/>
          </w:rPr>
          <w:t>La Proposta di vendita può essere formulata con qualsiasi mezzo idoneo a esprimere in modo inequivoco la volontà di vendere e deve consentire l'identificazione dei Veicoli, anche tramite VIN o dati equivalenti, nonché l'indicazione del PMIV. Con la Proposta di vendita il Venditore assume gli obblighi previsti dalle presenti Condizioni Generali, si vincola ai parametri economici indicati e accetta che Fleequid strutturi</w:t>
        </w:r>
        <w:r w:rsidR="006F1971">
          <w:rPr>
            <w:rFonts w:ascii="Verdana" w:hAnsi="Verdana"/>
            <w:sz w:val="20"/>
            <w:szCs w:val="20"/>
          </w:rPr>
          <w:t>,</w:t>
        </w:r>
      </w:ins>
      <w:ins w:id="1325" w:author="Avv. Rosario Panzariello" w:date="2026-09-20T06:53:00Z" w16du:dateUtc="2026-09-20T04:53:00Z">
        <w:r w:rsidR="00774104">
          <w:rPr>
            <w:rFonts w:ascii="Verdana" w:hAnsi="Verdana"/>
            <w:sz w:val="20"/>
            <w:szCs w:val="20"/>
          </w:rPr>
          <w:t xml:space="preserve"> </w:t>
        </w:r>
      </w:ins>
      <w:ins w:id="1326" w:author="Avv. Rosario Panzariello" w:date="2026-09-18T14:56:00Z" w16du:dateUtc="2026-09-18T12:56:00Z">
        <w:r w:rsidR="006F1971">
          <w:rPr>
            <w:rFonts w:ascii="Verdana" w:hAnsi="Verdana"/>
            <w:sz w:val="20"/>
            <w:szCs w:val="20"/>
          </w:rPr>
          <w:t>a sua insindacabile d</w:t>
        </w:r>
      </w:ins>
      <w:ins w:id="1327" w:author="Avv. Rosario Panzariello" w:date="2026-09-18T14:57:00Z" w16du:dateUtc="2026-09-18T12:57:00Z">
        <w:r w:rsidR="006F1971">
          <w:rPr>
            <w:rFonts w:ascii="Verdana" w:hAnsi="Verdana"/>
            <w:sz w:val="20"/>
            <w:szCs w:val="20"/>
          </w:rPr>
          <w:t xml:space="preserve">iscrezione, </w:t>
        </w:r>
      </w:ins>
      <w:ins w:id="1328" w:author="Avv. Rosario Panzariello" w:date="2026-09-18T14:56:00Z" w16du:dateUtc="2026-09-18T12:56:00Z">
        <w:r w:rsidR="004E278F" w:rsidRPr="004E278F">
          <w:rPr>
            <w:rFonts w:ascii="Verdana" w:hAnsi="Verdana"/>
            <w:sz w:val="20"/>
            <w:szCs w:val="20"/>
          </w:rPr>
          <w:t>la specifica operazione secondo uno dei Modelli di Vendita, secondo quanto previsto dagli artt. 3 e 8.6. La Proposta di vendita è valida ed efficace e vincola il Venditore sin dal momento in cui è formulata o confermata, anche qualora non sia ancora stata pubblicata l'Inserzione o predisposto il dossier tecnico.</w:t>
        </w:r>
      </w:ins>
    </w:p>
    <w:p w14:paraId="661148EE" w14:textId="046FFB1E"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sidRPr="000A6706">
        <w:rPr>
          <w:rFonts w:ascii="Verdana" w:hAnsi="Verdana"/>
          <w:sz w:val="20"/>
          <w:szCs w:val="20"/>
        </w:rPr>
        <w:t>A seguito del</w:t>
      </w:r>
      <w:r w:rsidR="002B6FB6" w:rsidRPr="000A6706">
        <w:rPr>
          <w:rFonts w:ascii="Verdana" w:hAnsi="Verdana"/>
          <w:sz w:val="20"/>
          <w:szCs w:val="20"/>
        </w:rPr>
        <w:t>la Proposta di vendita</w:t>
      </w:r>
      <w:r w:rsidRPr="000A6706">
        <w:rPr>
          <w:rFonts w:ascii="Verdana" w:hAnsi="Verdana"/>
          <w:sz w:val="20"/>
          <w:szCs w:val="20"/>
        </w:rPr>
        <w:t xml:space="preserve"> ricevuta,</w:t>
      </w:r>
      <w:r w:rsidR="00C83EED" w:rsidRPr="000A6706">
        <w:rPr>
          <w:rFonts w:ascii="Verdana" w:hAnsi="Verdana"/>
          <w:sz w:val="20"/>
          <w:szCs w:val="20"/>
        </w:rPr>
        <w:t xml:space="preserve"> già valida ed efficace ai sensi delle presenti CG,</w:t>
      </w:r>
      <w:r w:rsidRPr="000A6706">
        <w:rPr>
          <w:rFonts w:ascii="Verdana" w:hAnsi="Verdana"/>
          <w:sz w:val="20"/>
          <w:szCs w:val="20"/>
        </w:rPr>
        <w:t xml:space="preserve"> ai</w:t>
      </w:r>
      <w:r w:rsidR="00CE714C" w:rsidRPr="000A6706">
        <w:rPr>
          <w:rFonts w:ascii="Verdana" w:hAnsi="Verdana"/>
          <w:sz w:val="20"/>
          <w:szCs w:val="20"/>
        </w:rPr>
        <w:t xml:space="preserve"> fini </w:t>
      </w:r>
      <w:ins w:id="1329" w:author="Avv. Rosario Panzariello" w:date="2026-09-14T09:54:00Z">
        <w:r w:rsidR="00421554" w:rsidRPr="00421554">
          <w:rPr>
            <w:rFonts w:ascii="Verdana" w:hAnsi="Verdana"/>
            <w:sz w:val="20"/>
            <w:szCs w:val="20"/>
          </w:rPr>
          <w:t>dell’Inserzione e dell’avvio dell’Evento di vendita</w:t>
        </w:r>
      </w:ins>
      <w:del w:id="1330" w:author="Avv. Rosario Panzariello" w:date="2026-09-14T09:54:00Z">
        <w:r w:rsidR="00CE714C" w:rsidRPr="000A6706" w:rsidDel="00421554">
          <w:rPr>
            <w:rFonts w:ascii="Verdana" w:hAnsi="Verdana"/>
            <w:sz w:val="20"/>
            <w:szCs w:val="20"/>
          </w:rPr>
          <w:delText>della predisposizione della Scheda d’Asta e dell’avvio della procedura di vendita</w:delText>
        </w:r>
      </w:del>
      <w:r w:rsidR="5FBC43DA" w:rsidRPr="000A6706">
        <w:rPr>
          <w:rFonts w:ascii="Verdana" w:hAnsi="Verdana"/>
          <w:sz w:val="20"/>
          <w:szCs w:val="20"/>
        </w:rPr>
        <w:t>,</w:t>
      </w:r>
      <w:r w:rsidR="5FBC43DA" w:rsidRPr="000532C5">
        <w:rPr>
          <w:rFonts w:ascii="Verdana" w:hAnsi="Verdana"/>
          <w:sz w:val="20"/>
          <w:szCs w:val="20"/>
        </w:rPr>
        <w:t xml:space="preserve"> Fleequid richiede al Venditore una descrizione veritiera e in buona fede delle Specifiche tecniche del Veicolo.</w:t>
      </w:r>
      <w:r w:rsidR="76BB7325" w:rsidRPr="000532C5">
        <w:rPr>
          <w:rFonts w:ascii="Verdana" w:hAnsi="Verdana"/>
          <w:sz w:val="20"/>
          <w:szCs w:val="20"/>
        </w:rPr>
        <w:t xml:space="preserve"> </w:t>
      </w:r>
      <w:del w:id="1331" w:author="Avv. Rosario Panzariello" w:date="2026-09-14T09:54:00Z">
        <w:r w:rsidR="5FBC43DA" w:rsidRPr="000532C5" w:rsidDel="00AA0C0B">
          <w:rPr>
            <w:rFonts w:ascii="Verdana" w:hAnsi="Verdana"/>
            <w:sz w:val="20"/>
            <w:szCs w:val="20"/>
          </w:rPr>
          <w:delText>È necessario</w:delText>
        </w:r>
      </w:del>
      <w:ins w:id="1332" w:author="Avv. Rosario Panzariello" w:date="2026-09-18T15:03:00Z" w16du:dateUtc="2026-09-18T13:03:00Z">
        <w:r w:rsidR="00A733CD" w:rsidRPr="00A733CD">
          <w:t xml:space="preserve"> </w:t>
        </w:r>
        <w:r w:rsidR="00A733CD" w:rsidRPr="00A733CD">
          <w:rPr>
            <w:rFonts w:ascii="Verdana" w:hAnsi="Verdana"/>
            <w:sz w:val="20"/>
            <w:szCs w:val="20"/>
          </w:rPr>
          <w:t xml:space="preserve">Il Venditore è tenuto a fornire ogni informazione tecnica e amministrativa relativa al Veicolo in modo accurato e completo, unitamente a immagini fotografiche reali. Nella descrizione del Veicolo e nell'inserimento di immagini o altri contenuti non possono essere inclusi link esterni al Marketplace, numeri di telefono o indirizzi e-mail. Fleequid si riserva il diritto di anonimizzare immagini o documenti che possano consentire l'identificazione dell'attuale o dei precedenti proprietari del Veicolo. Gli Utenti riconoscono e accettano che Fleequid può, sino al perfezionamento dell'Accordo vincolante e nei limiti previsti dalle presenti Condizioni Generali, rifiutare una Proposta di vendita, un tentativo di acquisto, un'Offerta o un'accettazione senza obbligo di specificarne i motivi, nonché assegnare un Veicolo a una categoria o a un gruppo di prodotti diverso da quello indicato dal Venditore. In caso di fissazione di termini o scadenze fanno fede la data e l'orario risultanti dai sistemi informatici di Fleequid. Al fine di facilitare la commercializzazione dei Veicoli, Fleequid può offrire al Venditore, ove disponibile, la predisposizione di un dossier tecnico ovvero di un TrustReport; l'esecuzione di tali attività, anche quando richiesta dal Venditore, è soggetta all'approvazione di Fleequid e alle eventuali Tariffe applicabili. Quando tali Servizi sono resi disponibili, il Venditore si impegna a mettere a disposizione del personale incaricato da Fleequid i Veicoli e la relativa documentazione amministrativa e tecnica, nonché a fornire, a mezzo del proprio personale tecnico incaricato, assistenza durante il processo di ispezione. Il Venditore autorizza altresì Fleequid a visionare, provare e fotografare i Veicoli e a effettuare le ispezioni necessarie ai fini della loro commercializzazione. Se richiesto e approvato da Fleequid, quest'ultima può inoltre gestire la logistica dei Veicoli, svolgere indagini amministrative o acquisire documentazione tecnica aggiuntiva, secondo disponibilità e con applicazione delle eventuali Tariffe previste. Il dossier tecnico predisposto da Fleequid deve essere esaminato e confermato dal Venditore, che è tenuto a segnalare tempestivamente eventuali mancanze o inesattezze. È esclusivo onere del Venditore verificare che il dossier tecnico reso consultabile con l'Inserzione corrisponda alle effettive Specifiche tecniche del Veicolo. La pubblicazione sul Marketplace del dossier tecnico, in assenza </w:t>
        </w:r>
        <w:r w:rsidR="00A733CD" w:rsidRPr="00A733CD">
          <w:rPr>
            <w:rFonts w:ascii="Verdana" w:hAnsi="Verdana"/>
            <w:sz w:val="20"/>
            <w:szCs w:val="20"/>
          </w:rPr>
          <w:lastRenderedPageBreak/>
          <w:t>di tempestiva segnalazione da parte del Venditore di eventuali errori o inesattezze, equivale ad approvazione tacita del dossier da parte del Venditore, fatti salvi i casi di dolo. Le disposizioni del presente comma relative alla verifica, all'approvazione e alla responsabilità del Venditore si applicano, in quanto compatibili, all'intera Inserzione, anche quando questa sia predisposta da Fleequid per conto del Venditore sulla base delle informazioni da quest'ultimo fornite o comunque nella sua disponibilità. La predisposizione da parte di Fleequid del dossier tecnico, del TrustReport o di altre attività di verifica o ispezione non libera il Venditore dalla responsabilità per la veridicità, la completezza e la correttezza delle informazioni e della documentazione relative al Veicolo, secondo quanto previsto dagli artt. 8.13 e 19.6</w:t>
        </w:r>
      </w:ins>
      <w:ins w:id="1333" w:author="Avv. Rosario Panzariello" w:date="2026-09-14T09:54:00Z">
        <w:del w:id="1334" w:author="Avv. Rosario Panzariello" w:date="2026-09-18T15:03:00Z" w16du:dateUtc="2026-09-18T13:03:00Z">
          <w:r w:rsidR="00AA0C0B" w:rsidDel="00A733CD">
            <w:rPr>
              <w:rFonts w:ascii="Verdana" w:hAnsi="Verdana"/>
              <w:sz w:val="20"/>
              <w:szCs w:val="20"/>
            </w:rPr>
            <w:delText>Il Venditore è tenuto a</w:delText>
          </w:r>
        </w:del>
      </w:ins>
      <w:del w:id="1335" w:author="Avv. Rosario Panzariello" w:date="2026-09-18T15:03:00Z" w16du:dateUtc="2026-09-18T13:03:00Z">
        <w:r w:rsidR="5FBC43DA" w:rsidRPr="000532C5" w:rsidDel="00A733CD">
          <w:rPr>
            <w:rFonts w:ascii="Verdana" w:hAnsi="Verdana"/>
            <w:sz w:val="20"/>
            <w:szCs w:val="20"/>
          </w:rPr>
          <w:delText xml:space="preserve"> fornire ogni informazione tecnica e amministrativa relativa al Veicolo in modo accurato e completo, insieme </w:delText>
        </w:r>
      </w:del>
      <w:ins w:id="1336" w:author="Avv. Rosario Panzariello" w:date="2026-09-14T09:55:00Z">
        <w:del w:id="1337" w:author="Avv. Rosario Panzariello" w:date="2026-09-18T15:03:00Z" w16du:dateUtc="2026-09-18T13:03:00Z">
          <w:r w:rsidR="00E50DDC" w:rsidDel="00A733CD">
            <w:rPr>
              <w:rFonts w:ascii="Verdana" w:hAnsi="Verdana"/>
              <w:sz w:val="20"/>
              <w:szCs w:val="20"/>
            </w:rPr>
            <w:delText>unitamente</w:delText>
          </w:r>
          <w:r w:rsidR="00E50DDC" w:rsidRPr="000532C5" w:rsidDel="00A733CD">
            <w:rPr>
              <w:rFonts w:ascii="Verdana" w:hAnsi="Verdana"/>
              <w:sz w:val="20"/>
              <w:szCs w:val="20"/>
            </w:rPr>
            <w:delText xml:space="preserve"> </w:delText>
          </w:r>
        </w:del>
      </w:ins>
      <w:del w:id="1338" w:author="Avv. Rosario Panzariello" w:date="2026-09-18T15:03:00Z" w16du:dateUtc="2026-09-18T13:03:00Z">
        <w:r w:rsidR="5FBC43DA" w:rsidRPr="000532C5" w:rsidDel="00A733CD">
          <w:rPr>
            <w:rFonts w:ascii="Verdana" w:hAnsi="Verdana"/>
            <w:sz w:val="20"/>
            <w:szCs w:val="20"/>
          </w:rPr>
          <w:delText xml:space="preserve">a immagini fotografiche reali. Nella descrizione del Veicolo e nell'inserimento di immagini </w:delText>
        </w:r>
      </w:del>
      <w:ins w:id="1339" w:author="Avv. Rosario Panzariello" w:date="2026-09-14T09:56:00Z">
        <w:del w:id="1340" w:author="Avv. Rosario Panzariello" w:date="2026-09-18T15:00:00Z" w16du:dateUtc="2026-09-18T13:00:00Z">
          <w:r w:rsidR="00BB56D2" w:rsidRPr="00BB56D2" w:rsidDel="00A6350A">
            <w:rPr>
              <w:rFonts w:ascii="Verdana" w:hAnsi="Verdana"/>
              <w:sz w:val="20"/>
              <w:szCs w:val="20"/>
              <w:rPrChange w:id="1341" w:author="Avv. Rosario Panzariello" w:date="2026-09-14T09:56:00Z">
                <w:rPr/>
              </w:rPrChange>
            </w:rPr>
            <w:delText>o altri contenuti non possono essere</w:delText>
          </w:r>
          <w:r w:rsidR="00BB56D2" w:rsidDel="00A6350A">
            <w:rPr>
              <w:rFonts w:ascii="Verdana" w:hAnsi="Verdana"/>
              <w:sz w:val="20"/>
              <w:szCs w:val="20"/>
            </w:rPr>
            <w:delText xml:space="preserve"> </w:delText>
          </w:r>
        </w:del>
      </w:ins>
      <w:del w:id="1342" w:author="Avv. Rosario Panzariello" w:date="2026-09-18T15:00:00Z" w16du:dateUtc="2026-09-18T13:00:00Z">
        <w:r w:rsidR="5FBC43DA" w:rsidRPr="000532C5" w:rsidDel="00A6350A">
          <w:rPr>
            <w:rFonts w:ascii="Verdana" w:hAnsi="Verdana"/>
            <w:sz w:val="20"/>
            <w:szCs w:val="20"/>
          </w:rPr>
          <w:delText>e disegni sul Marketplace, non vengono inclusi link esterni al Marketplace, numeri di telefono o indirizzi e-mail. Fleequid si riserva il diritto di anonimizzare qualsiasi immagin</w:delText>
        </w:r>
      </w:del>
      <w:ins w:id="1343" w:author="Avv. Rosario Panzariello" w:date="2026-09-14T09:56:00Z">
        <w:del w:id="1344" w:author="Avv. Rosario Panzariello" w:date="2026-09-18T15:00:00Z" w16du:dateUtc="2026-09-18T13:00:00Z">
          <w:r w:rsidR="00BB56D2" w:rsidDel="00A6350A">
            <w:rPr>
              <w:rFonts w:ascii="Verdana" w:hAnsi="Verdana"/>
              <w:sz w:val="20"/>
              <w:szCs w:val="20"/>
            </w:rPr>
            <w:delText>i</w:delText>
          </w:r>
        </w:del>
      </w:ins>
      <w:del w:id="1345" w:author="Avv. Rosario Panzariello" w:date="2026-09-18T15:00:00Z" w16du:dateUtc="2026-09-18T13:00:00Z">
        <w:r w:rsidR="5FBC43DA" w:rsidRPr="000532C5" w:rsidDel="00A6350A">
          <w:rPr>
            <w:rFonts w:ascii="Verdana" w:hAnsi="Verdana"/>
            <w:sz w:val="20"/>
            <w:szCs w:val="20"/>
          </w:rPr>
          <w:delText>e o document</w:delText>
        </w:r>
      </w:del>
      <w:ins w:id="1346" w:author="Avv. Rosario Panzariello" w:date="2026-09-14T09:56:00Z">
        <w:del w:id="1347" w:author="Avv. Rosario Panzariello" w:date="2026-09-18T15:00:00Z" w16du:dateUtc="2026-09-18T13:00:00Z">
          <w:r w:rsidR="00893813" w:rsidDel="00A6350A">
            <w:rPr>
              <w:rFonts w:ascii="Verdana" w:hAnsi="Verdana"/>
              <w:sz w:val="20"/>
              <w:szCs w:val="20"/>
            </w:rPr>
            <w:delText>i</w:delText>
          </w:r>
        </w:del>
      </w:ins>
      <w:del w:id="1348" w:author="Avv. Rosario Panzariello" w:date="2026-09-18T15:00:00Z" w16du:dateUtc="2026-09-18T13:00:00Z">
        <w:r w:rsidR="5FBC43DA" w:rsidRPr="000532C5" w:rsidDel="00A6350A">
          <w:rPr>
            <w:rFonts w:ascii="Verdana" w:hAnsi="Verdana"/>
            <w:sz w:val="20"/>
            <w:szCs w:val="20"/>
          </w:rPr>
          <w:delText>o che possa</w:delText>
        </w:r>
      </w:del>
      <w:ins w:id="1349" w:author="Avv. Rosario Panzariello" w:date="2026-09-14T09:57:00Z">
        <w:del w:id="1350" w:author="Avv. Rosario Panzariello" w:date="2026-09-18T15:00:00Z" w16du:dateUtc="2026-09-18T13:00:00Z">
          <w:r w:rsidR="00893813" w:rsidDel="00A6350A">
            <w:rPr>
              <w:rFonts w:ascii="Verdana" w:hAnsi="Verdana"/>
              <w:sz w:val="20"/>
              <w:szCs w:val="20"/>
            </w:rPr>
            <w:delText>no consentire l’identificazione dell’attuale o dei</w:delText>
          </w:r>
        </w:del>
      </w:ins>
      <w:del w:id="1351" w:author="Avv. Rosario Panzariello" w:date="2026-09-18T15:00:00Z" w16du:dateUtc="2026-09-18T13:00:00Z">
        <w:r w:rsidR="5FBC43DA" w:rsidRPr="000532C5" w:rsidDel="00A6350A">
          <w:rPr>
            <w:rFonts w:ascii="Verdana" w:hAnsi="Verdana"/>
            <w:sz w:val="20"/>
            <w:szCs w:val="20"/>
          </w:rPr>
          <w:delText xml:space="preserve"> rivelare l'attuale o i precedenti proprietari del Veicolo.</w:delText>
        </w:r>
        <w:r w:rsidR="5FBC43DA" w:rsidRPr="000532C5" w:rsidDel="00A6350A">
          <w:rPr>
            <w:rFonts w:ascii="Verdana" w:hAnsi="Verdana" w:cs="Segoe UI"/>
            <w:color w:val="0D0D0D"/>
            <w:sz w:val="20"/>
            <w:szCs w:val="20"/>
            <w:shd w:val="clear" w:color="auto" w:fill="FFFFFF"/>
          </w:rPr>
          <w:delText xml:space="preserve"> </w:delText>
        </w:r>
      </w:del>
      <w:ins w:id="1352" w:author="Avv. Rosario Panzariello" w:date="2026-09-14T10:00:00Z">
        <w:del w:id="1353" w:author="Avv. Rosario Panzariello" w:date="2026-09-18T15:00:00Z" w16du:dateUtc="2026-09-18T13:00:00Z">
          <w:r w:rsidR="00646028" w:rsidRPr="00646028" w:rsidDel="00A6350A">
            <w:rPr>
              <w:rFonts w:ascii="Verdana" w:hAnsi="Verdana"/>
              <w:sz w:val="20"/>
              <w:szCs w:val="20"/>
            </w:rPr>
            <w:delText xml:space="preserve">Gli Utenti riconoscono e accettano che Fleequid può, sino al perfezionamento dell’Accordo vincolante e nei limiti previsti dalle presenti Condizioni Generali, rifiutare una Proposta </w:delText>
          </w:r>
          <w:r w:rsidR="00646028" w:rsidRPr="00AC72F9" w:rsidDel="00A6350A">
            <w:rPr>
              <w:rFonts w:ascii="Verdana" w:eastAsia="Verdana" w:hAnsi="Verdana" w:cs="Verdana"/>
              <w:sz w:val="20"/>
              <w:szCs w:val="20"/>
              <w:rPrChange w:id="1354" w:author="Avv. Rosario Panzariello" w:date="2026-09-14T10:04:00Z">
                <w:rPr>
                  <w:rFonts w:ascii="Verdana" w:hAnsi="Verdana"/>
                  <w:sz w:val="20"/>
                  <w:szCs w:val="20"/>
                </w:rPr>
              </w:rPrChange>
            </w:rPr>
            <w:delText xml:space="preserve">di vendita, un tentativo di acquisto, un’Offerta o un’accettazione, senza obbligo di specificarne i motivi, nonché assegnare un Veicolo a una categoria o </w:delText>
          </w:r>
        </w:del>
      </w:ins>
      <w:del w:id="1355" w:author="Avv. Rosario Panzariello" w:date="2026-09-18T15:00:00Z" w16du:dateUtc="2026-09-18T13:00:00Z">
        <w:r w:rsidR="3A1D424C" w:rsidRPr="00AC72F9" w:rsidDel="00A6350A">
          <w:rPr>
            <w:rFonts w:ascii="Verdana" w:eastAsia="Verdana" w:hAnsi="Verdana" w:cs="Verdana"/>
            <w:sz w:val="20"/>
            <w:szCs w:val="20"/>
            <w:rPrChange w:id="1356" w:author="Avv. Rosario Panzariello" w:date="2026-09-14T10:04:00Z">
              <w:rPr>
                <w:rFonts w:ascii="Verdana" w:hAnsi="Verdana"/>
                <w:sz w:val="20"/>
                <w:szCs w:val="20"/>
              </w:rPr>
            </w:rPrChange>
          </w:rPr>
          <w:delText>Il Venditore</w:delText>
        </w:r>
        <w:r w:rsidR="5FBC43DA" w:rsidRPr="00AC72F9" w:rsidDel="00A6350A">
          <w:rPr>
            <w:rFonts w:ascii="Verdana" w:eastAsia="Verdana" w:hAnsi="Verdana" w:cs="Verdana"/>
            <w:sz w:val="20"/>
            <w:szCs w:val="20"/>
            <w:rPrChange w:id="1357" w:author="Avv. Rosario Panzariello" w:date="2026-09-14T10:04:00Z">
              <w:rPr>
                <w:rFonts w:ascii="Verdana" w:hAnsi="Verdana"/>
                <w:sz w:val="20"/>
                <w:szCs w:val="20"/>
              </w:rPr>
            </w:rPrChange>
          </w:rPr>
          <w:delText xml:space="preserve"> riconosce e accetta che Fleequid può rifiutare la Proposta di vendita, un tentativo di acquisto, un'Offerta o un'accettazione senza doverne specificare i motivi, o di assegnare un Veicolo a un gruppo di prodotti diverso da quello indicato dal </w:delText>
        </w:r>
        <w:r w:rsidR="3A1D424C" w:rsidRPr="00AC72F9" w:rsidDel="00A6350A">
          <w:rPr>
            <w:rFonts w:ascii="Verdana" w:eastAsia="Verdana" w:hAnsi="Verdana" w:cs="Verdana"/>
            <w:sz w:val="20"/>
            <w:szCs w:val="20"/>
            <w:rPrChange w:id="1358" w:author="Avv. Rosario Panzariello" w:date="2026-09-14T10:04:00Z">
              <w:rPr>
                <w:rFonts w:ascii="Verdana" w:hAnsi="Verdana"/>
                <w:sz w:val="20"/>
                <w:szCs w:val="20"/>
              </w:rPr>
            </w:rPrChange>
          </w:rPr>
          <w:delText>Venditore</w:delText>
        </w:r>
        <w:r w:rsidR="5FBC43DA" w:rsidRPr="00AC72F9" w:rsidDel="00A6350A">
          <w:rPr>
            <w:rFonts w:ascii="Verdana" w:eastAsia="Verdana" w:hAnsi="Verdana" w:cs="Verdana"/>
            <w:sz w:val="20"/>
            <w:szCs w:val="20"/>
            <w:rPrChange w:id="1359" w:author="Avv. Rosario Panzariello" w:date="2026-09-14T10:04:00Z">
              <w:rPr>
                <w:rFonts w:ascii="Verdana" w:hAnsi="Verdana"/>
                <w:sz w:val="20"/>
                <w:szCs w:val="20"/>
              </w:rPr>
            </w:rPrChange>
          </w:rPr>
          <w:delText xml:space="preserve">. In caso di fissazione di </w:delText>
        </w:r>
      </w:del>
      <w:ins w:id="1360" w:author="Avv. Rosario Panzariello" w:date="2026-09-14T09:58:00Z">
        <w:del w:id="1361" w:author="Avv. Rosario Panzariello" w:date="2026-09-18T15:00:00Z" w16du:dateUtc="2026-09-18T13:00:00Z">
          <w:r w:rsidR="002F23B3" w:rsidRPr="00AC72F9" w:rsidDel="00A6350A">
            <w:rPr>
              <w:rFonts w:ascii="Verdana" w:eastAsia="Verdana" w:hAnsi="Verdana" w:cs="Verdana"/>
              <w:sz w:val="20"/>
              <w:szCs w:val="20"/>
              <w:rPrChange w:id="1362" w:author="Avv. Rosario Panzariello" w:date="2026-09-14T10:04:00Z">
                <w:rPr>
                  <w:rFonts w:ascii="Verdana" w:hAnsi="Verdana"/>
                  <w:sz w:val="20"/>
                  <w:szCs w:val="20"/>
                </w:rPr>
              </w:rPrChange>
            </w:rPr>
            <w:delText xml:space="preserve">termini </w:delText>
          </w:r>
          <w:r w:rsidR="005F493B" w:rsidRPr="00AC72F9" w:rsidDel="00A6350A">
            <w:rPr>
              <w:rFonts w:ascii="Verdana" w:eastAsia="Verdana" w:hAnsi="Verdana" w:cs="Verdana"/>
              <w:sz w:val="20"/>
              <w:szCs w:val="20"/>
              <w:rPrChange w:id="1363" w:author="Avv. Rosario Panzariello" w:date="2026-09-14T10:04:00Z">
                <w:rPr>
                  <w:rFonts w:ascii="Verdana" w:hAnsi="Verdana"/>
                  <w:sz w:val="20"/>
                  <w:szCs w:val="20"/>
                </w:rPr>
              </w:rPrChange>
            </w:rPr>
            <w:delText>o</w:delText>
          </w:r>
        </w:del>
      </w:ins>
      <w:del w:id="1364" w:author="Avv. Rosario Panzariello" w:date="2026-09-18T15:00:00Z" w16du:dateUtc="2026-09-18T13:00:00Z">
        <w:r w:rsidR="5FBC43DA" w:rsidRPr="00AC72F9" w:rsidDel="00A6350A">
          <w:rPr>
            <w:rFonts w:ascii="Verdana" w:eastAsia="Verdana" w:hAnsi="Verdana" w:cs="Verdana"/>
            <w:sz w:val="20"/>
            <w:szCs w:val="20"/>
            <w:rPrChange w:id="1365" w:author="Avv. Rosario Panzariello" w:date="2026-09-14T10:04:00Z">
              <w:rPr>
                <w:rFonts w:ascii="Verdana" w:hAnsi="Verdana"/>
                <w:sz w:val="20"/>
                <w:szCs w:val="20"/>
              </w:rPr>
            </w:rPrChange>
          </w:rPr>
          <w:delText>una scadenz</w:delText>
        </w:r>
      </w:del>
      <w:ins w:id="1366" w:author="Avv. Rosario Panzariello" w:date="2026-09-14T09:58:00Z">
        <w:del w:id="1367" w:author="Avv. Rosario Panzariello" w:date="2026-09-18T15:00:00Z" w16du:dateUtc="2026-09-18T13:00:00Z">
          <w:r w:rsidR="005F493B" w:rsidRPr="00AC72F9" w:rsidDel="00A6350A">
            <w:rPr>
              <w:rFonts w:ascii="Verdana" w:eastAsia="Verdana" w:hAnsi="Verdana" w:cs="Verdana"/>
              <w:sz w:val="20"/>
              <w:szCs w:val="20"/>
              <w:rPrChange w:id="1368" w:author="Avv. Rosario Panzariello" w:date="2026-09-14T10:04:00Z">
                <w:rPr>
                  <w:rFonts w:ascii="Verdana" w:hAnsi="Verdana"/>
                  <w:sz w:val="20"/>
                  <w:szCs w:val="20"/>
                </w:rPr>
              </w:rPrChange>
            </w:rPr>
            <w:delText>e</w:delText>
          </w:r>
        </w:del>
      </w:ins>
      <w:del w:id="1369" w:author="Avv. Rosario Panzariello" w:date="2026-09-18T15:00:00Z" w16du:dateUtc="2026-09-18T13:00:00Z">
        <w:r w:rsidR="5FBC43DA" w:rsidRPr="00AC72F9" w:rsidDel="00A6350A">
          <w:rPr>
            <w:rFonts w:ascii="Verdana" w:eastAsia="Verdana" w:hAnsi="Verdana" w:cs="Verdana"/>
            <w:sz w:val="20"/>
            <w:szCs w:val="20"/>
            <w:rPrChange w:id="1370" w:author="Avv. Rosario Panzariello" w:date="2026-09-14T10:04:00Z">
              <w:rPr>
                <w:rFonts w:ascii="Verdana" w:hAnsi="Verdana"/>
                <w:sz w:val="20"/>
                <w:szCs w:val="20"/>
              </w:rPr>
            </w:rPrChange>
          </w:rPr>
          <w:delText xml:space="preserve">a, </w:delText>
        </w:r>
      </w:del>
      <w:ins w:id="1371" w:author="Avv. Rosario Panzariello" w:date="2026-09-14T09:58:00Z">
        <w:del w:id="1372" w:author="Avv. Rosario Panzariello" w:date="2026-09-18T15:00:00Z" w16du:dateUtc="2026-09-18T13:00:00Z">
          <w:r w:rsidR="005F493B" w:rsidRPr="00AC72F9" w:rsidDel="00A6350A">
            <w:rPr>
              <w:rFonts w:ascii="Verdana" w:eastAsia="Verdana" w:hAnsi="Verdana" w:cs="Verdana"/>
              <w:sz w:val="20"/>
              <w:szCs w:val="20"/>
              <w:rPrChange w:id="1373" w:author="Avv. Rosario Panzariello" w:date="2026-09-14T10:04:00Z">
                <w:rPr>
                  <w:rFonts w:ascii="Verdana" w:hAnsi="Verdana"/>
                  <w:sz w:val="20"/>
                  <w:szCs w:val="20"/>
                </w:rPr>
              </w:rPrChange>
            </w:rPr>
            <w:delText xml:space="preserve">fanno fede </w:delText>
          </w:r>
        </w:del>
      </w:ins>
      <w:del w:id="1374" w:author="Avv. Rosario Panzariello" w:date="2026-09-18T15:00:00Z" w16du:dateUtc="2026-09-18T13:00:00Z">
        <w:r w:rsidR="5FBC43DA" w:rsidRPr="00AC72F9" w:rsidDel="00A6350A">
          <w:rPr>
            <w:rFonts w:ascii="Verdana" w:eastAsia="Verdana" w:hAnsi="Verdana" w:cs="Verdana"/>
            <w:sz w:val="20"/>
            <w:szCs w:val="20"/>
            <w:rPrChange w:id="1375" w:author="Avv. Rosario Panzariello" w:date="2026-09-14T10:04:00Z">
              <w:rPr>
                <w:rFonts w:ascii="Verdana" w:hAnsi="Verdana"/>
                <w:sz w:val="20"/>
                <w:szCs w:val="20"/>
              </w:rPr>
            </w:rPrChange>
          </w:rPr>
          <w:delText xml:space="preserve">la data e l'orario del </w:delText>
        </w:r>
      </w:del>
      <w:ins w:id="1376" w:author="Avv. Rosario Panzariello" w:date="2026-09-14T09:58:00Z">
        <w:del w:id="1377" w:author="Avv. Rosario Panzariello" w:date="2026-09-18T15:00:00Z" w16du:dateUtc="2026-09-18T13:00:00Z">
          <w:r w:rsidR="00AA4351" w:rsidRPr="00AC72F9" w:rsidDel="00A6350A">
            <w:rPr>
              <w:rFonts w:ascii="Verdana" w:eastAsia="Verdana" w:hAnsi="Verdana" w:cs="Verdana"/>
              <w:sz w:val="20"/>
              <w:szCs w:val="20"/>
              <w:rPrChange w:id="1378" w:author="Avv. Rosario Panzariello" w:date="2026-09-14T10:04:00Z">
                <w:rPr>
                  <w:rFonts w:ascii="Verdana" w:hAnsi="Verdana"/>
                  <w:sz w:val="20"/>
                  <w:szCs w:val="20"/>
                </w:rPr>
              </w:rPrChange>
            </w:rPr>
            <w:delText xml:space="preserve">risultanti dai </w:delText>
          </w:r>
        </w:del>
      </w:ins>
      <w:del w:id="1379" w:author="Avv. Rosario Panzariello" w:date="2026-09-18T15:00:00Z" w16du:dateUtc="2026-09-18T13:00:00Z">
        <w:r w:rsidR="5FBC43DA" w:rsidRPr="00AC72F9" w:rsidDel="00A6350A">
          <w:rPr>
            <w:rFonts w:ascii="Verdana" w:eastAsia="Verdana" w:hAnsi="Verdana" w:cs="Verdana"/>
            <w:sz w:val="20"/>
            <w:szCs w:val="20"/>
            <w:rPrChange w:id="1380" w:author="Avv. Rosario Panzariello" w:date="2026-09-14T10:04:00Z">
              <w:rPr>
                <w:rFonts w:ascii="Verdana" w:hAnsi="Verdana"/>
                <w:sz w:val="20"/>
                <w:szCs w:val="20"/>
              </w:rPr>
            </w:rPrChange>
          </w:rPr>
          <w:delText>sistem</w:delText>
        </w:r>
      </w:del>
      <w:ins w:id="1381" w:author="Avv. Rosario Panzariello" w:date="2026-09-14T09:58:00Z">
        <w:del w:id="1382" w:author="Avv. Rosario Panzariello" w:date="2026-09-18T15:00:00Z" w16du:dateUtc="2026-09-18T13:00:00Z">
          <w:r w:rsidR="00AA4351" w:rsidRPr="00AC72F9" w:rsidDel="00A6350A">
            <w:rPr>
              <w:rFonts w:ascii="Verdana" w:eastAsia="Verdana" w:hAnsi="Verdana" w:cs="Verdana"/>
              <w:sz w:val="20"/>
              <w:szCs w:val="20"/>
              <w:rPrChange w:id="1383" w:author="Avv. Rosario Panzariello" w:date="2026-09-14T10:04:00Z">
                <w:rPr>
                  <w:rFonts w:ascii="Verdana" w:hAnsi="Verdana"/>
                  <w:sz w:val="20"/>
                  <w:szCs w:val="20"/>
                </w:rPr>
              </w:rPrChange>
            </w:rPr>
            <w:delText>i</w:delText>
          </w:r>
        </w:del>
      </w:ins>
      <w:del w:id="1384" w:author="Avv. Rosario Panzariello" w:date="2026-09-18T15:00:00Z" w16du:dateUtc="2026-09-18T13:00:00Z">
        <w:r w:rsidR="5FBC43DA" w:rsidRPr="00AC72F9" w:rsidDel="00A6350A">
          <w:rPr>
            <w:rFonts w:ascii="Verdana" w:eastAsia="Verdana" w:hAnsi="Verdana" w:cs="Verdana"/>
            <w:sz w:val="20"/>
            <w:szCs w:val="20"/>
            <w:rPrChange w:id="1385" w:author="Avv. Rosario Panzariello" w:date="2026-09-14T10:04:00Z">
              <w:rPr>
                <w:rFonts w:ascii="Verdana" w:hAnsi="Verdana"/>
                <w:sz w:val="20"/>
                <w:szCs w:val="20"/>
              </w:rPr>
            </w:rPrChange>
          </w:rPr>
          <w:delText>a informatic</w:delText>
        </w:r>
      </w:del>
      <w:ins w:id="1386" w:author="Avv. Rosario Panzariello" w:date="2026-09-14T09:58:00Z">
        <w:del w:id="1387" w:author="Avv. Rosario Panzariello" w:date="2026-09-18T15:00:00Z" w16du:dateUtc="2026-09-18T13:00:00Z">
          <w:r w:rsidR="00AA4351" w:rsidRPr="00AC72F9" w:rsidDel="00A6350A">
            <w:rPr>
              <w:rFonts w:ascii="Verdana" w:eastAsia="Verdana" w:hAnsi="Verdana" w:cs="Verdana"/>
              <w:sz w:val="20"/>
              <w:szCs w:val="20"/>
              <w:rPrChange w:id="1388" w:author="Avv. Rosario Panzariello" w:date="2026-09-14T10:04:00Z">
                <w:rPr>
                  <w:rFonts w:ascii="Verdana" w:hAnsi="Verdana"/>
                  <w:sz w:val="20"/>
                  <w:szCs w:val="20"/>
                </w:rPr>
              </w:rPrChange>
            </w:rPr>
            <w:delText>i</w:delText>
          </w:r>
        </w:del>
      </w:ins>
      <w:del w:id="1389" w:author="Avv. Rosario Panzariello" w:date="2026-09-18T15:00:00Z" w16du:dateUtc="2026-09-18T13:00:00Z">
        <w:r w:rsidR="5FBC43DA" w:rsidRPr="00AC72F9" w:rsidDel="00A6350A">
          <w:rPr>
            <w:rFonts w:ascii="Verdana" w:eastAsia="Verdana" w:hAnsi="Verdana" w:cs="Verdana"/>
            <w:sz w:val="20"/>
            <w:szCs w:val="20"/>
            <w:rPrChange w:id="1390" w:author="Avv. Rosario Panzariello" w:date="2026-09-14T10:04:00Z">
              <w:rPr>
                <w:rFonts w:ascii="Verdana" w:hAnsi="Verdana"/>
                <w:sz w:val="20"/>
                <w:szCs w:val="20"/>
              </w:rPr>
            </w:rPrChange>
          </w:rPr>
          <w:delText>o di Fleequid è determinante.</w:delText>
        </w:r>
        <w:r w:rsidR="1A07B038" w:rsidRPr="000532C5" w:rsidDel="00A6350A">
          <w:rPr>
            <w:rFonts w:ascii="Verdana" w:eastAsia="Verdana" w:hAnsi="Verdana" w:cs="Verdana"/>
            <w:sz w:val="20"/>
            <w:szCs w:val="20"/>
          </w:rPr>
          <w:delText xml:space="preserve"> Al fine di facilitare la dismissione </w:delText>
        </w:r>
      </w:del>
      <w:ins w:id="1391" w:author="Avv. Rosario Panzariello" w:date="2026-09-14T10:01:00Z">
        <w:del w:id="1392" w:author="Avv. Rosario Panzariello" w:date="2026-09-18T15:00:00Z" w16du:dateUtc="2026-09-18T13:00:00Z">
          <w:r w:rsidR="006E2B29" w:rsidDel="00A6350A">
            <w:rPr>
              <w:rFonts w:ascii="Verdana" w:eastAsia="Verdana" w:hAnsi="Verdana" w:cs="Verdana"/>
              <w:sz w:val="20"/>
              <w:szCs w:val="20"/>
            </w:rPr>
            <w:delText>commercializzazione</w:delText>
          </w:r>
          <w:r w:rsidR="006E2B29" w:rsidRPr="000532C5" w:rsidDel="00A6350A">
            <w:rPr>
              <w:rFonts w:ascii="Verdana" w:eastAsia="Verdana" w:hAnsi="Verdana" w:cs="Verdana"/>
              <w:sz w:val="20"/>
              <w:szCs w:val="20"/>
            </w:rPr>
            <w:delText xml:space="preserve"> </w:delText>
          </w:r>
        </w:del>
      </w:ins>
      <w:del w:id="1393" w:author="Avv. Rosario Panzariello" w:date="2026-09-18T15:00:00Z" w16du:dateUtc="2026-09-18T13:00:00Z">
        <w:r w:rsidR="1A07B038" w:rsidRPr="000532C5" w:rsidDel="00A6350A">
          <w:rPr>
            <w:rFonts w:ascii="Verdana" w:eastAsia="Verdana" w:hAnsi="Verdana" w:cs="Verdana"/>
            <w:sz w:val="20"/>
            <w:szCs w:val="20"/>
          </w:rPr>
          <w:delText>dei Veicoli</w:delText>
        </w:r>
      </w:del>
      <w:ins w:id="1394" w:author="Avv. Rosario Panzariello" w:date="2026-09-14T10:01:00Z">
        <w:del w:id="1395" w:author="Avv. Rosario Panzariello" w:date="2026-09-18T15:00:00Z" w16du:dateUtc="2026-09-18T13:00:00Z">
          <w:r w:rsidR="006E2B29" w:rsidDel="00A6350A">
            <w:rPr>
              <w:rFonts w:ascii="Verdana" w:eastAsia="Verdana" w:hAnsi="Verdana" w:cs="Verdana"/>
              <w:sz w:val="20"/>
              <w:szCs w:val="20"/>
            </w:rPr>
            <w:delText xml:space="preserve">, </w:delText>
          </w:r>
        </w:del>
      </w:ins>
      <w:del w:id="1396" w:author="Avv. Rosario Panzariello" w:date="2026-09-18T15:00:00Z" w16du:dateUtc="2026-09-18T13:00:00Z">
        <w:r w:rsidR="1A07B038" w:rsidRPr="000532C5" w:rsidDel="00A6350A">
          <w:rPr>
            <w:rFonts w:ascii="Verdana" w:eastAsia="Verdana" w:hAnsi="Verdana" w:cs="Verdana"/>
            <w:sz w:val="20"/>
            <w:szCs w:val="20"/>
          </w:rPr>
          <w:delText xml:space="preserve"> da parte del Venditore e l'inserimento delle Proposte di Vendita sul Marketplace, è facoltà di Fleequid quella di</w:delText>
        </w:r>
      </w:del>
      <w:ins w:id="1397" w:author="Avv. Rosario Panzariello" w:date="2026-09-14T10:01:00Z">
        <w:del w:id="1398" w:author="Avv. Rosario Panzariello" w:date="2026-09-18T15:00:00Z" w16du:dateUtc="2026-09-18T13:00:00Z">
          <w:r w:rsidR="002A3B3E" w:rsidDel="00A6350A">
            <w:rPr>
              <w:rFonts w:ascii="Verdana" w:eastAsia="Verdana" w:hAnsi="Verdana" w:cs="Verdana"/>
              <w:sz w:val="20"/>
              <w:szCs w:val="20"/>
            </w:rPr>
            <w:delText>può</w:delText>
          </w:r>
        </w:del>
      </w:ins>
      <w:del w:id="1399" w:author="Avv. Rosario Panzariello" w:date="2026-09-18T15:00:00Z" w16du:dateUtc="2026-09-18T13:00:00Z">
        <w:r w:rsidR="1A07B038" w:rsidRPr="000532C5" w:rsidDel="00A6350A">
          <w:rPr>
            <w:rFonts w:ascii="Verdana" w:eastAsia="Verdana" w:hAnsi="Verdana" w:cs="Verdana"/>
            <w:sz w:val="20"/>
            <w:szCs w:val="20"/>
          </w:rPr>
          <w:delText xml:space="preserve"> offrire al Venditore, in talune circostanze</w:delText>
        </w:r>
      </w:del>
      <w:ins w:id="1400" w:author="Avv. Rosario Panzariello" w:date="2026-09-14T10:02:00Z">
        <w:del w:id="1401" w:author="Avv. Rosario Panzariello" w:date="2026-09-18T15:00:00Z" w16du:dateUtc="2026-09-18T13:00:00Z">
          <w:r w:rsidR="002A3B3E" w:rsidDel="00A6350A">
            <w:rPr>
              <w:rFonts w:ascii="Verdana" w:eastAsia="Verdana" w:hAnsi="Verdana" w:cs="Verdana"/>
              <w:sz w:val="20"/>
              <w:szCs w:val="20"/>
            </w:rPr>
            <w:delText>ove disponibile</w:delText>
          </w:r>
        </w:del>
      </w:ins>
      <w:del w:id="1402" w:author="Avv. Rosario Panzariello" w:date="2026-09-18T15:00:00Z" w16du:dateUtc="2026-09-18T13:00:00Z">
        <w:r w:rsidR="1A07B038" w:rsidRPr="000532C5" w:rsidDel="00A6350A">
          <w:rPr>
            <w:rFonts w:ascii="Verdana" w:eastAsia="Verdana" w:hAnsi="Verdana" w:cs="Verdana"/>
            <w:sz w:val="20"/>
            <w:szCs w:val="20"/>
          </w:rPr>
          <w:delText xml:space="preserve">, l’esecuzione </w:delText>
        </w:r>
        <w:r w:rsidR="00E92F08" w:rsidDel="00A6350A">
          <w:rPr>
            <w:rFonts w:ascii="Verdana" w:eastAsia="Verdana" w:hAnsi="Verdana" w:cs="Verdana"/>
            <w:sz w:val="20"/>
            <w:szCs w:val="20"/>
          </w:rPr>
          <w:delText xml:space="preserve">di </w:delText>
        </w:r>
        <w:r w:rsidR="1A07B038" w:rsidRPr="000532C5" w:rsidDel="00A6350A">
          <w:rPr>
            <w:rFonts w:ascii="Verdana" w:eastAsia="Verdana" w:hAnsi="Verdana" w:cs="Verdana"/>
            <w:sz w:val="20"/>
            <w:szCs w:val="20"/>
          </w:rPr>
          <w:delText>un dettagliato</w:delText>
        </w:r>
      </w:del>
      <w:ins w:id="1403" w:author="Avv. Rosario Panzariello" w:date="2026-09-14T10:02:00Z">
        <w:del w:id="1404" w:author="Avv. Rosario Panzariello" w:date="2026-09-18T15:00:00Z" w16du:dateUtc="2026-09-18T13:00:00Z">
          <w:r w:rsidR="002A3B3E" w:rsidDel="00A6350A">
            <w:rPr>
              <w:rFonts w:ascii="Verdana" w:eastAsia="Verdana" w:hAnsi="Verdana" w:cs="Verdana"/>
              <w:sz w:val="20"/>
              <w:szCs w:val="20"/>
            </w:rPr>
            <w:delText>la predisposizione di un</w:delText>
          </w:r>
          <w:r w:rsidR="00A203A6" w:rsidDel="00A6350A">
            <w:rPr>
              <w:rFonts w:ascii="Verdana" w:eastAsia="Verdana" w:hAnsi="Verdana" w:cs="Verdana"/>
              <w:sz w:val="20"/>
              <w:szCs w:val="20"/>
            </w:rPr>
            <w:delText xml:space="preserve"> ovvero di un </w:delText>
          </w:r>
          <w:r w:rsidR="00A203A6" w:rsidRPr="00AC72F9" w:rsidDel="00A6350A">
            <w:rPr>
              <w:rFonts w:ascii="Verdana" w:eastAsia="Verdana" w:hAnsi="Verdana" w:cs="Verdana"/>
              <w:sz w:val="20"/>
              <w:szCs w:val="20"/>
              <w:rPrChange w:id="1405" w:author="Avv. Rosario Panzariello" w:date="2026-09-14T10:04:00Z">
                <w:rPr/>
              </w:rPrChange>
            </w:rPr>
            <w:delText>TrustReport</w:delText>
          </w:r>
        </w:del>
      </w:ins>
      <w:del w:id="1406" w:author="Avv. Rosario Panzariello" w:date="2026-09-18T15:00:00Z" w16du:dateUtc="2026-09-18T13:00:00Z">
        <w:r w:rsidR="1A07B038" w:rsidRPr="00AC72F9" w:rsidDel="00A6350A">
          <w:rPr>
            <w:rFonts w:ascii="Verdana" w:eastAsia="Verdana" w:hAnsi="Verdana" w:cs="Verdana"/>
            <w:sz w:val="20"/>
            <w:szCs w:val="20"/>
            <w:rPrChange w:id="1407" w:author="Avv. Rosario Panzariello" w:date="2026-09-14T10:04:00Z">
              <w:rPr>
                <w:rFonts w:ascii="Verdana" w:eastAsia="Verdana" w:hAnsi="Verdana" w:cs="Verdana"/>
                <w:b/>
                <w:bCs/>
                <w:sz w:val="20"/>
                <w:szCs w:val="20"/>
              </w:rPr>
            </w:rPrChange>
          </w:rPr>
          <w:delText xml:space="preserve"> </w:delText>
        </w:r>
        <w:r w:rsidR="1A07B038" w:rsidRPr="000532C5" w:rsidDel="00A6350A">
          <w:rPr>
            <w:rFonts w:ascii="Verdana" w:eastAsia="Verdana" w:hAnsi="Verdana" w:cs="Verdana"/>
            <w:sz w:val="20"/>
            <w:szCs w:val="20"/>
          </w:rPr>
          <w:delText xml:space="preserve">dossier tecnico dei Veicoli interessati alla vendita. </w:delText>
        </w:r>
      </w:del>
      <w:ins w:id="1408" w:author="Avv. Rosario Panzariello" w:date="2026-09-14T10:03:00Z">
        <w:del w:id="1409" w:author="Avv. Rosario Panzariello" w:date="2026-09-18T15:00:00Z" w16du:dateUtc="2026-09-18T13:00:00Z">
          <w:r w:rsidR="00A95430" w:rsidRPr="00A95430" w:rsidDel="00A6350A">
            <w:rPr>
              <w:rFonts w:ascii="Verdana" w:eastAsia="Verdana" w:hAnsi="Verdana" w:cs="Verdana"/>
              <w:sz w:val="20"/>
              <w:szCs w:val="20"/>
              <w:rPrChange w:id="1410" w:author="Avv. Rosario Panzariello" w:date="2026-09-14T10:03:00Z">
                <w:rPr/>
              </w:rPrChange>
            </w:rPr>
            <w:delText>L’esecuzione di tali attività, anche quando richiesta dal Venditore, è soggetta all’approvazione</w:delText>
          </w:r>
        </w:del>
      </w:ins>
      <w:del w:id="1411" w:author="Avv. Rosario Panzariello" w:date="2026-09-18T15:00:00Z" w16du:dateUtc="2026-09-18T13:00:00Z">
        <w:r w:rsidR="1A07B038" w:rsidRPr="000532C5" w:rsidDel="00A6350A">
          <w:rPr>
            <w:rFonts w:ascii="Verdana" w:eastAsia="Verdana" w:hAnsi="Verdana" w:cs="Verdana"/>
            <w:sz w:val="20"/>
            <w:szCs w:val="20"/>
          </w:rPr>
          <w:delText xml:space="preserve">L’esecuzione del dossier tecnico da parte </w:delText>
        </w:r>
      </w:del>
      <w:ins w:id="1412" w:author="Avv. Rosario Panzariello" w:date="2026-09-14T10:03:00Z">
        <w:del w:id="1413" w:author="Avv. Rosario Panzariello" w:date="2026-09-18T15:00:00Z" w16du:dateUtc="2026-09-18T13:00:00Z">
          <w:r w:rsidR="00A95430" w:rsidDel="00A6350A">
            <w:rPr>
              <w:rFonts w:ascii="Verdana" w:eastAsia="Verdana" w:hAnsi="Verdana" w:cs="Verdana"/>
              <w:sz w:val="20"/>
              <w:szCs w:val="20"/>
            </w:rPr>
            <w:delText xml:space="preserve"> </w:delText>
          </w:r>
        </w:del>
      </w:ins>
      <w:del w:id="1414" w:author="Avv. Rosario Panzariello" w:date="2026-09-18T15:00:00Z" w16du:dateUtc="2026-09-18T13:00:00Z">
        <w:r w:rsidR="1A07B038" w:rsidRPr="000532C5" w:rsidDel="00A6350A">
          <w:rPr>
            <w:rFonts w:ascii="Verdana" w:eastAsia="Verdana" w:hAnsi="Verdana" w:cs="Verdana"/>
            <w:sz w:val="20"/>
            <w:szCs w:val="20"/>
          </w:rPr>
          <w:delText>di Fleequid</w:delText>
        </w:r>
      </w:del>
      <w:ins w:id="1415" w:author="Avv. Rosario Panzariello" w:date="2026-09-14T10:04:00Z">
        <w:del w:id="1416" w:author="Avv. Rosario Panzariello" w:date="2026-09-18T15:00:00Z" w16du:dateUtc="2026-09-18T13:00:00Z">
          <w:r w:rsidR="00A25AB4" w:rsidDel="00A6350A">
            <w:rPr>
              <w:rFonts w:ascii="Verdana" w:eastAsia="Verdana" w:hAnsi="Verdana" w:cs="Verdana"/>
              <w:sz w:val="20"/>
              <w:szCs w:val="20"/>
            </w:rPr>
            <w:delText xml:space="preserve"> e alle evenutali</w:delText>
          </w:r>
          <w:r w:rsidR="00AC72F9" w:rsidDel="00A6350A">
            <w:rPr>
              <w:rFonts w:ascii="Verdana" w:eastAsia="Verdana" w:hAnsi="Verdana" w:cs="Verdana"/>
              <w:sz w:val="20"/>
              <w:szCs w:val="20"/>
            </w:rPr>
            <w:delText xml:space="preserve"> </w:delText>
          </w:r>
        </w:del>
      </w:ins>
      <w:del w:id="1417" w:author="Avv. Rosario Panzariello" w:date="2026-09-18T15:00:00Z" w16du:dateUtc="2026-09-18T13:00:00Z">
        <w:r w:rsidR="1A07B038" w:rsidRPr="000532C5" w:rsidDel="00A6350A">
          <w:rPr>
            <w:rFonts w:ascii="Verdana" w:eastAsia="Verdana" w:hAnsi="Verdana" w:cs="Verdana"/>
            <w:sz w:val="20"/>
            <w:szCs w:val="20"/>
          </w:rPr>
          <w:delText>, anche quando richiesto dal Venditore, è soggetto ad approvazione di Fleequid ed è soggetto a specifiche Tariffe</w:delText>
        </w:r>
      </w:del>
      <w:ins w:id="1418" w:author="Avv. Rosario Panzariello" w:date="2026-09-14T10:04:00Z">
        <w:del w:id="1419" w:author="Avv. Rosario Panzariello" w:date="2026-09-18T15:00:00Z" w16du:dateUtc="2026-09-18T13:00:00Z">
          <w:r w:rsidR="00AC72F9" w:rsidDel="00A6350A">
            <w:rPr>
              <w:rFonts w:ascii="Verdana" w:eastAsia="Verdana" w:hAnsi="Verdana" w:cs="Verdana"/>
              <w:sz w:val="20"/>
              <w:szCs w:val="20"/>
            </w:rPr>
            <w:delText xml:space="preserve"> applicabili</w:delText>
          </w:r>
        </w:del>
      </w:ins>
      <w:del w:id="1420" w:author="Avv. Rosario Panzariello" w:date="2026-09-18T15:00:00Z" w16du:dateUtc="2026-09-18T13:00:00Z">
        <w:r w:rsidR="1A07B038" w:rsidRPr="000532C5" w:rsidDel="00A6350A">
          <w:rPr>
            <w:rFonts w:ascii="Verdana" w:eastAsia="Verdana" w:hAnsi="Verdana" w:cs="Verdana"/>
            <w:sz w:val="20"/>
            <w:szCs w:val="20"/>
          </w:rPr>
          <w:delText>. Quando Fleequid mette a disposizione il servizio di dossier tecnico</w:delText>
        </w:r>
      </w:del>
      <w:ins w:id="1421" w:author="Avv. Rosario Panzariello" w:date="2026-09-14T10:05:00Z">
        <w:del w:id="1422" w:author="Avv. Rosario Panzariello" w:date="2026-09-18T15:00:00Z" w16du:dateUtc="2026-09-18T13:00:00Z">
          <w:r w:rsidR="00AC72F9" w:rsidDel="00A6350A">
            <w:rPr>
              <w:rFonts w:ascii="Verdana" w:eastAsia="Verdana" w:hAnsi="Verdana" w:cs="Verdana"/>
              <w:sz w:val="20"/>
              <w:szCs w:val="20"/>
            </w:rPr>
            <w:delText>tali Servizi sono resi disponibili</w:delText>
          </w:r>
        </w:del>
      </w:ins>
      <w:del w:id="1423" w:author="Avv. Rosario Panzariello" w:date="2026-09-18T15:00:00Z" w16du:dateUtc="2026-09-18T13:00:00Z">
        <w:r w:rsidR="1A07B038" w:rsidRPr="000532C5" w:rsidDel="00A6350A">
          <w:rPr>
            <w:rFonts w:ascii="Verdana" w:eastAsia="Verdana" w:hAnsi="Verdana" w:cs="Verdana"/>
            <w:sz w:val="20"/>
            <w:szCs w:val="20"/>
          </w:rPr>
          <w:delText xml:space="preserve">, il Venditore si impegna a mettere a disposizione del personale incaricato da Fleequid i </w:delText>
        </w:r>
        <w:r w:rsidR="00C13FBF" w:rsidRPr="000532C5" w:rsidDel="00A6350A">
          <w:rPr>
            <w:rFonts w:ascii="Verdana" w:eastAsia="Verdana" w:hAnsi="Verdana" w:cs="Verdana"/>
            <w:sz w:val="20"/>
            <w:szCs w:val="20"/>
          </w:rPr>
          <w:delText>Veicoli, la</w:delText>
        </w:r>
        <w:r w:rsidR="1A07B038" w:rsidRPr="000532C5" w:rsidDel="00A6350A">
          <w:rPr>
            <w:rFonts w:ascii="Verdana" w:eastAsia="Verdana" w:hAnsi="Verdana" w:cs="Verdana"/>
            <w:sz w:val="20"/>
            <w:szCs w:val="20"/>
          </w:rPr>
          <w:delText xml:space="preserve"> relativa documentazione amministrativa e tecnica</w:delText>
        </w:r>
        <w:r w:rsidR="00C13FBF" w:rsidRPr="000532C5" w:rsidDel="00A6350A">
          <w:rPr>
            <w:rFonts w:ascii="Verdana" w:eastAsia="Verdana" w:hAnsi="Verdana" w:cs="Verdana"/>
            <w:sz w:val="20"/>
            <w:szCs w:val="20"/>
          </w:rPr>
          <w:delText xml:space="preserve"> nonché </w:delText>
        </w:r>
        <w:r w:rsidR="00D90775" w:rsidRPr="000532C5" w:rsidDel="00A6350A">
          <w:rPr>
            <w:rFonts w:ascii="Verdana" w:eastAsia="Verdana" w:hAnsi="Verdana" w:cs="Verdana"/>
            <w:sz w:val="20"/>
            <w:szCs w:val="20"/>
          </w:rPr>
          <w:delText xml:space="preserve">a fornire, a mezzo </w:delText>
        </w:r>
        <w:r w:rsidR="00C13FBF" w:rsidRPr="000532C5" w:rsidDel="00A6350A">
          <w:rPr>
            <w:rFonts w:ascii="Verdana" w:eastAsia="Verdana" w:hAnsi="Verdana" w:cs="Verdana"/>
            <w:sz w:val="20"/>
            <w:szCs w:val="20"/>
          </w:rPr>
          <w:delText xml:space="preserve">del proprio personale </w:delText>
        </w:r>
        <w:r w:rsidR="00D90775" w:rsidRPr="000532C5" w:rsidDel="00A6350A">
          <w:rPr>
            <w:rFonts w:ascii="Verdana" w:eastAsia="Verdana" w:hAnsi="Verdana" w:cs="Verdana"/>
            <w:sz w:val="20"/>
            <w:szCs w:val="20"/>
          </w:rPr>
          <w:delText xml:space="preserve">tecnico </w:delText>
        </w:r>
        <w:r w:rsidR="00C13FBF" w:rsidRPr="000532C5" w:rsidDel="00A6350A">
          <w:rPr>
            <w:rFonts w:ascii="Verdana" w:eastAsia="Verdana" w:hAnsi="Verdana" w:cs="Verdana"/>
            <w:sz w:val="20"/>
            <w:szCs w:val="20"/>
          </w:rPr>
          <w:delText>incaricato</w:delText>
        </w:r>
        <w:r w:rsidR="00D90775" w:rsidRPr="000532C5" w:rsidDel="00A6350A">
          <w:rPr>
            <w:rFonts w:ascii="Verdana" w:eastAsia="Verdana" w:hAnsi="Verdana" w:cs="Verdana"/>
            <w:sz w:val="20"/>
            <w:szCs w:val="20"/>
          </w:rPr>
          <w:delText>, assistenza</w:delText>
        </w:r>
        <w:r w:rsidR="00C13FBF" w:rsidRPr="000532C5" w:rsidDel="00A6350A">
          <w:rPr>
            <w:rFonts w:ascii="Verdana" w:eastAsia="Verdana" w:hAnsi="Verdana" w:cs="Verdana"/>
            <w:sz w:val="20"/>
            <w:szCs w:val="20"/>
          </w:rPr>
          <w:delText xml:space="preserve"> </w:delText>
        </w:r>
        <w:r w:rsidR="00D90775" w:rsidRPr="000532C5" w:rsidDel="00A6350A">
          <w:rPr>
            <w:rFonts w:ascii="Verdana" w:eastAsia="Verdana" w:hAnsi="Verdana" w:cs="Verdana"/>
            <w:sz w:val="20"/>
            <w:szCs w:val="20"/>
          </w:rPr>
          <w:delText xml:space="preserve">durante il processo di </w:delText>
        </w:r>
        <w:r w:rsidR="00C13FBF" w:rsidRPr="000532C5" w:rsidDel="00A6350A">
          <w:rPr>
            <w:rFonts w:ascii="Verdana" w:eastAsia="Verdana" w:hAnsi="Verdana" w:cs="Verdana"/>
            <w:sz w:val="20"/>
            <w:szCs w:val="20"/>
          </w:rPr>
          <w:delText>ispezione</w:delText>
        </w:r>
        <w:r w:rsidR="00D90775" w:rsidRPr="000532C5" w:rsidDel="00A6350A">
          <w:rPr>
            <w:rFonts w:ascii="Verdana" w:eastAsia="Verdana" w:hAnsi="Verdana" w:cs="Verdana"/>
            <w:sz w:val="20"/>
            <w:szCs w:val="20"/>
          </w:rPr>
          <w:delText xml:space="preserve"> de</w:delText>
        </w:r>
        <w:r w:rsidR="00E92F08" w:rsidDel="00A6350A">
          <w:rPr>
            <w:rFonts w:ascii="Verdana" w:eastAsia="Verdana" w:hAnsi="Verdana" w:cs="Verdana"/>
            <w:sz w:val="20"/>
            <w:szCs w:val="20"/>
          </w:rPr>
          <w:delText>i</w:delText>
        </w:r>
        <w:r w:rsidR="00D90775" w:rsidRPr="000532C5" w:rsidDel="00A6350A">
          <w:rPr>
            <w:rFonts w:ascii="Verdana" w:eastAsia="Verdana" w:hAnsi="Verdana" w:cs="Verdana"/>
            <w:sz w:val="20"/>
            <w:szCs w:val="20"/>
          </w:rPr>
          <w:delText xml:space="preserve"> Veicoli</w:delText>
        </w:r>
        <w:r w:rsidR="1A07B038" w:rsidRPr="000532C5" w:rsidDel="00A6350A">
          <w:rPr>
            <w:rFonts w:ascii="Verdana" w:eastAsia="Verdana" w:hAnsi="Verdana" w:cs="Verdana"/>
            <w:sz w:val="20"/>
            <w:szCs w:val="20"/>
          </w:rPr>
          <w:delText xml:space="preserve">. </w:delText>
        </w:r>
      </w:del>
      <w:ins w:id="1424" w:author="Avv. Rosario Panzariello" w:date="2026-09-14T10:06:00Z">
        <w:del w:id="1425" w:author="Avv. Rosario Panzariello" w:date="2026-09-18T15:00:00Z" w16du:dateUtc="2026-09-18T13:00:00Z">
          <w:r w:rsidR="008F1F66" w:rsidRPr="008F1F66" w:rsidDel="00A6350A">
            <w:rPr>
              <w:rFonts w:ascii="Verdana" w:eastAsia="Verdana" w:hAnsi="Verdana" w:cs="Verdana"/>
              <w:sz w:val="20"/>
              <w:szCs w:val="20"/>
              <w:rPrChange w:id="1426" w:author="Avv. Rosario Panzariello" w:date="2026-09-14T10:07:00Z">
                <w:rPr/>
              </w:rPrChange>
            </w:rPr>
            <w:delText>Il Venditore autorizza altresì Fleequid a visionare, provare e fotografare i Veicoli e a effettuare le ispezioni necessarie ai fini della loro commercializzazione.</w:delText>
          </w:r>
        </w:del>
      </w:ins>
      <w:del w:id="1427" w:author="Avv. Rosario Panzariello" w:date="2026-09-18T15:00:00Z" w16du:dateUtc="2026-09-18T13:00:00Z">
        <w:r w:rsidR="1A07B038" w:rsidRPr="000532C5" w:rsidDel="00A6350A">
          <w:rPr>
            <w:rFonts w:ascii="Verdana" w:eastAsia="Verdana" w:hAnsi="Verdana" w:cs="Verdana"/>
            <w:sz w:val="20"/>
            <w:szCs w:val="20"/>
          </w:rPr>
          <w:delText xml:space="preserve">Inoltre, </w:delText>
        </w:r>
        <w:r w:rsidR="1A07B038" w:rsidRPr="000532C5" w:rsidDel="00A6350A">
          <w:rPr>
            <w:rFonts w:ascii="Verdana" w:hAnsi="Verdana"/>
            <w:sz w:val="20"/>
            <w:szCs w:val="20"/>
          </w:rPr>
          <w:delText xml:space="preserve">il Venditore </w:delText>
        </w:r>
        <w:r w:rsidR="1A07B038" w:rsidRPr="000532C5" w:rsidDel="00A6350A">
          <w:rPr>
            <w:rFonts w:ascii="Verdana" w:eastAsia="Verdana" w:hAnsi="Verdana" w:cs="Verdana"/>
            <w:sz w:val="20"/>
            <w:szCs w:val="20"/>
          </w:rPr>
          <w:delText xml:space="preserve">autorizza Fleequid a visionare, provare, fotografare i Veicoli e ad effettuare ispezioni dettagliate prima della vendita. Se richiesto </w:delText>
        </w:r>
        <w:r w:rsidR="1A07B038" w:rsidRPr="00D9594F" w:rsidDel="00A6350A">
          <w:rPr>
            <w:rFonts w:ascii="Verdana" w:hAnsi="Verdana"/>
            <w:sz w:val="20"/>
            <w:szCs w:val="20"/>
            <w:rPrChange w:id="1428" w:author="Avv. Rosario Panzariello" w:date="2026-09-14T10:08:00Z">
              <w:rPr>
                <w:rFonts w:ascii="Verdana" w:eastAsia="Verdana" w:hAnsi="Verdana" w:cs="Verdana"/>
                <w:sz w:val="20"/>
                <w:szCs w:val="20"/>
              </w:rPr>
            </w:rPrChange>
          </w:rPr>
          <w:delText xml:space="preserve">ed approvato da Fleequid, quest’ultima potrà </w:delText>
        </w:r>
      </w:del>
      <w:ins w:id="1429" w:author="Avv. Rosario Panzariello" w:date="2026-09-14T10:07:00Z">
        <w:del w:id="1430" w:author="Avv. Rosario Panzariello" w:date="2026-09-18T15:00:00Z" w16du:dateUtc="2026-09-18T13:00:00Z">
          <w:r w:rsidR="008F1F66" w:rsidRPr="00D9594F" w:rsidDel="00A6350A">
            <w:rPr>
              <w:rFonts w:ascii="Verdana" w:hAnsi="Verdana"/>
              <w:sz w:val="20"/>
              <w:szCs w:val="20"/>
              <w:rPrChange w:id="1431" w:author="Avv. Rosario Panzariello" w:date="2026-09-14T10:08:00Z">
                <w:rPr>
                  <w:rFonts w:ascii="Verdana" w:eastAsia="Verdana" w:hAnsi="Verdana" w:cs="Verdana"/>
                  <w:sz w:val="20"/>
                  <w:szCs w:val="20"/>
                </w:rPr>
              </w:rPrChange>
            </w:rPr>
            <w:delText xml:space="preserve">può inoltre </w:delText>
          </w:r>
        </w:del>
      </w:ins>
      <w:del w:id="1432" w:author="Avv. Rosario Panzariello" w:date="2026-09-18T15:00:00Z" w16du:dateUtc="2026-09-18T13:00:00Z">
        <w:r w:rsidR="1A07B038" w:rsidRPr="00D9594F" w:rsidDel="00A6350A">
          <w:rPr>
            <w:rFonts w:ascii="Verdana" w:hAnsi="Verdana"/>
            <w:sz w:val="20"/>
            <w:szCs w:val="20"/>
            <w:rPrChange w:id="1433" w:author="Avv. Rosario Panzariello" w:date="2026-09-14T10:08:00Z">
              <w:rPr>
                <w:rFonts w:ascii="Verdana" w:eastAsia="Verdana" w:hAnsi="Verdana" w:cs="Verdana"/>
                <w:sz w:val="20"/>
                <w:szCs w:val="20"/>
              </w:rPr>
            </w:rPrChange>
          </w:rPr>
          <w:delText>gestire la logistica dei Veicoli</w:delText>
        </w:r>
      </w:del>
      <w:ins w:id="1434" w:author="Avv. Rosario Panzariello" w:date="2026-09-14T10:07:00Z">
        <w:del w:id="1435" w:author="Avv. Rosario Panzariello" w:date="2026-09-18T15:00:00Z" w16du:dateUtc="2026-09-18T13:00:00Z">
          <w:r w:rsidR="009B5720" w:rsidRPr="00D9594F" w:rsidDel="00A6350A">
            <w:rPr>
              <w:rFonts w:ascii="Verdana" w:hAnsi="Verdana"/>
              <w:sz w:val="20"/>
              <w:szCs w:val="20"/>
              <w:rPrChange w:id="1436" w:author="Avv. Rosario Panzariello" w:date="2026-09-14T10:08:00Z">
                <w:rPr>
                  <w:rFonts w:ascii="Verdana" w:eastAsia="Verdana" w:hAnsi="Verdana" w:cs="Verdana"/>
                  <w:sz w:val="20"/>
                  <w:szCs w:val="20"/>
                </w:rPr>
              </w:rPrChange>
            </w:rPr>
            <w:delText>,</w:delText>
          </w:r>
        </w:del>
      </w:ins>
      <w:del w:id="1437" w:author="Avv. Rosario Panzariello" w:date="2026-09-18T15:00:00Z" w16du:dateUtc="2026-09-18T13:00:00Z">
        <w:r w:rsidR="1A07B038" w:rsidRPr="00D9594F" w:rsidDel="00A6350A">
          <w:rPr>
            <w:rFonts w:ascii="Verdana" w:hAnsi="Verdana"/>
            <w:sz w:val="20"/>
            <w:szCs w:val="20"/>
            <w:rPrChange w:id="1438" w:author="Avv. Rosario Panzariello" w:date="2026-09-14T10:08:00Z">
              <w:rPr>
                <w:rFonts w:ascii="Verdana" w:eastAsia="Verdana" w:hAnsi="Verdana" w:cs="Verdana"/>
                <w:sz w:val="20"/>
                <w:szCs w:val="20"/>
              </w:rPr>
            </w:rPrChange>
          </w:rPr>
          <w:delText xml:space="preserve"> e svolgere indagini amministrative o acquisire documentazione tecnica aggiuntiva</w:delText>
        </w:r>
      </w:del>
      <w:ins w:id="1439" w:author="Avv. Rosario Panzariello" w:date="2026-09-14T10:08:00Z">
        <w:del w:id="1440" w:author="Avv. Rosario Panzariello" w:date="2026-09-18T15:00:00Z" w16du:dateUtc="2026-09-18T13:00:00Z">
          <w:r w:rsidR="00D9594F" w:rsidRPr="00D9594F" w:rsidDel="00A6350A">
            <w:rPr>
              <w:rFonts w:ascii="Verdana" w:hAnsi="Verdana"/>
              <w:sz w:val="20"/>
              <w:szCs w:val="20"/>
              <w:rPrChange w:id="1441" w:author="Avv. Rosario Panzariello" w:date="2026-09-14T10:08:00Z">
                <w:rPr/>
              </w:rPrChange>
            </w:rPr>
            <w:delText xml:space="preserve"> , secondo disponibilità e con applicazione delle eventuali</w:delText>
          </w:r>
        </w:del>
      </w:ins>
      <w:del w:id="1442" w:author="Avv. Rosario Panzariello" w:date="2026-09-18T15:00:00Z" w16du:dateUtc="2026-09-18T13:00:00Z">
        <w:r w:rsidR="651ECB6C" w:rsidRPr="00D9594F" w:rsidDel="00A6350A">
          <w:rPr>
            <w:rFonts w:ascii="Verdana" w:hAnsi="Verdana"/>
            <w:sz w:val="20"/>
            <w:szCs w:val="20"/>
            <w:rPrChange w:id="1443" w:author="Avv. Rosario Panzariello" w:date="2026-09-14T10:08:00Z">
              <w:rPr>
                <w:rFonts w:ascii="Verdana" w:eastAsia="Verdana" w:hAnsi="Verdana" w:cs="Verdana"/>
                <w:sz w:val="20"/>
                <w:szCs w:val="20"/>
              </w:rPr>
            </w:rPrChange>
          </w:rPr>
          <w:delText>;</w:delText>
        </w:r>
        <w:r w:rsidR="1A07B038" w:rsidRPr="00D9594F" w:rsidDel="00A6350A">
          <w:rPr>
            <w:rFonts w:ascii="Verdana" w:hAnsi="Verdana"/>
            <w:sz w:val="20"/>
            <w:szCs w:val="20"/>
            <w:rPrChange w:id="1444" w:author="Avv. Rosario Panzariello" w:date="2026-09-14T10:08:00Z">
              <w:rPr>
                <w:rFonts w:ascii="Verdana" w:eastAsia="Verdana" w:hAnsi="Verdana" w:cs="Verdana"/>
                <w:sz w:val="20"/>
                <w:szCs w:val="20"/>
              </w:rPr>
            </w:rPrChange>
          </w:rPr>
          <w:delText xml:space="preserve"> attività, queste, anch’esse soggette a specifiche Tariffe</w:delText>
        </w:r>
        <w:r w:rsidR="00C13FBF" w:rsidRPr="00D9594F" w:rsidDel="00A6350A">
          <w:rPr>
            <w:rFonts w:ascii="Verdana" w:hAnsi="Verdana"/>
            <w:sz w:val="20"/>
            <w:szCs w:val="20"/>
            <w:rPrChange w:id="1445" w:author="Avv. Rosario Panzariello" w:date="2026-09-14T10:08:00Z">
              <w:rPr>
                <w:rFonts w:ascii="Verdana" w:eastAsia="Verdana" w:hAnsi="Verdana" w:cs="Verdana"/>
                <w:sz w:val="20"/>
                <w:szCs w:val="20"/>
              </w:rPr>
            </w:rPrChange>
          </w:rPr>
          <w:delText xml:space="preserve"> </w:delText>
        </w:r>
      </w:del>
      <w:ins w:id="1446" w:author="Avv. Rosario Panzariello" w:date="2026-09-14T10:08:00Z">
        <w:del w:id="1447" w:author="Avv. Rosario Panzariello" w:date="2026-09-18T15:00:00Z" w16du:dateUtc="2026-09-18T13:00:00Z">
          <w:r w:rsidR="00D9594F" w:rsidRPr="00D9594F" w:rsidDel="00A6350A">
            <w:rPr>
              <w:rFonts w:ascii="Verdana" w:hAnsi="Verdana"/>
              <w:sz w:val="20"/>
              <w:szCs w:val="20"/>
              <w:rPrChange w:id="1448" w:author="Avv. Rosario Panzariello" w:date="2026-09-14T10:08:00Z">
                <w:rPr>
                  <w:rFonts w:ascii="Verdana" w:eastAsia="Verdana" w:hAnsi="Verdana" w:cs="Verdana"/>
                  <w:sz w:val="20"/>
                  <w:szCs w:val="20"/>
                </w:rPr>
              </w:rPrChange>
            </w:rPr>
            <w:delText>previste</w:delText>
          </w:r>
        </w:del>
      </w:ins>
      <w:del w:id="1449" w:author="Avv. Rosario Panzariello" w:date="2026-09-18T15:00:00Z" w16du:dateUtc="2026-09-18T13:00:00Z">
        <w:r w:rsidR="00C13FBF" w:rsidRPr="00D9594F" w:rsidDel="00A6350A">
          <w:rPr>
            <w:rFonts w:ascii="Verdana" w:hAnsi="Verdana"/>
            <w:sz w:val="20"/>
            <w:szCs w:val="20"/>
            <w:rPrChange w:id="1450" w:author="Avv. Rosario Panzariello" w:date="2026-09-14T10:08:00Z">
              <w:rPr>
                <w:rFonts w:ascii="Verdana" w:eastAsia="Verdana" w:hAnsi="Verdana" w:cs="Verdana"/>
                <w:sz w:val="20"/>
                <w:szCs w:val="20"/>
              </w:rPr>
            </w:rPrChange>
          </w:rPr>
          <w:delText>e a disponibilità</w:delText>
        </w:r>
        <w:r w:rsidR="1A07B038" w:rsidRPr="00D9594F" w:rsidDel="00A6350A">
          <w:rPr>
            <w:rFonts w:ascii="Verdana" w:hAnsi="Verdana"/>
            <w:sz w:val="20"/>
            <w:szCs w:val="20"/>
            <w:rPrChange w:id="1451" w:author="Avv. Rosario Panzariello" w:date="2026-09-14T10:08:00Z">
              <w:rPr>
                <w:rFonts w:ascii="Verdana" w:eastAsia="Verdana" w:hAnsi="Verdana" w:cs="Verdana"/>
                <w:sz w:val="20"/>
                <w:szCs w:val="20"/>
              </w:rPr>
            </w:rPrChange>
          </w:rPr>
          <w:delText>.</w:delText>
        </w:r>
        <w:r w:rsidR="1A07B038" w:rsidRPr="00183E1F" w:rsidDel="00A6350A">
          <w:rPr>
            <w:rFonts w:ascii="Verdana" w:hAnsi="Verdana"/>
            <w:sz w:val="20"/>
            <w:szCs w:val="20"/>
            <w:rPrChange w:id="1452" w:author="Avv. Rosario Panzariello" w:date="2026-09-14T10:09:00Z">
              <w:rPr>
                <w:rFonts w:ascii="Verdana" w:eastAsia="Verdana" w:hAnsi="Verdana" w:cs="Verdana"/>
                <w:sz w:val="20"/>
                <w:szCs w:val="20"/>
              </w:rPr>
            </w:rPrChange>
          </w:rPr>
          <w:delText xml:space="preserve"> </w:delText>
        </w:r>
      </w:del>
      <w:ins w:id="1453" w:author="Avv. Rosario Panzariello" w:date="2026-09-14T10:09:00Z">
        <w:del w:id="1454" w:author="Avv. Rosario Panzariello" w:date="2026-09-18T15:00:00Z" w16du:dateUtc="2026-09-18T13:00:00Z">
          <w:r w:rsidR="00183E1F" w:rsidRPr="00183E1F" w:rsidDel="00A6350A">
            <w:rPr>
              <w:rFonts w:ascii="Verdana" w:hAnsi="Verdana"/>
              <w:sz w:val="20"/>
              <w:szCs w:val="20"/>
              <w:rPrChange w:id="1455" w:author="Avv. Rosario Panzariello" w:date="2026-09-14T10:09:00Z">
                <w:rPr/>
              </w:rPrChange>
            </w:rPr>
            <w:delText xml:space="preserve">Il dossier tecnico predisposto da Fleequid deve </w:delText>
          </w:r>
          <w:r w:rsidR="00183E1F" w:rsidRPr="00930528" w:rsidDel="00A6350A">
            <w:rPr>
              <w:rFonts w:ascii="Verdana" w:eastAsia="Verdana" w:hAnsi="Verdana" w:cs="Verdana"/>
              <w:sz w:val="20"/>
              <w:szCs w:val="20"/>
              <w:rPrChange w:id="1456" w:author="Avv. Rosario Panzariello" w:date="2026-09-14T10:11:00Z">
                <w:rPr/>
              </w:rPrChange>
            </w:rPr>
            <w:delText>essere</w:delText>
          </w:r>
        </w:del>
      </w:ins>
      <w:del w:id="1457" w:author="Avv. Rosario Panzariello" w:date="2026-09-18T15:00:00Z" w16du:dateUtc="2026-09-18T13:00:00Z">
        <w:r w:rsidR="1A07B038" w:rsidRPr="00930528" w:rsidDel="00A6350A">
          <w:rPr>
            <w:rFonts w:ascii="Verdana" w:eastAsia="Verdana" w:hAnsi="Verdana" w:cs="Verdana"/>
            <w:sz w:val="20"/>
            <w:szCs w:val="20"/>
          </w:rPr>
          <w:delText xml:space="preserve">Quando </w:delText>
        </w:r>
        <w:r w:rsidR="1A07B038" w:rsidRPr="00930528" w:rsidDel="00A6350A">
          <w:rPr>
            <w:rFonts w:ascii="Verdana" w:eastAsia="Verdana" w:hAnsi="Verdana" w:cs="Verdana"/>
            <w:sz w:val="20"/>
            <w:szCs w:val="20"/>
            <w:rPrChange w:id="1458" w:author="Avv. Rosario Panzariello" w:date="2026-09-14T10:11:00Z">
              <w:rPr>
                <w:rFonts w:ascii="Verdana" w:hAnsi="Verdana"/>
                <w:sz w:val="20"/>
                <w:szCs w:val="20"/>
              </w:rPr>
            </w:rPrChange>
          </w:rPr>
          <w:delText xml:space="preserve">il Venditore </w:delText>
        </w:r>
        <w:r w:rsidR="1A07B038" w:rsidRPr="000532C5" w:rsidDel="00A6350A">
          <w:rPr>
            <w:rFonts w:ascii="Verdana" w:eastAsia="Verdana" w:hAnsi="Verdana" w:cs="Verdana"/>
            <w:sz w:val="20"/>
            <w:szCs w:val="20"/>
          </w:rPr>
          <w:delText xml:space="preserve">richiede a Fleequid la compilazione del dossier tecnico, questo deve essere esaminato e confermato dal Venditore, che deve </w:delText>
        </w:r>
      </w:del>
      <w:ins w:id="1459" w:author="Avv. Rosario Panzariello" w:date="2026-09-14T10:09:00Z">
        <w:del w:id="1460" w:author="Avv. Rosario Panzariello" w:date="2026-09-18T15:00:00Z" w16du:dateUtc="2026-09-18T13:00:00Z">
          <w:r w:rsidR="00183E1F" w:rsidDel="00A6350A">
            <w:rPr>
              <w:rFonts w:ascii="Verdana" w:eastAsia="Verdana" w:hAnsi="Verdana" w:cs="Verdana"/>
              <w:sz w:val="20"/>
              <w:szCs w:val="20"/>
            </w:rPr>
            <w:delText>è tenuto a</w:delText>
          </w:r>
          <w:r w:rsidR="00183E1F" w:rsidRPr="000532C5" w:rsidDel="00A6350A">
            <w:rPr>
              <w:rFonts w:ascii="Verdana" w:eastAsia="Verdana" w:hAnsi="Verdana" w:cs="Verdana"/>
              <w:sz w:val="20"/>
              <w:szCs w:val="20"/>
            </w:rPr>
            <w:delText xml:space="preserve"> </w:delText>
          </w:r>
        </w:del>
      </w:ins>
      <w:del w:id="1461" w:author="Avv. Rosario Panzariello" w:date="2026-09-18T15:00:00Z" w16du:dateUtc="2026-09-18T13:00:00Z">
        <w:r w:rsidR="1A07B038" w:rsidRPr="000532C5" w:rsidDel="00A6350A">
          <w:rPr>
            <w:rFonts w:ascii="Verdana" w:eastAsia="Verdana" w:hAnsi="Verdana" w:cs="Verdana"/>
            <w:sz w:val="20"/>
            <w:szCs w:val="20"/>
          </w:rPr>
          <w:delText xml:space="preserve">segnalare tempestivamente eventuali mancanze o inesattezze. Seppure compilato da Fleequid, è </w:delText>
        </w:r>
      </w:del>
      <w:ins w:id="1462" w:author="Avv. Rosario Panzariello" w:date="2026-09-14T10:09:00Z">
        <w:del w:id="1463" w:author="Avv. Rosario Panzariello" w:date="2026-09-18T15:00:00Z" w16du:dateUtc="2026-09-18T13:00:00Z">
          <w:r w:rsidR="0063614B" w:rsidDel="00A6350A">
            <w:rPr>
              <w:rFonts w:ascii="Verdana" w:eastAsia="Verdana" w:hAnsi="Verdana" w:cs="Verdana"/>
              <w:sz w:val="20"/>
              <w:szCs w:val="20"/>
            </w:rPr>
            <w:delText>É</w:delText>
          </w:r>
          <w:r w:rsidR="0063614B" w:rsidRPr="000532C5" w:rsidDel="00A6350A">
            <w:rPr>
              <w:rFonts w:ascii="Verdana" w:eastAsia="Verdana" w:hAnsi="Verdana" w:cs="Verdana"/>
              <w:sz w:val="20"/>
              <w:szCs w:val="20"/>
            </w:rPr>
            <w:delText xml:space="preserve"> </w:delText>
          </w:r>
        </w:del>
      </w:ins>
      <w:del w:id="1464" w:author="Avv. Rosario Panzariello" w:date="2026-09-18T15:00:00Z" w16du:dateUtc="2026-09-18T13:00:00Z">
        <w:r w:rsidR="1A07B038" w:rsidRPr="000532C5" w:rsidDel="00A6350A">
          <w:rPr>
            <w:rFonts w:ascii="Verdana" w:eastAsia="Verdana" w:hAnsi="Verdana" w:cs="Verdana"/>
            <w:sz w:val="20"/>
            <w:szCs w:val="20"/>
          </w:rPr>
          <w:delText>esclusivo onere d</w:delText>
        </w:r>
        <w:r w:rsidR="1A07B038" w:rsidRPr="00930528" w:rsidDel="00A6350A">
          <w:rPr>
            <w:rFonts w:ascii="Verdana" w:eastAsia="Verdana" w:hAnsi="Verdana" w:cs="Verdana"/>
            <w:sz w:val="20"/>
            <w:szCs w:val="20"/>
            <w:rPrChange w:id="1465" w:author="Avv. Rosario Panzariello" w:date="2026-09-14T10:11:00Z">
              <w:rPr>
                <w:rFonts w:ascii="Verdana" w:hAnsi="Verdana"/>
                <w:sz w:val="20"/>
                <w:szCs w:val="20"/>
              </w:rPr>
            </w:rPrChange>
          </w:rPr>
          <w:delText>el Venditore</w:delText>
        </w:r>
        <w:r w:rsidR="1A07B038" w:rsidRPr="000532C5" w:rsidDel="00A6350A">
          <w:rPr>
            <w:rFonts w:ascii="Verdana" w:eastAsia="Verdana" w:hAnsi="Verdana" w:cs="Verdana"/>
            <w:sz w:val="20"/>
            <w:szCs w:val="20"/>
          </w:rPr>
          <w:delText xml:space="preserve"> verificare che il dossier tecnico</w:delText>
        </w:r>
      </w:del>
      <w:ins w:id="1466" w:author="Avv. Rosario Panzariello" w:date="2026-09-14T10:10:00Z">
        <w:del w:id="1467" w:author="Avv. Rosario Panzariello" w:date="2026-09-18T15:00:00Z" w16du:dateUtc="2026-09-18T13:00:00Z">
          <w:r w:rsidR="0015431B" w:rsidDel="00A6350A">
            <w:rPr>
              <w:rFonts w:ascii="Verdana" w:eastAsia="Verdana" w:hAnsi="Verdana" w:cs="Verdana"/>
              <w:sz w:val="20"/>
              <w:szCs w:val="20"/>
            </w:rPr>
            <w:delText xml:space="preserve"> </w:delText>
          </w:r>
        </w:del>
      </w:ins>
      <w:del w:id="1468" w:author="Avv. Rosario Panzariello" w:date="2026-09-18T15:00:00Z" w16du:dateUtc="2026-09-18T13:00:00Z">
        <w:r w:rsidR="1A07B038" w:rsidRPr="000532C5" w:rsidDel="00A6350A">
          <w:rPr>
            <w:rFonts w:ascii="Verdana" w:eastAsia="Verdana" w:hAnsi="Verdana" w:cs="Verdana"/>
            <w:sz w:val="20"/>
            <w:szCs w:val="20"/>
          </w:rPr>
          <w:delText xml:space="preserve">, reso consultabile </w:delText>
        </w:r>
        <w:r w:rsidR="0065498F" w:rsidDel="00A6350A">
          <w:rPr>
            <w:rFonts w:ascii="Verdana" w:eastAsia="Verdana" w:hAnsi="Verdana" w:cs="Verdana"/>
            <w:sz w:val="20"/>
            <w:szCs w:val="20"/>
          </w:rPr>
          <w:delText xml:space="preserve">con </w:delText>
        </w:r>
      </w:del>
      <w:ins w:id="1469" w:author="Avv. Rosario Panzariello" w:date="2026-09-14T10:11:00Z">
        <w:del w:id="1470" w:author="Avv. Rosario Panzariello" w:date="2026-09-18T15:00:00Z" w16du:dateUtc="2026-09-18T13:00:00Z">
          <w:r w:rsidR="00930528" w:rsidRPr="00930528" w:rsidDel="00A6350A">
            <w:rPr>
              <w:rFonts w:ascii="Verdana" w:eastAsia="Verdana" w:hAnsi="Verdana" w:cs="Verdana"/>
              <w:sz w:val="20"/>
              <w:szCs w:val="20"/>
            </w:rPr>
            <w:delText>l’Inserzione corrisponda alle effettive</w:delText>
          </w:r>
          <w:r w:rsidR="00930528" w:rsidDel="00A6350A">
            <w:rPr>
              <w:rFonts w:ascii="Verdana" w:eastAsia="Verdana" w:hAnsi="Verdana" w:cs="Verdana"/>
              <w:sz w:val="20"/>
              <w:szCs w:val="20"/>
            </w:rPr>
            <w:delText xml:space="preserve"> </w:delText>
          </w:r>
        </w:del>
      </w:ins>
      <w:del w:id="1471" w:author="Avv. Rosario Panzariello" w:date="2026-09-18T15:00:00Z" w16du:dateUtc="2026-09-18T13:00:00Z">
        <w:r w:rsidR="0065498F" w:rsidDel="00A6350A">
          <w:rPr>
            <w:rFonts w:ascii="Verdana" w:eastAsia="Verdana" w:hAnsi="Verdana" w:cs="Verdana"/>
            <w:sz w:val="20"/>
            <w:szCs w:val="20"/>
          </w:rPr>
          <w:delText>la Scheda</w:delText>
        </w:r>
        <w:r w:rsidR="1A07B038" w:rsidRPr="000532C5" w:rsidDel="00A6350A">
          <w:rPr>
            <w:rFonts w:ascii="Verdana" w:eastAsia="Verdana" w:hAnsi="Verdana" w:cs="Verdana"/>
            <w:sz w:val="20"/>
            <w:szCs w:val="20"/>
          </w:rPr>
          <w:delText xml:space="preserve"> d’Asta del Marketplace, sia conforme alle effettive Specifiche tecniche Veicolo. La pubblicazione sul </w:delText>
        </w:r>
        <w:r w:rsidR="1A07B038" w:rsidRPr="000A6706" w:rsidDel="00A6350A">
          <w:rPr>
            <w:rFonts w:ascii="Verdana" w:hAnsi="Verdana"/>
            <w:sz w:val="20"/>
            <w:szCs w:val="20"/>
          </w:rPr>
          <w:delText>Marketplace del dossier tecnico, in uno alla</w:delText>
        </w:r>
      </w:del>
      <w:ins w:id="1472" w:author="Avv. Rosario Panzariello" w:date="2026-09-14T10:11:00Z">
        <w:del w:id="1473" w:author="Avv. Rosario Panzariello" w:date="2026-09-18T15:00:00Z" w16du:dateUtc="2026-09-18T13:00:00Z">
          <w:r w:rsidR="0055435F" w:rsidDel="00A6350A">
            <w:rPr>
              <w:rFonts w:ascii="Verdana" w:hAnsi="Verdana"/>
              <w:sz w:val="20"/>
              <w:szCs w:val="20"/>
            </w:rPr>
            <w:delText xml:space="preserve">in assenza di </w:delText>
          </w:r>
        </w:del>
      </w:ins>
      <w:del w:id="1474" w:author="Avv. Rosario Panzariello" w:date="2026-09-18T15:00:00Z" w16du:dateUtc="2026-09-18T13:00:00Z">
        <w:r w:rsidR="1A07B038" w:rsidRPr="000A6706" w:rsidDel="00A6350A">
          <w:rPr>
            <w:rFonts w:ascii="Verdana" w:hAnsi="Verdana"/>
            <w:sz w:val="20"/>
            <w:szCs w:val="20"/>
          </w:rPr>
          <w:delText xml:space="preserve"> mancata tempestiva segnalazione da parte del Venditore di eventuali errori delle Specifiche tecniche rese note agli Utenti</w:delText>
        </w:r>
      </w:del>
      <w:ins w:id="1475" w:author="Avv. Rosario Panzariello" w:date="2026-09-14T10:12:00Z">
        <w:del w:id="1476" w:author="Avv. Rosario Panzariello" w:date="2026-09-18T15:00:00Z" w16du:dateUtc="2026-09-18T13:00:00Z">
          <w:r w:rsidR="00673353" w:rsidDel="00A6350A">
            <w:rPr>
              <w:rFonts w:ascii="Verdana" w:hAnsi="Verdana"/>
              <w:sz w:val="20"/>
              <w:szCs w:val="20"/>
            </w:rPr>
            <w:delText>o inesattezze</w:delText>
          </w:r>
        </w:del>
      </w:ins>
      <w:del w:id="1477" w:author="Avv. Rosario Panzariello" w:date="2026-09-18T15:00:00Z" w16du:dateUtc="2026-09-18T13:00:00Z">
        <w:r w:rsidR="1A07B038" w:rsidRPr="000A6706" w:rsidDel="00A6350A">
          <w:rPr>
            <w:rFonts w:ascii="Verdana" w:hAnsi="Verdana"/>
            <w:sz w:val="20"/>
            <w:szCs w:val="20"/>
          </w:rPr>
          <w:delText xml:space="preserve">, equivarrà </w:delText>
        </w:r>
      </w:del>
      <w:ins w:id="1478" w:author="Avv. Rosario Panzariello" w:date="2026-09-14T10:12:00Z">
        <w:del w:id="1479" w:author="Avv. Rosario Panzariello" w:date="2026-09-18T15:00:00Z" w16du:dateUtc="2026-09-18T13:00:00Z">
          <w:r w:rsidR="00673353" w:rsidRPr="000A6706" w:rsidDel="00A6350A">
            <w:rPr>
              <w:rFonts w:ascii="Verdana" w:hAnsi="Verdana"/>
              <w:sz w:val="20"/>
              <w:szCs w:val="20"/>
            </w:rPr>
            <w:delText>equiva</w:delText>
          </w:r>
          <w:r w:rsidR="00673353" w:rsidDel="00A6350A">
            <w:rPr>
              <w:rFonts w:ascii="Verdana" w:hAnsi="Verdana"/>
              <w:sz w:val="20"/>
              <w:szCs w:val="20"/>
            </w:rPr>
            <w:delText>le</w:delText>
          </w:r>
          <w:r w:rsidR="00673353" w:rsidRPr="000A6706" w:rsidDel="00A6350A">
            <w:rPr>
              <w:rFonts w:ascii="Verdana" w:hAnsi="Verdana"/>
              <w:sz w:val="20"/>
              <w:szCs w:val="20"/>
            </w:rPr>
            <w:delText xml:space="preserve"> </w:delText>
          </w:r>
        </w:del>
      </w:ins>
      <w:del w:id="1480" w:author="Avv. Rosario Panzariello" w:date="2026-09-18T15:00:00Z" w16du:dateUtc="2026-09-18T13:00:00Z">
        <w:r w:rsidR="1A07B038" w:rsidRPr="000A6706" w:rsidDel="00A6350A">
          <w:rPr>
            <w:rFonts w:ascii="Verdana" w:hAnsi="Verdana"/>
            <w:sz w:val="20"/>
            <w:szCs w:val="20"/>
          </w:rPr>
          <w:delText>ad approvazione tacita di tale dossier da parte del Venditore</w:delText>
        </w:r>
        <w:r w:rsidR="00DF712E" w:rsidRPr="000A6706" w:rsidDel="00A6350A">
          <w:rPr>
            <w:rFonts w:ascii="Verdana" w:hAnsi="Verdana"/>
            <w:sz w:val="20"/>
            <w:szCs w:val="20"/>
          </w:rPr>
          <w:delText>, fatti salvi i casi di dolo</w:delText>
        </w:r>
        <w:r w:rsidR="1A07B038" w:rsidRPr="000A6706" w:rsidDel="00A6350A">
          <w:rPr>
            <w:rFonts w:ascii="Verdana" w:hAnsi="Verdana"/>
            <w:sz w:val="20"/>
            <w:szCs w:val="20"/>
          </w:rPr>
          <w:delText>.</w:delText>
        </w:r>
        <w:r w:rsidR="00CD72B8" w:rsidRPr="000A6706" w:rsidDel="00A6350A">
          <w:rPr>
            <w:rFonts w:ascii="Verdana" w:hAnsi="Verdana"/>
            <w:sz w:val="20"/>
            <w:szCs w:val="20"/>
          </w:rPr>
          <w:delText xml:space="preserve"> Le disposizioni del presente comma in materia di</w:delText>
        </w:r>
      </w:del>
      <w:ins w:id="1481" w:author="Avv. Rosario Panzariello" w:date="2026-09-14T10:13:00Z">
        <w:del w:id="1482" w:author="Avv. Rosario Panzariello" w:date="2026-09-18T15:00:00Z" w16du:dateUtc="2026-09-18T13:00:00Z">
          <w:r w:rsidR="00397422" w:rsidDel="00A6350A">
            <w:rPr>
              <w:rFonts w:ascii="Verdana" w:hAnsi="Verdana"/>
              <w:sz w:val="20"/>
              <w:szCs w:val="20"/>
            </w:rPr>
            <w:delText xml:space="preserve">relative </w:delText>
          </w:r>
          <w:r w:rsidR="00DC0AE0" w:rsidDel="00A6350A">
            <w:rPr>
              <w:rFonts w:ascii="Verdana" w:hAnsi="Verdana"/>
              <w:sz w:val="20"/>
              <w:szCs w:val="20"/>
            </w:rPr>
            <w:delText>alla</w:delText>
          </w:r>
        </w:del>
      </w:ins>
      <w:del w:id="1483" w:author="Avv. Rosario Panzariello" w:date="2026-09-18T15:00:00Z" w16du:dateUtc="2026-09-18T13:00:00Z">
        <w:r w:rsidR="00CD72B8" w:rsidRPr="000A6706" w:rsidDel="00A6350A">
          <w:rPr>
            <w:rFonts w:ascii="Verdana" w:hAnsi="Verdana"/>
            <w:sz w:val="20"/>
            <w:szCs w:val="20"/>
          </w:rPr>
          <w:delText xml:space="preserve"> verifica, approvazione e responsabilità del Venditore si applicano, in quanto compatibili, all’intera Scheda d’Asta</w:delText>
        </w:r>
      </w:del>
      <w:ins w:id="1484" w:author="Avv. Rosario Panzariello" w:date="2026-09-14T10:13:00Z">
        <w:del w:id="1485" w:author="Avv. Rosario Panzariello" w:date="2026-09-18T15:00:00Z" w16du:dateUtc="2026-09-18T13:00:00Z">
          <w:r w:rsidR="00DC0AE0" w:rsidDel="00A6350A">
            <w:rPr>
              <w:rFonts w:ascii="Verdana" w:hAnsi="Verdana"/>
              <w:sz w:val="20"/>
              <w:szCs w:val="20"/>
            </w:rPr>
            <w:delText>Inser</w:delText>
          </w:r>
        </w:del>
      </w:ins>
      <w:ins w:id="1486" w:author="Avv. Rosario Panzariello" w:date="2026-09-14T10:14:00Z">
        <w:del w:id="1487" w:author="Avv. Rosario Panzariello" w:date="2026-09-18T15:00:00Z" w16du:dateUtc="2026-09-18T13:00:00Z">
          <w:r w:rsidR="00DC0AE0" w:rsidDel="00A6350A">
            <w:rPr>
              <w:rFonts w:ascii="Verdana" w:hAnsi="Verdana"/>
              <w:sz w:val="20"/>
              <w:szCs w:val="20"/>
            </w:rPr>
            <w:delText>zione</w:delText>
          </w:r>
        </w:del>
      </w:ins>
      <w:del w:id="1488" w:author="Avv. Rosario Panzariello" w:date="2026-09-18T15:00:00Z" w16du:dateUtc="2026-09-18T13:00:00Z">
        <w:r w:rsidR="00CD72B8" w:rsidRPr="000A6706" w:rsidDel="00A6350A">
          <w:rPr>
            <w:rFonts w:ascii="Verdana" w:hAnsi="Verdana"/>
            <w:sz w:val="20"/>
            <w:szCs w:val="20"/>
          </w:rPr>
          <w:delText xml:space="preserve">, anche qualora </w:delText>
        </w:r>
      </w:del>
      <w:ins w:id="1489" w:author="Avv. Rosario Panzariello" w:date="2026-09-14T10:14:00Z">
        <w:del w:id="1490" w:author="Avv. Rosario Panzariello" w:date="2026-09-18T15:00:00Z" w16du:dateUtc="2026-09-18T13:00:00Z">
          <w:r w:rsidR="00DC0AE0" w:rsidDel="00A6350A">
            <w:rPr>
              <w:rFonts w:ascii="Verdana" w:hAnsi="Verdana"/>
              <w:sz w:val="20"/>
              <w:szCs w:val="20"/>
            </w:rPr>
            <w:delText>quando questa</w:delText>
          </w:r>
          <w:r w:rsidR="00DC0AE0" w:rsidRPr="000A6706" w:rsidDel="00A6350A">
            <w:rPr>
              <w:rFonts w:ascii="Verdana" w:hAnsi="Verdana"/>
              <w:sz w:val="20"/>
              <w:szCs w:val="20"/>
            </w:rPr>
            <w:delText xml:space="preserve"> </w:delText>
          </w:r>
        </w:del>
      </w:ins>
      <w:del w:id="1491" w:author="Avv. Rosario Panzariello" w:date="2026-09-18T15:00:00Z" w16du:dateUtc="2026-09-18T13:00:00Z">
        <w:r w:rsidR="00CD72B8" w:rsidRPr="000A6706" w:rsidDel="00A6350A">
          <w:rPr>
            <w:rFonts w:ascii="Verdana" w:hAnsi="Verdana"/>
            <w:sz w:val="20"/>
            <w:szCs w:val="20"/>
          </w:rPr>
          <w:delText>la stessa sia predisposta da Fleequid per conto del Venditore sulla base delle informazioni da quest’ultimo fornite o comunque nella sua disponibilità.</w:delText>
        </w:r>
      </w:del>
      <w:ins w:id="1492" w:author="Avv. Rosario Panzariello" w:date="2026-09-14T10:14:00Z">
        <w:del w:id="1493" w:author="Avv. Rosario Panzariello" w:date="2026-09-18T15:00:00Z" w16du:dateUtc="2026-09-18T13:00:00Z">
          <w:r w:rsidR="009C6DD9" w:rsidRPr="009C6DD9" w:rsidDel="00A6350A">
            <w:delText xml:space="preserve"> </w:delText>
          </w:r>
          <w:r w:rsidR="009C6DD9" w:rsidRPr="009C6DD9" w:rsidDel="00A6350A">
            <w:rPr>
              <w:rFonts w:ascii="Verdana" w:eastAsia="Verdana" w:hAnsi="Verdana" w:cs="Verdana"/>
              <w:sz w:val="20"/>
              <w:szCs w:val="20"/>
              <w:rPrChange w:id="1494" w:author="Avv. Rosario Panzariello" w:date="2026-09-14T10:14:00Z">
                <w:rPr/>
              </w:rPrChange>
            </w:rPr>
            <w:delText xml:space="preserve">La predisposizione da parte di Fleequid del dossier tecnico, del TrustReport o di altre attività di verifica o ispezione </w:delText>
          </w:r>
          <w:r w:rsidR="009C6DD9" w:rsidRPr="009C6DD9" w:rsidDel="00A6350A">
            <w:rPr>
              <w:rFonts w:ascii="Verdana" w:eastAsia="Verdana" w:hAnsi="Verdana" w:cs="Verdana"/>
              <w:sz w:val="20"/>
              <w:szCs w:val="20"/>
              <w:rPrChange w:id="1495" w:author="Avv. Rosario Panzariello" w:date="2026-09-14T10:14:00Z">
                <w:rPr>
                  <w:rStyle w:val="Enfasigrassetto"/>
                </w:rPr>
              </w:rPrChange>
            </w:rPr>
            <w:delText>non libera il Venditore dalla responsabilità per la veridicità, completezza e correttezza delle informazioni e della documentazione relative al Veicolo</w:delText>
          </w:r>
        </w:del>
        <w:r w:rsidR="009C6DD9" w:rsidRPr="009C6DD9">
          <w:rPr>
            <w:rFonts w:ascii="Verdana" w:eastAsia="Verdana" w:hAnsi="Verdana" w:cs="Verdana"/>
            <w:sz w:val="20"/>
            <w:szCs w:val="20"/>
            <w:rPrChange w:id="1496" w:author="Avv. Rosario Panzariello" w:date="2026-09-14T10:14:00Z">
              <w:rPr/>
            </w:rPrChange>
          </w:rPr>
          <w:t>.</w:t>
        </w:r>
      </w:ins>
    </w:p>
    <w:p w14:paraId="12FACB84" w14:textId="6610FE38"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ins w:id="1497" w:author="Avv. Rosario Panzariello" w:date="2026-09-18T15:03:00Z" w16du:dateUtc="2026-09-18T13:03:00Z">
        <w:r w:rsidRPr="00351F0A">
          <w:rPr>
            <w:rFonts w:ascii="Verdana" w:hAnsi="Verdana"/>
            <w:sz w:val="20"/>
            <w:szCs w:val="20"/>
          </w:rPr>
          <w:t>Con la formulazione della</w:t>
        </w:r>
      </w:ins>
      <w:ins w:id="1498" w:author="Avv. Rosario Panzariello" w:date="2026-09-18T20:41:00Z" w16du:dateUtc="2026-09-18T18:41:00Z">
        <w:r w:rsidR="004C4B21">
          <w:rPr>
            <w:rFonts w:ascii="Verdana" w:hAnsi="Verdana"/>
            <w:sz w:val="20"/>
            <w:szCs w:val="20"/>
          </w:rPr>
          <w:t xml:space="preserve"> </w:t>
        </w:r>
      </w:ins>
      <w:del w:id="1499" w:author="Avv. Rosario Panzariello" w:date="2026-09-18T15:01:00Z" w16du:dateUtc="2026-09-18T13:01:00Z">
        <w:r w:rsidR="007674A0" w:rsidRPr="000A6706" w:rsidDel="001F2CE3">
          <w:rPr>
            <w:rFonts w:ascii="Verdana" w:hAnsi="Verdana"/>
            <w:sz w:val="20"/>
            <w:szCs w:val="20"/>
          </w:rPr>
          <w:delText xml:space="preserve">Con la formulazione della </w:delText>
        </w:r>
      </w:del>
      <w:r w:rsidR="007674A0" w:rsidRPr="000A6706">
        <w:rPr>
          <w:rFonts w:ascii="Verdana" w:hAnsi="Verdana"/>
          <w:sz w:val="20"/>
          <w:szCs w:val="20"/>
        </w:rPr>
        <w:t xml:space="preserve">Proposta di vendita e in relazione alla successiva </w:t>
      </w:r>
      <w:del w:id="1500" w:author="Avv. Rosario Panzariello" w:date="2026-09-14T10:16:00Z">
        <w:r w:rsidR="007674A0" w:rsidRPr="000A6706" w:rsidDel="00F36779">
          <w:rPr>
            <w:rFonts w:ascii="Verdana" w:hAnsi="Verdana"/>
            <w:sz w:val="20"/>
            <w:szCs w:val="20"/>
          </w:rPr>
          <w:delText>procedura di vendita del Veicolo</w:delText>
        </w:r>
      </w:del>
      <w:ins w:id="1501" w:author="Avv. Rosario Panzariello" w:date="2026-09-14T10:16:00Z">
        <w:r w:rsidR="00F36779">
          <w:rPr>
            <w:rFonts w:ascii="Verdana" w:hAnsi="Verdana"/>
            <w:sz w:val="20"/>
            <w:szCs w:val="20"/>
          </w:rPr>
          <w:t>commercializzazione</w:t>
        </w:r>
      </w:ins>
      <w:r w:rsidR="00232E49" w:rsidRPr="000532C5">
        <w:rPr>
          <w:rFonts w:ascii="Verdana" w:hAnsi="Verdana"/>
          <w:sz w:val="20"/>
          <w:szCs w:val="20"/>
        </w:rPr>
        <w:t xml:space="preserve">, </w:t>
      </w:r>
      <w:r w:rsidR="004B4009" w:rsidRPr="000532C5">
        <w:rPr>
          <w:rFonts w:ascii="Verdana" w:hAnsi="Verdana"/>
          <w:sz w:val="20"/>
          <w:szCs w:val="20"/>
        </w:rPr>
        <w:t>il Venditore</w:t>
      </w:r>
      <w:r w:rsidR="00232E49" w:rsidRPr="000532C5">
        <w:rPr>
          <w:rFonts w:ascii="Verdana" w:hAnsi="Verdana"/>
          <w:sz w:val="20"/>
          <w:szCs w:val="20"/>
        </w:rPr>
        <w:t xml:space="preserve"> dichiara e garantisce a Fleequid e agli </w:t>
      </w:r>
      <w:r w:rsidR="00D90775" w:rsidRPr="000532C5">
        <w:rPr>
          <w:rFonts w:ascii="Verdana" w:hAnsi="Verdana"/>
          <w:sz w:val="20"/>
          <w:szCs w:val="20"/>
        </w:rPr>
        <w:t>Offerenti</w:t>
      </w:r>
      <w:r w:rsidR="00232E49" w:rsidRPr="000532C5">
        <w:rPr>
          <w:rFonts w:ascii="Verdana" w:hAnsi="Verdana"/>
          <w:sz w:val="20"/>
          <w:szCs w:val="20"/>
        </w:rPr>
        <w:t xml:space="preserve"> che i</w:t>
      </w:r>
      <w:ins w:id="1502" w:author="Avv. Rosario Panzariello" w:date="2026-09-27T08:51:00Z" w16du:dateUtc="2026-09-27T06:51:00Z">
        <w:r w:rsidR="00EC606F">
          <w:rPr>
            <w:rFonts w:ascii="Verdana" w:hAnsi="Verdana"/>
            <w:sz w:val="20"/>
            <w:szCs w:val="20"/>
          </w:rPr>
          <w:t>l</w:t>
        </w:r>
      </w:ins>
      <w:r w:rsidR="00232E49" w:rsidRPr="000532C5">
        <w:rPr>
          <w:rFonts w:ascii="Verdana" w:hAnsi="Verdana"/>
          <w:sz w:val="20"/>
          <w:szCs w:val="20"/>
        </w:rPr>
        <w:t xml:space="preserve"> Veicol</w:t>
      </w:r>
      <w:ins w:id="1503" w:author="Avv. Rosario Panzariello" w:date="2026-09-14T10:16:00Z">
        <w:r w:rsidR="00AB04A7">
          <w:rPr>
            <w:rFonts w:ascii="Verdana" w:hAnsi="Verdana"/>
            <w:sz w:val="20"/>
            <w:szCs w:val="20"/>
          </w:rPr>
          <w:t>o</w:t>
        </w:r>
      </w:ins>
      <w:del w:id="1504" w:author="Avv. Rosario Panzariello" w:date="2026-09-14T10:16:00Z">
        <w:r w:rsidR="00232E49" w:rsidRPr="000532C5" w:rsidDel="00AB04A7">
          <w:rPr>
            <w:rFonts w:ascii="Verdana" w:hAnsi="Verdana"/>
            <w:sz w:val="20"/>
            <w:szCs w:val="20"/>
          </w:rPr>
          <w:delText>i</w:delText>
        </w:r>
      </w:del>
      <w:r w:rsidR="00232E49" w:rsidRPr="000532C5">
        <w:rPr>
          <w:rFonts w:ascii="Verdana" w:hAnsi="Verdana"/>
          <w:sz w:val="20"/>
          <w:szCs w:val="20"/>
        </w:rPr>
        <w:t xml:space="preserve"> </w:t>
      </w:r>
      <w:del w:id="1505" w:author="Avv. Rosario Panzariello" w:date="2026-09-14T10:17:00Z">
        <w:r w:rsidR="00232E49" w:rsidRPr="000532C5" w:rsidDel="00AB04A7">
          <w:rPr>
            <w:rFonts w:ascii="Verdana" w:hAnsi="Verdana"/>
            <w:sz w:val="20"/>
            <w:szCs w:val="20"/>
          </w:rPr>
          <w:delText xml:space="preserve">sono </w:delText>
        </w:r>
      </w:del>
      <w:ins w:id="1506" w:author="Avv. Rosario Panzariello" w:date="2026-09-14T10:17:00Z">
        <w:r w:rsidR="00AB04A7">
          <w:rPr>
            <w:rFonts w:ascii="Verdana" w:hAnsi="Verdana"/>
            <w:sz w:val="20"/>
            <w:szCs w:val="20"/>
          </w:rPr>
          <w:t>è</w:t>
        </w:r>
        <w:r w:rsidR="00AB04A7" w:rsidRPr="000532C5">
          <w:rPr>
            <w:rFonts w:ascii="Verdana" w:hAnsi="Verdana"/>
            <w:sz w:val="20"/>
            <w:szCs w:val="20"/>
          </w:rPr>
          <w:t xml:space="preserve"> </w:t>
        </w:r>
      </w:ins>
      <w:r w:rsidR="00232E49" w:rsidRPr="000532C5">
        <w:rPr>
          <w:rFonts w:ascii="Verdana" w:hAnsi="Verdana"/>
          <w:sz w:val="20"/>
          <w:szCs w:val="20"/>
        </w:rPr>
        <w:t>attualmente</w:t>
      </w:r>
      <w:ins w:id="1507" w:author="Avv. Rosario Panzariello" w:date="2026-09-14T10:17:00Z">
        <w:r w:rsidR="00AB04A7">
          <w:rPr>
            <w:rFonts w:ascii="Verdana" w:hAnsi="Verdana"/>
            <w:sz w:val="20"/>
            <w:szCs w:val="20"/>
          </w:rPr>
          <w:t>,</w:t>
        </w:r>
      </w:ins>
      <w:r w:rsidR="00232E49" w:rsidRPr="000532C5">
        <w:rPr>
          <w:rFonts w:ascii="Verdana" w:hAnsi="Verdana"/>
          <w:sz w:val="20"/>
          <w:szCs w:val="20"/>
        </w:rPr>
        <w:t xml:space="preserve"> e</w:t>
      </w:r>
      <w:ins w:id="1508" w:author="Avv. Rosario Panzariello" w:date="2026-09-14T10:17:00Z">
        <w:r w:rsidR="00AB04A7">
          <w:rPr>
            <w:rFonts w:ascii="Verdana" w:hAnsi="Verdana"/>
            <w:sz w:val="20"/>
            <w:szCs w:val="20"/>
          </w:rPr>
          <w:t xml:space="preserve"> sarà</w:t>
        </w:r>
      </w:ins>
      <w:r w:rsidR="00232E49" w:rsidRPr="000532C5">
        <w:rPr>
          <w:rFonts w:ascii="Verdana" w:hAnsi="Verdana"/>
          <w:sz w:val="20"/>
          <w:szCs w:val="20"/>
        </w:rPr>
        <w:t xml:space="preserve"> </w:t>
      </w:r>
      <w:del w:id="1509" w:author="Avv. Rosario Panzariello" w:date="2026-09-14T10:17:00Z">
        <w:r w:rsidR="00232E49" w:rsidRPr="000532C5" w:rsidDel="00AB04A7">
          <w:rPr>
            <w:rFonts w:ascii="Verdana" w:hAnsi="Verdana"/>
            <w:sz w:val="20"/>
            <w:szCs w:val="20"/>
          </w:rPr>
          <w:delText xml:space="preserve">saranno </w:delText>
        </w:r>
      </w:del>
      <w:r w:rsidR="00232E49" w:rsidRPr="000532C5">
        <w:rPr>
          <w:rFonts w:ascii="Verdana" w:hAnsi="Verdana"/>
          <w:sz w:val="20"/>
          <w:szCs w:val="20"/>
        </w:rPr>
        <w:t xml:space="preserve">alla data </w:t>
      </w:r>
      <w:del w:id="1510" w:author="Avv. Rosario Panzariello" w:date="2026-09-14T10:17:00Z">
        <w:r w:rsidR="00232E49" w:rsidRPr="000532C5" w:rsidDel="00AB04A7">
          <w:rPr>
            <w:rFonts w:ascii="Verdana" w:hAnsi="Verdana"/>
            <w:sz w:val="20"/>
            <w:szCs w:val="20"/>
          </w:rPr>
          <w:delText xml:space="preserve">della </w:delText>
        </w:r>
      </w:del>
      <w:ins w:id="1511" w:author="Avv. Rosario Panzariello" w:date="2026-09-14T10:17:00Z">
        <w:r w:rsidR="00AB04A7">
          <w:rPr>
            <w:rFonts w:ascii="Verdana" w:hAnsi="Verdana"/>
            <w:sz w:val="20"/>
            <w:szCs w:val="20"/>
          </w:rPr>
          <w:t>del trasferimento della proprietà,</w:t>
        </w:r>
        <w:r w:rsidR="00AB04A7" w:rsidRPr="000532C5">
          <w:rPr>
            <w:rFonts w:ascii="Verdana" w:hAnsi="Verdana"/>
            <w:sz w:val="20"/>
            <w:szCs w:val="20"/>
          </w:rPr>
          <w:t xml:space="preserve"> </w:t>
        </w:r>
      </w:ins>
      <w:del w:id="1512" w:author="Avv. Rosario Panzariello" w:date="2026-09-14T10:17:00Z">
        <w:r w:rsidR="00232E49" w:rsidRPr="000532C5" w:rsidDel="00C37281">
          <w:rPr>
            <w:rFonts w:ascii="Verdana" w:hAnsi="Verdana"/>
            <w:sz w:val="20"/>
            <w:szCs w:val="20"/>
          </w:rPr>
          <w:delText xml:space="preserve">conclusione del Contratto di vendita, </w:delText>
        </w:r>
      </w:del>
      <w:r w:rsidR="00232E49" w:rsidRPr="000532C5">
        <w:rPr>
          <w:rFonts w:ascii="Verdana" w:hAnsi="Verdana"/>
          <w:sz w:val="20"/>
          <w:szCs w:val="20"/>
        </w:rPr>
        <w:t>di piena proprietà del Venditore</w:t>
      </w:r>
      <w:del w:id="1513" w:author="Avv. Rosario Panzariello" w:date="2026-09-14T10:17:00Z">
        <w:r w:rsidR="00232E49" w:rsidRPr="000532C5" w:rsidDel="00C37281">
          <w:rPr>
            <w:rFonts w:ascii="Verdana" w:hAnsi="Verdana"/>
            <w:sz w:val="20"/>
            <w:szCs w:val="20"/>
          </w:rPr>
          <w:delText>, privi di qualsiasi</w:delText>
        </w:r>
      </w:del>
      <w:ins w:id="1514" w:author="Avv. Rosario Panzariello" w:date="2026-09-14T10:18:00Z">
        <w:r w:rsidR="00C37281">
          <w:rPr>
            <w:rFonts w:ascii="Verdana" w:hAnsi="Verdana"/>
            <w:sz w:val="20"/>
            <w:szCs w:val="20"/>
          </w:rPr>
          <w:t xml:space="preserve"> </w:t>
        </w:r>
      </w:ins>
      <w:ins w:id="1515" w:author="Avv. Rosario Panzariello" w:date="2026-09-18T15:04:00Z" w16du:dateUtc="2026-09-18T13:04:00Z">
        <w:r w:rsidR="00A61C73" w:rsidRPr="00A61C73">
          <w:rPr>
            <w:rFonts w:ascii="Verdana" w:hAnsi="Verdana"/>
            <w:sz w:val="20"/>
            <w:szCs w:val="20"/>
          </w:rPr>
          <w:t>e libero da qualsiasi Gravame. Eccezionalmente, Fleequid può autorizzare la commercializzazione di Veicoli soggetti a Gravami, a condizione che il Venditore ne dichiari l'esistenza già nella Proposta di vendita e ne comunichi tempestivamente e per iscritto a Fleequid la natura, l'entità, gli adempimenti necessari per la relativa rimozione e i relativi costi. Salvo diverso accordo scritto o diversa previsione delle Condizioni particolari di vendita, la rimozione dei Gravami è a esclusivo carico e spese del Venditore e deve essere completata entro 3 (tre) giorni dalla richiesta di Fleequid e, in ogni caso, prima del trasferimento della proprietà del Veicolo. La mancata rimozione dei Gravami entro il predetto termine attribuisce a Fleequid la facoltà di risolvere il Contratto interessato ai sensi dell'art. 17.8</w:t>
        </w:r>
      </w:ins>
      <w:ins w:id="1516" w:author="Avv. Rosario Panzariello" w:date="2026-09-27T08:52:00Z" w16du:dateUtc="2026-09-27T06:52:00Z">
        <w:r w:rsidR="0019744C" w:rsidRPr="0019744C">
          <w:t xml:space="preserve"> </w:t>
        </w:r>
        <w:r w:rsidR="0019744C" w:rsidRPr="0019744C">
          <w:rPr>
            <w:rFonts w:ascii="Verdana" w:hAnsi="Verdana"/>
            <w:sz w:val="20"/>
            <w:szCs w:val="20"/>
          </w:rPr>
          <w:t>ovvero, quando Fleequid opera quale Intermediario puro, dell'art. 17.14</w:t>
        </w:r>
      </w:ins>
      <w:ins w:id="1517" w:author="Avv. Rosario Panzariello" w:date="2026-09-18T15:04:00Z" w16du:dateUtc="2026-09-18T13:04:00Z">
        <w:r w:rsidR="00A61C73" w:rsidRPr="00A61C73">
          <w:rPr>
            <w:rFonts w:ascii="Verdana" w:hAnsi="Verdana"/>
            <w:sz w:val="20"/>
            <w:szCs w:val="20"/>
          </w:rPr>
          <w:t xml:space="preserve"> e di applicare al Venditore una penale di € 2.000,00 (euro duemila/00)</w:t>
        </w:r>
      </w:ins>
      <w:ins w:id="1518" w:author="Avv. Rosario Panzariello" w:date="2026-09-27T08:52:00Z" w16du:dateUtc="2026-09-27T06:52:00Z">
        <w:r w:rsidR="001C0AE7" w:rsidRPr="001C0AE7">
          <w:t xml:space="preserve"> </w:t>
        </w:r>
        <w:r w:rsidR="001C0AE7" w:rsidRPr="001C0AE7">
          <w:rPr>
            <w:rFonts w:ascii="Verdana" w:hAnsi="Verdana"/>
            <w:sz w:val="20"/>
            <w:szCs w:val="20"/>
          </w:rPr>
          <w:t>per ciascun Veicolo interessato dal Gravame, indipendentemente dal numero dei Gravami gravanti sul medesimo Veicolo</w:t>
        </w:r>
      </w:ins>
      <w:ins w:id="1519" w:author="Avv. Rosario Panzariello" w:date="2026-09-18T15:04:00Z" w16du:dateUtc="2026-09-18T13:04:00Z">
        <w:r w:rsidR="00A61C73" w:rsidRPr="00A61C73">
          <w:rPr>
            <w:rFonts w:ascii="Verdana" w:hAnsi="Verdana"/>
            <w:sz w:val="20"/>
            <w:szCs w:val="20"/>
          </w:rPr>
          <w:t>, fatto salvo il risarcimento dell'eventuale maggior danno. Qualora la Proposta di vendita riguardi Veicoli destinati esclusivamente alla rottamazione o comunque qualificabili come VFU, il Venditore è tenuto a segnalarlo immediatamente a Fleequid, a fornire ogni informazione e documentazione necessaria a verificarne la qualificazione, la provenienza e la legittima detenzione e a garantire il rispetto, per quanto di propria competenza, degli obblighi ambientali applicabili, affinché Fleequid possa limitare la partecipazione al relativo Evento di vendita ai soli Utenti in possesso dei requisiti professionali prescritti dalla normativa applicabile e adottare le ulteriori misure previste dalle presenti Condizioni Generali, anche con riferimento al Modello di Vendita e alla modalità di esecuzione utilizzabili. La disciplina esecutiva dei Veicoli qualificabili come VFU è contenuta nell'art. 16.13</w:t>
        </w:r>
      </w:ins>
      <w:ins w:id="1520" w:author="Avv. Rosario Panzariello" w:date="2026-09-14T10:17:00Z">
        <w:del w:id="1521" w:author="Avv. Rosario Panzariello" w:date="2026-09-18T15:04:00Z" w16du:dateUtc="2026-09-18T13:04:00Z">
          <w:r w:rsidR="00C37281" w:rsidDel="00A61C73">
            <w:rPr>
              <w:rFonts w:ascii="Verdana" w:hAnsi="Verdana"/>
              <w:sz w:val="20"/>
              <w:szCs w:val="20"/>
            </w:rPr>
            <w:delText>e</w:delText>
          </w:r>
        </w:del>
      </w:ins>
      <w:ins w:id="1522" w:author="Avv. Rosario Panzariello" w:date="2026-09-14T10:18:00Z">
        <w:del w:id="1523" w:author="Avv. Rosario Panzariello" w:date="2026-09-18T15:04:00Z" w16du:dateUtc="2026-09-18T13:04:00Z">
          <w:r w:rsidR="00C37281" w:rsidDel="00A61C73">
            <w:rPr>
              <w:rFonts w:ascii="Verdana" w:hAnsi="Verdana"/>
              <w:sz w:val="20"/>
              <w:szCs w:val="20"/>
            </w:rPr>
            <w:delText xml:space="preserve"> libero da qualsiasi</w:delText>
          </w:r>
        </w:del>
      </w:ins>
      <w:del w:id="1524" w:author="Avv. Rosario Panzariello" w:date="2026-09-18T15:04:00Z" w16du:dateUtc="2026-09-18T13:04:00Z">
        <w:r w:rsidR="00232E49" w:rsidRPr="000532C5" w:rsidDel="00A61C73">
          <w:rPr>
            <w:rFonts w:ascii="Verdana" w:hAnsi="Verdana"/>
            <w:sz w:val="20"/>
            <w:szCs w:val="20"/>
          </w:rPr>
          <w:delText xml:space="preserve"> Gravame.</w:delText>
        </w:r>
        <w:r w:rsidR="000A4867" w:rsidRPr="000532C5" w:rsidDel="00A61C73">
          <w:rPr>
            <w:rFonts w:ascii="Verdana" w:hAnsi="Verdana" w:cs="Segoe UI"/>
            <w:color w:val="0D0D0D"/>
            <w:sz w:val="20"/>
            <w:szCs w:val="20"/>
            <w:shd w:val="clear" w:color="auto" w:fill="FFFFFF"/>
          </w:rPr>
          <w:delText xml:space="preserve"> </w:delText>
        </w:r>
        <w:r w:rsidR="000A4867" w:rsidRPr="000532C5" w:rsidDel="00A61C73">
          <w:rPr>
            <w:rFonts w:ascii="Verdana" w:hAnsi="Verdana"/>
            <w:sz w:val="20"/>
            <w:szCs w:val="20"/>
          </w:rPr>
          <w:delText>Eccezionalmente, Fleequid può autorizzare la vendita in Asta</w:delText>
        </w:r>
      </w:del>
      <w:ins w:id="1525" w:author="Avv. Rosario Panzariello" w:date="2026-09-14T10:18:00Z">
        <w:del w:id="1526" w:author="Avv. Rosario Panzariello" w:date="2026-09-18T15:04:00Z" w16du:dateUtc="2026-09-18T13:04:00Z">
          <w:r w:rsidR="005C3385" w:rsidDel="00A61C73">
            <w:rPr>
              <w:rFonts w:ascii="Verdana" w:hAnsi="Verdana"/>
              <w:sz w:val="20"/>
              <w:szCs w:val="20"/>
            </w:rPr>
            <w:delText>commercializzazione</w:delText>
          </w:r>
        </w:del>
      </w:ins>
      <w:del w:id="1527" w:author="Avv. Rosario Panzariello" w:date="2026-09-18T15:04:00Z" w16du:dateUtc="2026-09-18T13:04:00Z">
        <w:r w:rsidR="000A4867" w:rsidRPr="000532C5" w:rsidDel="00A61C73">
          <w:rPr>
            <w:rFonts w:ascii="Verdana" w:hAnsi="Verdana"/>
            <w:sz w:val="20"/>
            <w:szCs w:val="20"/>
          </w:rPr>
          <w:delText xml:space="preserve"> di Veicoli con </w:delText>
        </w:r>
      </w:del>
      <w:ins w:id="1528" w:author="Avv. Rosario Panzariello" w:date="2026-09-14T10:18:00Z">
        <w:del w:id="1529" w:author="Avv. Rosario Panzariello" w:date="2026-09-18T15:04:00Z" w16du:dateUtc="2026-09-18T13:04:00Z">
          <w:r w:rsidR="005C3385" w:rsidDel="00A61C73">
            <w:rPr>
              <w:rFonts w:ascii="Verdana" w:hAnsi="Verdana"/>
              <w:sz w:val="20"/>
              <w:szCs w:val="20"/>
            </w:rPr>
            <w:delText>soggetti a</w:delText>
          </w:r>
          <w:r w:rsidR="005C3385" w:rsidRPr="000532C5" w:rsidDel="00A61C73">
            <w:rPr>
              <w:rFonts w:ascii="Verdana" w:hAnsi="Verdana"/>
              <w:sz w:val="20"/>
              <w:szCs w:val="20"/>
            </w:rPr>
            <w:delText xml:space="preserve"> </w:delText>
          </w:r>
        </w:del>
      </w:ins>
      <w:del w:id="1530" w:author="Avv. Rosario Panzariello" w:date="2026-09-18T15:04:00Z" w16du:dateUtc="2026-09-18T13:04:00Z">
        <w:r w:rsidR="000A4867" w:rsidRPr="000532C5" w:rsidDel="00A61C73">
          <w:rPr>
            <w:rFonts w:ascii="Verdana" w:hAnsi="Verdana"/>
            <w:sz w:val="20"/>
            <w:szCs w:val="20"/>
          </w:rPr>
          <w:delText>Gravami, a condizione che il Venditore segnali tempestivamente e per iscritto</w:delText>
        </w:r>
      </w:del>
      <w:ins w:id="1531" w:author="Avv. Rosario Panzariello" w:date="2026-09-14T10:19:00Z">
        <w:del w:id="1532" w:author="Avv. Rosario Panzariello" w:date="2026-09-18T15:04:00Z" w16du:dateUtc="2026-09-18T13:04:00Z">
          <w:r w:rsidR="00444F43" w:rsidDel="00A61C73">
            <w:rPr>
              <w:rFonts w:ascii="Verdana" w:hAnsi="Verdana"/>
              <w:sz w:val="20"/>
              <w:szCs w:val="20"/>
            </w:rPr>
            <w:delText xml:space="preserve">ne dichiari </w:delText>
          </w:r>
        </w:del>
      </w:ins>
      <w:del w:id="1533" w:author="Avv. Rosario Panzariello" w:date="2026-09-18T15:04:00Z" w16du:dateUtc="2026-09-18T13:04:00Z">
        <w:r w:rsidR="000A4867" w:rsidRPr="000532C5" w:rsidDel="00A61C73">
          <w:rPr>
            <w:rFonts w:ascii="Verdana" w:hAnsi="Verdana"/>
            <w:sz w:val="20"/>
            <w:szCs w:val="20"/>
          </w:rPr>
          <w:delText xml:space="preserve"> l'esistenza </w:delText>
        </w:r>
      </w:del>
      <w:ins w:id="1534" w:author="Avv. Rosario Panzariello" w:date="2026-09-14T10:19:00Z">
        <w:del w:id="1535" w:author="Avv. Rosario Panzariello" w:date="2026-09-18T15:04:00Z" w16du:dateUtc="2026-09-18T13:04:00Z">
          <w:r w:rsidR="00D37262" w:rsidDel="00A61C73">
            <w:rPr>
              <w:rFonts w:ascii="Verdana" w:hAnsi="Verdana"/>
              <w:sz w:val="20"/>
              <w:szCs w:val="20"/>
            </w:rPr>
            <w:delText xml:space="preserve">già nella Proposta di vendita e ne comunichi tempestivamente </w:delText>
          </w:r>
        </w:del>
      </w:ins>
      <w:ins w:id="1536" w:author="Avv. Rosario Panzariello" w:date="2026-09-14T10:58:00Z">
        <w:del w:id="1537" w:author="Avv. Rosario Panzariello" w:date="2026-09-18T15:04:00Z" w16du:dateUtc="2026-09-18T13:04:00Z">
          <w:r w:rsidR="00550948" w:rsidRPr="00550948" w:rsidDel="00A61C73">
            <w:rPr>
              <w:rFonts w:ascii="Verdana" w:hAnsi="Verdana"/>
              <w:sz w:val="20"/>
              <w:szCs w:val="20"/>
              <w:rPrChange w:id="1538" w:author="Avv. Rosario Panzariello" w:date="2026-09-14T10:58:00Z">
                <w:rPr/>
              </w:rPrChange>
            </w:rPr>
            <w:delText>e per iscritto a Fleequid la natura, l’entità, gli adempimenti necessari per la relativa rimozione e i relativi costi</w:delText>
          </w:r>
        </w:del>
      </w:ins>
      <w:del w:id="1539" w:author="Avv. Rosario Panzariello" w:date="2026-09-18T15:04:00Z" w16du:dateUtc="2026-09-18T13:04:00Z">
        <w:r w:rsidR="000A4867" w:rsidRPr="00550948" w:rsidDel="00A61C73">
          <w:rPr>
            <w:rFonts w:ascii="Verdana" w:hAnsi="Verdana"/>
            <w:sz w:val="20"/>
            <w:szCs w:val="20"/>
          </w:rPr>
          <w:delText>dei Gravami a Fleequid. Nel caso in cui il Veicolo sia soggetto a Gravami, il Venditore è tenuto a specificare la loro natura e gli adempimenti necessari per la loro rimozione, inclusi i relativi costi. A meno che non sia</w:delText>
        </w:r>
      </w:del>
      <w:ins w:id="1540" w:author="Avv. Rosario Panzariello" w:date="2026-09-14T10:59:00Z">
        <w:del w:id="1541" w:author="Avv. Rosario Panzariello" w:date="2026-09-18T15:04:00Z" w16du:dateUtc="2026-09-18T13:04:00Z">
          <w:r w:rsidR="00B76402" w:rsidDel="00A61C73">
            <w:rPr>
              <w:rFonts w:ascii="Verdana" w:hAnsi="Verdana"/>
              <w:sz w:val="20"/>
              <w:szCs w:val="20"/>
            </w:rPr>
            <w:delText>Salvo</w:delText>
          </w:r>
        </w:del>
      </w:ins>
      <w:del w:id="1542" w:author="Avv. Rosario Panzariello" w:date="2026-09-18T15:04:00Z" w16du:dateUtc="2026-09-18T13:04:00Z">
        <w:r w:rsidR="000A4867" w:rsidRPr="00B76402" w:rsidDel="00A61C73">
          <w:rPr>
            <w:rFonts w:ascii="Verdana" w:hAnsi="Verdana"/>
            <w:sz w:val="20"/>
            <w:szCs w:val="20"/>
          </w:rPr>
          <w:delText xml:space="preserve"> </w:delText>
        </w:r>
      </w:del>
      <w:ins w:id="1543" w:author="Avv. Rosario Panzariello" w:date="2026-09-14T11:00:00Z">
        <w:del w:id="1544" w:author="Avv. Rosario Panzariello" w:date="2026-09-18T15:04:00Z" w16du:dateUtc="2026-09-18T13:04:00Z">
          <w:r w:rsidR="00B76402" w:rsidRPr="00B76402" w:rsidDel="00A61C73">
            <w:rPr>
              <w:rFonts w:ascii="Verdana" w:hAnsi="Verdana"/>
              <w:sz w:val="20"/>
              <w:szCs w:val="20"/>
            </w:rPr>
            <w:delText>diverso accordo scritto o diversa previsione delle Condizioni particolari di vendita, la rimozione dei Gravami è a esclusivo carico e spese del Venditore e deve essere completata entro 3 (tre) giorni</w:delText>
          </w:r>
          <w:r w:rsidR="00B76402" w:rsidDel="00A61C73">
            <w:rPr>
              <w:rFonts w:ascii="Verdana" w:hAnsi="Verdana"/>
              <w:sz w:val="20"/>
              <w:szCs w:val="20"/>
            </w:rPr>
            <w:delText xml:space="preserve"> </w:delText>
          </w:r>
        </w:del>
      </w:ins>
      <w:del w:id="1545" w:author="Avv. Rosario Panzariello" w:date="2026-09-18T15:04:00Z" w16du:dateUtc="2026-09-18T13:04:00Z">
        <w:r w:rsidR="000A4867" w:rsidRPr="00B76402" w:rsidDel="00A61C73">
          <w:rPr>
            <w:rFonts w:ascii="Verdana" w:hAnsi="Verdana"/>
            <w:sz w:val="20"/>
            <w:szCs w:val="20"/>
          </w:rPr>
          <w:delText xml:space="preserve">diversamente concordato per iscritto o specificato nelle Condizioni Particolari dell'Asta, la rimozione dei Gravami è sempre a carico e a costi del Venditore, e deve essere completata entro un massimo di 3 giorni lavorativi </w:delText>
        </w:r>
      </w:del>
      <w:ins w:id="1546" w:author="Avv. Rosario Panzariello" w:date="2026-09-14T11:09:00Z">
        <w:del w:id="1547" w:author="Avv. Rosario Panzariello" w:date="2026-09-18T15:04:00Z" w16du:dateUtc="2026-09-18T13:04:00Z">
          <w:r w:rsidR="00D9003F" w:rsidRPr="00D9003F" w:rsidDel="00A61C73">
            <w:rPr>
              <w:rFonts w:ascii="Verdana" w:hAnsi="Verdana"/>
              <w:sz w:val="20"/>
              <w:szCs w:val="20"/>
            </w:rPr>
            <w:delText>dalla richiesta di Fleequid e, in ogni caso, prima del trasferimento della proprietà del Veicolo</w:delText>
          </w:r>
        </w:del>
      </w:ins>
      <w:del w:id="1548" w:author="Avv. Rosario Panzariello" w:date="2026-09-18T15:04:00Z" w16du:dateUtc="2026-09-18T13:04:00Z">
        <w:r w:rsidR="000A4867" w:rsidRPr="00B76402" w:rsidDel="00A61C73">
          <w:rPr>
            <w:rFonts w:ascii="Verdana" w:hAnsi="Verdana"/>
            <w:sz w:val="20"/>
            <w:szCs w:val="20"/>
          </w:rPr>
          <w:delText>dall’Aggiudicazione</w:delText>
        </w:r>
        <w:r w:rsidR="00E97ED4" w:rsidRPr="00B76402" w:rsidDel="00A61C73">
          <w:rPr>
            <w:rFonts w:ascii="Verdana" w:hAnsi="Verdana"/>
            <w:sz w:val="20"/>
            <w:szCs w:val="20"/>
          </w:rPr>
          <w:delText xml:space="preserve">. La mancata cancellazione </w:delText>
        </w:r>
      </w:del>
      <w:ins w:id="1549" w:author="Avv. Rosario Panzariello" w:date="2026-09-14T11:09:00Z">
        <w:del w:id="1550" w:author="Avv. Rosario Panzariello" w:date="2026-09-18T15:04:00Z" w16du:dateUtc="2026-09-18T13:04:00Z">
          <w:r w:rsidR="00D9003F" w:rsidDel="00A61C73">
            <w:rPr>
              <w:rFonts w:ascii="Verdana" w:hAnsi="Verdana"/>
              <w:sz w:val="20"/>
              <w:szCs w:val="20"/>
            </w:rPr>
            <w:delText>rimozione</w:delText>
          </w:r>
          <w:r w:rsidR="00D9003F" w:rsidRPr="00B76402" w:rsidDel="00A61C73">
            <w:rPr>
              <w:rFonts w:ascii="Verdana" w:hAnsi="Verdana"/>
              <w:sz w:val="20"/>
              <w:szCs w:val="20"/>
            </w:rPr>
            <w:delText xml:space="preserve"> </w:delText>
          </w:r>
        </w:del>
      </w:ins>
      <w:del w:id="1551" w:author="Avv. Rosario Panzariello" w:date="2026-09-18T15:04:00Z" w16du:dateUtc="2026-09-18T13:04:00Z">
        <w:r w:rsidR="00E97ED4" w:rsidRPr="00B76402" w:rsidDel="00A61C73">
          <w:rPr>
            <w:rFonts w:ascii="Verdana" w:hAnsi="Verdana"/>
            <w:sz w:val="20"/>
            <w:szCs w:val="20"/>
          </w:rPr>
          <w:delText xml:space="preserve">dei gravami entro tale </w:delText>
        </w:r>
      </w:del>
      <w:ins w:id="1552" w:author="Avv. Rosario Panzariello" w:date="2026-09-14T11:09:00Z">
        <w:del w:id="1553" w:author="Avv. Rosario Panzariello" w:date="2026-09-18T15:04:00Z" w16du:dateUtc="2026-09-18T13:04:00Z">
          <w:r w:rsidR="00D9003F" w:rsidDel="00A61C73">
            <w:rPr>
              <w:rFonts w:ascii="Verdana" w:hAnsi="Verdana"/>
              <w:sz w:val="20"/>
              <w:szCs w:val="20"/>
            </w:rPr>
            <w:delText>il predetto</w:delText>
          </w:r>
          <w:r w:rsidR="00D9003F" w:rsidRPr="00B76402" w:rsidDel="00A61C73">
            <w:rPr>
              <w:rFonts w:ascii="Verdana" w:hAnsi="Verdana"/>
              <w:sz w:val="20"/>
              <w:szCs w:val="20"/>
            </w:rPr>
            <w:delText xml:space="preserve"> </w:delText>
          </w:r>
        </w:del>
      </w:ins>
      <w:del w:id="1554" w:author="Avv. Rosario Panzariello" w:date="2026-09-18T15:04:00Z" w16du:dateUtc="2026-09-18T13:04:00Z">
        <w:r w:rsidR="00E97ED4" w:rsidRPr="00B76402" w:rsidDel="00A61C73">
          <w:rPr>
            <w:rFonts w:ascii="Verdana" w:hAnsi="Verdana"/>
            <w:sz w:val="20"/>
            <w:szCs w:val="20"/>
          </w:rPr>
          <w:delText xml:space="preserve">termine concede </w:delText>
        </w:r>
      </w:del>
      <w:ins w:id="1555" w:author="Avv. Rosario Panzariello" w:date="2026-09-14T11:01:00Z">
        <w:del w:id="1556" w:author="Avv. Rosario Panzariello" w:date="2026-09-18T15:04:00Z" w16du:dateUtc="2026-09-18T13:04:00Z">
          <w:r w:rsidR="007753AF" w:rsidDel="00A61C73">
            <w:rPr>
              <w:rFonts w:ascii="Verdana" w:hAnsi="Verdana"/>
              <w:sz w:val="20"/>
              <w:szCs w:val="20"/>
            </w:rPr>
            <w:delText>attribuisce</w:delText>
          </w:r>
          <w:r w:rsidR="007753AF" w:rsidRPr="00B76402" w:rsidDel="00A61C73">
            <w:rPr>
              <w:rFonts w:ascii="Verdana" w:hAnsi="Verdana"/>
              <w:sz w:val="20"/>
              <w:szCs w:val="20"/>
            </w:rPr>
            <w:delText xml:space="preserve"> </w:delText>
          </w:r>
        </w:del>
      </w:ins>
      <w:del w:id="1557" w:author="Avv. Rosario Panzariello" w:date="2026-09-18T15:04:00Z" w16du:dateUtc="2026-09-18T13:04:00Z">
        <w:r w:rsidR="00E97ED4" w:rsidRPr="00B76402" w:rsidDel="00A61C73">
          <w:rPr>
            <w:rFonts w:ascii="Verdana" w:hAnsi="Verdana"/>
            <w:sz w:val="20"/>
            <w:szCs w:val="20"/>
          </w:rPr>
          <w:delText>a Fleequid la facoltà di risolvere il Contratto</w:delText>
        </w:r>
        <w:r w:rsidR="00C13FBF" w:rsidRPr="00B76402" w:rsidDel="00A61C73">
          <w:rPr>
            <w:rFonts w:ascii="Verdana" w:hAnsi="Verdana"/>
            <w:sz w:val="20"/>
            <w:szCs w:val="20"/>
          </w:rPr>
          <w:delText xml:space="preserve"> </w:delText>
        </w:r>
      </w:del>
      <w:ins w:id="1558" w:author="Avv. Rosario Panzariello" w:date="2026-09-14T11:01:00Z">
        <w:del w:id="1559" w:author="Avv. Rosario Panzariello" w:date="2026-09-18T15:04:00Z" w16du:dateUtc="2026-09-18T13:04:00Z">
          <w:r w:rsidR="00D226FA" w:rsidDel="00A61C73">
            <w:rPr>
              <w:rFonts w:ascii="Verdana" w:hAnsi="Verdana"/>
              <w:sz w:val="20"/>
              <w:szCs w:val="20"/>
            </w:rPr>
            <w:delText xml:space="preserve">interessato </w:delText>
          </w:r>
        </w:del>
      </w:ins>
      <w:del w:id="1560" w:author="Avv. Rosario Panzariello" w:date="2026-09-18T15:04:00Z" w16du:dateUtc="2026-09-18T13:04:00Z">
        <w:r w:rsidR="00C13FBF" w:rsidRPr="00B76402" w:rsidDel="00A61C73">
          <w:rPr>
            <w:rFonts w:ascii="Verdana" w:hAnsi="Verdana"/>
            <w:sz w:val="20"/>
            <w:szCs w:val="20"/>
          </w:rPr>
          <w:delText xml:space="preserve">e comporta </w:delText>
        </w:r>
      </w:del>
      <w:ins w:id="1561" w:author="Avv. Rosario Panzariello" w:date="2026-09-14T11:01:00Z">
        <w:del w:id="1562" w:author="Avv. Rosario Panzariello" w:date="2026-09-18T15:04:00Z" w16du:dateUtc="2026-09-18T13:04:00Z">
          <w:r w:rsidR="00D226FA" w:rsidRPr="00B76402" w:rsidDel="00A61C73">
            <w:rPr>
              <w:rFonts w:ascii="Verdana" w:hAnsi="Verdana"/>
              <w:sz w:val="20"/>
              <w:szCs w:val="20"/>
            </w:rPr>
            <w:delText xml:space="preserve"> </w:delText>
          </w:r>
        </w:del>
      </w:ins>
      <w:del w:id="1563" w:author="Avv. Rosario Panzariello" w:date="2026-09-18T15:04:00Z" w16du:dateUtc="2026-09-18T13:04:00Z">
        <w:r w:rsidR="00C13FBF" w:rsidRPr="00B76402" w:rsidDel="00A61C73">
          <w:rPr>
            <w:rFonts w:ascii="Verdana" w:hAnsi="Verdana"/>
            <w:sz w:val="20"/>
            <w:szCs w:val="20"/>
          </w:rPr>
          <w:delText xml:space="preserve">il diritto </w:delText>
        </w:r>
      </w:del>
      <w:ins w:id="1564" w:author="Avv. Rosario Panzariello" w:date="2026-09-14T11:03:00Z">
        <w:del w:id="1565" w:author="Avv. Rosario Panzariello" w:date="2026-09-18T15:04:00Z" w16du:dateUtc="2026-09-18T13:04:00Z">
          <w:r w:rsidR="00F63CFE" w:rsidDel="00A61C73">
            <w:rPr>
              <w:rFonts w:ascii="Verdana" w:hAnsi="Verdana"/>
              <w:sz w:val="20"/>
              <w:szCs w:val="20"/>
            </w:rPr>
            <w:delText xml:space="preserve"> </w:delText>
          </w:r>
        </w:del>
      </w:ins>
      <w:del w:id="1566" w:author="Avv. Rosario Panzariello" w:date="2026-09-18T15:04:00Z" w16du:dateUtc="2026-09-18T13:04:00Z">
        <w:r w:rsidR="00C13FBF" w:rsidRPr="00B76402" w:rsidDel="00A61C73">
          <w:rPr>
            <w:rFonts w:ascii="Verdana" w:hAnsi="Verdana"/>
            <w:sz w:val="20"/>
            <w:szCs w:val="20"/>
          </w:rPr>
          <w:delText xml:space="preserve">di Fleequid ad applicare al Venditore una penale corrispondente ad € </w:delText>
        </w:r>
        <w:r w:rsidR="00FF6958" w:rsidRPr="007753AF" w:rsidDel="00A61C73">
          <w:rPr>
            <w:rFonts w:ascii="Verdana" w:hAnsi="Verdana"/>
            <w:sz w:val="20"/>
            <w:szCs w:val="20"/>
          </w:rPr>
          <w:delText>2.000,00 (Euro duemila)</w:delText>
        </w:r>
      </w:del>
      <w:ins w:id="1567" w:author="Avv. Rosario Panzariello" w:date="2026-09-14T11:04:00Z">
        <w:del w:id="1568" w:author="Avv. Rosario Panzariello" w:date="2026-09-18T15:04:00Z" w16du:dateUtc="2026-09-18T13:04:00Z">
          <w:r w:rsidR="00CD32AD" w:rsidRPr="00CD32AD" w:rsidDel="00A61C73">
            <w:rPr>
              <w:rFonts w:ascii="Verdana" w:hAnsi="Verdana"/>
              <w:sz w:val="20"/>
              <w:szCs w:val="20"/>
              <w:rPrChange w:id="1569" w:author="Avv. Rosario Panzariello" w:date="2026-09-14T11:04:00Z">
                <w:rPr/>
              </w:rPrChange>
            </w:rPr>
            <w:delText>, fatto salvo il risarcimento dell’eventuale maggior danno</w:delText>
          </w:r>
        </w:del>
      </w:ins>
      <w:del w:id="1570" w:author="Avv. Rosario Panzariello" w:date="2026-09-18T15:04:00Z" w16du:dateUtc="2026-09-18T13:04:00Z">
        <w:r w:rsidR="00C13FBF" w:rsidRPr="00D226FA" w:rsidDel="00A61C73">
          <w:rPr>
            <w:rFonts w:ascii="Verdana" w:hAnsi="Verdana"/>
            <w:sz w:val="20"/>
            <w:szCs w:val="20"/>
          </w:rPr>
          <w:delText>.</w:delText>
        </w:r>
        <w:r w:rsidR="00542157" w:rsidRPr="00D226FA" w:rsidDel="00A61C73">
          <w:rPr>
            <w:rFonts w:ascii="Verdana" w:hAnsi="Verdana"/>
            <w:sz w:val="20"/>
            <w:szCs w:val="20"/>
          </w:rPr>
          <w:delText xml:space="preserve"> Nel caso la Proposta di vendita riguardi Veicoli </w:delText>
        </w:r>
        <w:r w:rsidR="00C13FBF" w:rsidRPr="00CD32AD" w:rsidDel="00A61C73">
          <w:rPr>
            <w:rFonts w:ascii="Verdana" w:hAnsi="Verdana"/>
            <w:sz w:val="20"/>
            <w:szCs w:val="20"/>
          </w:rPr>
          <w:delText>destinati esclusivamente alla rottamazione</w:delText>
        </w:r>
      </w:del>
      <w:ins w:id="1571" w:author="Avv. Rosario Panzariello" w:date="2026-09-14T11:04:00Z">
        <w:del w:id="1572" w:author="Avv. Rosario Panzariello" w:date="2026-09-18T15:04:00Z" w16du:dateUtc="2026-09-18T13:04:00Z">
          <w:r w:rsidR="004D0827" w:rsidDel="00A61C73">
            <w:rPr>
              <w:rFonts w:ascii="Verdana" w:hAnsi="Verdana"/>
              <w:sz w:val="20"/>
              <w:szCs w:val="20"/>
            </w:rPr>
            <w:delText xml:space="preserve"> o comunque qualificabili come VFU</w:delText>
          </w:r>
        </w:del>
      </w:ins>
      <w:del w:id="1573" w:author="Avv. Rosario Panzariello" w:date="2026-09-18T15:04:00Z" w16du:dateUtc="2026-09-18T13:04:00Z">
        <w:r w:rsidR="00542157" w:rsidRPr="00CD32AD" w:rsidDel="00A61C73">
          <w:rPr>
            <w:rFonts w:ascii="Verdana" w:hAnsi="Verdana"/>
            <w:sz w:val="20"/>
            <w:szCs w:val="20"/>
          </w:rPr>
          <w:delText>, il Venditore ha l’obbligo di</w:delText>
        </w:r>
      </w:del>
      <w:ins w:id="1574" w:author="Avv. Rosario Panzariello" w:date="2026-09-14T11:04:00Z">
        <w:del w:id="1575" w:author="Avv. Rosario Panzariello" w:date="2026-09-18T15:04:00Z" w16du:dateUtc="2026-09-18T13:04:00Z">
          <w:r w:rsidR="004D0827" w:rsidDel="00A61C73">
            <w:rPr>
              <w:rFonts w:ascii="Verdana" w:hAnsi="Verdana"/>
              <w:sz w:val="20"/>
              <w:szCs w:val="20"/>
            </w:rPr>
            <w:delText>è tenuto</w:delText>
          </w:r>
        </w:del>
      </w:ins>
      <w:del w:id="1576" w:author="Avv. Rosario Panzariello" w:date="2026-09-18T15:04:00Z" w16du:dateUtc="2026-09-18T13:04:00Z">
        <w:r w:rsidR="00542157" w:rsidRPr="00CD32AD" w:rsidDel="00A61C73">
          <w:rPr>
            <w:rFonts w:ascii="Verdana" w:hAnsi="Verdana"/>
            <w:sz w:val="20"/>
            <w:szCs w:val="20"/>
          </w:rPr>
          <w:delText xml:space="preserve"> segnalarlo immediatamente a Fleequid</w:delText>
        </w:r>
      </w:del>
      <w:ins w:id="1577" w:author="Avv. Rosario Panzariello" w:date="2026-09-14T11:05:00Z">
        <w:del w:id="1578" w:author="Avv. Rosario Panzariello" w:date="2026-09-18T15:04:00Z" w16du:dateUtc="2026-09-18T13:04:00Z">
          <w:r w:rsidR="004D0827" w:rsidDel="00A61C73">
            <w:rPr>
              <w:rFonts w:ascii="Verdana" w:hAnsi="Verdana"/>
              <w:sz w:val="20"/>
              <w:szCs w:val="20"/>
            </w:rPr>
            <w:delText xml:space="preserve">, affinché quest’ultima possa </w:delText>
          </w:r>
        </w:del>
      </w:ins>
      <w:del w:id="1579" w:author="Avv. Rosario Panzariello" w:date="2026-09-18T15:04:00Z" w16du:dateUtc="2026-09-18T13:04:00Z">
        <w:r w:rsidR="00542157" w:rsidRPr="00CD32AD" w:rsidDel="00A61C73">
          <w:rPr>
            <w:rFonts w:ascii="Verdana" w:hAnsi="Verdana"/>
            <w:sz w:val="20"/>
            <w:szCs w:val="20"/>
          </w:rPr>
          <w:delText xml:space="preserve"> al f</w:delText>
        </w:r>
        <w:r w:rsidR="00542157" w:rsidRPr="004D0827" w:rsidDel="00A61C73">
          <w:rPr>
            <w:rFonts w:ascii="Verdana" w:hAnsi="Verdana"/>
            <w:sz w:val="20"/>
            <w:szCs w:val="20"/>
          </w:rPr>
          <w:delText xml:space="preserve">ine di consentire a quest’ultima di limitare </w:delText>
        </w:r>
      </w:del>
      <w:ins w:id="1580" w:author="Avv. Rosario Panzariello" w:date="2026-09-14T11:06:00Z">
        <w:del w:id="1581" w:author="Avv. Rosario Panzariello" w:date="2026-09-18T15:04:00Z" w16du:dateUtc="2026-09-18T13:04:00Z">
          <w:r w:rsidR="00A14A6C" w:rsidRPr="00A14A6C" w:rsidDel="00A61C73">
            <w:rPr>
              <w:rFonts w:ascii="Verdana" w:hAnsi="Verdana"/>
              <w:sz w:val="20"/>
              <w:szCs w:val="20"/>
              <w:rPrChange w:id="1582" w:author="Avv. Rosario Panzariello" w:date="2026-09-14T11:06:00Z">
                <w:rPr/>
              </w:rPrChange>
            </w:rPr>
            <w:delText>la partecipazione al relativo Evento di vendita</w:delText>
          </w:r>
        </w:del>
      </w:ins>
      <w:del w:id="1583" w:author="Avv. Rosario Panzariello" w:date="2026-09-18T15:04:00Z" w16du:dateUtc="2026-09-18T13:04:00Z">
        <w:r w:rsidR="00542157" w:rsidRPr="004D0827" w:rsidDel="00A61C73">
          <w:rPr>
            <w:rFonts w:ascii="Verdana" w:hAnsi="Verdana"/>
            <w:sz w:val="20"/>
            <w:szCs w:val="20"/>
          </w:rPr>
          <w:delText xml:space="preserve">la possibilità di partecipare all’Asta ai soli Utenti in possesso dei requisiti professionali prescritti dalla normativa </w:delText>
        </w:r>
        <w:r w:rsidR="00BE77B2" w:rsidRPr="004D0827" w:rsidDel="00A61C73">
          <w:rPr>
            <w:rFonts w:ascii="Verdana" w:hAnsi="Verdana"/>
            <w:sz w:val="20"/>
            <w:szCs w:val="20"/>
          </w:rPr>
          <w:delText xml:space="preserve">vigente </w:delText>
        </w:r>
      </w:del>
      <w:ins w:id="1584" w:author="Avv. Rosario Panzariello" w:date="2026-09-14T11:06:00Z">
        <w:del w:id="1585" w:author="Avv. Rosario Panzariello" w:date="2026-09-18T15:04:00Z" w16du:dateUtc="2026-09-18T13:04:00Z">
          <w:r w:rsidR="00A14A6C" w:rsidDel="00A61C73">
            <w:rPr>
              <w:rFonts w:ascii="Verdana" w:hAnsi="Verdana"/>
              <w:sz w:val="20"/>
              <w:szCs w:val="20"/>
            </w:rPr>
            <w:delText xml:space="preserve">applicabile e applicare le </w:delText>
          </w:r>
          <w:r w:rsidR="00A14A6C" w:rsidRPr="004D0827" w:rsidDel="00A61C73">
            <w:rPr>
              <w:rFonts w:ascii="Verdana" w:hAnsi="Verdana"/>
              <w:sz w:val="20"/>
              <w:szCs w:val="20"/>
            </w:rPr>
            <w:delText xml:space="preserve"> </w:delText>
          </w:r>
          <w:r w:rsidR="008101F7" w:rsidRPr="008101F7" w:rsidDel="00A61C73">
            <w:rPr>
              <w:rFonts w:ascii="Verdana" w:hAnsi="Verdana"/>
              <w:sz w:val="20"/>
              <w:szCs w:val="20"/>
              <w:rPrChange w:id="1586" w:author="Avv. Rosario Panzariello" w:date="2026-09-14T11:06:00Z">
                <w:rPr/>
              </w:rPrChange>
            </w:rPr>
            <w:delText>ulteriori limitazioni previste dalle presenti Condizioni Generali, anche con riferimento al Modello di Vendita utilizzabile</w:delText>
          </w:r>
        </w:del>
      </w:ins>
      <w:del w:id="1587" w:author="Avv. Rosario Panzariello" w:date="2026-09-14T11:06:00Z">
        <w:r w:rsidR="00BE77B2" w:rsidRPr="004D0827" w:rsidDel="008101F7">
          <w:rPr>
            <w:rFonts w:ascii="Verdana" w:hAnsi="Verdana"/>
            <w:sz w:val="20"/>
            <w:szCs w:val="20"/>
          </w:rPr>
          <w:delText>in materia</w:delText>
        </w:r>
        <w:r w:rsidR="00D90775" w:rsidRPr="004D0827" w:rsidDel="008101F7">
          <w:rPr>
            <w:rFonts w:ascii="Verdana" w:hAnsi="Verdana"/>
            <w:sz w:val="20"/>
            <w:szCs w:val="20"/>
          </w:rPr>
          <w:delText xml:space="preserve"> per la loro compravendita</w:delText>
        </w:r>
      </w:del>
      <w:r w:rsidR="00542157" w:rsidRPr="004D0827">
        <w:rPr>
          <w:rFonts w:ascii="Verdana" w:hAnsi="Verdana"/>
          <w:sz w:val="20"/>
          <w:szCs w:val="20"/>
        </w:rPr>
        <w:t>.</w:t>
      </w:r>
      <w:r w:rsidR="00542157" w:rsidRPr="004D0827">
        <w:rPr>
          <w:rFonts w:ascii="Verdana" w:hAnsi="Verdana"/>
          <w:sz w:val="20"/>
          <w:szCs w:val="20"/>
          <w:highlight w:val="cyan"/>
        </w:rPr>
        <w:t xml:space="preserve"> </w:t>
      </w:r>
    </w:p>
    <w:p w14:paraId="15C7B75A" w14:textId="64048029"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ins w:id="1588" w:author="Avv. Rosario Panzariello" w:date="2026-09-18T15:04:00Z">
        <w:r w:rsidRPr="00CD56D0">
          <w:rPr>
            <w:rFonts w:ascii="Verdana" w:hAnsi="Verdana"/>
            <w:sz w:val="20"/>
            <w:szCs w:val="20"/>
          </w:rPr>
          <w:t>Qualora la</w:t>
        </w:r>
      </w:ins>
      <w:ins w:id="1589" w:author="Avv. Rosario Panzariello" w:date="2026-09-18T15:04:00Z" w16du:dateUtc="2026-09-18T13:04:00Z">
        <w:r>
          <w:rPr>
            <w:rFonts w:ascii="Verdana" w:hAnsi="Verdana"/>
            <w:sz w:val="20"/>
            <w:szCs w:val="20"/>
          </w:rPr>
          <w:t xml:space="preserve"> </w:t>
        </w:r>
      </w:ins>
      <w:del w:id="1590" w:author="Avv. Rosario Panzariello" w:date="2026-09-18T15:04:00Z" w16du:dateUtc="2026-09-18T13:04:00Z">
        <w:r w:rsidR="00232E49" w:rsidRPr="000532C5" w:rsidDel="00CD56D0">
          <w:rPr>
            <w:rFonts w:ascii="Verdana" w:hAnsi="Verdana"/>
            <w:sz w:val="20"/>
            <w:szCs w:val="20"/>
          </w:rPr>
          <w:delText xml:space="preserve">Nel caso di </w:delText>
        </w:r>
      </w:del>
      <w:ins w:id="1591" w:author="Avv. Rosario Panzariello" w:date="2026-09-14T11:13:00Z">
        <w:del w:id="1592" w:author="Avv. Rosario Panzariello" w:date="2026-09-18T15:04:00Z" w16du:dateUtc="2026-09-18T13:04:00Z">
          <w:r w:rsidR="00395A01" w:rsidDel="00CD56D0">
            <w:rPr>
              <w:rFonts w:ascii="Verdana" w:hAnsi="Verdana"/>
              <w:sz w:val="20"/>
              <w:szCs w:val="20"/>
            </w:rPr>
            <w:delText>in cui la</w:delText>
          </w:r>
          <w:r w:rsidR="00395A01" w:rsidRPr="000532C5" w:rsidDel="00CD56D0">
            <w:rPr>
              <w:rFonts w:ascii="Verdana" w:hAnsi="Verdana"/>
              <w:sz w:val="20"/>
              <w:szCs w:val="20"/>
            </w:rPr>
            <w:delText xml:space="preserve"> </w:delText>
          </w:r>
        </w:del>
      </w:ins>
      <w:r w:rsidR="00232E49" w:rsidRPr="000532C5">
        <w:rPr>
          <w:rFonts w:ascii="Verdana" w:hAnsi="Verdana"/>
          <w:sz w:val="20"/>
          <w:szCs w:val="20"/>
        </w:rPr>
        <w:t>Propost</w:t>
      </w:r>
      <w:ins w:id="1593" w:author="Avv. Rosario Panzariello" w:date="2026-09-14T11:14:00Z">
        <w:r w:rsidR="00395A01">
          <w:rPr>
            <w:rFonts w:ascii="Verdana" w:hAnsi="Verdana"/>
            <w:sz w:val="20"/>
            <w:szCs w:val="20"/>
          </w:rPr>
          <w:t>a</w:t>
        </w:r>
      </w:ins>
      <w:del w:id="1594" w:author="Avv. Rosario Panzariello" w:date="2026-09-14T11:14:00Z">
        <w:r w:rsidR="00232E49" w:rsidRPr="000532C5" w:rsidDel="00395A01">
          <w:rPr>
            <w:rFonts w:ascii="Verdana" w:hAnsi="Verdana"/>
            <w:sz w:val="20"/>
            <w:szCs w:val="20"/>
          </w:rPr>
          <w:delText>e</w:delText>
        </w:r>
      </w:del>
      <w:r w:rsidR="00232E49" w:rsidRPr="000532C5">
        <w:rPr>
          <w:rFonts w:ascii="Verdana" w:hAnsi="Verdana"/>
          <w:sz w:val="20"/>
          <w:szCs w:val="20"/>
        </w:rPr>
        <w:t xml:space="preserve"> di vendita</w:t>
      </w:r>
      <w:del w:id="1595" w:author="Avv. Rosario Panzariello" w:date="2026-09-14T11:14:00Z">
        <w:r w:rsidR="00232E49" w:rsidRPr="000532C5" w:rsidDel="00B658DE">
          <w:rPr>
            <w:rFonts w:ascii="Verdana" w:hAnsi="Verdana"/>
            <w:sz w:val="20"/>
            <w:szCs w:val="20"/>
          </w:rPr>
          <w:delText xml:space="preserve"> incomplete</w:delText>
        </w:r>
      </w:del>
      <w:r w:rsidR="00232E49" w:rsidRPr="000532C5">
        <w:rPr>
          <w:rFonts w:ascii="Verdana" w:hAnsi="Verdana"/>
          <w:sz w:val="20"/>
          <w:szCs w:val="20"/>
        </w:rPr>
        <w:t>,</w:t>
      </w:r>
      <w:r w:rsidR="00190EDA" w:rsidRPr="000A6706">
        <w:rPr>
          <w:rFonts w:ascii="Verdana" w:hAnsi="Verdana"/>
          <w:sz w:val="20"/>
          <w:szCs w:val="20"/>
        </w:rPr>
        <w:t xml:space="preserve"> ovvero </w:t>
      </w:r>
      <w:del w:id="1596" w:author="Avv. Rosario Panzariello" w:date="2026-09-18T15:05:00Z" w16du:dateUtc="2026-09-18T13:05:00Z">
        <w:r w:rsidR="00190EDA" w:rsidRPr="000A6706" w:rsidDel="009609B9">
          <w:rPr>
            <w:rFonts w:ascii="Verdana" w:hAnsi="Verdana"/>
            <w:sz w:val="20"/>
            <w:szCs w:val="20"/>
          </w:rPr>
          <w:delText xml:space="preserve">di </w:delText>
        </w:r>
      </w:del>
      <w:ins w:id="1597" w:author="Avv. Rosario Panzariello" w:date="2026-09-18T15:05:00Z" w16du:dateUtc="2026-09-18T13:05:00Z">
        <w:r w:rsidR="009609B9">
          <w:rPr>
            <w:rFonts w:ascii="Verdana" w:hAnsi="Verdana"/>
            <w:sz w:val="20"/>
            <w:szCs w:val="20"/>
          </w:rPr>
          <w:t>le</w:t>
        </w:r>
        <w:r w:rsidR="009609B9" w:rsidRPr="000A6706">
          <w:rPr>
            <w:rFonts w:ascii="Verdana" w:hAnsi="Verdana"/>
            <w:sz w:val="20"/>
            <w:szCs w:val="20"/>
          </w:rPr>
          <w:t xml:space="preserve"> </w:t>
        </w:r>
      </w:ins>
      <w:r w:rsidR="00190EDA" w:rsidRPr="000A6706">
        <w:rPr>
          <w:rFonts w:ascii="Verdana" w:hAnsi="Verdana"/>
          <w:sz w:val="20"/>
          <w:szCs w:val="20"/>
        </w:rPr>
        <w:t xml:space="preserve">informazioni, </w:t>
      </w:r>
      <w:ins w:id="1598" w:author="Avv. Rosario Panzariello" w:date="2026-09-18T15:05:00Z" w16du:dateUtc="2026-09-18T13:05:00Z">
        <w:r w:rsidR="001A1135" w:rsidRPr="001A1135">
          <w:rPr>
            <w:rFonts w:ascii="Verdana" w:hAnsi="Verdana"/>
            <w:sz w:val="20"/>
            <w:szCs w:val="20"/>
          </w:rPr>
          <w:t>i dati o i contenuti relativi all'Inserzione, risultino incompleti, inesatti o non aggiornati, o comunque necessitino di integrazione o correzione, Fleequid ha il diritto di richiedere in ogni tempo al Venditore le informazioni e i documenti necessari, anche dopo l'accettazione della Proposta di vendita e dopo la predisposizione e la pubblicazione dell'Inserzione. Il Venditore si impegna a fornire quanto richiesto entro 3 (tre) giorni dalla relativa richiesta</w:t>
        </w:r>
      </w:ins>
      <w:del w:id="1599" w:author="Avv. Rosario Panzariello" w:date="2026-09-18T15:05:00Z" w16du:dateUtc="2026-09-18T13:05:00Z">
        <w:r w:rsidR="00190EDA" w:rsidRPr="000A6706" w:rsidDel="001A1135">
          <w:rPr>
            <w:rFonts w:ascii="Verdana" w:hAnsi="Verdana"/>
            <w:sz w:val="20"/>
            <w:szCs w:val="20"/>
          </w:rPr>
          <w:delText xml:space="preserve">dati o contenuti relativi </w:delText>
        </w:r>
      </w:del>
      <w:ins w:id="1600" w:author="Avv. Rosario Panzariello" w:date="2026-09-14T11:14:00Z">
        <w:del w:id="1601" w:author="Avv. Rosario Panzariello" w:date="2026-09-18T15:05:00Z" w16du:dateUtc="2026-09-18T13:05:00Z">
          <w:r w:rsidR="00B658DE" w:rsidRPr="00B658DE" w:rsidDel="001A1135">
            <w:rPr>
              <w:rFonts w:ascii="Verdana" w:hAnsi="Verdana"/>
              <w:sz w:val="20"/>
              <w:szCs w:val="20"/>
              <w:rPrChange w:id="1602" w:author="Avv. Rosario Panzariello" w:date="2026-09-14T11:14:00Z">
                <w:rPr/>
              </w:rPrChange>
            </w:rPr>
            <w:delText xml:space="preserve">all’Inserzione risultino </w:delText>
          </w:r>
        </w:del>
      </w:ins>
      <w:del w:id="1603" w:author="Avv. Rosario Panzariello" w:date="2026-09-18T15:05:00Z" w16du:dateUtc="2026-09-18T13:05:00Z">
        <w:r w:rsidR="00190EDA" w:rsidRPr="000A6706" w:rsidDel="001A1135">
          <w:rPr>
            <w:rFonts w:ascii="Verdana" w:hAnsi="Verdana"/>
            <w:sz w:val="20"/>
            <w:szCs w:val="20"/>
          </w:rPr>
          <w:delText>alla Scheda d’Asta incompleti, inesatti o non aggiornati,</w:delText>
        </w:r>
      </w:del>
      <w:ins w:id="1604" w:author="Avv. Rosario Panzariello" w:date="2026-09-14T11:14:00Z">
        <w:del w:id="1605" w:author="Avv. Rosario Panzariello" w:date="2026-09-18T15:05:00Z" w16du:dateUtc="2026-09-18T13:05:00Z">
          <w:r w:rsidR="00F02F8F" w:rsidRPr="00F02F8F" w:rsidDel="001A1135">
            <w:delText xml:space="preserve"> </w:delText>
          </w:r>
          <w:r w:rsidR="00F02F8F" w:rsidRPr="00F02F8F" w:rsidDel="001A1135">
            <w:rPr>
              <w:rFonts w:ascii="Verdana" w:hAnsi="Verdana"/>
              <w:sz w:val="20"/>
              <w:szCs w:val="20"/>
              <w:rPrChange w:id="1606" w:author="Avv. Rosario Panzariello" w:date="2026-09-14T11:15:00Z">
                <w:rPr/>
              </w:rPrChange>
            </w:rPr>
            <w:delText>o comunque necessitino di integrazione o correzione,</w:delText>
          </w:r>
        </w:del>
      </w:ins>
      <w:del w:id="1607" w:author="Avv. Rosario Panzariello" w:date="2026-09-18T15:05:00Z" w16du:dateUtc="2026-09-18T13:05:00Z">
        <w:r w:rsidR="00232E49" w:rsidRPr="000532C5" w:rsidDel="001A1135">
          <w:rPr>
            <w:rFonts w:ascii="Verdana" w:hAnsi="Verdana"/>
            <w:sz w:val="20"/>
            <w:szCs w:val="20"/>
          </w:rPr>
          <w:delText xml:space="preserve"> Fleequid ha il diritto di richiedere in ogni tempo al Venditore le informazioni e i documenti necessari per </w:delText>
        </w:r>
        <w:r w:rsidR="00232E49" w:rsidRPr="000A6706" w:rsidDel="001A1135">
          <w:rPr>
            <w:rFonts w:ascii="Verdana" w:hAnsi="Verdana"/>
            <w:sz w:val="20"/>
            <w:szCs w:val="20"/>
          </w:rPr>
          <w:delText>integrare</w:delText>
        </w:r>
        <w:r w:rsidR="00190EDA" w:rsidRPr="000A6706" w:rsidDel="001A1135">
          <w:rPr>
            <w:rFonts w:ascii="Verdana" w:hAnsi="Verdana"/>
            <w:sz w:val="20"/>
            <w:szCs w:val="20"/>
          </w:rPr>
          <w:delText xml:space="preserve"> o correggere</w:delText>
        </w:r>
        <w:r w:rsidR="00232E49" w:rsidRPr="000532C5" w:rsidDel="001A1135">
          <w:rPr>
            <w:rFonts w:ascii="Verdana" w:hAnsi="Verdana"/>
            <w:sz w:val="20"/>
            <w:szCs w:val="20"/>
          </w:rPr>
          <w:delText xml:space="preserve"> la Proposta</w:delText>
        </w:r>
        <w:r w:rsidR="00190EDA" w:rsidDel="001A1135">
          <w:rPr>
            <w:rFonts w:ascii="Verdana" w:hAnsi="Verdana"/>
            <w:sz w:val="20"/>
            <w:szCs w:val="20"/>
          </w:rPr>
          <w:delText xml:space="preserve"> </w:delText>
        </w:r>
        <w:r w:rsidR="00190EDA" w:rsidRPr="000A6706" w:rsidDel="001A1135">
          <w:rPr>
            <w:rFonts w:ascii="Verdana" w:hAnsi="Verdana"/>
            <w:sz w:val="20"/>
            <w:szCs w:val="20"/>
          </w:rPr>
          <w:delText>di vendita e/o la Scheda d’Asta</w:delText>
        </w:r>
        <w:r w:rsidR="00232E49" w:rsidRPr="000532C5" w:rsidDel="001A1135">
          <w:rPr>
            <w:rFonts w:ascii="Verdana" w:hAnsi="Verdana"/>
            <w:sz w:val="20"/>
            <w:szCs w:val="20"/>
          </w:rPr>
          <w:delText>. Il Venditore si impegna a fornire la documentazione e le informazioni eventualmente richieste da Fleequid</w:delText>
        </w:r>
      </w:del>
      <w:ins w:id="1608" w:author="Avv. Rosario Panzariello" w:date="2026-09-14T11:15:00Z">
        <w:del w:id="1609" w:author="Avv. Rosario Panzariello" w:date="2026-09-18T15:05:00Z" w16du:dateUtc="2026-09-18T13:05:00Z">
          <w:r w:rsidR="001925B0" w:rsidDel="001A1135">
            <w:rPr>
              <w:rFonts w:ascii="Verdana" w:hAnsi="Verdana"/>
              <w:sz w:val="20"/>
              <w:szCs w:val="20"/>
            </w:rPr>
            <w:delText>quan</w:delText>
          </w:r>
        </w:del>
      </w:ins>
      <w:ins w:id="1610" w:author="Avv. Rosario Panzariello" w:date="2026-09-14T11:16:00Z">
        <w:del w:id="1611" w:author="Avv. Rosario Panzariello" w:date="2026-09-18T15:05:00Z" w16du:dateUtc="2026-09-18T13:05:00Z">
          <w:r w:rsidR="001925B0" w:rsidDel="001A1135">
            <w:rPr>
              <w:rFonts w:ascii="Verdana" w:hAnsi="Verdana"/>
              <w:sz w:val="20"/>
              <w:szCs w:val="20"/>
            </w:rPr>
            <w:delText>to richiesto</w:delText>
          </w:r>
        </w:del>
      </w:ins>
      <w:del w:id="1612" w:author="Avv. Rosario Panzariello" w:date="2026-09-18T15:05:00Z" w16du:dateUtc="2026-09-18T13:05:00Z">
        <w:r w:rsidR="00232E49" w:rsidRPr="000532C5" w:rsidDel="001A1135">
          <w:rPr>
            <w:rFonts w:ascii="Verdana" w:hAnsi="Verdana"/>
            <w:sz w:val="20"/>
            <w:szCs w:val="20"/>
          </w:rPr>
          <w:delText xml:space="preserve"> entro 3</w:delText>
        </w:r>
      </w:del>
      <w:ins w:id="1613" w:author="Avv. Rosario Panzariello" w:date="2026-09-14T11:16:00Z">
        <w:del w:id="1614" w:author="Avv. Rosario Panzariello" w:date="2026-09-18T15:05:00Z" w16du:dateUtc="2026-09-18T13:05:00Z">
          <w:r w:rsidR="000F4E92" w:rsidDel="001A1135">
            <w:rPr>
              <w:rFonts w:ascii="Verdana" w:hAnsi="Verdana"/>
              <w:sz w:val="20"/>
              <w:szCs w:val="20"/>
            </w:rPr>
            <w:delText xml:space="preserve"> (tre)</w:delText>
          </w:r>
        </w:del>
      </w:ins>
      <w:del w:id="1615" w:author="Avv. Rosario Panzariello" w:date="2026-09-18T15:05:00Z" w16du:dateUtc="2026-09-18T13:05:00Z">
        <w:r w:rsidR="00232E49" w:rsidRPr="000532C5" w:rsidDel="001A1135">
          <w:rPr>
            <w:rFonts w:ascii="Verdana" w:hAnsi="Verdana"/>
            <w:sz w:val="20"/>
            <w:szCs w:val="20"/>
          </w:rPr>
          <w:delText xml:space="preserve"> giorni dalla relativa richiesta</w:delText>
        </w:r>
      </w:del>
      <w:r w:rsidR="00232E49" w:rsidRPr="000532C5">
        <w:rPr>
          <w:rFonts w:ascii="Verdana" w:hAnsi="Verdana"/>
          <w:sz w:val="20"/>
          <w:szCs w:val="20"/>
        </w:rPr>
        <w:t>.</w:t>
      </w:r>
    </w:p>
    <w:p w14:paraId="33533F9E" w14:textId="6B21F17C"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ins w:id="1616" w:author="Avv. Rosario Panzariello" w:date="2026-09-18T15:05:00Z" w16du:dateUtc="2026-09-18T13:05:00Z">
        <w:r w:rsidRPr="00945836">
          <w:rPr>
            <w:rFonts w:ascii="Verdana" w:hAnsi="Verdana"/>
            <w:sz w:val="20"/>
            <w:szCs w:val="20"/>
          </w:rPr>
          <w:lastRenderedPageBreak/>
          <w:t>Il Venditore è tenuto a fornire tempestivamente a Fleequid e a mantenere costantemente aggiornati i propri dati identificativi, fiscali e di fatturazione, le coordinate bancarie e ogni altra informazione necessaria all'esecuzione delle operazioni e all'adempimento degli obblighi previsti dalle presenti Condizioni Generali, ivi compresi quelli relativi alla fatturazione, al pagamento delle somme a lui spettanti e, nell'esecuzione della Vendita in commissione quale Intermediario puro, alla comunicazione dei propri dati all'Acquirente ai sensi dell'art. 11.4. L'obbligo previsto dal presente comma ha carattere generale e permanente e permane per tutta la durata del rapporto e sino al completamento delle operazioni in corso. Il Venditore risponde dei ritardi, degli errori e delle conseguenze derivanti da dati mancanti, inesatti, incompleti o non aggiornati, ivi compresi i ritardi e i costi che ne derivino per Fleequid, per l'Acquirente o per l'esecuzione dell'operazione</w:t>
        </w:r>
      </w:ins>
      <w:del w:id="1617" w:author="Avv. Rosario Panzariello" w:date="2026-09-18T15:05:00Z" w16du:dateUtc="2026-09-18T13:05:00Z">
        <w:r w:rsidR="06635B2D" w:rsidRPr="000532C5" w:rsidDel="00945836">
          <w:rPr>
            <w:rFonts w:ascii="Verdana" w:hAnsi="Verdana"/>
            <w:sz w:val="20"/>
            <w:szCs w:val="20"/>
          </w:rPr>
          <w:delText xml:space="preserve">Anche dopo </w:delText>
        </w:r>
        <w:r w:rsidR="06635B2D" w:rsidRPr="00F02F02" w:rsidDel="00945836">
          <w:rPr>
            <w:rFonts w:ascii="Verdana" w:hAnsi="Verdana"/>
            <w:sz w:val="20"/>
            <w:szCs w:val="20"/>
          </w:rPr>
          <w:delText>l'approvazione della Proposta di vendita</w:delText>
        </w:r>
        <w:r w:rsidR="06635B2D" w:rsidRPr="000A6706" w:rsidDel="00945836">
          <w:rPr>
            <w:rFonts w:ascii="Verdana" w:hAnsi="Verdana"/>
            <w:sz w:val="20"/>
            <w:szCs w:val="20"/>
          </w:rPr>
          <w:delText xml:space="preserve">, </w:delText>
        </w:r>
        <w:r w:rsidR="008A6ABC" w:rsidRPr="000A6706" w:rsidDel="00945836">
          <w:rPr>
            <w:rFonts w:ascii="Verdana" w:hAnsi="Verdana"/>
            <w:sz w:val="20"/>
            <w:szCs w:val="20"/>
          </w:rPr>
          <w:delText>nonché durante e successivamente alla predisposizione e pubblicazione della Scheda d’Asta</w:delText>
        </w:r>
      </w:del>
      <w:ins w:id="1618" w:author="Avv. Rosario Panzariello" w:date="2026-09-14T11:17:00Z">
        <w:del w:id="1619" w:author="Avv. Rosario Panzariello" w:date="2026-09-18T15:05:00Z" w16du:dateUtc="2026-09-18T13:05:00Z">
          <w:r w:rsidR="00A17C45" w:rsidDel="00945836">
            <w:rPr>
              <w:rFonts w:ascii="Verdana" w:hAnsi="Verdana"/>
              <w:sz w:val="20"/>
              <w:szCs w:val="20"/>
            </w:rPr>
            <w:delText>dell’Inserzione</w:delText>
          </w:r>
        </w:del>
      </w:ins>
      <w:del w:id="1620" w:author="Avv. Rosario Panzariello" w:date="2026-09-18T15:05:00Z" w16du:dateUtc="2026-09-18T13:05:00Z">
        <w:r w:rsidR="008A6ABC" w:rsidRPr="000A6706" w:rsidDel="00945836">
          <w:rPr>
            <w:rFonts w:ascii="Verdana" w:hAnsi="Verdana"/>
            <w:sz w:val="20"/>
            <w:szCs w:val="20"/>
          </w:rPr>
          <w:delText xml:space="preserve">, </w:delText>
        </w:r>
        <w:r w:rsidR="06635B2D" w:rsidRPr="000532C5" w:rsidDel="00945836">
          <w:rPr>
            <w:rFonts w:ascii="Verdana" w:hAnsi="Verdana"/>
            <w:sz w:val="20"/>
            <w:szCs w:val="20"/>
          </w:rPr>
          <w:delText>Fleequid avrà sempre</w:delText>
        </w:r>
      </w:del>
      <w:ins w:id="1621" w:author="Avv. Rosario Panzariello" w:date="2026-09-14T11:17:00Z">
        <w:del w:id="1622" w:author="Avv. Rosario Panzariello" w:date="2026-09-18T15:05:00Z" w16du:dateUtc="2026-09-18T13:05:00Z">
          <w:r w:rsidR="00F66CB7" w:rsidDel="00945836">
            <w:rPr>
              <w:rFonts w:ascii="Verdana" w:hAnsi="Verdana"/>
              <w:sz w:val="20"/>
              <w:szCs w:val="20"/>
            </w:rPr>
            <w:delText>conserva</w:delText>
          </w:r>
        </w:del>
      </w:ins>
      <w:del w:id="1623" w:author="Avv. Rosario Panzariello" w:date="2026-09-18T15:05:00Z" w16du:dateUtc="2026-09-18T13:05:00Z">
        <w:r w:rsidR="06635B2D" w:rsidRPr="000532C5" w:rsidDel="00945836">
          <w:rPr>
            <w:rFonts w:ascii="Verdana" w:hAnsi="Verdana"/>
            <w:sz w:val="20"/>
            <w:szCs w:val="20"/>
          </w:rPr>
          <w:delText xml:space="preserve"> il diritto di richiedere e</w:delText>
        </w:r>
      </w:del>
      <w:ins w:id="1624" w:author="Avv. Rosario Panzariello" w:date="2026-09-14T11:17:00Z">
        <w:del w:id="1625" w:author="Avv. Rosario Panzariello" w:date="2026-09-18T15:05:00Z" w16du:dateUtc="2026-09-18T13:05:00Z">
          <w:r w:rsidR="00F66CB7" w:rsidDel="00945836">
            <w:rPr>
              <w:rFonts w:ascii="Verdana" w:hAnsi="Verdana"/>
              <w:sz w:val="20"/>
              <w:szCs w:val="20"/>
            </w:rPr>
            <w:delText>d</w:delText>
          </w:r>
        </w:del>
      </w:ins>
      <w:del w:id="1626" w:author="Avv. Rosario Panzariello" w:date="2026-09-18T15:05:00Z" w16du:dateUtc="2026-09-18T13:05:00Z">
        <w:r w:rsidR="06635B2D" w:rsidRPr="000532C5" w:rsidDel="00945836">
          <w:rPr>
            <w:rFonts w:ascii="Verdana" w:hAnsi="Verdana"/>
            <w:sz w:val="20"/>
            <w:szCs w:val="20"/>
          </w:rPr>
          <w:delText xml:space="preserve"> ottenere </w:delText>
        </w:r>
      </w:del>
      <w:ins w:id="1627" w:author="Avv. Rosario Panzariello" w:date="2026-09-14T11:17:00Z">
        <w:del w:id="1628" w:author="Avv. Rosario Panzariello" w:date="2026-09-18T15:05:00Z" w16du:dateUtc="2026-09-18T13:05:00Z">
          <w:r w:rsidR="00F66CB7" w:rsidDel="00945836">
            <w:rPr>
              <w:rFonts w:ascii="Verdana" w:hAnsi="Verdana"/>
              <w:sz w:val="20"/>
              <w:szCs w:val="20"/>
            </w:rPr>
            <w:delText xml:space="preserve">dal Venditore </w:delText>
          </w:r>
        </w:del>
      </w:ins>
      <w:del w:id="1629" w:author="Avv. Rosario Panzariello" w:date="2026-09-18T15:05:00Z" w16du:dateUtc="2026-09-18T13:05:00Z">
        <w:r w:rsidR="06635B2D" w:rsidRPr="000532C5" w:rsidDel="00945836">
          <w:rPr>
            <w:rFonts w:ascii="Verdana" w:hAnsi="Verdana"/>
            <w:sz w:val="20"/>
            <w:szCs w:val="20"/>
          </w:rPr>
          <w:delText>ulteriori informazioni e/o documenti relativi ai Veicoli offerti dal Venditore</w:delText>
        </w:r>
      </w:del>
      <w:ins w:id="1630" w:author="Avv. Rosario Panzariello" w:date="2026-09-14T11:17:00Z">
        <w:del w:id="1631" w:author="Avv. Rosario Panzariello" w:date="2026-09-18T15:05:00Z" w16du:dateUtc="2026-09-18T13:05:00Z">
          <w:r w:rsidR="00F66CB7" w:rsidDel="00945836">
            <w:rPr>
              <w:rFonts w:ascii="Verdana" w:hAnsi="Verdana"/>
              <w:sz w:val="20"/>
              <w:szCs w:val="20"/>
            </w:rPr>
            <w:delText>oggetto della Proposta di vendita</w:delText>
          </w:r>
        </w:del>
      </w:ins>
      <w:r w:rsidR="06635B2D" w:rsidRPr="000532C5">
        <w:rPr>
          <w:rFonts w:ascii="Verdana" w:hAnsi="Verdana"/>
          <w:sz w:val="20"/>
          <w:szCs w:val="20"/>
        </w:rPr>
        <w:t>.</w:t>
      </w:r>
    </w:p>
    <w:p w14:paraId="12CB0939" w14:textId="18864941"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sidRPr="00720CFE">
        <w:rPr>
          <w:rFonts w:ascii="Verdana" w:hAnsi="Verdana"/>
          <w:sz w:val="20"/>
          <w:szCs w:val="20"/>
        </w:rPr>
        <w:t xml:space="preserve">A seguito dell’accettazione </w:t>
      </w:r>
      <w:del w:id="1632" w:author="Avv. Rosario Panzariello" w:date="2026-09-14T11:18:00Z">
        <w:r w:rsidRPr="00720CFE" w:rsidDel="00020C6B">
          <w:rPr>
            <w:rFonts w:ascii="Verdana" w:hAnsi="Verdana"/>
            <w:sz w:val="20"/>
            <w:szCs w:val="20"/>
          </w:rPr>
          <w:delText xml:space="preserve">da parte di Fleequid </w:delText>
        </w:r>
      </w:del>
      <w:r w:rsidRPr="00720CFE">
        <w:rPr>
          <w:rFonts w:ascii="Verdana" w:hAnsi="Verdana"/>
          <w:sz w:val="20"/>
          <w:szCs w:val="20"/>
        </w:rPr>
        <w:t>della</w:t>
      </w:r>
      <w:r w:rsidR="00516670" w:rsidRPr="00720CFE">
        <w:rPr>
          <w:rFonts w:ascii="Verdana" w:hAnsi="Verdana"/>
          <w:sz w:val="20"/>
          <w:szCs w:val="20"/>
        </w:rPr>
        <w:t xml:space="preserve"> Proposta di vendita</w:t>
      </w:r>
      <w:ins w:id="1633" w:author="Avv. Rosario Panzariello" w:date="2026-09-18T15:06:00Z" w16du:dateUtc="2026-09-18T13:06:00Z">
        <w:r w:rsidR="0061358E">
          <w:rPr>
            <w:rFonts w:ascii="Verdana" w:hAnsi="Verdana"/>
            <w:sz w:val="20"/>
            <w:szCs w:val="20"/>
          </w:rPr>
          <w:t>,</w:t>
        </w:r>
      </w:ins>
      <w:del w:id="1634" w:author="Avv. Rosario Panzariello" w:date="2026-09-14T11:18:00Z">
        <w:r w:rsidRPr="00720CFE" w:rsidDel="00020C6B">
          <w:rPr>
            <w:rFonts w:ascii="Verdana" w:hAnsi="Verdana"/>
            <w:sz w:val="20"/>
            <w:szCs w:val="20"/>
          </w:rPr>
          <w:delText xml:space="preserve"> (art. 6.7</w:delText>
        </w:r>
      </w:del>
      <w:ins w:id="1635" w:author="Avv. Rosario Panzariello" w:date="2026-09-14T11:35:00Z">
        <w:r w:rsidR="003E24E8" w:rsidRPr="003E24E8">
          <w:t xml:space="preserve"> </w:t>
        </w:r>
      </w:ins>
      <w:ins w:id="1636" w:author="Avv. Rosario Panzariello" w:date="2026-09-18T15:06:00Z" w16du:dateUtc="2026-09-18T13:06:00Z">
        <w:r w:rsidR="0061358E" w:rsidRPr="0061358E">
          <w:rPr>
            <w:rFonts w:ascii="Verdana" w:hAnsi="Verdana"/>
            <w:sz w:val="20"/>
            <w:szCs w:val="20"/>
          </w:rPr>
          <w:t>Fleequid determina, nell'ambito dell'organizzazione del processo di commercializzazione del Veicolo e secondo quanto previsto dall'art. 3, il Modello di Vendita, la tipologia dell'Evento di vendita e le relative modalità operative. Qualora sia opportuno procedere con uno o più successivi Eventi di vendita relativi al medesimo Veicolo, spetta a Fleequid determinarne la programmazione, il relativo intervallo temporale e, nei limiti previsti dalle presenti Condizioni Generali, anche l'eventuale adozione di un diverso Modello di Vendita. Nella Vendita in commissione la durata di ciascuna Asta, il valore degli eventuali rilanci e la Base d'asta sono stabiliti in modo ragionevole da Fleequid; fermo quanto previsto dalle presenti Condizioni Generali e dalle eventuali Condizioni particolari di vendita applicabili, Fleequid determina a propria discrezione la tipologia di Evento di vendita con la quale procedere al tentativo di vendita. Nei casi in cui sia previsto un Prezzo di riserva, la Base d'asta può essere fissata da Fleequid in misura inferiore, uguale o superiore al Prezzo di riserva, restando fermo che, alla conclusione dell'Evento di vendita, l'Accordo vincolante si perfeziona soltanto al ricorrere delle condizioni previste dall'art. 10. Nei casi in cui, in base alla tipologia di Evento di vendita prescelta, non sia previsto un Prezzo di riserva, l'esito dell'Evento determina il perfezionamento dell'Accordo vincolante al prezzo risultante dalla procedura. Nel Dealer Sales, Fleequid acquista il Veicolo dal Venditore secondo il Prezzo di acquisto e le condizioni con quest'ultimo concordate ai sensi dell'art. 18.3 e determina autonomamente le modalità della successiva commercializzazione e rivendita del Veicolo, anche mediante uno o più Eventi di vendita.</w:t>
        </w:r>
      </w:ins>
      <w:ins w:id="1637" w:author="Avv. Rosario Panzariello" w:date="2026-09-14T11:35:00Z">
        <w:del w:id="1638" w:author="Avv. Rosario Panzariello" w:date="2026-09-18T15:06:00Z" w16du:dateUtc="2026-09-18T13:06:00Z">
          <w:r w:rsidR="003E24E8" w:rsidRPr="00A96F81" w:rsidDel="0061358E">
            <w:rPr>
              <w:rFonts w:ascii="Verdana" w:hAnsi="Verdana"/>
              <w:sz w:val="20"/>
              <w:szCs w:val="20"/>
              <w:rPrChange w:id="1639" w:author="Avv. Rosario Panzariello" w:date="2026-09-14T11:36:00Z">
                <w:rPr/>
              </w:rPrChange>
            </w:rPr>
            <w:delText>Fleequid determina, nell’ambito dell’organizzazione del processo di commercializzazione del Veicolo e secondo quanto previsto dall’art. 3, il Modello di Vendita, la tipologia dell’Evento di vendita e le relative modalità operative. Qualora sia opportuno procedere con uno o più successivi Eventi di vendita relativi al medesimo Veicolo, spetta a Fleequid determinarne la programmazione, il relativo intervallo temporale e, nei limiti previsti dalle presenti Condizioni Generali, anche l’eventuale adozione di un diverso Modello di Vendita.</w:delText>
          </w:r>
          <w:r w:rsidR="00720CFE" w:rsidRPr="00A96F81" w:rsidDel="0061358E">
            <w:rPr>
              <w:rFonts w:ascii="Verdana" w:hAnsi="Verdana"/>
              <w:sz w:val="20"/>
              <w:szCs w:val="20"/>
              <w:rPrChange w:id="1640" w:author="Avv. Rosario Panzariello" w:date="2026-09-14T11:36:00Z">
                <w:rPr>
                  <w:rFonts w:ascii="Times New Roman" w:eastAsia="Times New Roman" w:hAnsi="Times New Roman" w:cs="Times New Roman"/>
                  <w:b/>
                  <w:bCs/>
                  <w:kern w:val="0"/>
                  <w:sz w:val="24"/>
                  <w:szCs w:val="24"/>
                  <w:lang w:eastAsia="it-IT"/>
                  <w14:ligatures w14:val="none"/>
                </w:rPr>
              </w:rPrChange>
            </w:rPr>
            <w:delText xml:space="preserve"> </w:delText>
          </w:r>
          <w:r w:rsidR="00720CFE" w:rsidRPr="00A96F81" w:rsidDel="0061358E">
            <w:rPr>
              <w:rFonts w:ascii="Verdana" w:hAnsi="Verdana"/>
              <w:sz w:val="20"/>
              <w:szCs w:val="20"/>
              <w:rPrChange w:id="1641" w:author="Avv. Rosario Panzariello" w:date="2026-09-14T11:36:00Z">
                <w:rPr>
                  <w:b/>
                  <w:bCs/>
                </w:rPr>
              </w:rPrChange>
            </w:rPr>
            <w:delText>Nel Modello di Vendita in commissione</w:delText>
          </w:r>
          <w:r w:rsidR="00720CFE" w:rsidRPr="00A96F81" w:rsidDel="0061358E">
            <w:rPr>
              <w:rFonts w:ascii="Verdana" w:hAnsi="Verdana"/>
              <w:sz w:val="20"/>
              <w:szCs w:val="20"/>
              <w:rPrChange w:id="1642" w:author="Avv. Rosario Panzariello" w:date="2026-09-14T11:36:00Z">
                <w:rPr/>
              </w:rPrChange>
            </w:rPr>
            <w:delText>, la durata di ciascuna Asta, il valore degli eventuali rilanci e la Base d’asta sono stabiliti in modo ragionevole da Fleequid. Fermo quanto previsto dalle presenti Condizioni Generali e dalle eventuali Condizioni particolari di vendita applicabili, Fleequid determina, a propria discrezione, la tipologia di Asta con la quale procedere al tentativo di vendita. Nei casi in cui sia previsto un Prezzo di riserva, la Base d’asta può essere fissata da Fleequid in misura inferiore, uguale o superiore al Prezzo di riserva, restando fermo che, alla conclusione dell’Asta, l’Accordo vincolante si perfeziona soltanto al ricorrere delle condizioni previste dalle presenti Condizioni Generali, ivi compreso il superamento del Prezzo di riserva ovvero l’accettazione da parte del Venditore di un’Offerta inferiore o dell’Offerente di una controproposta del Venditore. Nei casi in cui, in base alla tipologia d’Asta prescelta, non sia previsto un Prezzo di riserva, l’esito dell’Asta determina il perfezionamento dell’Accordo vincolante al Prezzo risultante dalla procedura, secondo quanto previsto dalle presenti Condizioni Generali.</w:delText>
          </w:r>
          <w:r w:rsidR="00720CFE" w:rsidRPr="00A96F81" w:rsidDel="0061358E">
            <w:rPr>
              <w:rFonts w:ascii="Verdana" w:hAnsi="Verdana"/>
              <w:sz w:val="20"/>
              <w:szCs w:val="20"/>
              <w:rPrChange w:id="1643" w:author="Avv. Rosario Panzariello" w:date="2026-09-14T11:36:00Z">
                <w:rPr>
                  <w:rStyle w:val="Titolo1Carattere"/>
                </w:rPr>
              </w:rPrChange>
            </w:rPr>
            <w:delText xml:space="preserve"> </w:delText>
          </w:r>
          <w:r w:rsidR="00720CFE" w:rsidRPr="00A96F81" w:rsidDel="0061358E">
            <w:rPr>
              <w:rFonts w:ascii="Verdana" w:hAnsi="Verdana"/>
              <w:sz w:val="20"/>
              <w:szCs w:val="20"/>
              <w:rPrChange w:id="1644" w:author="Avv. Rosario Panzariello" w:date="2026-09-14T11:36:00Z">
                <w:rPr>
                  <w:rStyle w:val="Enfasigrassetto"/>
                </w:rPr>
              </w:rPrChange>
            </w:rPr>
            <w:delText>Nel Dealer Sales</w:delText>
          </w:r>
          <w:r w:rsidR="00720CFE" w:rsidRPr="00A96F81" w:rsidDel="0061358E">
            <w:rPr>
              <w:rFonts w:ascii="Verdana" w:hAnsi="Verdana"/>
              <w:sz w:val="20"/>
              <w:szCs w:val="20"/>
              <w:rPrChange w:id="1645" w:author="Avv. Rosario Panzariello" w:date="2026-09-14T11:36:00Z">
                <w:rPr/>
              </w:rPrChange>
            </w:rPr>
            <w:delText>, Fleequid acquista il Veicolo dal Venditore secondo il Prezzo di acquisto e le condizioni con quest’ultimo concordate e determina autonomamente le modalità della successiva commercializzazione e rivendita del Veicolo, anche mediante uno o più Eventi di vendita o Aste, fermo quanto previsto dalle ulteriori disposizioni delle presenti Condizioni Generali.</w:delText>
          </w:r>
        </w:del>
      </w:ins>
      <w:del w:id="1646" w:author="Avv. Rosario Panzariello" w:date="2026-09-18T15:06:00Z" w16du:dateUtc="2026-09-18T13:06:00Z">
        <w:r w:rsidRPr="00A96F81" w:rsidDel="0061358E">
          <w:rPr>
            <w:rFonts w:ascii="Verdana" w:hAnsi="Verdana"/>
            <w:sz w:val="20"/>
            <w:szCs w:val="20"/>
          </w:rPr>
          <w:delText>)</w:delText>
        </w:r>
        <w:r w:rsidR="00516670" w:rsidRPr="00A96F81" w:rsidDel="0061358E">
          <w:rPr>
            <w:rFonts w:ascii="Verdana" w:hAnsi="Verdana"/>
            <w:sz w:val="20"/>
            <w:szCs w:val="20"/>
          </w:rPr>
          <w:delText>,</w:delText>
        </w:r>
        <w:r w:rsidR="00516670" w:rsidRPr="00720CFE" w:rsidDel="0061358E">
          <w:rPr>
            <w:rFonts w:ascii="Verdana" w:hAnsi="Verdana"/>
            <w:sz w:val="20"/>
            <w:szCs w:val="20"/>
          </w:rPr>
          <w:delText xml:space="preserve"> </w:delText>
        </w:r>
        <w:r w:rsidR="00516670" w:rsidRPr="00720CFE" w:rsidDel="0061358E">
          <w:rPr>
            <w:rFonts w:ascii="Verdana" w:hAnsi="Verdana"/>
            <w:sz w:val="20"/>
            <w:szCs w:val="20"/>
            <w:highlight w:val="yellow"/>
            <w:rPrChange w:id="1647" w:author="Avv. Rosario Panzariello" w:date="2026-09-14T11:35:00Z">
              <w:rPr>
                <w:rFonts w:ascii="Verdana" w:hAnsi="Verdana"/>
                <w:sz w:val="20"/>
                <w:szCs w:val="20"/>
              </w:rPr>
            </w:rPrChange>
          </w:rPr>
          <w:delText>l</w:delText>
        </w:r>
        <w:r w:rsidR="690C907F" w:rsidRPr="00720CFE" w:rsidDel="0061358E">
          <w:rPr>
            <w:rFonts w:ascii="Verdana" w:hAnsi="Verdana"/>
            <w:sz w:val="20"/>
            <w:szCs w:val="20"/>
            <w:highlight w:val="yellow"/>
            <w:rPrChange w:id="1648" w:author="Avv. Rosario Panzariello" w:date="2026-09-14T11:35:00Z">
              <w:rPr>
                <w:rFonts w:ascii="Verdana" w:hAnsi="Verdana"/>
                <w:sz w:val="20"/>
                <w:szCs w:val="20"/>
              </w:rPr>
            </w:rPrChange>
          </w:rPr>
          <w:delText>a durata di ciascuna Asta, il valore degli eventuali rilanci previsti e la determinazione della Base d'asta</w:delText>
        </w:r>
        <w:r w:rsidR="006A68FC" w:rsidRPr="00720CFE" w:rsidDel="0061358E">
          <w:rPr>
            <w:rFonts w:ascii="Verdana" w:hAnsi="Verdana"/>
            <w:sz w:val="20"/>
            <w:szCs w:val="20"/>
            <w:highlight w:val="yellow"/>
            <w:rPrChange w:id="1649" w:author="Avv. Rosario Panzariello" w:date="2026-09-14T11:35:00Z">
              <w:rPr>
                <w:rFonts w:ascii="Verdana" w:hAnsi="Verdana"/>
                <w:sz w:val="20"/>
                <w:szCs w:val="20"/>
              </w:rPr>
            </w:rPrChange>
          </w:rPr>
          <w:delText xml:space="preserve"> </w:delText>
        </w:r>
        <w:r w:rsidR="690C907F" w:rsidRPr="00720CFE" w:rsidDel="0061358E">
          <w:rPr>
            <w:rFonts w:ascii="Verdana" w:hAnsi="Verdana"/>
            <w:sz w:val="20"/>
            <w:szCs w:val="20"/>
            <w:highlight w:val="yellow"/>
            <w:rPrChange w:id="1650" w:author="Avv. Rosario Panzariello" w:date="2026-09-14T11:35:00Z">
              <w:rPr>
                <w:rFonts w:ascii="Verdana" w:hAnsi="Verdana"/>
                <w:sz w:val="20"/>
                <w:szCs w:val="20"/>
              </w:rPr>
            </w:rPrChange>
          </w:rPr>
          <w:delText xml:space="preserve">saranno stabiliti in modo ragionevole da Fleequid. Se dovesse essere necessario programmare una nuova Asta, sarà compito di Fleequid stabilire l'intervallo temporale tra le varie Aste. </w:delText>
        </w:r>
        <w:r w:rsidR="00486BD2" w:rsidRPr="00720CFE" w:rsidDel="0061358E">
          <w:rPr>
            <w:rFonts w:ascii="Verdana" w:hAnsi="Verdana"/>
            <w:sz w:val="20"/>
            <w:szCs w:val="20"/>
            <w:highlight w:val="yellow"/>
            <w:rPrChange w:id="1651" w:author="Avv. Rosario Panzariello" w:date="2026-09-14T11:35:00Z">
              <w:rPr>
                <w:rFonts w:ascii="Verdana" w:hAnsi="Verdana"/>
                <w:sz w:val="20"/>
                <w:szCs w:val="20"/>
              </w:rPr>
            </w:rPrChange>
          </w:rPr>
          <w:delText xml:space="preserve">Fermo quanto previsto dall’art. 7.8 e dalle eventuali Condizioni </w:delText>
        </w:r>
        <w:r w:rsidR="0026619F" w:rsidRPr="00720CFE" w:rsidDel="0061358E">
          <w:rPr>
            <w:rFonts w:ascii="Verdana" w:hAnsi="Verdana"/>
            <w:sz w:val="20"/>
            <w:szCs w:val="20"/>
            <w:highlight w:val="yellow"/>
            <w:rPrChange w:id="1652" w:author="Avv. Rosario Panzariello" w:date="2026-09-14T11:35:00Z">
              <w:rPr>
                <w:rFonts w:ascii="Verdana" w:hAnsi="Verdana"/>
                <w:sz w:val="20"/>
                <w:szCs w:val="20"/>
              </w:rPr>
            </w:rPrChange>
          </w:rPr>
          <w:delText>p</w:delText>
        </w:r>
        <w:r w:rsidR="00486BD2" w:rsidRPr="00720CFE" w:rsidDel="0061358E">
          <w:rPr>
            <w:rFonts w:ascii="Verdana" w:hAnsi="Verdana"/>
            <w:sz w:val="20"/>
            <w:szCs w:val="20"/>
            <w:highlight w:val="yellow"/>
            <w:rPrChange w:id="1653" w:author="Avv. Rosario Panzariello" w:date="2026-09-14T11:35:00Z">
              <w:rPr>
                <w:rFonts w:ascii="Verdana" w:hAnsi="Verdana"/>
                <w:sz w:val="20"/>
                <w:szCs w:val="20"/>
              </w:rPr>
            </w:rPrChange>
          </w:rPr>
          <w:delText>articolari applicabili alla specifica tipologia d’Asta</w:delText>
        </w:r>
        <w:r w:rsidR="690C907F" w:rsidRPr="00720CFE" w:rsidDel="0061358E">
          <w:rPr>
            <w:rFonts w:ascii="Verdana" w:hAnsi="Verdana"/>
            <w:sz w:val="20"/>
            <w:szCs w:val="20"/>
            <w:highlight w:val="yellow"/>
            <w:rPrChange w:id="1654" w:author="Avv. Rosario Panzariello" w:date="2026-09-14T11:35:00Z">
              <w:rPr>
                <w:rFonts w:ascii="Verdana" w:hAnsi="Verdana"/>
                <w:sz w:val="20"/>
                <w:szCs w:val="20"/>
              </w:rPr>
            </w:rPrChange>
          </w:rPr>
          <w:delText xml:space="preserve">, è facoltà di Fleequid </w:delText>
        </w:r>
        <w:r w:rsidR="7BBD806E" w:rsidRPr="00720CFE" w:rsidDel="0061358E">
          <w:rPr>
            <w:rFonts w:ascii="Verdana" w:hAnsi="Verdana"/>
            <w:sz w:val="20"/>
            <w:szCs w:val="20"/>
            <w:highlight w:val="yellow"/>
            <w:rPrChange w:id="1655" w:author="Avv. Rosario Panzariello" w:date="2026-09-14T11:35:00Z">
              <w:rPr>
                <w:rFonts w:ascii="Verdana" w:hAnsi="Verdana"/>
                <w:sz w:val="20"/>
                <w:szCs w:val="20"/>
              </w:rPr>
            </w:rPrChange>
          </w:rPr>
          <w:delText>determinare</w:delText>
        </w:r>
        <w:r w:rsidR="690C907F" w:rsidRPr="00720CFE" w:rsidDel="0061358E">
          <w:rPr>
            <w:rFonts w:ascii="Verdana" w:hAnsi="Verdana"/>
            <w:sz w:val="20"/>
            <w:szCs w:val="20"/>
            <w:highlight w:val="yellow"/>
            <w:rPrChange w:id="1656" w:author="Avv. Rosario Panzariello" w:date="2026-09-14T11:35:00Z">
              <w:rPr>
                <w:rFonts w:ascii="Verdana" w:hAnsi="Verdana"/>
                <w:sz w:val="20"/>
                <w:szCs w:val="20"/>
              </w:rPr>
            </w:rPrChange>
          </w:rPr>
          <w:delText xml:space="preserve">, a propria </w:delText>
        </w:r>
        <w:r w:rsidR="00C13FBF" w:rsidRPr="00720CFE" w:rsidDel="0061358E">
          <w:rPr>
            <w:rFonts w:ascii="Verdana" w:hAnsi="Verdana"/>
            <w:sz w:val="20"/>
            <w:szCs w:val="20"/>
            <w:highlight w:val="yellow"/>
            <w:rPrChange w:id="1657" w:author="Avv. Rosario Panzariello" w:date="2026-09-14T11:35:00Z">
              <w:rPr>
                <w:rFonts w:ascii="Verdana" w:hAnsi="Verdana"/>
                <w:sz w:val="20"/>
                <w:szCs w:val="20"/>
              </w:rPr>
            </w:rPrChange>
          </w:rPr>
          <w:delText>discrezione</w:delText>
        </w:r>
        <w:r w:rsidR="690C907F" w:rsidRPr="00720CFE" w:rsidDel="0061358E">
          <w:rPr>
            <w:rFonts w:ascii="Verdana" w:hAnsi="Verdana"/>
            <w:sz w:val="20"/>
            <w:szCs w:val="20"/>
            <w:highlight w:val="yellow"/>
            <w:rPrChange w:id="1658" w:author="Avv. Rosario Panzariello" w:date="2026-09-14T11:35:00Z">
              <w:rPr>
                <w:rFonts w:ascii="Verdana" w:hAnsi="Verdana"/>
                <w:sz w:val="20"/>
                <w:szCs w:val="20"/>
              </w:rPr>
            </w:rPrChange>
          </w:rPr>
          <w:delText>, con quale delle tipologie d’Asta procedere al tentativo di vendita.</w:delText>
        </w:r>
        <w:r w:rsidR="76F72338" w:rsidRPr="00720CFE" w:rsidDel="0061358E">
          <w:rPr>
            <w:rFonts w:ascii="Verdana" w:hAnsi="Verdana"/>
            <w:sz w:val="20"/>
            <w:szCs w:val="20"/>
            <w:highlight w:val="yellow"/>
            <w:rPrChange w:id="1659" w:author="Avv. Rosario Panzariello" w:date="2026-09-14T11:35:00Z">
              <w:rPr>
                <w:rFonts w:ascii="Verdana" w:hAnsi="Verdana"/>
                <w:sz w:val="20"/>
                <w:szCs w:val="20"/>
              </w:rPr>
            </w:rPrChange>
          </w:rPr>
          <w:delText xml:space="preserve"> </w:delText>
        </w:r>
        <w:r w:rsidR="00CD314A" w:rsidRPr="00720CFE" w:rsidDel="0061358E">
          <w:rPr>
            <w:rFonts w:ascii="Verdana" w:hAnsi="Verdana"/>
            <w:sz w:val="20"/>
            <w:szCs w:val="20"/>
            <w:highlight w:val="yellow"/>
            <w:rPrChange w:id="1660" w:author="Avv. Rosario Panzariello" w:date="2026-09-14T11:35:00Z">
              <w:rPr>
                <w:rFonts w:ascii="Verdana" w:hAnsi="Verdana"/>
                <w:sz w:val="20"/>
                <w:szCs w:val="20"/>
              </w:rPr>
            </w:rPrChange>
          </w:rPr>
          <w:delText>Nei casi in cui sia previsto un Prezzo di riserva, l</w:delText>
        </w:r>
        <w:r w:rsidR="76F72338" w:rsidRPr="00720CFE" w:rsidDel="0061358E">
          <w:rPr>
            <w:rFonts w:ascii="Verdana" w:hAnsi="Verdana"/>
            <w:sz w:val="20"/>
            <w:szCs w:val="20"/>
            <w:highlight w:val="yellow"/>
            <w:rPrChange w:id="1661" w:author="Avv. Rosario Panzariello" w:date="2026-09-14T11:35:00Z">
              <w:rPr>
                <w:rFonts w:ascii="Verdana" w:hAnsi="Verdana"/>
                <w:sz w:val="20"/>
                <w:szCs w:val="20"/>
              </w:rPr>
            </w:rPrChange>
          </w:rPr>
          <w:delText>a Base d’Asta può essere fissata da Fleequid in misura inferiore, uguale o superiore al Prezzo di riserva, fermo restando che l’Aggiudicazione vincola le Parti esclusivamente in caso di superamento del Prezzo di riserva o di accettazione, da parte del Venditore, di un’offerta inferiore secondo quanto previsto all’art. 6.11.</w:delText>
        </w:r>
        <w:r w:rsidR="00936871" w:rsidRPr="00720CFE" w:rsidDel="0061358E">
          <w:rPr>
            <w:rFonts w:ascii="Verdana" w:hAnsi="Verdana"/>
            <w:sz w:val="20"/>
            <w:szCs w:val="20"/>
            <w:highlight w:val="yellow"/>
            <w:rPrChange w:id="1662" w:author="Avv. Rosario Panzariello" w:date="2026-09-14T11:35:00Z">
              <w:rPr>
                <w:rFonts w:ascii="Verdana" w:hAnsi="Verdana"/>
                <w:sz w:val="20"/>
                <w:szCs w:val="20"/>
              </w:rPr>
            </w:rPrChange>
          </w:rPr>
          <w:delText xml:space="preserve"> Nei casi in cui, in base alla tipologia d’Asta prescelta, non sia previsto un Prezzo di riserva, l’Aggiudicazione al termine dell’Asta vincola direttamente le Parti al Prezzo di aggiudicazione</w:delText>
        </w:r>
        <w:r w:rsidR="000E0265" w:rsidRPr="00720CFE" w:rsidDel="0061358E">
          <w:rPr>
            <w:rFonts w:ascii="Verdana" w:hAnsi="Verdana"/>
            <w:sz w:val="20"/>
            <w:szCs w:val="20"/>
          </w:rPr>
          <w:delText>.</w:delText>
        </w:r>
      </w:del>
    </w:p>
    <w:p w14:paraId="66FC2311" w14:textId="71078BE1" w:rsidR="00301BEE" w:rsidRDefault="000C3CBD" w:rsidP="008E0701">
      <w:pPr>
        <w:pStyle w:val="Paragrafoelenco"/>
        <w:numPr>
          <w:ilvl w:val="1"/>
          <w:numId w:val="1"/>
        </w:numPr>
        <w:spacing w:line="360" w:lineRule="auto"/>
        <w:ind w:left="0" w:firstLine="0"/>
        <w:jc w:val="both"/>
        <w:rPr>
          <w:ins w:id="1663" w:author="Avv. Rosario Panzariello" w:date="2026-09-14T15:20:00Z"/>
          <w:rFonts w:ascii="Verdana" w:hAnsi="Verdana"/>
          <w:sz w:val="20"/>
          <w:szCs w:val="20"/>
        </w:rPr>
      </w:pPr>
      <w:r w:rsidRPr="000532C5">
        <w:rPr>
          <w:rFonts w:ascii="Verdana" w:hAnsi="Verdana"/>
          <w:sz w:val="20"/>
          <w:szCs w:val="20"/>
        </w:rPr>
        <w:t xml:space="preserve">Con la formulazione della Proposta di vendita, il Venditore autorizza espressamente Fleequid </w:t>
      </w:r>
      <w:r w:rsidR="00C011FB" w:rsidRPr="000A6706">
        <w:rPr>
          <w:rFonts w:ascii="Verdana" w:hAnsi="Verdana"/>
          <w:sz w:val="20"/>
          <w:szCs w:val="20"/>
        </w:rPr>
        <w:t>a predisporre, pubblicare e pubblicizzare</w:t>
      </w:r>
      <w:r w:rsidR="00FB682B" w:rsidRPr="000A6706">
        <w:rPr>
          <w:rFonts w:ascii="Verdana" w:hAnsi="Verdana"/>
          <w:sz w:val="20"/>
          <w:szCs w:val="20"/>
        </w:rPr>
        <w:t xml:space="preserve">, </w:t>
      </w:r>
      <w:del w:id="1664" w:author="Avv. Rosario Panzariello" w:date="2026-09-14T11:40:00Z">
        <w:r w:rsidR="00FB682B" w:rsidRPr="000A6706" w:rsidDel="00752C56">
          <w:rPr>
            <w:rFonts w:ascii="Verdana" w:hAnsi="Verdana"/>
            <w:sz w:val="20"/>
            <w:szCs w:val="20"/>
          </w:rPr>
          <w:delText xml:space="preserve">per suo nome e conto </w:delText>
        </w:r>
      </w:del>
      <w:r w:rsidR="001963D7" w:rsidRPr="000A6706">
        <w:rPr>
          <w:rFonts w:ascii="Verdana" w:hAnsi="Verdana"/>
          <w:sz w:val="20"/>
          <w:szCs w:val="20"/>
        </w:rPr>
        <w:t>laddove non vi abbia provveduto autonom</w:t>
      </w:r>
      <w:r w:rsidR="0026044B" w:rsidRPr="000A6706">
        <w:rPr>
          <w:rFonts w:ascii="Verdana" w:hAnsi="Verdana"/>
          <w:sz w:val="20"/>
          <w:szCs w:val="20"/>
        </w:rPr>
        <w:t>ame</w:t>
      </w:r>
      <w:r w:rsidR="001963D7" w:rsidRPr="000A6706">
        <w:rPr>
          <w:rFonts w:ascii="Verdana" w:hAnsi="Verdana"/>
          <w:sz w:val="20"/>
          <w:szCs w:val="20"/>
        </w:rPr>
        <w:t>nte</w:t>
      </w:r>
      <w:r w:rsidR="00FB682B" w:rsidRPr="000A6706">
        <w:rPr>
          <w:rFonts w:ascii="Verdana" w:hAnsi="Verdana"/>
          <w:sz w:val="20"/>
          <w:szCs w:val="20"/>
        </w:rPr>
        <w:t>,</w:t>
      </w:r>
      <w:r w:rsidR="00C011FB" w:rsidRPr="000A6706">
        <w:rPr>
          <w:rFonts w:ascii="Verdana" w:hAnsi="Verdana"/>
          <w:sz w:val="20"/>
          <w:szCs w:val="20"/>
        </w:rPr>
        <w:t xml:space="preserve"> </w:t>
      </w:r>
      <w:del w:id="1665" w:author="Avv. Rosario Panzariello" w:date="2026-09-14T11:21:00Z">
        <w:r w:rsidR="00C011FB" w:rsidRPr="000A6706" w:rsidDel="006A726D">
          <w:rPr>
            <w:rFonts w:ascii="Verdana" w:hAnsi="Verdana"/>
            <w:sz w:val="20"/>
            <w:szCs w:val="20"/>
          </w:rPr>
          <w:delText>la Scheda d’Asta</w:delText>
        </w:r>
      </w:del>
      <w:ins w:id="1666" w:author="Avv. Rosario Panzariello" w:date="2026-09-18T15:06:00Z" w16du:dateUtc="2026-09-18T13:06:00Z">
        <w:r w:rsidR="00C24E1C" w:rsidRPr="00C24E1C">
          <w:rPr>
            <w:rFonts w:ascii="Verdana" w:hAnsi="Verdana"/>
            <w:sz w:val="20"/>
            <w:szCs w:val="20"/>
          </w:rPr>
          <w:t xml:space="preserve">l'Inserzione relativa al Veicolo, nonché a rendere disponibili agli altri Utenti le Specifiche tecniche e le ulteriori informazioni relative al Veicolo in qualsiasi momento, sia prima sia durante lo svolgimento dell'Evento di vendita, attraverso il Marketplace o altri canali di comunicazione, quali, a titolo esemplificativo, inserzioni pubblicitarie su altri siti internet, newsletter, sezioni dedicate agli Eventi in arrivo e altri strumenti promozionali utilizzati da Fleequid. La Proposta di vendita si considera accettata da Fleequid nel momento in cui quest'ultima ne conferma l'accettazione, anche mediante strumenti informatici o analogici, </w:t>
        </w:r>
        <w:r w:rsidR="00C24E1C" w:rsidRPr="00C24E1C">
          <w:rPr>
            <w:rFonts w:ascii="Verdana" w:hAnsi="Verdana"/>
            <w:sz w:val="20"/>
            <w:szCs w:val="20"/>
          </w:rPr>
          <w:lastRenderedPageBreak/>
          <w:t>ovvero comunque dia esecuzione alla stessa mediante attività univocamente dirette alla commercializzazione del Veicolo, senza che la predisposizione o la pubblicazione dell'Inserzione costituiscano elementi necessari ai fini dell'efficacia o della vincolatività della Proposta di vendita. La predisposizione e la pubblicazione dell'Inserzione costituiscono mere attività esecutive della Proposta di vendita e possono essere effettuate da Fleequid senza necessità di ulteriore approvazione. Il Venditore acconsente alle eventuali visite organizzate da Fleequid presso il luogo in cui i Veicoli sono custoditi e si impegna a mettere a disposizione, ove necessario, gli autisti, i tecnici e l'assistenza ragionevolmente richiesti per consentirne la visione e la prova da parte degli Utenti interessati all'acquisto</w:t>
        </w:r>
      </w:ins>
      <w:ins w:id="1667" w:author="Avv. Rosario Panzariello" w:date="2026-09-14T11:21:00Z">
        <w:del w:id="1668" w:author="Avv. Rosario Panzariello" w:date="2026-09-18T15:06:00Z" w16du:dateUtc="2026-09-18T13:06:00Z">
          <w:r w:rsidR="006A726D" w:rsidDel="00C24E1C">
            <w:rPr>
              <w:rFonts w:ascii="Verdana" w:hAnsi="Verdana"/>
              <w:sz w:val="20"/>
              <w:szCs w:val="20"/>
            </w:rPr>
            <w:delText>l’Inserzione</w:delText>
          </w:r>
        </w:del>
      </w:ins>
      <w:del w:id="1669" w:author="Avv. Rosario Panzariello" w:date="2026-09-18T15:06:00Z" w16du:dateUtc="2026-09-18T13:06:00Z">
        <w:r w:rsidR="00C011FB" w:rsidRPr="000A6706" w:rsidDel="00C24E1C">
          <w:rPr>
            <w:rFonts w:ascii="Verdana" w:hAnsi="Verdana"/>
            <w:sz w:val="20"/>
            <w:szCs w:val="20"/>
          </w:rPr>
          <w:delText xml:space="preserve"> relativa al Veicolo, nonché </w:delText>
        </w:r>
        <w:r w:rsidRPr="000532C5" w:rsidDel="00C24E1C">
          <w:rPr>
            <w:rFonts w:ascii="Verdana" w:hAnsi="Verdana"/>
            <w:sz w:val="20"/>
            <w:szCs w:val="20"/>
          </w:rPr>
          <w:delText xml:space="preserve"> rendere disponibili agli altri Utenti le Specifiche tecniche dei Veicoli</w:delText>
        </w:r>
      </w:del>
      <w:ins w:id="1670" w:author="Avv. Rosario Panzariello" w:date="2026-09-14T11:22:00Z">
        <w:del w:id="1671" w:author="Avv. Rosario Panzariello" w:date="2026-09-18T15:06:00Z" w16du:dateUtc="2026-09-18T13:06:00Z">
          <w:r w:rsidR="00B02FF8" w:rsidRPr="00B02FF8" w:rsidDel="00C24E1C">
            <w:rPr>
              <w:rFonts w:ascii="Verdana" w:hAnsi="Verdana"/>
              <w:sz w:val="20"/>
              <w:szCs w:val="20"/>
              <w:rPrChange w:id="1672" w:author="Avv. Rosario Panzariello" w:date="2026-09-14T11:22:00Z">
                <w:rPr/>
              </w:rPrChange>
            </w:rPr>
            <w:delText xml:space="preserve"> e le ulteriori informazioni relative al Veicolo in qualsiasi momento, sia prima sia durante lo svolgimento dell’Evento di vendita, attraverso il Marketplace o altri canali di comunicazione</w:delText>
          </w:r>
        </w:del>
      </w:ins>
      <w:ins w:id="1673" w:author="Avv. Rosario Panzariello" w:date="2026-09-14T11:41:00Z">
        <w:del w:id="1674" w:author="Avv. Rosario Panzariello" w:date="2026-09-18T15:06:00Z" w16du:dateUtc="2026-09-18T13:06:00Z">
          <w:r w:rsidR="00510B57" w:rsidRPr="00510B57" w:rsidDel="00C24E1C">
            <w:rPr>
              <w:rFonts w:ascii="Verdana" w:hAnsi="Verdana"/>
              <w:sz w:val="20"/>
              <w:szCs w:val="20"/>
              <w:rPrChange w:id="1675" w:author="Avv. Rosario Panzariello" w:date="2026-09-14T11:41:00Z">
                <w:rPr/>
              </w:rPrChange>
            </w:rPr>
            <w:delText xml:space="preserve"> , quali, a titolo esemplificativo, inserzioni pubblicitarie su altri siti internet, newsletter, sezioni dedicate agli Eventi o alle Aste in arrivo e altri strumenti promozionali utilizzati da Fleequid</w:delText>
          </w:r>
        </w:del>
      </w:ins>
      <w:del w:id="1676" w:author="Avv. Rosario Panzariello" w:date="2026-09-18T15:06:00Z" w16du:dateUtc="2026-09-18T13:06:00Z">
        <w:r w:rsidRPr="000532C5" w:rsidDel="00C24E1C">
          <w:rPr>
            <w:rFonts w:ascii="Verdana" w:hAnsi="Verdana"/>
            <w:sz w:val="20"/>
            <w:szCs w:val="20"/>
          </w:rPr>
          <w:delText xml:space="preserve"> </w:delText>
        </w:r>
        <w:r w:rsidRPr="00DF6B42" w:rsidDel="00C24E1C">
          <w:rPr>
            <w:rFonts w:ascii="Verdana" w:hAnsi="Verdana"/>
            <w:sz w:val="20"/>
            <w:szCs w:val="20"/>
            <w:highlight w:val="yellow"/>
            <w:rPrChange w:id="1677" w:author="Avv. Rosario Panzariello" w:date="2026-09-14T11:21:00Z">
              <w:rPr>
                <w:rFonts w:ascii="Verdana" w:hAnsi="Verdana"/>
                <w:sz w:val="20"/>
                <w:szCs w:val="20"/>
              </w:rPr>
            </w:rPrChange>
          </w:rPr>
          <w:delText>in qualsiasi momento, sia prima che durante lo svolgimento dell'Asta, attraverso il Marketplace o altri canali di comunicazione (ad esempio, inserzioni pubblicitarie su altri siti internet, newsletter, inserimento</w:delText>
        </w:r>
        <w:r w:rsidR="00D90775" w:rsidRPr="00DF6B42" w:rsidDel="00C24E1C">
          <w:rPr>
            <w:rFonts w:ascii="Verdana" w:hAnsi="Verdana"/>
            <w:sz w:val="20"/>
            <w:szCs w:val="20"/>
            <w:highlight w:val="yellow"/>
            <w:rPrChange w:id="1678" w:author="Avv. Rosario Panzariello" w:date="2026-09-14T11:21:00Z">
              <w:rPr>
                <w:rFonts w:ascii="Verdana" w:hAnsi="Verdana"/>
                <w:sz w:val="20"/>
                <w:szCs w:val="20"/>
              </w:rPr>
            </w:rPrChange>
          </w:rPr>
          <w:delText xml:space="preserve"> </w:delText>
        </w:r>
        <w:r w:rsidRPr="00DF6B42" w:rsidDel="00C24E1C">
          <w:rPr>
            <w:rFonts w:ascii="Verdana" w:hAnsi="Verdana"/>
            <w:sz w:val="20"/>
            <w:szCs w:val="20"/>
            <w:highlight w:val="yellow"/>
            <w:rPrChange w:id="1679" w:author="Avv. Rosario Panzariello" w:date="2026-09-14T11:21:00Z">
              <w:rPr>
                <w:rFonts w:ascii="Verdana" w:hAnsi="Verdana"/>
                <w:sz w:val="20"/>
                <w:szCs w:val="20"/>
              </w:rPr>
            </w:rPrChange>
          </w:rPr>
          <w:delText>nella sezione “aste in arrivo” etc.)</w:delText>
        </w:r>
        <w:r w:rsidRPr="00232B6D" w:rsidDel="00C24E1C">
          <w:rPr>
            <w:rFonts w:ascii="Verdana" w:hAnsi="Verdana"/>
            <w:sz w:val="20"/>
            <w:szCs w:val="20"/>
          </w:rPr>
          <w:delText>.</w:delText>
        </w:r>
        <w:r w:rsidR="00232B6D" w:rsidRPr="000A6706" w:rsidDel="00C24E1C">
          <w:rPr>
            <w:rFonts w:ascii="Verdana" w:hAnsi="Verdana"/>
            <w:sz w:val="20"/>
            <w:szCs w:val="20"/>
          </w:rPr>
          <w:delText xml:space="preserve"> La Proposta di vendita si considera accettata da Fleequid nel momento in cui quest’ultima ne conferma l’accettazione, anche mediante strumenti informatici</w:delText>
        </w:r>
        <w:r w:rsidR="00FB682B" w:rsidRPr="000A6706" w:rsidDel="00C24E1C">
          <w:rPr>
            <w:rFonts w:ascii="Verdana" w:hAnsi="Verdana"/>
            <w:sz w:val="20"/>
            <w:szCs w:val="20"/>
          </w:rPr>
          <w:delText xml:space="preserve"> o an</w:delText>
        </w:r>
        <w:r w:rsidR="00DB62F1" w:rsidRPr="000A6706" w:rsidDel="00C24E1C">
          <w:rPr>
            <w:rFonts w:ascii="Verdana" w:hAnsi="Verdana"/>
            <w:sz w:val="20"/>
            <w:szCs w:val="20"/>
          </w:rPr>
          <w:delText>a</w:delText>
        </w:r>
        <w:r w:rsidR="00FB682B" w:rsidRPr="000A6706" w:rsidDel="00C24E1C">
          <w:rPr>
            <w:rFonts w:ascii="Verdana" w:hAnsi="Verdana"/>
            <w:sz w:val="20"/>
            <w:szCs w:val="20"/>
          </w:rPr>
          <w:delText>logici</w:delText>
        </w:r>
        <w:r w:rsidR="00232B6D" w:rsidRPr="000A6706" w:rsidDel="00C24E1C">
          <w:rPr>
            <w:rFonts w:ascii="Verdana" w:hAnsi="Verdana"/>
            <w:sz w:val="20"/>
            <w:szCs w:val="20"/>
          </w:rPr>
          <w:delText>, piattaforme digitali ovvero comunque dia esecuzione alla stessa</w:delText>
        </w:r>
      </w:del>
      <w:ins w:id="1680" w:author="Avv. Rosario Panzariello" w:date="2026-09-14T11:22:00Z">
        <w:del w:id="1681" w:author="Avv. Rosario Panzariello" w:date="2026-09-18T15:06:00Z" w16du:dateUtc="2026-09-18T13:06:00Z">
          <w:r w:rsidR="00611F44" w:rsidDel="00C24E1C">
            <w:rPr>
              <w:rFonts w:ascii="Verdana" w:hAnsi="Verdana"/>
              <w:sz w:val="20"/>
              <w:szCs w:val="20"/>
            </w:rPr>
            <w:delText>ovvero comunque dia es</w:delText>
          </w:r>
        </w:del>
      </w:ins>
      <w:ins w:id="1682" w:author="Avv. Rosario Panzariello" w:date="2026-09-14T11:23:00Z">
        <w:del w:id="1683" w:author="Avv. Rosario Panzariello" w:date="2026-09-18T15:06:00Z" w16du:dateUtc="2026-09-18T13:06:00Z">
          <w:r w:rsidR="00611F44" w:rsidDel="00C24E1C">
            <w:rPr>
              <w:rFonts w:ascii="Verdana" w:hAnsi="Verdana"/>
              <w:sz w:val="20"/>
              <w:szCs w:val="20"/>
            </w:rPr>
            <w:delText>ecuzione</w:delText>
          </w:r>
          <w:r w:rsidR="009158C2" w:rsidDel="00C24E1C">
            <w:rPr>
              <w:rFonts w:ascii="Verdana" w:hAnsi="Verdana"/>
              <w:sz w:val="20"/>
              <w:szCs w:val="20"/>
            </w:rPr>
            <w:delText xml:space="preserve"> </w:delText>
          </w:r>
        </w:del>
      </w:ins>
      <w:ins w:id="1684" w:author="Avv. Rosario Panzariello" w:date="2026-09-14T11:42:00Z">
        <w:del w:id="1685" w:author="Avv. Rosario Panzariello" w:date="2026-09-18T15:06:00Z" w16du:dateUtc="2026-09-18T13:06:00Z">
          <w:r w:rsidR="004053F1" w:rsidDel="00C24E1C">
            <w:rPr>
              <w:rFonts w:ascii="Verdana" w:hAnsi="Verdana"/>
              <w:sz w:val="20"/>
              <w:szCs w:val="20"/>
            </w:rPr>
            <w:delText xml:space="preserve">ovvero comunque </w:delText>
          </w:r>
          <w:r w:rsidR="004053F1" w:rsidRPr="004053F1" w:rsidDel="00C24E1C">
            <w:rPr>
              <w:rFonts w:ascii="Verdana" w:hAnsi="Verdana"/>
              <w:sz w:val="20"/>
              <w:szCs w:val="20"/>
              <w:rPrChange w:id="1686" w:author="Avv. Rosario Panzariello" w:date="2026-09-14T11:42:00Z">
                <w:rPr/>
              </w:rPrChange>
            </w:rPr>
            <w:delText xml:space="preserve">dia esecuzione alla stessa mediante attività univocamente dirette alla </w:delText>
          </w:r>
          <w:r w:rsidR="004053F1" w:rsidRPr="004053F1" w:rsidDel="00C24E1C">
            <w:rPr>
              <w:rFonts w:ascii="Verdana" w:hAnsi="Verdana"/>
              <w:sz w:val="20"/>
              <w:szCs w:val="20"/>
              <w:rPrChange w:id="1687" w:author="Avv. Rosario Panzariello" w:date="2026-09-14T11:43:00Z">
                <w:rPr>
                  <w:rStyle w:val="Enfasigrassetto"/>
                </w:rPr>
              </w:rPrChange>
            </w:rPr>
            <w:delText>commercializzazione del Veicolo</w:delText>
          </w:r>
          <w:r w:rsidR="004053F1" w:rsidRPr="004053F1" w:rsidDel="00C24E1C">
            <w:rPr>
              <w:rFonts w:ascii="Verdana" w:hAnsi="Verdana"/>
              <w:sz w:val="20"/>
              <w:szCs w:val="20"/>
              <w:rPrChange w:id="1688" w:author="Avv. Rosario Panzariello" w:date="2026-09-14T11:42:00Z">
                <w:rPr/>
              </w:rPrChange>
            </w:rPr>
            <w:delText>, senza che la predisposizione o la pubblicazione dell’Inserzione costituiscano elementi necessari ai fini dell’efficacia o della vincolatività della Proposta di vendita.</w:delText>
          </w:r>
          <w:r w:rsidR="004053F1" w:rsidDel="00C24E1C">
            <w:delText xml:space="preserve"> </w:delText>
          </w:r>
        </w:del>
      </w:ins>
      <w:del w:id="1689" w:author="Avv. Rosario Panzariello" w:date="2026-09-18T15:06:00Z" w16du:dateUtc="2026-09-18T13:06:00Z">
        <w:r w:rsidR="00232B6D" w:rsidRPr="000A6706" w:rsidDel="00C24E1C">
          <w:rPr>
            <w:rFonts w:ascii="Verdana" w:hAnsi="Verdana"/>
            <w:sz w:val="20"/>
            <w:szCs w:val="20"/>
          </w:rPr>
          <w:delText xml:space="preserve"> mediante attività univocamente dirette alla vendita del Veicolo</w:delText>
        </w:r>
        <w:r w:rsidR="00D978F5" w:rsidRPr="000A6706" w:rsidDel="00C24E1C">
          <w:rPr>
            <w:rFonts w:ascii="Verdana" w:hAnsi="Verdana"/>
            <w:sz w:val="20"/>
            <w:szCs w:val="20"/>
          </w:rPr>
          <w:delText xml:space="preserve">, </w:delText>
        </w:r>
        <w:r w:rsidR="00C83EED" w:rsidRPr="000A6706" w:rsidDel="00C24E1C">
          <w:rPr>
            <w:rFonts w:ascii="Verdana" w:hAnsi="Verdana"/>
            <w:sz w:val="20"/>
            <w:szCs w:val="20"/>
          </w:rPr>
          <w:delText>senza che la pubblicazione della Scheda d’Asta costituisca elemento necessario ai fini dell’efficacia o della vincolatività della Proposta di vendita</w:delText>
        </w:r>
        <w:r w:rsidR="00232B6D" w:rsidRPr="000A6706" w:rsidDel="00C24E1C">
          <w:rPr>
            <w:rFonts w:ascii="Verdana" w:hAnsi="Verdana"/>
            <w:sz w:val="20"/>
            <w:szCs w:val="20"/>
          </w:rPr>
          <w:delText>.</w:delText>
        </w:r>
        <w:r w:rsidR="00846EE8" w:rsidRPr="000A6706" w:rsidDel="00C24E1C">
          <w:rPr>
            <w:rFonts w:ascii="Verdana" w:hAnsi="Verdana"/>
            <w:sz w:val="20"/>
            <w:szCs w:val="20"/>
          </w:rPr>
          <w:delText xml:space="preserve"> </w:delText>
        </w:r>
        <w:r w:rsidR="00232B6D" w:rsidRPr="000A6706" w:rsidDel="00C24E1C">
          <w:rPr>
            <w:rFonts w:ascii="Verdana" w:hAnsi="Verdana"/>
            <w:sz w:val="20"/>
            <w:szCs w:val="20"/>
          </w:rPr>
          <w:delText>La predisposizione e pubblicazione della Scheda d’Asta</w:delText>
        </w:r>
      </w:del>
      <w:ins w:id="1690" w:author="Avv. Rosario Panzariello" w:date="2026-09-14T11:24:00Z">
        <w:del w:id="1691" w:author="Avv. Rosario Panzariello" w:date="2026-09-18T15:06:00Z" w16du:dateUtc="2026-09-18T13:06:00Z">
          <w:r w:rsidR="000A63AF" w:rsidDel="00C24E1C">
            <w:rPr>
              <w:rFonts w:ascii="Verdana" w:hAnsi="Verdana"/>
              <w:sz w:val="20"/>
              <w:szCs w:val="20"/>
            </w:rPr>
            <w:delText>dell’Inserzione</w:delText>
          </w:r>
        </w:del>
      </w:ins>
      <w:del w:id="1692" w:author="Avv. Rosario Panzariello" w:date="2026-09-18T15:06:00Z" w16du:dateUtc="2026-09-18T13:06:00Z">
        <w:r w:rsidR="00232B6D" w:rsidRPr="000A6706" w:rsidDel="00C24E1C">
          <w:rPr>
            <w:rFonts w:ascii="Verdana" w:hAnsi="Verdana"/>
            <w:sz w:val="20"/>
            <w:szCs w:val="20"/>
          </w:rPr>
          <w:delText xml:space="preserve"> costituisc</w:delText>
        </w:r>
      </w:del>
      <w:ins w:id="1693" w:author="Avv. Rosario Panzariello" w:date="2026-09-14T11:24:00Z">
        <w:del w:id="1694" w:author="Avv. Rosario Panzariello" w:date="2026-09-18T15:06:00Z" w16du:dateUtc="2026-09-18T13:06:00Z">
          <w:r w:rsidR="000A63AF" w:rsidDel="00C24E1C">
            <w:rPr>
              <w:rFonts w:ascii="Verdana" w:hAnsi="Verdana"/>
              <w:sz w:val="20"/>
              <w:szCs w:val="20"/>
            </w:rPr>
            <w:delText>ono</w:delText>
          </w:r>
        </w:del>
      </w:ins>
      <w:del w:id="1695" w:author="Avv. Rosario Panzariello" w:date="2026-09-18T15:06:00Z" w16du:dateUtc="2026-09-18T13:06:00Z">
        <w:r w:rsidR="00232B6D" w:rsidRPr="000A6706" w:rsidDel="00C24E1C">
          <w:rPr>
            <w:rFonts w:ascii="Verdana" w:hAnsi="Verdana"/>
            <w:sz w:val="20"/>
            <w:szCs w:val="20"/>
          </w:rPr>
          <w:delText xml:space="preserve">e </w:delText>
        </w:r>
        <w:r w:rsidR="00282187" w:rsidRPr="000A6706" w:rsidDel="00C24E1C">
          <w:rPr>
            <w:rFonts w:ascii="Verdana" w:hAnsi="Verdana"/>
            <w:sz w:val="20"/>
            <w:szCs w:val="20"/>
          </w:rPr>
          <w:delText>mer</w:delText>
        </w:r>
      </w:del>
      <w:ins w:id="1696" w:author="Avv. Rosario Panzariello" w:date="2026-09-14T11:25:00Z">
        <w:del w:id="1697" w:author="Avv. Rosario Panzariello" w:date="2026-09-18T15:06:00Z" w16du:dateUtc="2026-09-18T13:06:00Z">
          <w:r w:rsidR="000A63AF" w:rsidDel="00C24E1C">
            <w:rPr>
              <w:rFonts w:ascii="Verdana" w:hAnsi="Verdana"/>
              <w:sz w:val="20"/>
              <w:szCs w:val="20"/>
            </w:rPr>
            <w:delText>e</w:delText>
          </w:r>
        </w:del>
      </w:ins>
      <w:del w:id="1698" w:author="Avv. Rosario Panzariello" w:date="2026-09-18T15:06:00Z" w16du:dateUtc="2026-09-18T13:06:00Z">
        <w:r w:rsidR="00282187" w:rsidRPr="000A6706" w:rsidDel="00C24E1C">
          <w:rPr>
            <w:rFonts w:ascii="Verdana" w:hAnsi="Verdana"/>
            <w:sz w:val="20"/>
            <w:szCs w:val="20"/>
          </w:rPr>
          <w:delText xml:space="preserve">a </w:delText>
        </w:r>
        <w:r w:rsidR="00232B6D" w:rsidRPr="000A6706" w:rsidDel="00C24E1C">
          <w:rPr>
            <w:rFonts w:ascii="Verdana" w:hAnsi="Verdana"/>
            <w:sz w:val="20"/>
            <w:szCs w:val="20"/>
          </w:rPr>
          <w:delText>attività esecutiva</w:delText>
        </w:r>
      </w:del>
      <w:ins w:id="1699" w:author="Avv. Rosario Panzariello" w:date="2026-09-14T11:25:00Z">
        <w:del w:id="1700" w:author="Avv. Rosario Panzariello" w:date="2026-09-18T15:06:00Z" w16du:dateUtc="2026-09-18T13:06:00Z">
          <w:r w:rsidR="000A63AF" w:rsidDel="00C24E1C">
            <w:rPr>
              <w:rFonts w:ascii="Verdana" w:hAnsi="Verdana"/>
              <w:sz w:val="20"/>
              <w:szCs w:val="20"/>
            </w:rPr>
            <w:delText>esecutive</w:delText>
          </w:r>
        </w:del>
      </w:ins>
      <w:del w:id="1701" w:author="Avv. Rosario Panzariello" w:date="2026-09-18T15:06:00Z" w16du:dateUtc="2026-09-18T13:06:00Z">
        <w:r w:rsidR="00232B6D" w:rsidRPr="000A6706" w:rsidDel="00C24E1C">
          <w:rPr>
            <w:rFonts w:ascii="Verdana" w:hAnsi="Verdana"/>
            <w:sz w:val="20"/>
            <w:szCs w:val="20"/>
          </w:rPr>
          <w:delText xml:space="preserve"> della Proposta di vendita e può </w:delText>
        </w:r>
      </w:del>
      <w:ins w:id="1702" w:author="Avv. Rosario Panzariello" w:date="2026-09-14T11:25:00Z">
        <w:del w:id="1703" w:author="Avv. Rosario Panzariello" w:date="2026-09-18T15:06:00Z" w16du:dateUtc="2026-09-18T13:06:00Z">
          <w:r w:rsidR="00D306DF" w:rsidDel="00C24E1C">
            <w:rPr>
              <w:rFonts w:ascii="Verdana" w:hAnsi="Verdana"/>
              <w:sz w:val="20"/>
              <w:szCs w:val="20"/>
            </w:rPr>
            <w:delText>possono</w:delText>
          </w:r>
          <w:r w:rsidR="00D306DF" w:rsidRPr="000A6706" w:rsidDel="00C24E1C">
            <w:rPr>
              <w:rFonts w:ascii="Verdana" w:hAnsi="Verdana"/>
              <w:sz w:val="20"/>
              <w:szCs w:val="20"/>
            </w:rPr>
            <w:delText xml:space="preserve"> </w:delText>
          </w:r>
        </w:del>
      </w:ins>
      <w:del w:id="1704" w:author="Avv. Rosario Panzariello" w:date="2026-09-18T15:06:00Z" w16du:dateUtc="2026-09-18T13:06:00Z">
        <w:r w:rsidR="00232B6D" w:rsidRPr="000A6706" w:rsidDel="00C24E1C">
          <w:rPr>
            <w:rFonts w:ascii="Verdana" w:hAnsi="Verdana"/>
            <w:sz w:val="20"/>
            <w:szCs w:val="20"/>
          </w:rPr>
          <w:delText>essere effettuat</w:delText>
        </w:r>
      </w:del>
      <w:ins w:id="1705" w:author="Avv. Rosario Panzariello" w:date="2026-09-14T11:25:00Z">
        <w:del w:id="1706" w:author="Avv. Rosario Panzariello" w:date="2026-09-18T15:06:00Z" w16du:dateUtc="2026-09-18T13:06:00Z">
          <w:r w:rsidR="00D306DF" w:rsidDel="00C24E1C">
            <w:rPr>
              <w:rFonts w:ascii="Verdana" w:hAnsi="Verdana"/>
              <w:sz w:val="20"/>
              <w:szCs w:val="20"/>
            </w:rPr>
            <w:delText>e</w:delText>
          </w:r>
        </w:del>
      </w:ins>
      <w:del w:id="1707" w:author="Avv. Rosario Panzariello" w:date="2026-09-18T15:06:00Z" w16du:dateUtc="2026-09-18T13:06:00Z">
        <w:r w:rsidR="00232B6D" w:rsidRPr="000A6706" w:rsidDel="00C24E1C">
          <w:rPr>
            <w:rFonts w:ascii="Verdana" w:hAnsi="Verdana"/>
            <w:sz w:val="20"/>
            <w:szCs w:val="20"/>
          </w:rPr>
          <w:delText>a da Fleequid anche in assenza</w:delText>
        </w:r>
      </w:del>
      <w:ins w:id="1708" w:author="Avv. Rosario Panzariello" w:date="2026-09-14T11:26:00Z">
        <w:del w:id="1709" w:author="Avv. Rosario Panzariello" w:date="2026-09-18T15:06:00Z" w16du:dateUtc="2026-09-18T13:06:00Z">
          <w:r w:rsidR="00D306DF" w:rsidDel="00C24E1C">
            <w:rPr>
              <w:rFonts w:ascii="Verdana" w:hAnsi="Verdana"/>
              <w:sz w:val="20"/>
              <w:szCs w:val="20"/>
            </w:rPr>
            <w:delText>senza necessità</w:delText>
          </w:r>
        </w:del>
      </w:ins>
      <w:del w:id="1710" w:author="Avv. Rosario Panzariello" w:date="2026-09-18T15:06:00Z" w16du:dateUtc="2026-09-18T13:06:00Z">
        <w:r w:rsidR="00232B6D" w:rsidRPr="000A6706" w:rsidDel="00C24E1C">
          <w:rPr>
            <w:rFonts w:ascii="Verdana" w:hAnsi="Verdana"/>
            <w:sz w:val="20"/>
            <w:szCs w:val="20"/>
          </w:rPr>
          <w:delText xml:space="preserve"> di ulteriore approvazione espressa del Venditore, fatto salvo quanto previsto in materia di verifica e approvazione della Scheda d’Asta ai sensi delle presenti Condizioni Generali</w:delText>
        </w:r>
      </w:del>
      <w:ins w:id="1711" w:author="Avv. Rosario Panzariello" w:date="2026-09-14T11:26:00Z">
        <w:del w:id="1712" w:author="Avv. Rosario Panzariello" w:date="2026-09-18T15:06:00Z" w16du:dateUtc="2026-09-18T13:06:00Z">
          <w:r w:rsidR="00933411" w:rsidDel="00C24E1C">
            <w:rPr>
              <w:rFonts w:ascii="Verdana" w:hAnsi="Verdana"/>
              <w:sz w:val="20"/>
              <w:szCs w:val="20"/>
            </w:rPr>
            <w:delText>dell’Inserzione</w:delText>
          </w:r>
        </w:del>
      </w:ins>
      <w:del w:id="1713" w:author="Avv. Rosario Panzariello" w:date="2026-09-18T15:06:00Z" w16du:dateUtc="2026-09-18T13:06:00Z">
        <w:r w:rsidR="00301BEE" w:rsidRPr="000A6706" w:rsidDel="00C24E1C">
          <w:rPr>
            <w:rFonts w:ascii="Verdana" w:hAnsi="Verdana"/>
            <w:sz w:val="20"/>
            <w:szCs w:val="20"/>
          </w:rPr>
          <w:delText xml:space="preserve">. </w:delText>
        </w:r>
        <w:r w:rsidR="004C1D42" w:rsidRPr="00C011FB" w:rsidDel="00C24E1C">
          <w:rPr>
            <w:rFonts w:ascii="Verdana" w:hAnsi="Verdana"/>
            <w:sz w:val="20"/>
            <w:szCs w:val="20"/>
          </w:rPr>
          <w:delText>I</w:delText>
        </w:r>
      </w:del>
      <w:ins w:id="1714" w:author="Avv. Rosario Panzariello" w:date="2026-09-14T11:44:00Z">
        <w:del w:id="1715" w:author="Avv. Rosario Panzariello" w:date="2026-09-18T15:06:00Z" w16du:dateUtc="2026-09-18T13:06:00Z">
          <w:r w:rsidR="004053F1" w:rsidDel="00C24E1C">
            <w:rPr>
              <w:rFonts w:ascii="Verdana" w:hAnsi="Verdana"/>
              <w:sz w:val="20"/>
              <w:szCs w:val="20"/>
            </w:rPr>
            <w:delText>l</w:delText>
          </w:r>
        </w:del>
      </w:ins>
      <w:del w:id="1716" w:author="Avv. Rosario Panzariello" w:date="2026-09-18T15:06:00Z" w16du:dateUtc="2026-09-18T13:06:00Z">
        <w:r w:rsidR="004C1D42" w:rsidRPr="00C011FB" w:rsidDel="00C24E1C">
          <w:rPr>
            <w:rFonts w:ascii="Verdana" w:hAnsi="Verdana"/>
            <w:sz w:val="20"/>
            <w:szCs w:val="20"/>
          </w:rPr>
          <w:delText xml:space="preserve"> Veicol</w:delText>
        </w:r>
      </w:del>
      <w:ins w:id="1717" w:author="Avv. Rosario Panzariello" w:date="2026-09-14T11:44:00Z">
        <w:del w:id="1718" w:author="Avv. Rosario Panzariello" w:date="2026-09-18T15:06:00Z" w16du:dateUtc="2026-09-18T13:06:00Z">
          <w:r w:rsidR="004053F1" w:rsidDel="00C24E1C">
            <w:rPr>
              <w:rFonts w:ascii="Verdana" w:hAnsi="Verdana"/>
              <w:sz w:val="20"/>
              <w:szCs w:val="20"/>
            </w:rPr>
            <w:delText>o</w:delText>
          </w:r>
        </w:del>
      </w:ins>
      <w:del w:id="1719" w:author="Avv. Rosario Panzariello" w:date="2026-09-18T15:06:00Z" w16du:dateUtc="2026-09-18T13:06:00Z">
        <w:r w:rsidR="004C1D42" w:rsidRPr="00C011FB" w:rsidDel="00C24E1C">
          <w:rPr>
            <w:rFonts w:ascii="Verdana" w:hAnsi="Verdana"/>
            <w:sz w:val="20"/>
            <w:szCs w:val="20"/>
          </w:rPr>
          <w:delText xml:space="preserve">i </w:delText>
        </w:r>
      </w:del>
      <w:ins w:id="1720" w:author="Avv. Rosario Panzariello" w:date="2026-09-14T11:44:00Z">
        <w:del w:id="1721" w:author="Avv. Rosario Panzariello" w:date="2026-09-18T15:06:00Z" w16du:dateUtc="2026-09-18T13:06:00Z">
          <w:r w:rsidR="00F6575F" w:rsidRPr="00F6575F" w:rsidDel="00C24E1C">
            <w:rPr>
              <w:rFonts w:ascii="Verdana" w:hAnsi="Verdana"/>
              <w:sz w:val="20"/>
              <w:szCs w:val="20"/>
            </w:rPr>
            <w:delText>rimane sotto il controllo e la custodia del Venditore sino al momento in cui, in funzione del Modello di Vendita applicabile e delle modalità di esecuzione della specifica operazione, debba essere consegnato o ne debba essere trasferita la proprietà a Fleequid o all’Acquirente. Sino a tale momento il Venditore si impegna a mantenerlo conforme alla descrizione, alla documentazione resa disponibile e alle Specifiche tecniche e a non utilizzarlo durante il periodo nel quale Fleequid ha il diritto di commercializzarlo, salva l’ipotesi, disciplinata dall’art. 13, nella quale sia espressamente previsto che il Veicolo rimanga temporaneamente in uso presso il Venditore</w:delText>
          </w:r>
          <w:r w:rsidR="00F6575F" w:rsidDel="00C24E1C">
            <w:rPr>
              <w:rFonts w:ascii="Verdana" w:hAnsi="Verdana"/>
              <w:sz w:val="20"/>
              <w:szCs w:val="20"/>
            </w:rPr>
            <w:delText xml:space="preserve"> </w:delText>
          </w:r>
        </w:del>
      </w:ins>
      <w:del w:id="1722" w:author="Avv. Rosario Panzariello" w:date="2026-09-18T15:06:00Z" w16du:dateUtc="2026-09-18T13:06:00Z">
        <w:r w:rsidR="004C1D42" w:rsidRPr="00C011FB" w:rsidDel="00C24E1C">
          <w:rPr>
            <w:rFonts w:ascii="Verdana" w:hAnsi="Verdana"/>
            <w:sz w:val="20"/>
            <w:szCs w:val="20"/>
          </w:rPr>
          <w:delText>posti in vendita rimangono sotto il controllo del Venditore durante l'intero processo di vendita all'Asta. Il Venditore si impegna a mantenere tali Veicoli conformi alla descrizione operata sul Marketplace, alla documentazione pubblicizzata</w:delText>
        </w:r>
        <w:r w:rsidR="008E0701" w:rsidRPr="00232B6D" w:rsidDel="00C24E1C">
          <w:rPr>
            <w:rFonts w:ascii="Verdana" w:hAnsi="Verdana"/>
            <w:sz w:val="20"/>
            <w:szCs w:val="20"/>
          </w:rPr>
          <w:delText xml:space="preserve">, </w:delText>
        </w:r>
        <w:r w:rsidR="004C1D42" w:rsidRPr="00232B6D" w:rsidDel="00C24E1C">
          <w:rPr>
            <w:rFonts w:ascii="Verdana" w:hAnsi="Verdana"/>
            <w:sz w:val="20"/>
            <w:szCs w:val="20"/>
          </w:rPr>
          <w:delText>alle Specifiche tecniche e a non utilizzarli durante tutto il periodo inter</w:delText>
        </w:r>
        <w:r w:rsidR="004C1D42" w:rsidRPr="00EE0DF1" w:rsidDel="00C24E1C">
          <w:rPr>
            <w:rFonts w:ascii="Verdana" w:hAnsi="Verdana"/>
            <w:sz w:val="20"/>
            <w:szCs w:val="20"/>
          </w:rPr>
          <w:delText xml:space="preserve">corrente </w:delText>
        </w:r>
        <w:r w:rsidR="004C1D42" w:rsidRPr="00232B6D" w:rsidDel="00C24E1C">
          <w:rPr>
            <w:rFonts w:ascii="Verdana" w:hAnsi="Verdana"/>
            <w:sz w:val="20"/>
            <w:szCs w:val="20"/>
          </w:rPr>
          <w:delText xml:space="preserve">tra </w:delText>
        </w:r>
        <w:r w:rsidR="008E0701" w:rsidRPr="008A627F" w:rsidDel="00C24E1C">
          <w:rPr>
            <w:rFonts w:ascii="Verdana" w:hAnsi="Verdana"/>
            <w:sz w:val="20"/>
            <w:szCs w:val="20"/>
          </w:rPr>
          <w:delText xml:space="preserve">la </w:delText>
        </w:r>
        <w:r w:rsidR="008E0701" w:rsidRPr="00516670" w:rsidDel="00C24E1C">
          <w:rPr>
            <w:rFonts w:ascii="Verdana" w:hAnsi="Verdana"/>
            <w:sz w:val="20"/>
            <w:szCs w:val="20"/>
          </w:rPr>
          <w:delText xml:space="preserve">pubblicazione della </w:delText>
        </w:r>
        <w:r w:rsidR="008A627F" w:rsidRPr="000A6706" w:rsidDel="00C24E1C">
          <w:rPr>
            <w:rFonts w:ascii="Verdana" w:hAnsi="Verdana"/>
            <w:sz w:val="20"/>
            <w:szCs w:val="20"/>
          </w:rPr>
          <w:delText>Scheda d’Asta</w:delText>
        </w:r>
        <w:r w:rsidR="008A627F" w:rsidDel="00C24E1C">
          <w:rPr>
            <w:rFonts w:ascii="Verdana" w:hAnsi="Verdana"/>
            <w:sz w:val="20"/>
            <w:szCs w:val="20"/>
          </w:rPr>
          <w:delText xml:space="preserve"> </w:delText>
        </w:r>
        <w:r w:rsidR="004C1D42" w:rsidRPr="008A627F" w:rsidDel="00C24E1C">
          <w:rPr>
            <w:rFonts w:ascii="Verdana" w:hAnsi="Verdana"/>
            <w:sz w:val="20"/>
            <w:szCs w:val="20"/>
          </w:rPr>
          <w:delText xml:space="preserve">e il termine ultimo entro cui Fleequid ha il diritto a </w:delText>
        </w:r>
        <w:r w:rsidR="008E0701" w:rsidRPr="008A627F" w:rsidDel="00C24E1C">
          <w:rPr>
            <w:rFonts w:ascii="Verdana" w:hAnsi="Verdana"/>
            <w:sz w:val="20"/>
            <w:szCs w:val="20"/>
          </w:rPr>
          <w:delText>venderli in Asta</w:delText>
        </w:r>
        <w:r w:rsidR="004C1D42" w:rsidRPr="008A627F" w:rsidDel="00C24E1C">
          <w:rPr>
            <w:rFonts w:ascii="Verdana" w:hAnsi="Verdana"/>
            <w:sz w:val="20"/>
            <w:szCs w:val="20"/>
          </w:rPr>
          <w:delText xml:space="preserve">. Inoltre, </w:delText>
        </w:r>
        <w:r w:rsidR="008E0701" w:rsidRPr="008A627F" w:rsidDel="00C24E1C">
          <w:rPr>
            <w:rFonts w:ascii="Verdana" w:hAnsi="Verdana"/>
            <w:sz w:val="20"/>
            <w:szCs w:val="20"/>
          </w:rPr>
          <w:delText>il</w:delText>
        </w:r>
      </w:del>
      <w:ins w:id="1723" w:author="Avv. Rosario Panzariello" w:date="2026-09-14T11:28:00Z">
        <w:del w:id="1724" w:author="Avv. Rosario Panzariello" w:date="2026-09-18T15:06:00Z" w16du:dateUtc="2026-09-18T13:06:00Z">
          <w:r w:rsidR="00EE0DF1" w:rsidDel="00C24E1C">
            <w:rPr>
              <w:rFonts w:ascii="Verdana" w:hAnsi="Verdana"/>
              <w:sz w:val="20"/>
              <w:szCs w:val="20"/>
            </w:rPr>
            <w:delText>Il</w:delText>
          </w:r>
        </w:del>
      </w:ins>
      <w:del w:id="1725" w:author="Avv. Rosario Panzariello" w:date="2026-09-18T15:06:00Z" w16du:dateUtc="2026-09-18T13:06:00Z">
        <w:r w:rsidR="008E0701" w:rsidRPr="008A627F" w:rsidDel="00C24E1C">
          <w:rPr>
            <w:rFonts w:ascii="Verdana" w:hAnsi="Verdana"/>
            <w:sz w:val="20"/>
            <w:szCs w:val="20"/>
          </w:rPr>
          <w:delText xml:space="preserve"> Venditore</w:delText>
        </w:r>
        <w:r w:rsidR="004C1D42" w:rsidRPr="008A627F" w:rsidDel="00C24E1C">
          <w:rPr>
            <w:rFonts w:ascii="Verdana" w:hAnsi="Verdana"/>
            <w:sz w:val="20"/>
            <w:szCs w:val="20"/>
          </w:rPr>
          <w:delText xml:space="preserve"> acconsente a</w:delText>
        </w:r>
        <w:r w:rsidR="008E0701" w:rsidRPr="008A627F" w:rsidDel="00C24E1C">
          <w:rPr>
            <w:rFonts w:ascii="Verdana" w:hAnsi="Verdana"/>
            <w:sz w:val="20"/>
            <w:szCs w:val="20"/>
          </w:rPr>
          <w:delText xml:space="preserve">d </w:delText>
        </w:r>
      </w:del>
      <w:ins w:id="1726" w:author="Avv. Rosario Panzariello" w:date="2026-09-14T11:28:00Z">
        <w:del w:id="1727" w:author="Avv. Rosario Panzariello" w:date="2026-09-18T15:06:00Z" w16du:dateUtc="2026-09-18T13:06:00Z">
          <w:r w:rsidR="00EE0DF1" w:rsidDel="00C24E1C">
            <w:rPr>
              <w:rFonts w:ascii="Verdana" w:hAnsi="Verdana"/>
              <w:sz w:val="20"/>
              <w:szCs w:val="20"/>
            </w:rPr>
            <w:delText>inoltre alle</w:delText>
          </w:r>
          <w:r w:rsidR="00EE0DF1" w:rsidRPr="008A627F" w:rsidDel="00C24E1C">
            <w:rPr>
              <w:rFonts w:ascii="Verdana" w:hAnsi="Verdana"/>
              <w:sz w:val="20"/>
              <w:szCs w:val="20"/>
            </w:rPr>
            <w:delText xml:space="preserve"> </w:delText>
          </w:r>
        </w:del>
      </w:ins>
      <w:del w:id="1728" w:author="Avv. Rosario Panzariello" w:date="2026-09-18T15:06:00Z" w16du:dateUtc="2026-09-18T13:06:00Z">
        <w:r w:rsidR="008E0701" w:rsidRPr="008A627F" w:rsidDel="00C24E1C">
          <w:rPr>
            <w:rFonts w:ascii="Verdana" w:hAnsi="Verdana"/>
            <w:sz w:val="20"/>
            <w:szCs w:val="20"/>
          </w:rPr>
          <w:delText>eventuali</w:delText>
        </w:r>
        <w:r w:rsidR="004C1D42" w:rsidRPr="00516670" w:rsidDel="00C24E1C">
          <w:rPr>
            <w:rFonts w:ascii="Verdana" w:hAnsi="Verdana"/>
            <w:sz w:val="20"/>
            <w:szCs w:val="20"/>
          </w:rPr>
          <w:delText xml:space="preserve"> visite organizzate da Fleequid presso la sede</w:delText>
        </w:r>
      </w:del>
      <w:ins w:id="1729" w:author="Avv. Rosario Panzariello" w:date="2026-09-14T11:29:00Z">
        <w:del w:id="1730" w:author="Avv. Rosario Panzariello" w:date="2026-09-18T15:06:00Z" w16du:dateUtc="2026-09-18T13:06:00Z">
          <w:r w:rsidR="00311652" w:rsidDel="00C24E1C">
            <w:rPr>
              <w:rFonts w:ascii="Verdana" w:hAnsi="Verdana"/>
              <w:sz w:val="20"/>
              <w:szCs w:val="20"/>
            </w:rPr>
            <w:delText>il luogo</w:delText>
          </w:r>
        </w:del>
      </w:ins>
      <w:del w:id="1731" w:author="Avv. Rosario Panzariello" w:date="2026-09-18T15:06:00Z" w16du:dateUtc="2026-09-18T13:06:00Z">
        <w:r w:rsidR="004C1D42" w:rsidRPr="00516670" w:rsidDel="00C24E1C">
          <w:rPr>
            <w:rFonts w:ascii="Verdana" w:hAnsi="Verdana"/>
            <w:sz w:val="20"/>
            <w:szCs w:val="20"/>
          </w:rPr>
          <w:delText xml:space="preserve"> in cui i Veicoli sono ricoverati</w:delText>
        </w:r>
      </w:del>
      <w:ins w:id="1732" w:author="Avv. Rosario Panzariello" w:date="2026-09-14T11:29:00Z">
        <w:del w:id="1733" w:author="Avv. Rosario Panzariello" w:date="2026-09-18T15:06:00Z" w16du:dateUtc="2026-09-18T13:06:00Z">
          <w:r w:rsidR="00311652" w:rsidDel="00C24E1C">
            <w:rPr>
              <w:rFonts w:ascii="Verdana" w:hAnsi="Verdana"/>
              <w:sz w:val="20"/>
              <w:szCs w:val="20"/>
            </w:rPr>
            <w:delText>custoditi e si impegna</w:delText>
          </w:r>
          <w:r w:rsidR="005B1D1B" w:rsidDel="00C24E1C">
            <w:rPr>
              <w:rFonts w:ascii="Verdana" w:hAnsi="Verdana"/>
              <w:sz w:val="20"/>
              <w:szCs w:val="20"/>
            </w:rPr>
            <w:delText xml:space="preserve"> a mettere a disposizione, ove necessario, </w:delText>
          </w:r>
        </w:del>
      </w:ins>
      <w:del w:id="1734" w:author="Avv. Rosario Panzariello" w:date="2026-09-18T15:06:00Z" w16du:dateUtc="2026-09-18T13:06:00Z">
        <w:r w:rsidR="004C1D42" w:rsidRPr="00516670" w:rsidDel="00C24E1C">
          <w:rPr>
            <w:rFonts w:ascii="Verdana" w:hAnsi="Verdana"/>
            <w:sz w:val="20"/>
            <w:szCs w:val="20"/>
          </w:rPr>
          <w:delText>. Tali visite, con il supporto degli autisti</w:delText>
        </w:r>
      </w:del>
      <w:ins w:id="1735" w:author="Avv. Rosario Panzariello" w:date="2026-09-14T11:30:00Z">
        <w:del w:id="1736" w:author="Avv. Rosario Panzariello" w:date="2026-09-18T15:06:00Z" w16du:dateUtc="2026-09-18T13:06:00Z">
          <w:r w:rsidR="005B1D1B" w:rsidDel="00C24E1C">
            <w:rPr>
              <w:rFonts w:ascii="Verdana" w:hAnsi="Verdana"/>
              <w:sz w:val="20"/>
              <w:szCs w:val="20"/>
            </w:rPr>
            <w:delText>,</w:delText>
          </w:r>
        </w:del>
      </w:ins>
      <w:del w:id="1737" w:author="Avv. Rosario Panzariello" w:date="2026-09-18T15:06:00Z" w16du:dateUtc="2026-09-18T13:06:00Z">
        <w:r w:rsidR="004C1D42" w:rsidRPr="00516670" w:rsidDel="00C24E1C">
          <w:rPr>
            <w:rFonts w:ascii="Verdana" w:hAnsi="Verdana"/>
            <w:sz w:val="20"/>
            <w:szCs w:val="20"/>
          </w:rPr>
          <w:delText xml:space="preserve"> e i tecnici</w:delText>
        </w:r>
      </w:del>
      <w:ins w:id="1738" w:author="Avv. Rosario Panzariello" w:date="2026-09-14T11:30:00Z">
        <w:del w:id="1739" w:author="Avv. Rosario Panzariello" w:date="2026-09-18T15:06:00Z" w16du:dateUtc="2026-09-18T13:06:00Z">
          <w:r w:rsidR="005B1D1B" w:rsidDel="00C24E1C">
            <w:rPr>
              <w:rFonts w:ascii="Verdana" w:hAnsi="Verdana"/>
              <w:sz w:val="20"/>
              <w:szCs w:val="20"/>
            </w:rPr>
            <w:delText xml:space="preserve"> e l’assistenza</w:delText>
          </w:r>
          <w:r w:rsidR="00644661" w:rsidDel="00C24E1C">
            <w:rPr>
              <w:rFonts w:ascii="Verdana" w:hAnsi="Verdana"/>
              <w:sz w:val="20"/>
              <w:szCs w:val="20"/>
            </w:rPr>
            <w:delText xml:space="preserve"> ragionevolmente richiesti per consentirne la visione e la prova</w:delText>
          </w:r>
        </w:del>
      </w:ins>
      <w:del w:id="1740" w:author="Avv. Rosario Panzariello" w:date="2026-09-18T15:06:00Z" w16du:dateUtc="2026-09-18T13:06:00Z">
        <w:r w:rsidR="004C1D42" w:rsidRPr="00516670" w:rsidDel="00C24E1C">
          <w:rPr>
            <w:rFonts w:ascii="Verdana" w:hAnsi="Verdana"/>
            <w:sz w:val="20"/>
            <w:szCs w:val="20"/>
          </w:rPr>
          <w:delText xml:space="preserve"> che </w:delText>
        </w:r>
        <w:r w:rsidR="008E0701" w:rsidRPr="00516670" w:rsidDel="00C24E1C">
          <w:rPr>
            <w:rFonts w:ascii="Verdana" w:hAnsi="Verdana"/>
            <w:sz w:val="20"/>
            <w:szCs w:val="20"/>
          </w:rPr>
          <w:delText>il Venditore</w:delText>
        </w:r>
        <w:r w:rsidR="004C1D42" w:rsidRPr="00516670" w:rsidDel="00C24E1C">
          <w:rPr>
            <w:rFonts w:ascii="Verdana" w:hAnsi="Verdana"/>
            <w:sz w:val="20"/>
            <w:szCs w:val="20"/>
          </w:rPr>
          <w:delText xml:space="preserve"> si impegna a mettere a disposizione</w:delText>
        </w:r>
        <w:r w:rsidR="004C1D42" w:rsidRPr="000532C5" w:rsidDel="00C24E1C">
          <w:rPr>
            <w:rFonts w:ascii="Verdana" w:hAnsi="Verdana"/>
            <w:sz w:val="20"/>
            <w:szCs w:val="20"/>
          </w:rPr>
          <w:delText>, agevolano la visione dei Veicoli da parte di eventuali Utenti interessati all'acquisto</w:delText>
        </w:r>
      </w:del>
      <w:r w:rsidR="004C1D42" w:rsidRPr="000532C5">
        <w:rPr>
          <w:rFonts w:ascii="Verdana" w:hAnsi="Verdana"/>
          <w:sz w:val="20"/>
          <w:szCs w:val="20"/>
        </w:rPr>
        <w:t xml:space="preserve">. </w:t>
      </w:r>
    </w:p>
    <w:p w14:paraId="2AD60CFF" w14:textId="45936361" w:rsidR="004C2769" w:rsidRPr="000532C5" w:rsidDel="00C24E1C" w:rsidRDefault="004C2769" w:rsidP="008E0701">
      <w:pPr>
        <w:pStyle w:val="Paragrafoelenco"/>
        <w:numPr>
          <w:ilvl w:val="1"/>
          <w:numId w:val="1"/>
        </w:numPr>
        <w:spacing w:line="360" w:lineRule="auto"/>
        <w:ind w:left="0" w:firstLine="0"/>
        <w:jc w:val="both"/>
        <w:rPr>
          <w:del w:id="1741" w:author="Avv. Rosario Panzariello" w:date="2026-09-18T15:06:00Z" w16du:dateUtc="2026-09-18T13:06:00Z"/>
          <w:rFonts w:ascii="Verdana" w:hAnsi="Verdana"/>
          <w:sz w:val="20"/>
          <w:szCs w:val="20"/>
        </w:rPr>
      </w:pPr>
    </w:p>
    <w:p w14:paraId="43C185E2" w14:textId="75F7D64F" w:rsidR="00301BEE" w:rsidRPr="00BF18D5" w:rsidDel="000B35F3" w:rsidRDefault="000552E0">
      <w:pPr>
        <w:pStyle w:val="Paragrafoelenco"/>
        <w:spacing w:line="360" w:lineRule="auto"/>
        <w:ind w:left="0"/>
        <w:jc w:val="both"/>
        <w:rPr>
          <w:del w:id="1742" w:author="Avv. Rosario Panzariello" w:date="2026-09-14T12:01:00Z"/>
          <w:rFonts w:ascii="Verdana" w:hAnsi="Verdana"/>
          <w:sz w:val="20"/>
          <w:szCs w:val="20"/>
          <w:highlight w:val="yellow"/>
          <w:rPrChange w:id="1743" w:author="Avv. Rosario Panzariello" w:date="2026-09-14T11:59:00Z">
            <w:rPr>
              <w:del w:id="1744" w:author="Avv. Rosario Panzariello" w:date="2026-09-14T12:01:00Z"/>
              <w:rFonts w:ascii="Verdana" w:hAnsi="Verdana"/>
              <w:sz w:val="20"/>
              <w:szCs w:val="20"/>
            </w:rPr>
          </w:rPrChange>
        </w:rPr>
        <w:pPrChange w:id="1745" w:author="Avv. Rosario Panzariello" w:date="2026-09-14T15:20:00Z">
          <w:pPr>
            <w:pStyle w:val="Paragrafoelenco"/>
            <w:numPr>
              <w:ilvl w:val="1"/>
              <w:numId w:val="1"/>
            </w:numPr>
            <w:spacing w:line="360" w:lineRule="auto"/>
            <w:ind w:left="0" w:hanging="720"/>
            <w:jc w:val="both"/>
          </w:pPr>
        </w:pPrChange>
      </w:pPr>
      <w:ins w:id="1746" w:author="Avv. Rosario Panzariello" w:date="2026-09-14T11:56:00Z">
        <w:r w:rsidRPr="000552E0">
          <w:rPr>
            <w:rFonts w:ascii="Verdana" w:hAnsi="Verdana"/>
            <w:sz w:val="20"/>
            <w:szCs w:val="20"/>
            <w:rPrChange w:id="1747" w:author="Avv. Rosario Panzariello" w:date="2026-09-14T11:56:00Z">
              <w:rPr/>
            </w:rPrChange>
          </w:rPr>
          <w:t>Nel momento in cui la Proposta di vendita si considera accettata da Fleequid ai sensi dell’art. 8.7</w:t>
        </w:r>
        <w:del w:id="1748" w:author="Avv. Rosario Panzariello" w:date="2026-09-18T15:07:00Z" w16du:dateUtc="2026-09-18T13:07:00Z">
          <w:r w:rsidRPr="000552E0" w:rsidDel="00C24E1C">
            <w:rPr>
              <w:rFonts w:ascii="Verdana" w:hAnsi="Verdana"/>
              <w:sz w:val="20"/>
              <w:szCs w:val="20"/>
              <w:rPrChange w:id="1749" w:author="Avv. Rosario Panzariello" w:date="2026-09-14T11:56:00Z">
                <w:rPr/>
              </w:rPrChange>
            </w:rPr>
            <w:delText>,</w:delText>
          </w:r>
        </w:del>
      </w:ins>
      <w:del w:id="1750" w:author="Avv. Rosario Panzariello" w:date="2026-09-14T11:56:00Z">
        <w:r w:rsidR="00301BEE" w:rsidRPr="000552E0" w:rsidDel="000552E0">
          <w:rPr>
            <w:rFonts w:ascii="Verdana" w:hAnsi="Verdana"/>
            <w:sz w:val="20"/>
            <w:szCs w:val="20"/>
            <w:rPrChange w:id="1751" w:author="Avv. Rosario Panzariello" w:date="2026-09-14T11:56:00Z">
              <w:rPr>
                <w:rFonts w:ascii="Verdana" w:eastAsia="Calibri" w:hAnsi="Verdana" w:cs="Arial"/>
                <w:sz w:val="20"/>
                <w:szCs w:val="20"/>
              </w:rPr>
            </w:rPrChange>
          </w:rPr>
          <w:delText xml:space="preserve">Al </w:delText>
        </w:r>
        <w:r w:rsidR="00301BEE" w:rsidRPr="000A6706" w:rsidDel="000552E0">
          <w:rPr>
            <w:rFonts w:ascii="Verdana" w:hAnsi="Verdana"/>
            <w:sz w:val="20"/>
            <w:szCs w:val="20"/>
          </w:rPr>
          <w:delText>momento dell'accettazione di una Proposta di vendita da parte di Fleequid (art. 6.7),</w:delText>
        </w:r>
        <w:r w:rsidR="00846EE8" w:rsidRPr="000A6706" w:rsidDel="000552E0">
          <w:rPr>
            <w:rFonts w:ascii="Verdana" w:hAnsi="Verdana"/>
            <w:sz w:val="20"/>
            <w:szCs w:val="20"/>
          </w:rPr>
          <w:delText xml:space="preserve"> anche mediante strumenti informatici, piattaforme digitali o link di conferma ai sensi dell’art. 6.7</w:delText>
        </w:r>
      </w:del>
      <w:r w:rsidR="00846EE8" w:rsidRPr="000A6706">
        <w:rPr>
          <w:rFonts w:ascii="Verdana" w:hAnsi="Verdana"/>
          <w:sz w:val="20"/>
          <w:szCs w:val="20"/>
        </w:rPr>
        <w:t>,</w:t>
      </w:r>
      <w:r w:rsidR="00301BEE" w:rsidRPr="000A6706">
        <w:rPr>
          <w:rFonts w:ascii="Verdana" w:hAnsi="Verdana"/>
          <w:sz w:val="20"/>
          <w:szCs w:val="20"/>
        </w:rPr>
        <w:t xml:space="preserve"> si conclude </w:t>
      </w:r>
      <w:del w:id="1752" w:author="Avv. Rosario Panzariello" w:date="2026-09-14T11:56:00Z">
        <w:r w:rsidR="00301BEE" w:rsidRPr="000A6706" w:rsidDel="009B6EEC">
          <w:rPr>
            <w:rFonts w:ascii="Verdana" w:hAnsi="Verdana"/>
            <w:sz w:val="20"/>
            <w:szCs w:val="20"/>
          </w:rPr>
          <w:delText xml:space="preserve">un Contratto </w:delText>
        </w:r>
      </w:del>
      <w:r w:rsidR="00301BEE" w:rsidRPr="000A6706">
        <w:rPr>
          <w:rFonts w:ascii="Verdana" w:hAnsi="Verdana"/>
          <w:sz w:val="20"/>
          <w:szCs w:val="20"/>
        </w:rPr>
        <w:t xml:space="preserve">tra </w:t>
      </w:r>
      <w:r w:rsidR="00D90775" w:rsidRPr="000A6706">
        <w:rPr>
          <w:rFonts w:ascii="Verdana" w:hAnsi="Verdana"/>
          <w:sz w:val="20"/>
          <w:szCs w:val="20"/>
        </w:rPr>
        <w:t>il Venditore e Fleequid</w:t>
      </w:r>
      <w:ins w:id="1753" w:author="Avv. Rosario Panzariello" w:date="2026-09-14T11:56:00Z">
        <w:r w:rsidR="009B6EEC" w:rsidRPr="009B6EEC">
          <w:rPr>
            <w:rFonts w:ascii="Verdana" w:hAnsi="Verdana"/>
            <w:sz w:val="20"/>
            <w:szCs w:val="20"/>
            <w:rPrChange w:id="1754" w:author="Avv. Rosario Panzariello" w:date="2026-09-14T11:56:00Z">
              <w:rPr/>
            </w:rPrChange>
          </w:rPr>
          <w:t xml:space="preserve"> </w:t>
        </w:r>
      </w:ins>
      <w:ins w:id="1755" w:author="Avv. Rosario Panzariello" w:date="2026-09-18T15:07:00Z" w16du:dateUtc="2026-09-18T13:07:00Z">
        <w:r w:rsidR="00C71099" w:rsidRPr="00C71099">
          <w:rPr>
            <w:rFonts w:ascii="Verdana" w:hAnsi="Verdana"/>
            <w:sz w:val="20"/>
            <w:szCs w:val="20"/>
          </w:rPr>
          <w:t xml:space="preserve">un rapporto di commercializzazione del Veicolo. In forza di tale rapporto il Venditore si impegna irrevocabilmente, nei termini e per il periodo previsti dal presente comma, a consentire la commercializzazione e la vendita del Veicolo per il tramite di Fleequid; Fleequid è autorizzata a organizzare uno o più Eventi di vendita, anche successivi, e a individuare per ciascuna operazione il Modello di Vendita applicabile secondo quanto previsto dagli artt. 3 e 8.6. L'accettazione della Proposta di vendita non comporta, di per sé, la conclusione di un contratto di commissione relativo a uno specifico Evento di vendita, né di un contratto di compravendita tra il Venditore e Fleequid, e non fa sorgere in capo a Fleequid alcun obbligo di acquistare il Veicolo. I rapporti e gli obblighi di acquisto e di trasferimento relativi alla singola operazione sorgono secondo il Modello di Vendita di volta in volta applicabile e alle condizioni previste dalle presenti Condizioni Generali. Il perfezionamento dell'Accordo vincolante non comporta, di per sé, l'immediato trasferimento della proprietà del Veicolo né l'obbligo di Fleequid di procedere immediatamente al suo acquisto dal Venditore. Nella Vendita in commissione il Venditore resta vincolato alla vendita per tutta la durata dello Stato Opzionato, ma l'acquisto del Veicolo da parte di Fleequid ai fini della Rivendita e il successivo trasferimento all'Acquirente hanno luogo esclusivamente a seguito dell'integrale adempimento dell'obbligo di pagamento dell'Acquirente ai sensi dell'art. 12.2 e dell'avvio della fase esecutiva dell'operazione; qualora Fleequid decida, ai sensi dell'art. 2.6, di dare esecuzione all'operazione quale Intermediario puro, alle medesime condizioni il trasferimento della proprietà avviene direttamente dal Venditore all'Acquirente. In caso di mancato pagamento dell'Acquirente e di conseguente Annullamento della vendita, Fleequid non è tenuta ad acquistare il Veicolo dal Venditore. Nel Dealer Sales in cui l'acquisto del Veicolo da parte di Fleequid sia collegato alla sua successiva vendita a uno specifico Acquirente, il contratto di acquisto tra il Venditore e Fleequid si perfeziona secondo quanto previsto dall'art. 18.2, ma i relativi effetti e l'obbligo di darvi esecuzione restano sospensivamente condizionati all'integrale adempimento dell'obbligo di pagamento dell'Acquirente ai sensi dell'art. 12.2; tale condizione è prevista nell'esclusivo interesse di Fleequid, che può rinunciarvi e procedere comunque all'acquisto del Veicolo. La predetta condizione non si applica quando Fleequid acquisti il Veicolo indipendentemente dalla preventiva individuazione di uno specifico Acquirente ai sensi dell'art. 18.2. Al ricorrere dei </w:t>
        </w:r>
        <w:r w:rsidR="00C71099" w:rsidRPr="00C71099">
          <w:rPr>
            <w:rFonts w:ascii="Verdana" w:hAnsi="Verdana"/>
            <w:sz w:val="20"/>
            <w:szCs w:val="20"/>
          </w:rPr>
          <w:lastRenderedPageBreak/>
          <w:t>presupposti previsti per l'esecuzione della specifica operazione, il Venditore è tenuto a trasferire il Veicolo a Fleequid ovvero, nei casi in cui Fleequid operi quale Intermediario puro, direttamente all'Acquirente. Resta fermo, in ogni caso, il carattere essenziale dell'esattezza e della completezza delle Specifiche tecniche, delle informazioni contenute nella Proposta di vendita e nell'Inserzione e della correttezza dei documenti forniti dal Venditore o comunque associati al Veicolo, anche quando il dossier tecnico o l'Inserzione siano stati predisposti da Fleequid o da soggetti da questa incaricati. Il Venditore prende atto e accetta che ogni eventuale richiesta di fatturazione formulata da Fleequid ha natura amministrativa e non costituisce, di per sé, conferma dell'avveramento dei presupposti previsti dalle presenti Condizioni Generali per l'esecuzione della compravendita. Il Venditore riconosce inoltre la facoltà di Fleequid di procedere all'Annullamento della vendita o di risolvere il Contratto nei casi previsti dalle presenti Condizioni Generali, anche in conseguenza del ritardo o del mancato pagamento dell'Acquirente, rinunciando a pretese nei confronti di Fleequid per gli effetti derivanti dal legittimo esercizio di tali facoltà. L'impegno di commercializzazione e vendita assunto dal Venditore è a tempo indeterminato, con un periodo minimo di 60 (sessanta) giorni decorrente dalla data in cui la Proposta di vendita si considera accettata ai sensi dell'art. 8.7; durante tale periodo il Venditore non può revocare a Fleequid l'incarico. Decorso il periodo minimo, il Venditore può recedere mediante comunicazione scritta a Fleequid con un preavviso minimo di 15 (quindici) giorni. Il recesso diviene efficace: (i) alla scadenza del termine di preavviso, qualora il Veicolo non sia oggetto di un Evento di vendita in corso; (ii) alla conclusione dell'Evento di vendita, qualora alla scadenza del preavviso il Veicolo vi risulti ancora incluso e non si sia perfezionato un Accordo vincolante. Qualora si perfezioni un Accordo vincolante, l'impegno del Venditore permane per tutta la durata dello Stato Opzionato e, comunque, per il tempo necessario a dare esecuzione agli obblighi derivanti dall'operazione, restando fermi, a operazione eseguita, gli obblighi necessari al completamento della stessa. In caso di Annullamento della vendita, Fleequid conserva inoltre, per i 30 (trenta) giorni</w:t>
        </w:r>
      </w:ins>
      <w:ins w:id="1756" w:author="Avv. Rosario Panzariello" w:date="2026-09-18T20:51:00Z" w16du:dateUtc="2026-09-18T18:51:00Z">
        <w:r w:rsidR="00F60036">
          <w:rPr>
            <w:rFonts w:ascii="Verdana" w:hAnsi="Verdana"/>
            <w:sz w:val="20"/>
            <w:szCs w:val="20"/>
          </w:rPr>
          <w:t xml:space="preserve"> </w:t>
        </w:r>
        <w:r w:rsidR="00F60036" w:rsidRPr="00F60036">
          <w:rPr>
            <w:rFonts w:ascii="Verdana" w:hAnsi="Verdana"/>
            <w:sz w:val="20"/>
            <w:szCs w:val="20"/>
          </w:rPr>
          <w:t>successivi alla comunicazione dell’Annullamento della vendita</w:t>
        </w:r>
      </w:ins>
      <w:ins w:id="1757" w:author="Avv. Rosario Panzariello" w:date="2026-09-18T15:07:00Z" w16du:dateUtc="2026-09-18T13:07:00Z">
        <w:r w:rsidR="00C71099" w:rsidRPr="00C71099">
          <w:rPr>
            <w:rFonts w:ascii="Verdana" w:hAnsi="Verdana"/>
            <w:sz w:val="20"/>
            <w:szCs w:val="20"/>
          </w:rPr>
          <w:t>, il diritto di procedere a una nuova commercializzazione del Veicolo, fermo quanto previsto dagli artt. 3, 8.6 e 10.5</w:t>
        </w:r>
      </w:ins>
      <w:ins w:id="1758" w:author="Avv. Rosario Panzariello" w:date="2026-09-14T11:56:00Z">
        <w:del w:id="1759" w:author="Avv. Rosario Panzariello" w:date="2026-09-18T15:07:00Z" w16du:dateUtc="2026-09-18T13:07:00Z">
          <w:r w:rsidR="009B6EEC" w:rsidRPr="009B6EEC" w:rsidDel="00C71099">
            <w:rPr>
              <w:rFonts w:ascii="Verdana" w:hAnsi="Verdana"/>
              <w:sz w:val="20"/>
              <w:szCs w:val="20"/>
              <w:rPrChange w:id="1760" w:author="Avv. Rosario Panzariello" w:date="2026-09-14T11:56:00Z">
                <w:rPr/>
              </w:rPrChange>
            </w:rPr>
            <w:delText>un rapporto di commercializzazione del Veicolo</w:delText>
          </w:r>
        </w:del>
      </w:ins>
      <w:del w:id="1761" w:author="Avv. Rosario Panzariello" w:date="2026-09-18T15:07:00Z" w16du:dateUtc="2026-09-18T13:07:00Z">
        <w:r w:rsidR="00301BEE" w:rsidRPr="000A6706" w:rsidDel="00C71099">
          <w:rPr>
            <w:rFonts w:ascii="Verdana" w:hAnsi="Verdana"/>
            <w:sz w:val="20"/>
            <w:szCs w:val="20"/>
          </w:rPr>
          <w:delText>.</w:delText>
        </w:r>
        <w:r w:rsidR="00352CDA" w:rsidRPr="000A6706" w:rsidDel="00C71099">
          <w:rPr>
            <w:rFonts w:ascii="Verdana" w:hAnsi="Verdana"/>
            <w:sz w:val="20"/>
            <w:szCs w:val="20"/>
          </w:rPr>
          <w:delText xml:space="preserve"> </w:delText>
        </w:r>
      </w:del>
      <w:ins w:id="1762" w:author="Avv. Rosario Panzariello" w:date="2026-09-14T11:57:00Z">
        <w:del w:id="1763" w:author="Avv. Rosario Panzariello" w:date="2026-09-18T15:07:00Z" w16du:dateUtc="2026-09-18T13:07:00Z">
          <w:r w:rsidR="00322252" w:rsidRPr="00A60D44" w:rsidDel="00C71099">
            <w:rPr>
              <w:rFonts w:ascii="Verdana" w:hAnsi="Verdana"/>
              <w:sz w:val="20"/>
              <w:szCs w:val="20"/>
              <w:rPrChange w:id="1764" w:author="Avv. Rosario Panzariello" w:date="2026-09-14T11:58:00Z">
                <w:rPr/>
              </w:rPrChange>
            </w:rPr>
            <w:delText>In forza di tale rapporto, il Venditore si impegna irrevocabilmente, nei termini e per il periodo previsti dal presente articolo, a consentire la commercializzazione e la vendita del Veicolo per il tramite di Fleequid; Fleequid è autorizzata a organizzare uno o più Eventi di vendita, anche successivi, e a individuare per ciascuna operazione il Modello di Vendita applicabile secondo quanto previsto dagli artt. 3 e 8.6.</w:delText>
          </w:r>
          <w:r w:rsidR="00322252" w:rsidRPr="000A6706" w:rsidDel="00C71099">
            <w:rPr>
              <w:rFonts w:ascii="Verdana" w:hAnsi="Verdana"/>
              <w:sz w:val="20"/>
              <w:szCs w:val="20"/>
            </w:rPr>
            <w:delText xml:space="preserve"> </w:delText>
          </w:r>
          <w:r w:rsidR="00F523F3" w:rsidRPr="00F523F3" w:rsidDel="00C71099">
            <w:rPr>
              <w:rFonts w:ascii="Verdana" w:hAnsi="Verdana"/>
              <w:sz w:val="20"/>
              <w:szCs w:val="20"/>
            </w:rPr>
            <w:delText xml:space="preserve">L’accettazione della Proposta di vendita non comporta, di per sé, la conclusione di un contratto di commissione relativo a uno specifico Evento di vendita, né di un contratto di compravendita tra il Venditore e Fleequid e non fa sorgere in capo a Fleequid alcun obbligo di acquistare il Veicolo. I rapporti e gli obblighi di acquisto e di trasferimento relativi alla singola operazione sorgono secondo il Modello di Vendita di volta in volta applicabile e alle condizioni previste dalle presenti Condizioni Generali. </w:delText>
          </w:r>
        </w:del>
      </w:ins>
      <w:ins w:id="1765" w:author="Avv. Rosario Panzariello" w:date="2026-09-14T15:24:00Z">
        <w:del w:id="1766" w:author="Avv. Rosario Panzariello" w:date="2026-09-18T15:07:00Z" w16du:dateUtc="2026-09-18T13:07:00Z">
          <w:r w:rsidR="00B32B6E" w:rsidRPr="00B32B6E" w:rsidDel="00C71099">
            <w:rPr>
              <w:rFonts w:ascii="Verdana" w:hAnsi="Verdana"/>
              <w:sz w:val="20"/>
              <w:szCs w:val="20"/>
            </w:rPr>
            <w:delText>Il perfezionamento dell’Accordo vincolante non comporta, di per sé, l’immediato trasferimento della proprietà del Veicolo né l’obbligo di Fleequid di procedere immediatamente al suo acquisto dal Venditore.</w:delText>
          </w:r>
          <w:r w:rsidR="00B32B6E" w:rsidDel="00C71099">
            <w:rPr>
              <w:rFonts w:ascii="Verdana" w:hAnsi="Verdana"/>
              <w:sz w:val="20"/>
              <w:szCs w:val="20"/>
            </w:rPr>
            <w:delText xml:space="preserve"> </w:delText>
          </w:r>
          <w:r w:rsidR="00315D4B" w:rsidRPr="005B229E" w:rsidDel="00C71099">
            <w:rPr>
              <w:rFonts w:ascii="Verdana" w:hAnsi="Verdana"/>
              <w:sz w:val="20"/>
              <w:szCs w:val="20"/>
              <w:rPrChange w:id="1767" w:author="Avv. Rosario Panzariello" w:date="2026-09-14T15:25:00Z">
                <w:rPr>
                  <w:rStyle w:val="Enfasigrassetto"/>
                </w:rPr>
              </w:rPrChange>
            </w:rPr>
            <w:delText>Nella Vendita in commissione</w:delText>
          </w:r>
          <w:r w:rsidR="00315D4B" w:rsidRPr="005B229E" w:rsidDel="00C71099">
            <w:rPr>
              <w:rFonts w:ascii="Verdana" w:hAnsi="Verdana"/>
              <w:sz w:val="20"/>
              <w:szCs w:val="20"/>
              <w:rPrChange w:id="1768" w:author="Avv. Rosario Panzariello" w:date="2026-09-14T15:25:00Z">
                <w:rPr/>
              </w:rPrChange>
            </w:rPr>
            <w:delText xml:space="preserve">, il Venditore resta vincolato alla vendita per tutta la durata dello Stato Opzionato, ma l’acquisto del Veicolo da parte di Fleequid ai fini della Rivendita e il successivo trasferimento all’Acquirente hanno luogo esclusivamente al ricorrere delle condizioni previste dalle presenti Condizioni Generali per l’Aggiudicazione definitiva. Qualora Fleequid decida, ai sensi dell’art. 2.6, di non operare la Rivendita e di procedere come Intermediario puro, alle medesime condizioni il trasferimento della proprietà avviene direttamente dal Venditore all’Acquirente. </w:delText>
          </w:r>
          <w:r w:rsidR="00315D4B" w:rsidRPr="005B229E" w:rsidDel="00C71099">
            <w:rPr>
              <w:rFonts w:ascii="Verdana" w:hAnsi="Verdana"/>
              <w:sz w:val="20"/>
              <w:szCs w:val="20"/>
              <w:rPrChange w:id="1769" w:author="Avv. Rosario Panzariello" w:date="2026-09-14T15:25:00Z">
                <w:rPr>
                  <w:rStyle w:val="Enfasigrassetto"/>
                </w:rPr>
              </w:rPrChange>
            </w:rPr>
            <w:delText xml:space="preserve">In caso di mancato pagamento dell’Acquirente e di conseguente Annullamento della vendita, Fleequid non è tenuta ad acquistare il Veicolo dal Venditore. </w:delText>
          </w:r>
        </w:del>
      </w:ins>
      <w:ins w:id="1770" w:author="Avv. Rosario Panzariello" w:date="2026-09-14T15:29:00Z">
        <w:del w:id="1771" w:author="Avv. Rosario Panzariello" w:date="2026-09-18T15:07:00Z" w16du:dateUtc="2026-09-18T13:07:00Z">
          <w:r w:rsidR="004C3E84" w:rsidRPr="004C3E84" w:rsidDel="00C71099">
            <w:rPr>
              <w:rFonts w:ascii="Verdana" w:hAnsi="Verdana"/>
              <w:sz w:val="20"/>
              <w:szCs w:val="20"/>
              <w:rPrChange w:id="1772" w:author="Avv. Rosario Panzariello" w:date="2026-09-14T15:29:00Z">
                <w:rPr>
                  <w:rStyle w:val="Enfasigrassetto"/>
                </w:rPr>
              </w:rPrChange>
            </w:rPr>
            <w:delText>Nel Dealer Sales in cui l’acquisto del Veicolo da parte di Fleequid sia collegato alla sua successiva vendita a uno specifico Acquirente</w:delText>
          </w:r>
          <w:r w:rsidR="004C3E84" w:rsidRPr="004C3E84" w:rsidDel="00C71099">
            <w:rPr>
              <w:rFonts w:ascii="Verdana" w:hAnsi="Verdana"/>
              <w:sz w:val="20"/>
              <w:szCs w:val="20"/>
              <w:rPrChange w:id="1773" w:author="Avv. Rosario Panzariello" w:date="2026-09-14T15:29:00Z">
                <w:rPr/>
              </w:rPrChange>
            </w:rPr>
            <w:delText xml:space="preserve">, il contratto di acquisto tra il Venditore e Fleequid si perfeziona secondo quanto previsto dalle presenti Condizioni Generali, ma </w:delText>
          </w:r>
          <w:r w:rsidR="004C3E84" w:rsidRPr="004C3E84" w:rsidDel="00C71099">
            <w:rPr>
              <w:rFonts w:ascii="Verdana" w:hAnsi="Verdana"/>
              <w:sz w:val="20"/>
              <w:szCs w:val="20"/>
              <w:rPrChange w:id="1774" w:author="Avv. Rosario Panzariello" w:date="2026-09-14T15:29:00Z">
                <w:rPr>
                  <w:rStyle w:val="Enfasigrassetto"/>
                </w:rPr>
              </w:rPrChange>
            </w:rPr>
            <w:delText>i relativi effetti e l’obbligo di darvi esecuzione restano sospensivamente condizionati all’Aggiudicazione definitiva della vendita all’Acquirente</w:delText>
          </w:r>
          <w:r w:rsidR="004C3E84" w:rsidRPr="004C3E84" w:rsidDel="00C71099">
            <w:rPr>
              <w:rFonts w:ascii="Verdana" w:hAnsi="Verdana"/>
              <w:sz w:val="20"/>
              <w:szCs w:val="20"/>
              <w:rPrChange w:id="1775" w:author="Avv. Rosario Panzariello" w:date="2026-09-14T15:29:00Z">
                <w:rPr/>
              </w:rPrChange>
            </w:rPr>
            <w:delText>. Tale condizione è prevista nell’esclusivo interesse di Fleequid, che può rinunciarvi e procedere comunque all’acquisto del Veicolo. La predetta condizione non si applica quando Fleequid acquisti il Veicolo indipendentemente dalla preventiva individuazione di uno specifico Acquirente.</w:delText>
          </w:r>
          <w:r w:rsidR="004C3E84" w:rsidDel="00C71099">
            <w:rPr>
              <w:rFonts w:ascii="Verdana" w:hAnsi="Verdana"/>
              <w:sz w:val="20"/>
              <w:szCs w:val="20"/>
            </w:rPr>
            <w:delText xml:space="preserve"> </w:delText>
          </w:r>
        </w:del>
      </w:ins>
      <w:ins w:id="1776" w:author="Avv. Rosario Panzariello" w:date="2026-09-14T15:24:00Z">
        <w:del w:id="1777" w:author="Avv. Rosario Panzariello" w:date="2026-09-18T15:07:00Z" w16du:dateUtc="2026-09-18T13:07:00Z">
          <w:r w:rsidR="00492156" w:rsidRPr="005B229E" w:rsidDel="00C71099">
            <w:rPr>
              <w:rFonts w:ascii="Verdana" w:hAnsi="Verdana"/>
              <w:sz w:val="20"/>
              <w:szCs w:val="20"/>
              <w:rPrChange w:id="1778" w:author="Avv. Rosario Panzariello" w:date="2026-09-14T15:25:00Z">
                <w:rPr/>
              </w:rPrChange>
            </w:rPr>
            <w:delText>Al ricorrere dei presupposti previsti per l’esecuzione della specifica operazione, il Venditore è tenuto a trasferire il Veicolo a Fleequid ovvero, nei casi in cui Fleequid proceda come Intermediario puro ai sensi dell’art. 2.6, direttamente all’Acquirente.</w:delText>
          </w:r>
          <w:r w:rsidR="00492156" w:rsidDel="00C71099">
            <w:delText xml:space="preserve"> </w:delText>
          </w:r>
        </w:del>
      </w:ins>
      <w:ins w:id="1779" w:author="Avv. Rosario Panzariello" w:date="2026-09-14T11:57:00Z">
        <w:del w:id="1780" w:author="Avv. Rosario Panzariello" w:date="2026-09-18T15:07:00Z" w16du:dateUtc="2026-09-18T13:07:00Z">
          <w:r w:rsidR="00F523F3" w:rsidRPr="00A60D44" w:rsidDel="00C71099">
            <w:rPr>
              <w:rFonts w:ascii="Verdana" w:hAnsi="Verdana"/>
              <w:sz w:val="20"/>
              <w:szCs w:val="20"/>
              <w:rPrChange w:id="1781" w:author="Avv. Rosario Panzariello" w:date="2026-09-14T11:58:00Z">
                <w:rPr/>
              </w:rPrChange>
            </w:rPr>
            <w:delText>Resta fermo, in ogni caso, il carattere essenziale dell’esattezza e della completezza delle Specifiche tecniche, delle informazioni contenute nella Proposta di vendita e nell’Inserzione e della correttezza dei documenti forniti dal Venditore o comunque associati al Veicolo, anche quando il dossier tecnico o l’Inserzione siano stati predisposti da Fleequid o da soggetti da questa incaricati.</w:delText>
          </w:r>
        </w:del>
      </w:ins>
      <w:ins w:id="1782" w:author="Avv. Rosario Panzariello" w:date="2026-09-14T11:58:00Z">
        <w:del w:id="1783" w:author="Avv. Rosario Panzariello" w:date="2026-09-18T15:07:00Z" w16du:dateUtc="2026-09-18T13:07:00Z">
          <w:r w:rsidR="00F523F3" w:rsidRPr="00A60D44" w:rsidDel="00C71099">
            <w:rPr>
              <w:rFonts w:ascii="Verdana" w:hAnsi="Verdana"/>
              <w:sz w:val="20"/>
              <w:szCs w:val="20"/>
              <w:rPrChange w:id="1784" w:author="Avv. Rosario Panzariello" w:date="2026-09-14T11:58:00Z">
                <w:rPr/>
              </w:rPrChange>
            </w:rPr>
            <w:delText xml:space="preserve"> Il Venditore prende atto e accetta che ogni eventuale richiesta di fatturazione formulata da Fleequid ha natura amministrativa e non costituisce, di per sé, conferma dell’avveramento dei presupposti previsti dalle presenti Condizioni Generali per l’esecuzione della compravendita. Il Venditore riconosce inoltre la facoltà di Fleequid di annullare la vendita o risolvere il Contratto nei casi previsti dalle presenti Condizioni Generali, anche in conseguenza del ritardo o del mancato pagamento dell’Acquirente, rinunciando a pretese nei confronti di Fleequid per gli effetti derivanti dal legittimo esercizio di tali facoltà. L’impegno di commercializzazione e vendita assunto dal Venditore è a tempo indeterminato, con un periodo minimo di </w:delText>
          </w:r>
          <w:r w:rsidR="00F523F3" w:rsidRPr="006514B3" w:rsidDel="00C71099">
            <w:rPr>
              <w:rFonts w:ascii="Verdana" w:hAnsi="Verdana"/>
              <w:sz w:val="20"/>
              <w:szCs w:val="20"/>
              <w:rPrChange w:id="1785" w:author="Avv. Rosario Panzariello" w:date="2026-09-14T12:00:00Z">
                <w:rPr>
                  <w:rStyle w:val="Enfasigrassetto"/>
                </w:rPr>
              </w:rPrChange>
            </w:rPr>
            <w:delText>60 (sessanta) giorni</w:delText>
          </w:r>
          <w:r w:rsidR="00F523F3" w:rsidRPr="00A60D44" w:rsidDel="00C71099">
            <w:rPr>
              <w:rFonts w:ascii="Verdana" w:hAnsi="Verdana"/>
              <w:sz w:val="20"/>
              <w:szCs w:val="20"/>
              <w:rPrChange w:id="1786" w:author="Avv. Rosario Panzariello" w:date="2026-09-14T11:58:00Z">
                <w:rPr/>
              </w:rPrChange>
            </w:rPr>
            <w:delText xml:space="preserve"> decorrente dalla data in cui la Proposta di vendita si considera accettata ai sensi dell’art. 8.7. Durante tale periodo il Venditore non può revocare a Fleequid l’incarico. Decorso il periodo minimo, il Venditore può recedere mediante comunicazione scritta a Fleequid con un preavviso minimo di </w:delText>
          </w:r>
          <w:r w:rsidR="00F523F3" w:rsidRPr="006514B3" w:rsidDel="00C71099">
            <w:rPr>
              <w:rFonts w:ascii="Verdana" w:hAnsi="Verdana"/>
              <w:sz w:val="20"/>
              <w:szCs w:val="20"/>
              <w:rPrChange w:id="1787" w:author="Avv. Rosario Panzariello" w:date="2026-09-14T12:00:00Z">
                <w:rPr>
                  <w:rStyle w:val="Enfasigrassetto"/>
                </w:rPr>
              </w:rPrChange>
            </w:rPr>
            <w:delText>15 (quindici) giorni</w:delText>
          </w:r>
          <w:r w:rsidR="00F523F3" w:rsidRPr="00A60D44" w:rsidDel="00C71099">
            <w:rPr>
              <w:rFonts w:ascii="Verdana" w:hAnsi="Verdana"/>
              <w:sz w:val="20"/>
              <w:szCs w:val="20"/>
              <w:rPrChange w:id="1788" w:author="Avv. Rosario Panzariello" w:date="2026-09-14T11:58:00Z">
                <w:rPr/>
              </w:rPrChange>
            </w:rPr>
            <w:delText xml:space="preserve">. Il recesso diviene efficace: </w:delText>
          </w:r>
          <w:r w:rsidR="00F523F3" w:rsidRPr="006514B3" w:rsidDel="00C71099">
            <w:rPr>
              <w:rFonts w:ascii="Verdana" w:hAnsi="Verdana"/>
              <w:sz w:val="20"/>
              <w:szCs w:val="20"/>
              <w:rPrChange w:id="1789" w:author="Avv. Rosario Panzariello" w:date="2026-09-14T12:00:00Z">
                <w:rPr>
                  <w:rStyle w:val="Enfasigrassetto"/>
                </w:rPr>
              </w:rPrChange>
            </w:rPr>
            <w:delText>(i)</w:delText>
          </w:r>
          <w:r w:rsidR="00F523F3" w:rsidRPr="00A60D44" w:rsidDel="00C71099">
            <w:rPr>
              <w:rFonts w:ascii="Verdana" w:hAnsi="Verdana"/>
              <w:sz w:val="20"/>
              <w:szCs w:val="20"/>
              <w:rPrChange w:id="1790" w:author="Avv. Rosario Panzariello" w:date="2026-09-14T11:58:00Z">
                <w:rPr/>
              </w:rPrChange>
            </w:rPr>
            <w:delText xml:space="preserve"> alla scadenza del termine di preavviso, qualora il Veicolo non sia oggetto di un Evento di vendita in corso; </w:delText>
          </w:r>
          <w:r w:rsidR="00F523F3" w:rsidRPr="006514B3" w:rsidDel="00C71099">
            <w:rPr>
              <w:rFonts w:ascii="Verdana" w:hAnsi="Verdana"/>
              <w:sz w:val="20"/>
              <w:szCs w:val="20"/>
              <w:rPrChange w:id="1791" w:author="Avv. Rosario Panzariello" w:date="2026-09-14T12:00:00Z">
                <w:rPr>
                  <w:rStyle w:val="Enfasigrassetto"/>
                </w:rPr>
              </w:rPrChange>
            </w:rPr>
            <w:delText>(ii)</w:delText>
          </w:r>
          <w:r w:rsidR="00F523F3" w:rsidRPr="00A60D44" w:rsidDel="00C71099">
            <w:rPr>
              <w:rFonts w:ascii="Verdana" w:hAnsi="Verdana"/>
              <w:sz w:val="20"/>
              <w:szCs w:val="20"/>
              <w:rPrChange w:id="1792" w:author="Avv. Rosario Panzariello" w:date="2026-09-14T11:58:00Z">
                <w:rPr/>
              </w:rPrChange>
            </w:rPr>
            <w:delText xml:space="preserve"> alla conclusione dell’Evento di vendita, qualora alla scadenza del preavviso il Veicolo vi risulti ancora incluso e non si sia perfezionato un Accordo vincolante.</w:delText>
          </w:r>
          <w:r w:rsidR="00A60D44" w:rsidRPr="00A60D44" w:rsidDel="00C71099">
            <w:rPr>
              <w:rFonts w:ascii="Verdana" w:hAnsi="Verdana"/>
              <w:sz w:val="20"/>
              <w:szCs w:val="20"/>
              <w:rPrChange w:id="1793" w:author="Avv. Rosario Panzariello" w:date="2026-09-14T11:58:00Z">
                <w:rPr/>
              </w:rPrChange>
            </w:rPr>
            <w:delText xml:space="preserve"> </w:delText>
          </w:r>
        </w:del>
      </w:ins>
      <w:ins w:id="1794" w:author="Avv. Rosario Panzariello" w:date="2026-09-14T15:30:00Z">
        <w:del w:id="1795" w:author="Avv. Rosario Panzariello" w:date="2026-09-18T15:07:00Z" w16du:dateUtc="2026-09-18T13:07:00Z">
          <w:r w:rsidR="00CB04AD" w:rsidRPr="00CB04AD" w:rsidDel="00C71099">
            <w:rPr>
              <w:rFonts w:ascii="Verdana" w:hAnsi="Verdana"/>
              <w:sz w:val="20"/>
              <w:szCs w:val="20"/>
              <w:rPrChange w:id="1796" w:author="Avv. Rosario Panzariello" w:date="2026-09-14T15:30:00Z">
                <w:rPr/>
              </w:rPrChange>
            </w:rPr>
            <w:delText xml:space="preserve">Qualora si perfezioni un Accordo vincolante, l’impegno del Venditore permane per tutta la durata dello Stato Opzionato e, comunque, per il tempo necessario a dare esecuzione agli obblighi derivanti dall’operazione. </w:delText>
          </w:r>
          <w:r w:rsidR="00CB04AD" w:rsidRPr="00CB04AD" w:rsidDel="00C71099">
            <w:rPr>
              <w:rFonts w:ascii="Verdana" w:hAnsi="Verdana"/>
              <w:sz w:val="20"/>
              <w:szCs w:val="20"/>
              <w:rPrChange w:id="1797" w:author="Avv. Rosario Panzariello" w:date="2026-09-14T15:30:00Z">
                <w:rPr>
                  <w:rStyle w:val="Enfasigrassetto"/>
                </w:rPr>
              </w:rPrChange>
            </w:rPr>
            <w:delText>In caso di Aggiudicazione definitiva, restano fermi gli obblighi necessari al completamento dell’operazione. In caso di Annullamento della vendita, Fleequid conserva inoltre, per i successivi 30 (trenta) giorni, il diritto di procedere a una nuova commercializzazione del Veicolo</w:delText>
          </w:r>
          <w:r w:rsidR="00CB04AD" w:rsidRPr="00CB04AD" w:rsidDel="00C71099">
            <w:rPr>
              <w:rFonts w:ascii="Verdana" w:hAnsi="Verdana"/>
              <w:sz w:val="20"/>
              <w:szCs w:val="20"/>
              <w:rPrChange w:id="1798" w:author="Avv. Rosario Panzariello" w:date="2026-09-14T15:30:00Z">
                <w:rPr/>
              </w:rPrChange>
            </w:rPr>
            <w:delText>, fermo quanto previsto dalle presenti Condizioni Generali in ordine alla scelta del Modello di Vendita e all’apertura di un nuovo Evento</w:delText>
          </w:r>
        </w:del>
        <w:r w:rsidR="00CB04AD" w:rsidRPr="00CB04AD">
          <w:rPr>
            <w:rFonts w:ascii="Verdana" w:hAnsi="Verdana"/>
            <w:sz w:val="20"/>
            <w:szCs w:val="20"/>
            <w:rPrChange w:id="1799" w:author="Avv. Rosario Panzariello" w:date="2026-09-14T15:30:00Z">
              <w:rPr/>
            </w:rPrChange>
          </w:rPr>
          <w:t>.</w:t>
        </w:r>
      </w:ins>
      <w:ins w:id="1800" w:author="Avv. Rosario Panzariello" w:date="2026-09-14T11:57:00Z">
        <w:r w:rsidR="00322252" w:rsidRPr="00F523F3">
          <w:rPr>
            <w:rFonts w:ascii="Verdana" w:hAnsi="Verdana"/>
            <w:sz w:val="20"/>
            <w:szCs w:val="20"/>
          </w:rPr>
          <w:t xml:space="preserve"> </w:t>
        </w:r>
      </w:ins>
      <w:del w:id="1801" w:author="Avv. Rosario Panzariello" w:date="2026-09-14T12:01:00Z">
        <w:r w:rsidR="00352CDA" w:rsidRPr="00F523F3" w:rsidDel="000B35F3">
          <w:rPr>
            <w:rFonts w:ascii="Verdana" w:hAnsi="Verdana"/>
            <w:sz w:val="20"/>
            <w:szCs w:val="20"/>
          </w:rPr>
          <w:delText>L</w:delText>
        </w:r>
        <w:r w:rsidR="00352CDA" w:rsidRPr="00BF18D5" w:rsidDel="000B35F3">
          <w:rPr>
            <w:rFonts w:ascii="Verdana" w:hAnsi="Verdana"/>
            <w:sz w:val="20"/>
            <w:szCs w:val="20"/>
            <w:highlight w:val="yellow"/>
            <w:rPrChange w:id="1802" w:author="Avv. Rosario Panzariello" w:date="2026-09-14T11:59:00Z">
              <w:rPr>
                <w:rFonts w:ascii="Verdana" w:hAnsi="Verdana"/>
                <w:sz w:val="20"/>
                <w:szCs w:val="20"/>
              </w:rPr>
            </w:rPrChange>
          </w:rPr>
          <w:delText xml:space="preserve">a successiva predisposizione e pubblicazione della Scheda d’Asta </w:delText>
        </w:r>
        <w:r w:rsidR="004B6455" w:rsidRPr="00BF18D5" w:rsidDel="000B35F3">
          <w:rPr>
            <w:rFonts w:ascii="Verdana" w:hAnsi="Verdana"/>
            <w:sz w:val="20"/>
            <w:szCs w:val="20"/>
            <w:highlight w:val="yellow"/>
            <w:rPrChange w:id="1803" w:author="Avv. Rosario Panzariello" w:date="2026-09-14T11:59:00Z">
              <w:rPr>
                <w:rFonts w:ascii="Verdana" w:hAnsi="Verdana"/>
                <w:sz w:val="20"/>
                <w:szCs w:val="20"/>
              </w:rPr>
            </w:rPrChange>
          </w:rPr>
          <w:delText>non incide</w:delText>
        </w:r>
        <w:r w:rsidR="004B6455" w:rsidRPr="00BF18D5" w:rsidDel="000B35F3">
          <w:rPr>
            <w:rFonts w:ascii="Verdana" w:hAnsi="Verdana"/>
            <w:sz w:val="20"/>
            <w:szCs w:val="20"/>
            <w:highlight w:val="yellow"/>
            <w:rPrChange w:id="1804" w:author="Avv. Rosario Panzariello" w:date="2026-09-14T11:59:00Z">
              <w:rPr>
                <w:rFonts w:ascii="Verdana" w:hAnsi="Verdana"/>
                <w:sz w:val="20"/>
                <w:szCs w:val="20"/>
                <w:highlight w:val="lightGray"/>
              </w:rPr>
            </w:rPrChange>
          </w:rPr>
          <w:delText xml:space="preserve"> sul perfezionamento di tale Contratto, costituendo mera attività esecutiva dello stesso</w:delText>
        </w:r>
        <w:r w:rsidR="00352CDA" w:rsidRPr="00BF18D5" w:rsidDel="000B35F3">
          <w:rPr>
            <w:rFonts w:ascii="Verdana" w:hAnsi="Verdana"/>
            <w:sz w:val="20"/>
            <w:szCs w:val="20"/>
            <w:highlight w:val="yellow"/>
            <w:rPrChange w:id="1805" w:author="Avv. Rosario Panzariello" w:date="2026-09-14T11:59:00Z">
              <w:rPr>
                <w:rFonts w:ascii="Verdana" w:hAnsi="Verdana"/>
                <w:sz w:val="20"/>
                <w:szCs w:val="20"/>
                <w:highlight w:val="lightGray"/>
              </w:rPr>
            </w:rPrChange>
          </w:rPr>
          <w:delText>.</w:delText>
        </w:r>
        <w:r w:rsidR="00301BEE" w:rsidRPr="00BF18D5" w:rsidDel="000B35F3">
          <w:rPr>
            <w:rFonts w:ascii="Verdana" w:eastAsia="Calibri" w:hAnsi="Verdana" w:cs="Arial"/>
            <w:sz w:val="20"/>
            <w:szCs w:val="20"/>
            <w:highlight w:val="yellow"/>
            <w:rPrChange w:id="1806" w:author="Avv. Rosario Panzariello" w:date="2026-09-14T11:59:00Z">
              <w:rPr>
                <w:rFonts w:ascii="Verdana" w:eastAsia="Calibri" w:hAnsi="Verdana" w:cs="Arial"/>
                <w:sz w:val="20"/>
                <w:szCs w:val="20"/>
              </w:rPr>
            </w:rPrChange>
          </w:rPr>
          <w:delText xml:space="preserve"> In virtù di tale Contratto, il Venditore, anche ai fini della commissione di vendita conferita a norma del precedente art. </w:delText>
        </w:r>
        <w:r w:rsidR="00F26ADD" w:rsidRPr="00BF18D5" w:rsidDel="000B35F3">
          <w:rPr>
            <w:rFonts w:ascii="Verdana" w:eastAsia="Calibri" w:hAnsi="Verdana" w:cs="Arial"/>
            <w:sz w:val="20"/>
            <w:szCs w:val="20"/>
            <w:highlight w:val="yellow"/>
            <w:rPrChange w:id="1807" w:author="Avv. Rosario Panzariello" w:date="2026-09-14T11:59:00Z">
              <w:rPr>
                <w:rFonts w:ascii="Verdana" w:eastAsia="Calibri" w:hAnsi="Verdana" w:cs="Arial"/>
                <w:sz w:val="20"/>
                <w:szCs w:val="20"/>
              </w:rPr>
            </w:rPrChange>
          </w:rPr>
          <w:delText>2.3</w:delText>
        </w:r>
        <w:r w:rsidR="00301BEE" w:rsidRPr="00BF18D5" w:rsidDel="000B35F3">
          <w:rPr>
            <w:rFonts w:ascii="Verdana" w:eastAsia="Calibri" w:hAnsi="Verdana" w:cs="Arial"/>
            <w:sz w:val="20"/>
            <w:szCs w:val="20"/>
            <w:highlight w:val="yellow"/>
            <w:rPrChange w:id="1808" w:author="Avv. Rosario Panzariello" w:date="2026-09-14T11:59:00Z">
              <w:rPr>
                <w:rFonts w:ascii="Verdana" w:eastAsia="Calibri" w:hAnsi="Verdana" w:cs="Arial"/>
                <w:sz w:val="20"/>
                <w:szCs w:val="20"/>
              </w:rPr>
            </w:rPrChange>
          </w:rPr>
          <w:delText xml:space="preserve">), si impegna irrevocabilmente a vendere </w:delText>
        </w:r>
        <w:r w:rsidR="00B5253F" w:rsidRPr="00BF18D5" w:rsidDel="000B35F3">
          <w:rPr>
            <w:rFonts w:ascii="Verdana" w:eastAsia="Calibri" w:hAnsi="Verdana" w:cs="Arial"/>
            <w:sz w:val="20"/>
            <w:szCs w:val="20"/>
            <w:highlight w:val="yellow"/>
            <w:rPrChange w:id="1809" w:author="Avv. Rosario Panzariello" w:date="2026-09-14T11:59:00Z">
              <w:rPr>
                <w:rFonts w:ascii="Verdana" w:eastAsia="Calibri" w:hAnsi="Verdana" w:cs="Arial"/>
                <w:sz w:val="20"/>
                <w:szCs w:val="20"/>
              </w:rPr>
            </w:rPrChange>
          </w:rPr>
          <w:delText xml:space="preserve">esclusivamente </w:delText>
        </w:r>
        <w:r w:rsidR="00301BEE" w:rsidRPr="00BF18D5" w:rsidDel="000B35F3">
          <w:rPr>
            <w:rFonts w:ascii="Verdana" w:eastAsia="Calibri" w:hAnsi="Verdana" w:cs="Arial"/>
            <w:sz w:val="20"/>
            <w:szCs w:val="20"/>
            <w:highlight w:val="yellow"/>
            <w:rPrChange w:id="1810" w:author="Avv. Rosario Panzariello" w:date="2026-09-14T11:59:00Z">
              <w:rPr>
                <w:rFonts w:ascii="Verdana" w:eastAsia="Calibri" w:hAnsi="Verdana" w:cs="Arial"/>
                <w:sz w:val="20"/>
                <w:szCs w:val="20"/>
              </w:rPr>
            </w:rPrChange>
          </w:rPr>
          <w:delText>a Fleequid</w:delText>
        </w:r>
        <w:r w:rsidR="008442A6" w:rsidRPr="00BF18D5" w:rsidDel="000B35F3">
          <w:rPr>
            <w:rFonts w:ascii="Verdana" w:eastAsia="Calibri" w:hAnsi="Verdana" w:cs="Arial"/>
            <w:sz w:val="20"/>
            <w:szCs w:val="20"/>
            <w:highlight w:val="yellow"/>
            <w:rPrChange w:id="1811" w:author="Avv. Rosario Panzariello" w:date="2026-09-14T11:59:00Z">
              <w:rPr>
                <w:rFonts w:ascii="Verdana" w:eastAsia="Calibri" w:hAnsi="Verdana" w:cs="Arial"/>
                <w:sz w:val="20"/>
                <w:szCs w:val="20"/>
              </w:rPr>
            </w:rPrChange>
          </w:rPr>
          <w:delText xml:space="preserve"> (ovvero, nel caso in cui anziché la Rivendita Fleequid indica a norma dell’art. 2.</w:delText>
        </w:r>
        <w:r w:rsidR="00616441" w:rsidRPr="00BF18D5" w:rsidDel="000B35F3">
          <w:rPr>
            <w:rFonts w:ascii="Verdana" w:eastAsia="Calibri" w:hAnsi="Verdana" w:cs="Arial"/>
            <w:sz w:val="20"/>
            <w:szCs w:val="20"/>
            <w:highlight w:val="yellow"/>
            <w:rPrChange w:id="1812" w:author="Avv. Rosario Panzariello" w:date="2026-09-14T11:59:00Z">
              <w:rPr>
                <w:rFonts w:ascii="Verdana" w:eastAsia="Calibri" w:hAnsi="Verdana" w:cs="Arial"/>
                <w:sz w:val="20"/>
                <w:szCs w:val="20"/>
              </w:rPr>
            </w:rPrChange>
          </w:rPr>
          <w:delText>6)</w:delText>
        </w:r>
        <w:r w:rsidR="008442A6" w:rsidRPr="00BF18D5" w:rsidDel="000B35F3">
          <w:rPr>
            <w:rFonts w:ascii="Verdana" w:eastAsia="Calibri" w:hAnsi="Verdana" w:cs="Arial"/>
            <w:sz w:val="20"/>
            <w:szCs w:val="20"/>
            <w:highlight w:val="yellow"/>
            <w:rPrChange w:id="1813" w:author="Avv. Rosario Panzariello" w:date="2026-09-14T11:59:00Z">
              <w:rPr>
                <w:rFonts w:ascii="Verdana" w:eastAsia="Calibri" w:hAnsi="Verdana" w:cs="Arial"/>
                <w:sz w:val="20"/>
                <w:szCs w:val="20"/>
              </w:rPr>
            </w:rPrChange>
          </w:rPr>
          <w:delText xml:space="preserve"> di voler operare come Intermediario puro, direttamente all’Acquirente effettivo</w:delText>
        </w:r>
        <w:r w:rsidR="00301BEE" w:rsidRPr="00BF18D5" w:rsidDel="000B35F3">
          <w:rPr>
            <w:rFonts w:ascii="Verdana" w:eastAsia="Calibri" w:hAnsi="Verdana" w:cs="Arial"/>
            <w:sz w:val="20"/>
            <w:szCs w:val="20"/>
            <w:highlight w:val="yellow"/>
            <w:rPrChange w:id="1814" w:author="Avv. Rosario Panzariello" w:date="2026-09-14T11:59:00Z">
              <w:rPr>
                <w:rFonts w:ascii="Verdana" w:eastAsia="Calibri" w:hAnsi="Verdana" w:cs="Arial"/>
                <w:sz w:val="20"/>
                <w:szCs w:val="20"/>
              </w:rPr>
            </w:rPrChange>
          </w:rPr>
          <w:delText xml:space="preserve"> il Veicolo. Tale impegno di vendita, cui corrisponde l'obbligo di Fleequid</w:delText>
        </w:r>
        <w:r w:rsidR="008442A6" w:rsidRPr="00BF18D5" w:rsidDel="000B35F3">
          <w:rPr>
            <w:rFonts w:ascii="Verdana" w:eastAsia="Calibri" w:hAnsi="Verdana" w:cs="Arial"/>
            <w:sz w:val="20"/>
            <w:szCs w:val="20"/>
            <w:highlight w:val="yellow"/>
            <w:rPrChange w:id="1815" w:author="Avv. Rosario Panzariello" w:date="2026-09-14T11:59:00Z">
              <w:rPr>
                <w:rFonts w:ascii="Verdana" w:eastAsia="Calibri" w:hAnsi="Verdana" w:cs="Arial"/>
                <w:sz w:val="20"/>
                <w:szCs w:val="20"/>
              </w:rPr>
            </w:rPrChange>
          </w:rPr>
          <w:delText xml:space="preserve"> (oppure dell’Acquirente, sempre nel caso in cui Fleequid decide di operare come Intermediario puro)</w:delText>
        </w:r>
        <w:r w:rsidR="00301BEE" w:rsidRPr="00BF18D5" w:rsidDel="000B35F3">
          <w:rPr>
            <w:rFonts w:ascii="Verdana" w:eastAsia="Calibri" w:hAnsi="Verdana" w:cs="Arial"/>
            <w:sz w:val="20"/>
            <w:szCs w:val="20"/>
            <w:highlight w:val="yellow"/>
            <w:rPrChange w:id="1816" w:author="Avv. Rosario Panzariello" w:date="2026-09-14T11:59:00Z">
              <w:rPr>
                <w:rFonts w:ascii="Verdana" w:eastAsia="Calibri" w:hAnsi="Verdana" w:cs="Arial"/>
                <w:sz w:val="20"/>
                <w:szCs w:val="20"/>
              </w:rPr>
            </w:rPrChange>
          </w:rPr>
          <w:delText xml:space="preserve"> ad acquistare, è soggetto alle seguenti condizioni: </w:delText>
        </w:r>
      </w:del>
    </w:p>
    <w:p w14:paraId="7239F874" w14:textId="6CAAE60A" w:rsidR="00301BEE" w:rsidRPr="00BF18D5" w:rsidDel="000B35F3" w:rsidRDefault="00301BEE">
      <w:pPr>
        <w:pStyle w:val="Paragrafoelenco"/>
        <w:numPr>
          <w:ilvl w:val="1"/>
          <w:numId w:val="1"/>
        </w:numPr>
        <w:spacing w:line="360" w:lineRule="auto"/>
        <w:ind w:left="0" w:firstLine="0"/>
        <w:jc w:val="both"/>
        <w:rPr>
          <w:del w:id="1817" w:author="Avv. Rosario Panzariello" w:date="2026-09-14T12:01:00Z"/>
          <w:rFonts w:ascii="Verdana" w:eastAsia="Calibri" w:hAnsi="Verdana" w:cs="Arial"/>
          <w:sz w:val="20"/>
          <w:szCs w:val="20"/>
          <w:highlight w:val="yellow"/>
          <w:rPrChange w:id="1818" w:author="Avv. Rosario Panzariello" w:date="2026-09-14T11:59:00Z">
            <w:rPr>
              <w:del w:id="1819" w:author="Avv. Rosario Panzariello" w:date="2026-09-14T12:01:00Z"/>
              <w:rFonts w:ascii="Verdana" w:eastAsia="Calibri" w:hAnsi="Verdana" w:cs="Arial"/>
              <w:sz w:val="20"/>
              <w:szCs w:val="20"/>
            </w:rPr>
          </w:rPrChange>
        </w:rPr>
        <w:pPrChange w:id="1820" w:author="Avv. Rosario Panzariello" w:date="2026-09-14T12:01:00Z">
          <w:pPr>
            <w:numPr>
              <w:numId w:val="10"/>
            </w:numPr>
            <w:spacing w:line="360" w:lineRule="auto"/>
            <w:ind w:left="1080" w:hanging="360"/>
            <w:contextualSpacing/>
            <w:jc w:val="both"/>
          </w:pPr>
        </w:pPrChange>
      </w:pPr>
      <w:del w:id="1821" w:author="Avv. Rosario Panzariello" w:date="2026-09-14T12:01:00Z">
        <w:r w:rsidRPr="00BF18D5" w:rsidDel="000B35F3">
          <w:rPr>
            <w:rFonts w:ascii="Verdana" w:eastAsia="Calibri" w:hAnsi="Verdana" w:cs="Arial"/>
            <w:sz w:val="20"/>
            <w:szCs w:val="20"/>
            <w:highlight w:val="yellow"/>
            <w:rPrChange w:id="1822" w:author="Avv. Rosario Panzariello" w:date="2026-09-14T11:59:00Z">
              <w:rPr>
                <w:rFonts w:ascii="Verdana" w:eastAsia="Calibri" w:hAnsi="Verdana" w:cs="Arial"/>
                <w:sz w:val="20"/>
                <w:szCs w:val="20"/>
              </w:rPr>
            </w:rPrChange>
          </w:rPr>
          <w:delText xml:space="preserve">L'esattezza e la completezza di tutte </w:delText>
        </w:r>
        <w:r w:rsidRPr="00BF18D5" w:rsidDel="000B35F3">
          <w:rPr>
            <w:rFonts w:ascii="Verdana" w:hAnsi="Verdana"/>
            <w:sz w:val="20"/>
            <w:szCs w:val="20"/>
            <w:highlight w:val="yellow"/>
            <w:rPrChange w:id="1823" w:author="Avv. Rosario Panzariello" w:date="2026-09-14T11:59:00Z">
              <w:rPr>
                <w:rFonts w:ascii="Verdana" w:hAnsi="Verdana"/>
                <w:sz w:val="20"/>
                <w:szCs w:val="20"/>
              </w:rPr>
            </w:rPrChange>
          </w:rPr>
          <w:delText xml:space="preserve">le Specifiche tecniche </w:delText>
        </w:r>
        <w:r w:rsidR="00846EE8" w:rsidRPr="00BF18D5" w:rsidDel="000B35F3">
          <w:rPr>
            <w:rFonts w:ascii="Verdana" w:hAnsi="Verdana"/>
            <w:sz w:val="20"/>
            <w:szCs w:val="20"/>
            <w:highlight w:val="yellow"/>
            <w:rPrChange w:id="1824" w:author="Avv. Rosario Panzariello" w:date="2026-09-14T11:59:00Z">
              <w:rPr>
                <w:rFonts w:ascii="Verdana" w:hAnsi="Verdana"/>
                <w:sz w:val="20"/>
                <w:szCs w:val="20"/>
              </w:rPr>
            </w:rPrChange>
          </w:rPr>
          <w:delText xml:space="preserve">e delle informazioni </w:delText>
        </w:r>
        <w:r w:rsidRPr="00BF18D5" w:rsidDel="000B35F3">
          <w:rPr>
            <w:rFonts w:ascii="Verdana" w:hAnsi="Verdana"/>
            <w:sz w:val="20"/>
            <w:szCs w:val="20"/>
            <w:highlight w:val="yellow"/>
            <w:rPrChange w:id="1825" w:author="Avv. Rosario Panzariello" w:date="2026-09-14T11:59:00Z">
              <w:rPr>
                <w:rFonts w:ascii="Verdana" w:hAnsi="Verdana"/>
                <w:sz w:val="20"/>
                <w:szCs w:val="20"/>
              </w:rPr>
            </w:rPrChange>
          </w:rPr>
          <w:delText>contenute nella Proposta di vendita</w:delText>
        </w:r>
        <w:r w:rsidR="00846EE8" w:rsidRPr="00BF18D5" w:rsidDel="000B35F3">
          <w:rPr>
            <w:rFonts w:ascii="Verdana" w:hAnsi="Verdana"/>
            <w:sz w:val="20"/>
            <w:szCs w:val="20"/>
            <w:highlight w:val="yellow"/>
            <w:rPrChange w:id="1826" w:author="Avv. Rosario Panzariello" w:date="2026-09-14T11:59:00Z">
              <w:rPr>
                <w:rFonts w:ascii="Verdana" w:hAnsi="Verdana"/>
                <w:sz w:val="20"/>
                <w:szCs w:val="20"/>
              </w:rPr>
            </w:rPrChange>
          </w:rPr>
          <w:delText xml:space="preserve"> e/o nella Scheda d’Asta</w:delText>
        </w:r>
        <w:r w:rsidRPr="00BF18D5" w:rsidDel="000B35F3">
          <w:rPr>
            <w:rFonts w:ascii="Verdana" w:hAnsi="Verdana"/>
            <w:sz w:val="20"/>
            <w:szCs w:val="20"/>
            <w:highlight w:val="yellow"/>
            <w:rPrChange w:id="1827" w:author="Avv. Rosario Panzariello" w:date="2026-09-14T11:59:00Z">
              <w:rPr>
                <w:rFonts w:ascii="Verdana" w:hAnsi="Verdana"/>
                <w:sz w:val="20"/>
                <w:szCs w:val="20"/>
              </w:rPr>
            </w:rPrChange>
          </w:rPr>
          <w:delText xml:space="preserve"> </w:delText>
        </w:r>
        <w:r w:rsidR="690C907F" w:rsidRPr="00BF18D5" w:rsidDel="000B35F3">
          <w:rPr>
            <w:rFonts w:ascii="Verdana" w:hAnsi="Verdana"/>
            <w:sz w:val="20"/>
            <w:szCs w:val="20"/>
            <w:highlight w:val="yellow"/>
            <w:rPrChange w:id="1828" w:author="Avv. Rosario Panzariello" w:date="2026-09-14T11:59:00Z">
              <w:rPr>
                <w:rFonts w:ascii="Verdana" w:hAnsi="Verdana"/>
                <w:sz w:val="20"/>
                <w:szCs w:val="20"/>
              </w:rPr>
            </w:rPrChange>
          </w:rPr>
          <w:delText>(anche quando il dossier tecnico fosse stato compilato da Fleequid ovvero da suoi incaricati</w:delText>
        </w:r>
        <w:r w:rsidR="00D20215" w:rsidRPr="00BF18D5" w:rsidDel="000B35F3">
          <w:rPr>
            <w:rFonts w:ascii="Verdana" w:hAnsi="Verdana"/>
            <w:sz w:val="20"/>
            <w:szCs w:val="20"/>
            <w:highlight w:val="yellow"/>
            <w:rPrChange w:id="1829" w:author="Avv. Rosario Panzariello" w:date="2026-09-14T11:59:00Z">
              <w:rPr>
                <w:rFonts w:ascii="Verdana" w:hAnsi="Verdana"/>
                <w:sz w:val="20"/>
                <w:szCs w:val="20"/>
              </w:rPr>
            </w:rPrChange>
          </w:rPr>
          <w:delText xml:space="preserve"> e comunque la Scheda d’Asta compilata e pubblicata da </w:delText>
        </w:r>
        <w:r w:rsidR="003074E5" w:rsidRPr="00BF18D5" w:rsidDel="000B35F3">
          <w:rPr>
            <w:rFonts w:ascii="Verdana" w:hAnsi="Verdana"/>
            <w:sz w:val="20"/>
            <w:szCs w:val="20"/>
            <w:highlight w:val="yellow"/>
            <w:rPrChange w:id="1830" w:author="Avv. Rosario Panzariello" w:date="2026-09-14T11:59:00Z">
              <w:rPr>
                <w:rFonts w:ascii="Verdana" w:hAnsi="Verdana"/>
                <w:sz w:val="20"/>
                <w:szCs w:val="20"/>
              </w:rPr>
            </w:rPrChange>
          </w:rPr>
          <w:delText>Fleequid su mandato del Venditore</w:delText>
        </w:r>
        <w:r w:rsidR="690C907F" w:rsidRPr="00BF18D5" w:rsidDel="000B35F3">
          <w:rPr>
            <w:rFonts w:ascii="Verdana" w:hAnsi="Verdana"/>
            <w:sz w:val="20"/>
            <w:szCs w:val="20"/>
            <w:highlight w:val="yellow"/>
            <w:rPrChange w:id="1831" w:author="Avv. Rosario Panzariello" w:date="2026-09-14T11:59:00Z">
              <w:rPr>
                <w:rFonts w:ascii="Verdana" w:hAnsi="Verdana"/>
                <w:sz w:val="20"/>
                <w:szCs w:val="20"/>
              </w:rPr>
            </w:rPrChange>
          </w:rPr>
          <w:delText>)</w:delText>
        </w:r>
        <w:r w:rsidR="00846EE8" w:rsidRPr="00BF18D5" w:rsidDel="000B35F3">
          <w:rPr>
            <w:rFonts w:ascii="Verdana" w:hAnsi="Verdana"/>
            <w:sz w:val="20"/>
            <w:szCs w:val="20"/>
            <w:highlight w:val="yellow"/>
            <w:rPrChange w:id="1832" w:author="Avv. Rosario Panzariello" w:date="2026-09-14T11:59:00Z">
              <w:rPr>
                <w:rFonts w:ascii="Verdana" w:hAnsi="Verdana"/>
                <w:sz w:val="20"/>
                <w:szCs w:val="20"/>
              </w:rPr>
            </w:rPrChange>
          </w:rPr>
          <w:delText>,</w:delText>
        </w:r>
        <w:r w:rsidR="690C907F" w:rsidRPr="00BF18D5" w:rsidDel="000B35F3">
          <w:rPr>
            <w:rFonts w:ascii="Verdana" w:hAnsi="Verdana"/>
            <w:sz w:val="20"/>
            <w:szCs w:val="20"/>
            <w:highlight w:val="yellow"/>
            <w:rPrChange w:id="1833" w:author="Avv. Rosario Panzariello" w:date="2026-09-14T11:59:00Z">
              <w:rPr>
                <w:rFonts w:ascii="Verdana" w:hAnsi="Verdana"/>
                <w:sz w:val="20"/>
                <w:szCs w:val="20"/>
              </w:rPr>
            </w:rPrChange>
          </w:rPr>
          <w:delText xml:space="preserve"> </w:delText>
        </w:r>
        <w:r w:rsidRPr="00BF18D5" w:rsidDel="000B35F3">
          <w:rPr>
            <w:rFonts w:ascii="Verdana" w:hAnsi="Verdana"/>
            <w:sz w:val="20"/>
            <w:szCs w:val="20"/>
            <w:highlight w:val="yellow"/>
            <w:rPrChange w:id="1834" w:author="Avv. Rosario Panzariello" w:date="2026-09-14T11:59:00Z">
              <w:rPr>
                <w:rFonts w:ascii="Verdana" w:hAnsi="Verdana"/>
                <w:sz w:val="20"/>
                <w:szCs w:val="20"/>
              </w:rPr>
            </w:rPrChange>
          </w:rPr>
          <w:delText xml:space="preserve">nonché la correttezza dei documenti forniti </w:delText>
        </w:r>
        <w:r w:rsidR="00F26ADD" w:rsidRPr="00BF18D5" w:rsidDel="000B35F3">
          <w:rPr>
            <w:rFonts w:ascii="Verdana" w:hAnsi="Verdana"/>
            <w:sz w:val="20"/>
            <w:szCs w:val="20"/>
            <w:highlight w:val="yellow"/>
            <w:rPrChange w:id="1835" w:author="Avv. Rosario Panzariello" w:date="2026-09-14T11:59:00Z">
              <w:rPr>
                <w:rFonts w:ascii="Verdana" w:hAnsi="Verdana"/>
                <w:sz w:val="20"/>
                <w:szCs w:val="20"/>
              </w:rPr>
            </w:rPrChange>
          </w:rPr>
          <w:delText>dal Venditore</w:delText>
        </w:r>
        <w:r w:rsidRPr="00BF18D5" w:rsidDel="000B35F3">
          <w:rPr>
            <w:rFonts w:ascii="Verdana" w:hAnsi="Verdana"/>
            <w:sz w:val="20"/>
            <w:szCs w:val="20"/>
            <w:highlight w:val="yellow"/>
            <w:rPrChange w:id="1836" w:author="Avv. Rosario Panzariello" w:date="2026-09-14T11:59:00Z">
              <w:rPr>
                <w:rFonts w:ascii="Verdana" w:hAnsi="Verdana"/>
                <w:sz w:val="20"/>
                <w:szCs w:val="20"/>
              </w:rPr>
            </w:rPrChange>
          </w:rPr>
          <w:delText xml:space="preserve"> o </w:delText>
        </w:r>
        <w:r w:rsidR="00846EE8" w:rsidRPr="00BF18D5" w:rsidDel="000B35F3">
          <w:rPr>
            <w:rFonts w:ascii="Verdana" w:hAnsi="Verdana"/>
            <w:sz w:val="20"/>
            <w:szCs w:val="20"/>
            <w:highlight w:val="yellow"/>
            <w:rPrChange w:id="1837" w:author="Avv. Rosario Panzariello" w:date="2026-09-14T11:59:00Z">
              <w:rPr>
                <w:rFonts w:ascii="Verdana" w:hAnsi="Verdana"/>
                <w:sz w:val="20"/>
                <w:szCs w:val="20"/>
              </w:rPr>
            </w:rPrChange>
          </w:rPr>
          <w:delText xml:space="preserve">comunque </w:delText>
        </w:r>
        <w:r w:rsidRPr="00BF18D5" w:rsidDel="000B35F3">
          <w:rPr>
            <w:rFonts w:ascii="Verdana" w:hAnsi="Verdana"/>
            <w:sz w:val="20"/>
            <w:szCs w:val="20"/>
            <w:highlight w:val="yellow"/>
            <w:rPrChange w:id="1838" w:author="Avv. Rosario Panzariello" w:date="2026-09-14T11:59:00Z">
              <w:rPr>
                <w:rFonts w:ascii="Verdana" w:hAnsi="Verdana"/>
                <w:sz w:val="20"/>
                <w:szCs w:val="20"/>
              </w:rPr>
            </w:rPrChange>
          </w:rPr>
          <w:delText>associati alla Proposta di vendita</w:delText>
        </w:r>
        <w:r w:rsidR="00846EE8" w:rsidRPr="00BF18D5" w:rsidDel="000B35F3">
          <w:rPr>
            <w:rFonts w:ascii="Verdana" w:hAnsi="Verdana"/>
            <w:sz w:val="20"/>
            <w:szCs w:val="20"/>
            <w:highlight w:val="yellow"/>
            <w:rPrChange w:id="1839" w:author="Avv. Rosario Panzariello" w:date="2026-09-14T11:59:00Z">
              <w:rPr>
                <w:rFonts w:ascii="Verdana" w:hAnsi="Verdana"/>
                <w:sz w:val="20"/>
                <w:szCs w:val="20"/>
              </w:rPr>
            </w:rPrChange>
          </w:rPr>
          <w:delText xml:space="preserve"> </w:delText>
        </w:r>
        <w:r w:rsidR="0006310F" w:rsidRPr="00BF18D5" w:rsidDel="000B35F3">
          <w:rPr>
            <w:rFonts w:ascii="Verdana" w:hAnsi="Verdana"/>
            <w:sz w:val="20"/>
            <w:szCs w:val="20"/>
            <w:highlight w:val="yellow"/>
            <w:rPrChange w:id="1840" w:author="Avv. Rosario Panzariello" w:date="2026-09-14T11:59:00Z">
              <w:rPr>
                <w:rFonts w:ascii="Verdana" w:hAnsi="Verdana"/>
                <w:sz w:val="20"/>
                <w:szCs w:val="20"/>
              </w:rPr>
            </w:rPrChange>
          </w:rPr>
          <w:delText>e/</w:delText>
        </w:r>
        <w:r w:rsidR="00846EE8" w:rsidRPr="00BF18D5" w:rsidDel="000B35F3">
          <w:rPr>
            <w:rFonts w:ascii="Verdana" w:hAnsi="Verdana"/>
            <w:sz w:val="20"/>
            <w:szCs w:val="20"/>
            <w:highlight w:val="yellow"/>
            <w:rPrChange w:id="1841" w:author="Avv. Rosario Panzariello" w:date="2026-09-14T11:59:00Z">
              <w:rPr>
                <w:rFonts w:ascii="Verdana" w:hAnsi="Verdana"/>
                <w:sz w:val="20"/>
                <w:szCs w:val="20"/>
              </w:rPr>
            </w:rPrChange>
          </w:rPr>
          <w:delText>o alla Scheda d’Asta</w:delText>
        </w:r>
        <w:r w:rsidRPr="00BF18D5" w:rsidDel="000B35F3">
          <w:rPr>
            <w:rFonts w:ascii="Verdana" w:hAnsi="Verdana"/>
            <w:sz w:val="20"/>
            <w:szCs w:val="20"/>
            <w:highlight w:val="yellow"/>
            <w:rPrChange w:id="1842" w:author="Avv. Rosario Panzariello" w:date="2026-09-14T11:59:00Z">
              <w:rPr>
                <w:rFonts w:ascii="Verdana" w:hAnsi="Verdana"/>
                <w:sz w:val="20"/>
                <w:szCs w:val="20"/>
              </w:rPr>
            </w:rPrChange>
          </w:rPr>
          <w:delText>, da considerarsi tutti essenziali;</w:delText>
        </w:r>
      </w:del>
    </w:p>
    <w:p w14:paraId="34FD73AD" w14:textId="6A69E7A7" w:rsidR="00301BEE" w:rsidRPr="00BF18D5" w:rsidDel="000B35F3" w:rsidRDefault="00301BEE">
      <w:pPr>
        <w:pStyle w:val="Paragrafoelenco"/>
        <w:numPr>
          <w:ilvl w:val="1"/>
          <w:numId w:val="1"/>
        </w:numPr>
        <w:spacing w:line="360" w:lineRule="auto"/>
        <w:ind w:left="0" w:firstLine="0"/>
        <w:jc w:val="both"/>
        <w:rPr>
          <w:del w:id="1843" w:author="Avv. Rosario Panzariello" w:date="2026-09-14T12:01:00Z"/>
          <w:rFonts w:ascii="Verdana" w:eastAsia="Calibri" w:hAnsi="Verdana" w:cs="Arial"/>
          <w:sz w:val="20"/>
          <w:szCs w:val="20"/>
          <w:highlight w:val="yellow"/>
          <w:rPrChange w:id="1844" w:author="Avv. Rosario Panzariello" w:date="2026-09-14T11:59:00Z">
            <w:rPr>
              <w:del w:id="1845" w:author="Avv. Rosario Panzariello" w:date="2026-09-14T12:01:00Z"/>
              <w:rFonts w:ascii="Verdana" w:eastAsia="Calibri" w:hAnsi="Verdana" w:cs="Arial"/>
              <w:sz w:val="20"/>
              <w:szCs w:val="20"/>
            </w:rPr>
          </w:rPrChange>
        </w:rPr>
        <w:pPrChange w:id="1846" w:author="Avv. Rosario Panzariello" w:date="2026-09-14T12:01:00Z">
          <w:pPr>
            <w:numPr>
              <w:numId w:val="10"/>
            </w:numPr>
            <w:spacing w:line="360" w:lineRule="auto"/>
            <w:ind w:left="1080" w:hanging="360"/>
            <w:contextualSpacing/>
            <w:jc w:val="both"/>
          </w:pPr>
        </w:pPrChange>
      </w:pPr>
      <w:del w:id="1847" w:author="Avv. Rosario Panzariello" w:date="2026-09-14T12:01:00Z">
        <w:r w:rsidRPr="00BF18D5" w:rsidDel="000B35F3">
          <w:rPr>
            <w:rFonts w:ascii="Verdana" w:eastAsia="Calibri" w:hAnsi="Verdana" w:cs="Arial"/>
            <w:sz w:val="20"/>
            <w:szCs w:val="20"/>
            <w:highlight w:val="yellow"/>
            <w:rPrChange w:id="1848" w:author="Avv. Rosario Panzariello" w:date="2026-09-14T11:59:00Z">
              <w:rPr>
                <w:rFonts w:ascii="Verdana" w:eastAsia="Calibri" w:hAnsi="Verdana" w:cs="Arial"/>
                <w:sz w:val="20"/>
                <w:szCs w:val="20"/>
              </w:rPr>
            </w:rPrChange>
          </w:rPr>
          <w:delText xml:space="preserve">L'Aggiudicazione </w:delText>
        </w:r>
        <w:r w:rsidR="00D65320" w:rsidRPr="00BF18D5" w:rsidDel="000B35F3">
          <w:rPr>
            <w:rFonts w:ascii="Verdana" w:eastAsia="Calibri" w:hAnsi="Verdana" w:cs="Arial"/>
            <w:sz w:val="20"/>
            <w:szCs w:val="20"/>
            <w:highlight w:val="yellow"/>
            <w:rPrChange w:id="1849" w:author="Avv. Rosario Panzariello" w:date="2026-09-14T11:59:00Z">
              <w:rPr>
                <w:rFonts w:ascii="Verdana" w:eastAsia="Calibri" w:hAnsi="Verdana" w:cs="Arial"/>
                <w:sz w:val="20"/>
                <w:szCs w:val="20"/>
              </w:rPr>
            </w:rPrChange>
          </w:rPr>
          <w:delText xml:space="preserve">definitiva </w:delText>
        </w:r>
        <w:r w:rsidRPr="00BF18D5" w:rsidDel="000B35F3">
          <w:rPr>
            <w:rFonts w:ascii="Verdana" w:eastAsia="Calibri" w:hAnsi="Verdana" w:cs="Arial"/>
            <w:sz w:val="20"/>
            <w:szCs w:val="20"/>
            <w:highlight w:val="yellow"/>
            <w:rPrChange w:id="1850" w:author="Avv. Rosario Panzariello" w:date="2026-09-14T11:59:00Z">
              <w:rPr>
                <w:rFonts w:ascii="Verdana" w:eastAsia="Calibri" w:hAnsi="Verdana" w:cs="Arial"/>
                <w:sz w:val="20"/>
                <w:szCs w:val="20"/>
              </w:rPr>
            </w:rPrChange>
          </w:rPr>
          <w:delText>del Veicolo in favore di un Acquirente al termine della procedura d'Asta;</w:delText>
        </w:r>
      </w:del>
    </w:p>
    <w:p w14:paraId="7A4B7F4C" w14:textId="14655AFC" w:rsidR="00301BEE" w:rsidRPr="00BF18D5" w:rsidDel="000B35F3" w:rsidRDefault="00301BEE">
      <w:pPr>
        <w:pStyle w:val="Paragrafoelenco"/>
        <w:numPr>
          <w:ilvl w:val="1"/>
          <w:numId w:val="1"/>
        </w:numPr>
        <w:spacing w:line="360" w:lineRule="auto"/>
        <w:ind w:left="0" w:firstLine="0"/>
        <w:jc w:val="both"/>
        <w:rPr>
          <w:del w:id="1851" w:author="Avv. Rosario Panzariello" w:date="2026-09-14T12:01:00Z"/>
          <w:rFonts w:ascii="Verdana" w:eastAsia="Calibri" w:hAnsi="Verdana" w:cs="Arial"/>
          <w:sz w:val="20"/>
          <w:szCs w:val="20"/>
          <w:highlight w:val="yellow"/>
          <w:rPrChange w:id="1852" w:author="Avv. Rosario Panzariello" w:date="2026-09-14T11:59:00Z">
            <w:rPr>
              <w:del w:id="1853" w:author="Avv. Rosario Panzariello" w:date="2026-09-14T12:01:00Z"/>
              <w:rFonts w:ascii="Verdana" w:eastAsia="Calibri" w:hAnsi="Verdana" w:cs="Arial"/>
              <w:sz w:val="20"/>
              <w:szCs w:val="20"/>
            </w:rPr>
          </w:rPrChange>
        </w:rPr>
        <w:pPrChange w:id="1854" w:author="Avv. Rosario Panzariello" w:date="2026-09-14T12:01:00Z">
          <w:pPr>
            <w:numPr>
              <w:numId w:val="10"/>
            </w:numPr>
            <w:spacing w:line="360" w:lineRule="auto"/>
            <w:ind w:left="1080" w:hanging="360"/>
            <w:contextualSpacing/>
            <w:jc w:val="both"/>
          </w:pPr>
        </w:pPrChange>
      </w:pPr>
      <w:del w:id="1855" w:author="Avv. Rosario Panzariello" w:date="2026-09-14T12:01:00Z">
        <w:r w:rsidRPr="00BF18D5" w:rsidDel="000B35F3">
          <w:rPr>
            <w:rFonts w:ascii="Verdana" w:eastAsia="Calibri" w:hAnsi="Verdana" w:cs="Arial"/>
            <w:sz w:val="20"/>
            <w:szCs w:val="20"/>
            <w:highlight w:val="yellow"/>
            <w:rPrChange w:id="1856" w:author="Avv. Rosario Panzariello" w:date="2026-09-14T11:59:00Z">
              <w:rPr>
                <w:rFonts w:ascii="Verdana" w:eastAsia="Calibri" w:hAnsi="Verdana" w:cs="Arial"/>
                <w:sz w:val="20"/>
                <w:szCs w:val="20"/>
              </w:rPr>
            </w:rPrChange>
          </w:rPr>
          <w:delText>Il pagamento da parte dell'Acquirente aggiudicatario, entro i termini stabiliti dalle Condizioni Generali del Marketplace</w:delText>
        </w:r>
        <w:r w:rsidR="00F26ADD" w:rsidRPr="00BF18D5" w:rsidDel="000B35F3">
          <w:rPr>
            <w:rFonts w:ascii="Verdana" w:eastAsia="Calibri" w:hAnsi="Verdana" w:cs="Arial"/>
            <w:sz w:val="20"/>
            <w:szCs w:val="20"/>
            <w:highlight w:val="yellow"/>
            <w:rPrChange w:id="1857" w:author="Avv. Rosario Panzariello" w:date="2026-09-14T11:59:00Z">
              <w:rPr>
                <w:rFonts w:ascii="Verdana" w:eastAsia="Calibri" w:hAnsi="Verdana" w:cs="Arial"/>
                <w:sz w:val="20"/>
                <w:szCs w:val="20"/>
              </w:rPr>
            </w:rPrChange>
          </w:rPr>
          <w:delText xml:space="preserve"> ovvero dal Contratto</w:delText>
        </w:r>
        <w:r w:rsidRPr="00BF18D5" w:rsidDel="000B35F3">
          <w:rPr>
            <w:rFonts w:ascii="Verdana" w:eastAsia="Calibri" w:hAnsi="Verdana" w:cs="Arial"/>
            <w:sz w:val="20"/>
            <w:szCs w:val="20"/>
            <w:highlight w:val="yellow"/>
            <w:rPrChange w:id="1858" w:author="Avv. Rosario Panzariello" w:date="2026-09-14T11:59:00Z">
              <w:rPr>
                <w:rFonts w:ascii="Verdana" w:eastAsia="Calibri" w:hAnsi="Verdana" w:cs="Arial"/>
                <w:sz w:val="20"/>
                <w:szCs w:val="20"/>
              </w:rPr>
            </w:rPrChange>
          </w:rPr>
          <w:delText xml:space="preserve">, del Prezzo di aggiudicazione e di ogni altra somma dovuta a Fleequid a titolo di </w:delText>
        </w:r>
        <w:r w:rsidR="00F26ADD" w:rsidRPr="00BF18D5" w:rsidDel="000B35F3">
          <w:rPr>
            <w:rFonts w:ascii="Verdana" w:eastAsia="Calibri" w:hAnsi="Verdana" w:cs="Arial"/>
            <w:sz w:val="20"/>
            <w:szCs w:val="20"/>
            <w:highlight w:val="yellow"/>
            <w:rPrChange w:id="1859" w:author="Avv. Rosario Panzariello" w:date="2026-09-14T11:59:00Z">
              <w:rPr>
                <w:rFonts w:ascii="Verdana" w:eastAsia="Calibri" w:hAnsi="Verdana" w:cs="Arial"/>
                <w:sz w:val="20"/>
                <w:szCs w:val="20"/>
              </w:rPr>
            </w:rPrChange>
          </w:rPr>
          <w:delText>Commissioni e Tariffe</w:delText>
        </w:r>
        <w:r w:rsidRPr="00BF18D5" w:rsidDel="000B35F3">
          <w:rPr>
            <w:rFonts w:ascii="Verdana" w:eastAsia="Calibri" w:hAnsi="Verdana" w:cs="Arial"/>
            <w:sz w:val="20"/>
            <w:szCs w:val="20"/>
            <w:highlight w:val="yellow"/>
            <w:rPrChange w:id="1860" w:author="Avv. Rosario Panzariello" w:date="2026-09-14T11:59:00Z">
              <w:rPr>
                <w:rFonts w:ascii="Verdana" w:eastAsia="Calibri" w:hAnsi="Verdana" w:cs="Arial"/>
                <w:sz w:val="20"/>
                <w:szCs w:val="20"/>
              </w:rPr>
            </w:rPrChange>
          </w:rPr>
          <w:delText>.</w:delText>
        </w:r>
      </w:del>
    </w:p>
    <w:p w14:paraId="33398B5F" w14:textId="482E050E" w:rsidR="00837783" w:rsidRPr="00BF18D5" w:rsidDel="000B35F3" w:rsidRDefault="005E4D04">
      <w:pPr>
        <w:pStyle w:val="Paragrafoelenco"/>
        <w:numPr>
          <w:ilvl w:val="1"/>
          <w:numId w:val="1"/>
        </w:numPr>
        <w:spacing w:line="360" w:lineRule="auto"/>
        <w:ind w:left="0" w:firstLine="0"/>
        <w:jc w:val="both"/>
        <w:rPr>
          <w:del w:id="1861" w:author="Avv. Rosario Panzariello" w:date="2026-09-14T12:01:00Z"/>
          <w:rFonts w:ascii="Verdana" w:eastAsia="Calibri" w:hAnsi="Verdana" w:cs="Arial"/>
          <w:sz w:val="20"/>
          <w:szCs w:val="20"/>
          <w:highlight w:val="yellow"/>
          <w:rPrChange w:id="1862" w:author="Avv. Rosario Panzariello" w:date="2026-09-14T11:59:00Z">
            <w:rPr>
              <w:del w:id="1863" w:author="Avv. Rosario Panzariello" w:date="2026-09-14T12:01:00Z"/>
              <w:rFonts w:ascii="Verdana" w:eastAsia="Calibri" w:hAnsi="Verdana" w:cs="Arial"/>
              <w:sz w:val="20"/>
              <w:szCs w:val="20"/>
            </w:rPr>
          </w:rPrChange>
        </w:rPr>
        <w:pPrChange w:id="1864" w:author="Avv. Rosario Panzariello" w:date="2026-09-14T12:01:00Z">
          <w:pPr>
            <w:spacing w:line="360" w:lineRule="auto"/>
            <w:jc w:val="both"/>
          </w:pPr>
        </w:pPrChange>
      </w:pPr>
      <w:del w:id="1865" w:author="Avv. Rosario Panzariello" w:date="2026-09-14T12:01:00Z">
        <w:r w:rsidRPr="00BF18D5" w:rsidDel="000B35F3">
          <w:rPr>
            <w:rFonts w:ascii="Verdana" w:eastAsia="Calibri" w:hAnsi="Verdana" w:cs="Arial"/>
            <w:sz w:val="20"/>
            <w:szCs w:val="20"/>
            <w:highlight w:val="yellow"/>
            <w:rPrChange w:id="1866" w:author="Avv. Rosario Panzariello" w:date="2026-09-14T11:59:00Z">
              <w:rPr>
                <w:rFonts w:ascii="Verdana" w:eastAsia="Calibri" w:hAnsi="Verdana" w:cs="Arial"/>
                <w:sz w:val="20"/>
                <w:szCs w:val="20"/>
              </w:rPr>
            </w:rPrChange>
          </w:rPr>
          <w:delText xml:space="preserve">Il Venditore prende atto e accetta che ogni eventuale richiesta di fatturazione da parte di Fleequid ha natura meramente amministrativa e non costituisce conferma dell’avveramento delle condizioni di cui al presente articolo. Il Venditore riconosce ed accetta inoltre la facoltà di Fleequid di annullare la vendita e/o risolvere il contratto nei casi di ritardo o mancato pagamento dell’Acquirente, rinunciando espressamente a qualsiasi pretesa o eccezione nei confronti di Fleequid per gli effetti derivanti da tali decisioni. </w:delText>
        </w:r>
        <w:r w:rsidR="00843AC1" w:rsidRPr="00BF18D5" w:rsidDel="000B35F3">
          <w:rPr>
            <w:rFonts w:ascii="Verdana" w:eastAsia="Calibri" w:hAnsi="Verdana" w:cs="Arial"/>
            <w:sz w:val="20"/>
            <w:szCs w:val="20"/>
            <w:highlight w:val="yellow"/>
            <w:rPrChange w:id="1867" w:author="Avv. Rosario Panzariello" w:date="2026-09-14T11:59:00Z">
              <w:rPr>
                <w:rFonts w:ascii="Verdana" w:eastAsia="Calibri" w:hAnsi="Verdana" w:cs="Arial"/>
                <w:sz w:val="20"/>
                <w:szCs w:val="20"/>
              </w:rPr>
            </w:rPrChange>
          </w:rPr>
          <w:delText>L’impegno</w:delText>
        </w:r>
        <w:r w:rsidR="00301BEE" w:rsidRPr="00BF18D5" w:rsidDel="000B35F3">
          <w:rPr>
            <w:rFonts w:ascii="Verdana" w:eastAsia="Calibri" w:hAnsi="Verdana" w:cs="Arial"/>
            <w:sz w:val="20"/>
            <w:szCs w:val="20"/>
            <w:highlight w:val="yellow"/>
            <w:rPrChange w:id="1868" w:author="Avv. Rosario Panzariello" w:date="2026-09-14T11:59:00Z">
              <w:rPr>
                <w:rFonts w:ascii="Verdana" w:eastAsia="Calibri" w:hAnsi="Verdana" w:cs="Arial"/>
                <w:sz w:val="20"/>
                <w:szCs w:val="20"/>
              </w:rPr>
            </w:rPrChange>
          </w:rPr>
          <w:delText xml:space="preserve"> di vendita</w:delText>
        </w:r>
        <w:r w:rsidR="00563EEF" w:rsidRPr="00BF18D5" w:rsidDel="000B35F3">
          <w:rPr>
            <w:rFonts w:ascii="Verdana" w:eastAsia="Calibri" w:hAnsi="Verdana" w:cs="Arial"/>
            <w:sz w:val="20"/>
            <w:szCs w:val="20"/>
            <w:highlight w:val="yellow"/>
            <w:rPrChange w:id="1869" w:author="Avv. Rosario Panzariello" w:date="2026-09-14T11:59:00Z">
              <w:rPr>
                <w:rFonts w:ascii="Verdana" w:eastAsia="Calibri" w:hAnsi="Verdana" w:cs="Arial"/>
                <w:sz w:val="20"/>
                <w:szCs w:val="20"/>
              </w:rPr>
            </w:rPrChange>
          </w:rPr>
          <w:delText xml:space="preserve"> del Venditore è</w:delText>
        </w:r>
        <w:r w:rsidR="00043432" w:rsidRPr="00BF18D5" w:rsidDel="000B35F3">
          <w:rPr>
            <w:rFonts w:ascii="Verdana" w:eastAsia="Calibri" w:hAnsi="Verdana" w:cs="Arial"/>
            <w:sz w:val="20"/>
            <w:szCs w:val="20"/>
            <w:highlight w:val="yellow"/>
            <w:rPrChange w:id="1870" w:author="Avv. Rosario Panzariello" w:date="2026-09-14T11:59:00Z">
              <w:rPr>
                <w:rFonts w:ascii="Verdana" w:eastAsia="Calibri" w:hAnsi="Verdana" w:cs="Arial"/>
                <w:sz w:val="20"/>
                <w:szCs w:val="20"/>
              </w:rPr>
            </w:rPrChange>
          </w:rPr>
          <w:delText xml:space="preserve"> </w:delText>
        </w:r>
        <w:r w:rsidR="00563EEF" w:rsidRPr="00BF18D5" w:rsidDel="000B35F3">
          <w:rPr>
            <w:rFonts w:ascii="Verdana" w:eastAsia="Calibri" w:hAnsi="Verdana" w:cs="Arial"/>
            <w:sz w:val="20"/>
            <w:szCs w:val="20"/>
            <w:highlight w:val="yellow"/>
            <w:rPrChange w:id="1871" w:author="Avv. Rosario Panzariello" w:date="2026-09-14T11:59:00Z">
              <w:rPr>
                <w:rFonts w:ascii="Verdana" w:eastAsia="Calibri" w:hAnsi="Verdana" w:cs="Arial"/>
                <w:sz w:val="20"/>
                <w:szCs w:val="20"/>
              </w:rPr>
            </w:rPrChange>
          </w:rPr>
          <w:delText xml:space="preserve">a tempo indeterminato, con un periodo minimo di </w:delText>
        </w:r>
        <w:r w:rsidR="001D48E2" w:rsidRPr="00BF18D5" w:rsidDel="000B35F3">
          <w:rPr>
            <w:rFonts w:ascii="Verdana" w:eastAsia="Calibri" w:hAnsi="Verdana" w:cs="Arial"/>
            <w:sz w:val="20"/>
            <w:szCs w:val="20"/>
            <w:highlight w:val="yellow"/>
            <w:rPrChange w:id="1872" w:author="Avv. Rosario Panzariello" w:date="2026-09-14T11:59:00Z">
              <w:rPr>
                <w:rFonts w:ascii="Verdana" w:eastAsia="Calibri" w:hAnsi="Verdana" w:cs="Arial"/>
                <w:sz w:val="20"/>
                <w:szCs w:val="20"/>
              </w:rPr>
            </w:rPrChange>
          </w:rPr>
          <w:delText xml:space="preserve">60 giorni </w:delText>
        </w:r>
        <w:r w:rsidR="00563EEF" w:rsidRPr="00BF18D5" w:rsidDel="000B35F3">
          <w:rPr>
            <w:rFonts w:ascii="Verdana" w:eastAsia="Calibri" w:hAnsi="Verdana" w:cs="Arial"/>
            <w:sz w:val="20"/>
            <w:szCs w:val="20"/>
            <w:highlight w:val="yellow"/>
            <w:rPrChange w:id="1873" w:author="Avv. Rosario Panzariello" w:date="2026-09-14T11:59:00Z">
              <w:rPr>
                <w:rFonts w:ascii="Verdana" w:eastAsia="Calibri" w:hAnsi="Verdana" w:cs="Arial"/>
                <w:sz w:val="20"/>
                <w:szCs w:val="20"/>
              </w:rPr>
            </w:rPrChange>
          </w:rPr>
          <w:delText xml:space="preserve">decorrente dalla data di accettazione </w:delText>
        </w:r>
        <w:r w:rsidR="006C6BF9" w:rsidRPr="00BF18D5" w:rsidDel="000B35F3">
          <w:rPr>
            <w:rFonts w:ascii="Verdana" w:eastAsia="Calibri" w:hAnsi="Verdana" w:cs="Arial"/>
            <w:sz w:val="20"/>
            <w:szCs w:val="20"/>
            <w:highlight w:val="yellow"/>
            <w:rPrChange w:id="1874" w:author="Avv. Rosario Panzariello" w:date="2026-09-14T11:59:00Z">
              <w:rPr>
                <w:rFonts w:ascii="Verdana" w:eastAsia="Calibri" w:hAnsi="Verdana" w:cs="Arial"/>
                <w:sz w:val="20"/>
                <w:szCs w:val="20"/>
              </w:rPr>
            </w:rPrChange>
          </w:rPr>
          <w:delText xml:space="preserve">della </w:delText>
        </w:r>
        <w:r w:rsidR="00563EEF" w:rsidRPr="00BF18D5" w:rsidDel="000B35F3">
          <w:rPr>
            <w:rFonts w:ascii="Verdana" w:eastAsia="Calibri" w:hAnsi="Verdana" w:cs="Arial"/>
            <w:sz w:val="20"/>
            <w:szCs w:val="20"/>
            <w:highlight w:val="yellow"/>
            <w:rPrChange w:id="1875" w:author="Avv. Rosario Panzariello" w:date="2026-09-14T11:59:00Z">
              <w:rPr>
                <w:rFonts w:ascii="Verdana" w:eastAsia="Calibri" w:hAnsi="Verdana" w:cs="Arial"/>
                <w:sz w:val="20"/>
                <w:szCs w:val="20"/>
              </w:rPr>
            </w:rPrChange>
          </w:rPr>
          <w:delText>Proposta di vendita</w:delText>
        </w:r>
        <w:r w:rsidR="005573B1" w:rsidRPr="00BF18D5" w:rsidDel="000B35F3">
          <w:rPr>
            <w:rFonts w:ascii="Verdana" w:eastAsia="Calibri" w:hAnsi="Verdana" w:cs="Arial"/>
            <w:sz w:val="20"/>
            <w:szCs w:val="20"/>
            <w:highlight w:val="yellow"/>
            <w:rPrChange w:id="1876" w:author="Avv. Rosario Panzariello" w:date="2026-09-14T11:59:00Z">
              <w:rPr>
                <w:rFonts w:ascii="Verdana" w:eastAsia="Calibri" w:hAnsi="Verdana" w:cs="Arial"/>
                <w:sz w:val="20"/>
                <w:szCs w:val="20"/>
              </w:rPr>
            </w:rPrChange>
          </w:rPr>
          <w:delText xml:space="preserve"> da parte di Fleequid</w:delText>
        </w:r>
        <w:r w:rsidR="001D48E2" w:rsidRPr="00BF18D5" w:rsidDel="000B35F3">
          <w:rPr>
            <w:rFonts w:ascii="Verdana" w:eastAsia="Calibri" w:hAnsi="Verdana" w:cs="Arial"/>
            <w:sz w:val="20"/>
            <w:szCs w:val="20"/>
            <w:highlight w:val="yellow"/>
            <w:rPrChange w:id="1877" w:author="Avv. Rosario Panzariello" w:date="2026-09-14T11:59:00Z">
              <w:rPr>
                <w:rFonts w:ascii="Verdana" w:eastAsia="Calibri" w:hAnsi="Verdana" w:cs="Arial"/>
                <w:sz w:val="20"/>
                <w:szCs w:val="20"/>
              </w:rPr>
            </w:rPrChange>
          </w:rPr>
          <w:delText xml:space="preserve">. Durante tale periodo minimo, il Venditore non </w:delText>
        </w:r>
        <w:r w:rsidR="006C6BF9" w:rsidRPr="00BF18D5" w:rsidDel="000B35F3">
          <w:rPr>
            <w:rFonts w:ascii="Verdana" w:eastAsia="Calibri" w:hAnsi="Verdana" w:cs="Arial"/>
            <w:sz w:val="20"/>
            <w:szCs w:val="20"/>
            <w:highlight w:val="yellow"/>
            <w:rPrChange w:id="1878" w:author="Avv. Rosario Panzariello" w:date="2026-09-14T11:59:00Z">
              <w:rPr>
                <w:rFonts w:ascii="Verdana" w:eastAsia="Calibri" w:hAnsi="Verdana" w:cs="Arial"/>
                <w:sz w:val="20"/>
                <w:szCs w:val="20"/>
              </w:rPr>
            </w:rPrChange>
          </w:rPr>
          <w:delText>potrà revocare a Fleequid l’incarico di vendita</w:delText>
        </w:r>
        <w:r w:rsidR="005573B1" w:rsidRPr="00BF18D5" w:rsidDel="000B35F3">
          <w:rPr>
            <w:rFonts w:ascii="Verdana" w:eastAsia="Calibri" w:hAnsi="Verdana" w:cs="Arial"/>
            <w:sz w:val="20"/>
            <w:szCs w:val="20"/>
            <w:highlight w:val="yellow"/>
            <w:rPrChange w:id="1879" w:author="Avv. Rosario Panzariello" w:date="2026-09-14T11:59:00Z">
              <w:rPr>
                <w:rFonts w:ascii="Verdana" w:eastAsia="Calibri" w:hAnsi="Verdana" w:cs="Arial"/>
                <w:sz w:val="20"/>
                <w:szCs w:val="20"/>
              </w:rPr>
            </w:rPrChange>
          </w:rPr>
          <w:delText xml:space="preserve">. </w:delText>
        </w:r>
        <w:r w:rsidR="00997BB4" w:rsidRPr="00BF18D5" w:rsidDel="000B35F3">
          <w:rPr>
            <w:rFonts w:ascii="Verdana" w:eastAsia="Calibri" w:hAnsi="Verdana" w:cs="Arial"/>
            <w:sz w:val="20"/>
            <w:szCs w:val="20"/>
            <w:highlight w:val="yellow"/>
            <w:rPrChange w:id="1880" w:author="Avv. Rosario Panzariello" w:date="2026-09-14T11:59:00Z">
              <w:rPr>
                <w:rFonts w:ascii="Verdana" w:eastAsia="Calibri" w:hAnsi="Verdana" w:cs="Arial"/>
                <w:sz w:val="20"/>
                <w:szCs w:val="20"/>
              </w:rPr>
            </w:rPrChange>
          </w:rPr>
          <w:delText>Decorso il periodo minimo di sessanta (60) giorni, il Venditore potrà recedere dall’impegno di vendita, previa comunicazione scritta a Fleequid con un preavviso minimo di quindici (15) giorni. Tale recesso sarà efficace:</w:delText>
        </w:r>
      </w:del>
    </w:p>
    <w:p w14:paraId="31276346" w14:textId="1BA1A163" w:rsidR="00837783" w:rsidRPr="00BF18D5" w:rsidDel="000B35F3" w:rsidRDefault="00AE6252">
      <w:pPr>
        <w:pStyle w:val="Paragrafoelenco"/>
        <w:numPr>
          <w:ilvl w:val="1"/>
          <w:numId w:val="1"/>
        </w:numPr>
        <w:spacing w:line="360" w:lineRule="auto"/>
        <w:ind w:left="0" w:firstLine="0"/>
        <w:jc w:val="both"/>
        <w:rPr>
          <w:del w:id="1881" w:author="Avv. Rosario Panzariello" w:date="2026-09-14T12:01:00Z"/>
          <w:rFonts w:ascii="Verdana" w:eastAsia="Calibri" w:hAnsi="Verdana" w:cs="Arial"/>
          <w:sz w:val="20"/>
          <w:szCs w:val="20"/>
          <w:highlight w:val="yellow"/>
          <w:rPrChange w:id="1882" w:author="Avv. Rosario Panzariello" w:date="2026-09-14T11:59:00Z">
            <w:rPr>
              <w:del w:id="1883" w:author="Avv. Rosario Panzariello" w:date="2026-09-14T12:01:00Z"/>
              <w:rFonts w:ascii="Verdana" w:eastAsia="Calibri" w:hAnsi="Verdana" w:cs="Arial"/>
              <w:sz w:val="20"/>
              <w:szCs w:val="20"/>
            </w:rPr>
          </w:rPrChange>
        </w:rPr>
        <w:pPrChange w:id="1884" w:author="Avv. Rosario Panzariello" w:date="2026-09-14T12:01:00Z">
          <w:pPr>
            <w:pStyle w:val="Paragrafoelenco"/>
            <w:numPr>
              <w:numId w:val="20"/>
            </w:numPr>
            <w:spacing w:line="360" w:lineRule="auto"/>
            <w:ind w:left="1080" w:hanging="371"/>
            <w:jc w:val="both"/>
          </w:pPr>
        </w:pPrChange>
      </w:pPr>
      <w:del w:id="1885" w:author="Avv. Rosario Panzariello" w:date="2026-09-14T12:01:00Z">
        <w:r w:rsidRPr="00BF18D5" w:rsidDel="000B35F3">
          <w:rPr>
            <w:rFonts w:ascii="Verdana" w:eastAsia="Calibri" w:hAnsi="Verdana" w:cs="Arial"/>
            <w:sz w:val="20"/>
            <w:szCs w:val="20"/>
            <w:highlight w:val="yellow"/>
            <w:rPrChange w:id="1886" w:author="Avv. Rosario Panzariello" w:date="2026-09-14T11:59:00Z">
              <w:rPr>
                <w:rFonts w:ascii="Verdana" w:eastAsia="Calibri" w:hAnsi="Verdana" w:cs="Arial"/>
                <w:sz w:val="20"/>
                <w:szCs w:val="20"/>
              </w:rPr>
            </w:rPrChange>
          </w:rPr>
          <w:delText>d</w:delText>
        </w:r>
        <w:r w:rsidR="005573B1" w:rsidRPr="00BF18D5" w:rsidDel="000B35F3">
          <w:rPr>
            <w:rFonts w:ascii="Verdana" w:eastAsia="Calibri" w:hAnsi="Verdana" w:cs="Arial"/>
            <w:sz w:val="20"/>
            <w:szCs w:val="20"/>
            <w:highlight w:val="yellow"/>
            <w:rPrChange w:id="1887" w:author="Avv. Rosario Panzariello" w:date="2026-09-14T11:59:00Z">
              <w:rPr>
                <w:rFonts w:ascii="Verdana" w:eastAsia="Calibri" w:hAnsi="Verdana" w:cs="Arial"/>
                <w:sz w:val="20"/>
                <w:szCs w:val="20"/>
              </w:rPr>
            </w:rPrChange>
          </w:rPr>
          <w:delText>ecorso il termine di preavviso, se il Veicolo non è in Asta</w:delText>
        </w:r>
        <w:r w:rsidR="00837783" w:rsidRPr="00BF18D5" w:rsidDel="000B35F3">
          <w:rPr>
            <w:rFonts w:ascii="Verdana" w:eastAsia="Calibri" w:hAnsi="Verdana" w:cs="Arial"/>
            <w:sz w:val="20"/>
            <w:szCs w:val="20"/>
            <w:highlight w:val="yellow"/>
            <w:rPrChange w:id="1888" w:author="Avv. Rosario Panzariello" w:date="2026-09-14T11:59:00Z">
              <w:rPr>
                <w:rFonts w:ascii="Verdana" w:eastAsia="Calibri" w:hAnsi="Verdana" w:cs="Arial"/>
                <w:sz w:val="20"/>
                <w:szCs w:val="20"/>
              </w:rPr>
            </w:rPrChange>
          </w:rPr>
          <w:delText xml:space="preserve">; </w:delText>
        </w:r>
      </w:del>
    </w:p>
    <w:p w14:paraId="594AE21E" w14:textId="0FBBF230" w:rsidR="00837783" w:rsidRPr="00BF18D5" w:rsidDel="000B35F3" w:rsidRDefault="00AE6252">
      <w:pPr>
        <w:pStyle w:val="Paragrafoelenco"/>
        <w:numPr>
          <w:ilvl w:val="1"/>
          <w:numId w:val="1"/>
        </w:numPr>
        <w:spacing w:line="360" w:lineRule="auto"/>
        <w:ind w:left="0" w:firstLine="0"/>
        <w:jc w:val="both"/>
        <w:rPr>
          <w:del w:id="1889" w:author="Avv. Rosario Panzariello" w:date="2026-09-14T12:01:00Z"/>
          <w:rFonts w:ascii="Verdana" w:eastAsia="Calibri" w:hAnsi="Verdana" w:cs="Arial"/>
          <w:sz w:val="20"/>
          <w:szCs w:val="20"/>
          <w:highlight w:val="yellow"/>
          <w:rPrChange w:id="1890" w:author="Avv. Rosario Panzariello" w:date="2026-09-14T11:59:00Z">
            <w:rPr>
              <w:del w:id="1891" w:author="Avv. Rosario Panzariello" w:date="2026-09-14T12:01:00Z"/>
              <w:rFonts w:ascii="Verdana" w:eastAsia="Calibri" w:hAnsi="Verdana" w:cs="Arial"/>
              <w:sz w:val="20"/>
              <w:szCs w:val="20"/>
            </w:rPr>
          </w:rPrChange>
        </w:rPr>
        <w:pPrChange w:id="1892" w:author="Avv. Rosario Panzariello" w:date="2026-09-14T12:01:00Z">
          <w:pPr>
            <w:pStyle w:val="Paragrafoelenco"/>
            <w:numPr>
              <w:numId w:val="20"/>
            </w:numPr>
            <w:spacing w:line="360" w:lineRule="auto"/>
            <w:ind w:left="1080" w:hanging="371"/>
            <w:jc w:val="both"/>
          </w:pPr>
        </w:pPrChange>
      </w:pPr>
      <w:del w:id="1893" w:author="Avv. Rosario Panzariello" w:date="2026-09-14T12:01:00Z">
        <w:r w:rsidRPr="00BF18D5" w:rsidDel="000B35F3">
          <w:rPr>
            <w:rFonts w:ascii="Verdana" w:eastAsia="Calibri" w:hAnsi="Verdana" w:cs="Arial"/>
            <w:sz w:val="20"/>
            <w:szCs w:val="20"/>
            <w:highlight w:val="yellow"/>
            <w:rPrChange w:id="1894" w:author="Avv. Rosario Panzariello" w:date="2026-09-14T11:59:00Z">
              <w:rPr>
                <w:rFonts w:ascii="Verdana" w:eastAsia="Calibri" w:hAnsi="Verdana" w:cs="Arial"/>
                <w:sz w:val="20"/>
                <w:szCs w:val="20"/>
              </w:rPr>
            </w:rPrChange>
          </w:rPr>
          <w:delText>a</w:delText>
        </w:r>
        <w:r w:rsidR="005573B1" w:rsidRPr="00BF18D5" w:rsidDel="000B35F3">
          <w:rPr>
            <w:rFonts w:ascii="Verdana" w:eastAsia="Calibri" w:hAnsi="Verdana" w:cs="Arial"/>
            <w:sz w:val="20"/>
            <w:szCs w:val="20"/>
            <w:highlight w:val="yellow"/>
            <w:rPrChange w:id="1895" w:author="Avv. Rosario Panzariello" w:date="2026-09-14T11:59:00Z">
              <w:rPr>
                <w:rFonts w:ascii="Verdana" w:eastAsia="Calibri" w:hAnsi="Verdana" w:cs="Arial"/>
                <w:sz w:val="20"/>
                <w:szCs w:val="20"/>
              </w:rPr>
            </w:rPrChange>
          </w:rPr>
          <w:delText xml:space="preserve">lla conclusione dell'Asta, se </w:delText>
        </w:r>
        <w:r w:rsidR="7505332F" w:rsidRPr="00BF18D5" w:rsidDel="000B35F3">
          <w:rPr>
            <w:rFonts w:ascii="Verdana" w:eastAsia="Calibri" w:hAnsi="Verdana" w:cs="Arial"/>
            <w:sz w:val="20"/>
            <w:szCs w:val="20"/>
            <w:highlight w:val="yellow"/>
            <w:rPrChange w:id="1896" w:author="Avv. Rosario Panzariello" w:date="2026-09-14T11:59:00Z">
              <w:rPr>
                <w:rFonts w:ascii="Verdana" w:eastAsia="Calibri" w:hAnsi="Verdana" w:cs="Arial"/>
                <w:sz w:val="20"/>
                <w:szCs w:val="20"/>
              </w:rPr>
            </w:rPrChange>
          </w:rPr>
          <w:delText xml:space="preserve">al termine del preavviso </w:delText>
        </w:r>
        <w:r w:rsidR="005573B1" w:rsidRPr="00BF18D5" w:rsidDel="000B35F3">
          <w:rPr>
            <w:rFonts w:ascii="Verdana" w:eastAsia="Calibri" w:hAnsi="Verdana" w:cs="Arial"/>
            <w:sz w:val="20"/>
            <w:szCs w:val="20"/>
            <w:highlight w:val="yellow"/>
            <w:rPrChange w:id="1897" w:author="Avv. Rosario Panzariello" w:date="2026-09-14T11:59:00Z">
              <w:rPr>
                <w:rFonts w:ascii="Verdana" w:eastAsia="Calibri" w:hAnsi="Verdana" w:cs="Arial"/>
                <w:sz w:val="20"/>
                <w:szCs w:val="20"/>
              </w:rPr>
            </w:rPrChange>
          </w:rPr>
          <w:delText xml:space="preserve">il Veicolo </w:delText>
        </w:r>
        <w:r w:rsidR="7505332F" w:rsidRPr="00BF18D5" w:rsidDel="000B35F3">
          <w:rPr>
            <w:rFonts w:ascii="Verdana" w:eastAsia="Calibri" w:hAnsi="Verdana" w:cs="Arial"/>
            <w:sz w:val="20"/>
            <w:szCs w:val="20"/>
            <w:highlight w:val="yellow"/>
            <w:rPrChange w:id="1898" w:author="Avv. Rosario Panzariello" w:date="2026-09-14T11:59:00Z">
              <w:rPr>
                <w:rFonts w:ascii="Verdana" w:eastAsia="Calibri" w:hAnsi="Verdana" w:cs="Arial"/>
                <w:sz w:val="20"/>
                <w:szCs w:val="20"/>
              </w:rPr>
            </w:rPrChange>
          </w:rPr>
          <w:delText>risulta ancora in Asta e</w:delText>
        </w:r>
        <w:r w:rsidR="005573B1" w:rsidRPr="00BF18D5" w:rsidDel="000B35F3">
          <w:rPr>
            <w:rFonts w:ascii="Verdana" w:eastAsia="Calibri" w:hAnsi="Verdana" w:cs="Arial"/>
            <w:sz w:val="20"/>
            <w:szCs w:val="20"/>
            <w:highlight w:val="yellow"/>
            <w:rPrChange w:id="1899" w:author="Avv. Rosario Panzariello" w:date="2026-09-14T11:59:00Z">
              <w:rPr>
                <w:rFonts w:ascii="Verdana" w:eastAsia="Calibri" w:hAnsi="Verdana" w:cs="Arial"/>
                <w:sz w:val="20"/>
                <w:szCs w:val="20"/>
              </w:rPr>
            </w:rPrChange>
          </w:rPr>
          <w:delText xml:space="preserve"> a condizione che</w:delText>
        </w:r>
        <w:r w:rsidR="00994565" w:rsidRPr="00BF18D5" w:rsidDel="000B35F3">
          <w:rPr>
            <w:rFonts w:ascii="Verdana" w:eastAsia="Calibri" w:hAnsi="Verdana" w:cs="Arial"/>
            <w:sz w:val="20"/>
            <w:szCs w:val="20"/>
            <w:highlight w:val="yellow"/>
            <w:rPrChange w:id="1900" w:author="Avv. Rosario Panzariello" w:date="2026-09-14T11:59:00Z">
              <w:rPr>
                <w:rFonts w:ascii="Verdana" w:eastAsia="Calibri" w:hAnsi="Verdana" w:cs="Arial"/>
                <w:sz w:val="20"/>
                <w:szCs w:val="20"/>
              </w:rPr>
            </w:rPrChange>
          </w:rPr>
          <w:delText>,</w:delText>
        </w:r>
        <w:r w:rsidR="005573B1" w:rsidRPr="00BF18D5" w:rsidDel="000B35F3">
          <w:rPr>
            <w:rFonts w:ascii="Verdana" w:eastAsia="Calibri" w:hAnsi="Verdana" w:cs="Arial"/>
            <w:sz w:val="20"/>
            <w:szCs w:val="20"/>
            <w:highlight w:val="yellow"/>
            <w:rPrChange w:id="1901" w:author="Avv. Rosario Panzariello" w:date="2026-09-14T11:59:00Z">
              <w:rPr>
                <w:rFonts w:ascii="Verdana" w:eastAsia="Calibri" w:hAnsi="Verdana" w:cs="Arial"/>
                <w:sz w:val="20"/>
                <w:szCs w:val="20"/>
              </w:rPr>
            </w:rPrChange>
          </w:rPr>
          <w:delText xml:space="preserve"> al termine di tale Asta</w:delText>
        </w:r>
        <w:r w:rsidR="00994565" w:rsidRPr="00BF18D5" w:rsidDel="000B35F3">
          <w:rPr>
            <w:rFonts w:ascii="Verdana" w:eastAsia="Calibri" w:hAnsi="Verdana" w:cs="Arial"/>
            <w:sz w:val="20"/>
            <w:szCs w:val="20"/>
            <w:highlight w:val="yellow"/>
            <w:rPrChange w:id="1902" w:author="Avv. Rosario Panzariello" w:date="2026-09-14T11:59:00Z">
              <w:rPr>
                <w:rFonts w:ascii="Verdana" w:eastAsia="Calibri" w:hAnsi="Verdana" w:cs="Arial"/>
                <w:sz w:val="20"/>
                <w:szCs w:val="20"/>
              </w:rPr>
            </w:rPrChange>
          </w:rPr>
          <w:delText>,</w:delText>
        </w:r>
        <w:r w:rsidR="005573B1" w:rsidRPr="00BF18D5" w:rsidDel="000B35F3">
          <w:rPr>
            <w:rFonts w:ascii="Verdana" w:eastAsia="Calibri" w:hAnsi="Verdana" w:cs="Arial"/>
            <w:sz w:val="20"/>
            <w:szCs w:val="20"/>
            <w:highlight w:val="yellow"/>
            <w:rPrChange w:id="1903" w:author="Avv. Rosario Panzariello" w:date="2026-09-14T11:59:00Z">
              <w:rPr>
                <w:rFonts w:ascii="Verdana" w:eastAsia="Calibri" w:hAnsi="Verdana" w:cs="Arial"/>
                <w:sz w:val="20"/>
                <w:szCs w:val="20"/>
              </w:rPr>
            </w:rPrChange>
          </w:rPr>
          <w:delText xml:space="preserve"> il Veicolo non risulti aggiudicato</w:delText>
        </w:r>
        <w:r w:rsidR="00301BEE" w:rsidRPr="00BF18D5" w:rsidDel="000B35F3">
          <w:rPr>
            <w:rFonts w:ascii="Verdana" w:eastAsia="Calibri" w:hAnsi="Verdana" w:cs="Arial"/>
            <w:sz w:val="20"/>
            <w:szCs w:val="20"/>
            <w:highlight w:val="yellow"/>
            <w:rPrChange w:id="1904" w:author="Avv. Rosario Panzariello" w:date="2026-09-14T11:59:00Z">
              <w:rPr>
                <w:rFonts w:ascii="Verdana" w:eastAsia="Calibri" w:hAnsi="Verdana" w:cs="Arial"/>
                <w:sz w:val="20"/>
                <w:szCs w:val="20"/>
              </w:rPr>
            </w:rPrChange>
          </w:rPr>
          <w:delText xml:space="preserve">. </w:delText>
        </w:r>
      </w:del>
    </w:p>
    <w:p w14:paraId="2DEA8E25" w14:textId="22160350" w:rsidR="003275DC" w:rsidRPr="000532C5" w:rsidRDefault="00301BEE">
      <w:pPr>
        <w:pStyle w:val="Paragrafoelenco"/>
        <w:numPr>
          <w:ilvl w:val="1"/>
          <w:numId w:val="1"/>
        </w:numPr>
        <w:spacing w:line="360" w:lineRule="auto"/>
        <w:ind w:left="0" w:firstLine="0"/>
        <w:jc w:val="both"/>
        <w:rPr>
          <w:rFonts w:ascii="Verdana" w:eastAsia="Calibri" w:hAnsi="Verdana" w:cs="Arial"/>
          <w:sz w:val="20"/>
          <w:szCs w:val="20"/>
        </w:rPr>
        <w:pPrChange w:id="1905" w:author="Avv. Rosario Panzariello" w:date="2026-09-14T12:01:00Z">
          <w:pPr>
            <w:spacing w:line="360" w:lineRule="auto"/>
            <w:jc w:val="both"/>
          </w:pPr>
        </w:pPrChange>
      </w:pPr>
      <w:del w:id="1906" w:author="Avv. Rosario Panzariello" w:date="2026-09-14T12:01:00Z">
        <w:r w:rsidRPr="00BF18D5" w:rsidDel="000B35F3">
          <w:rPr>
            <w:rFonts w:ascii="Verdana" w:eastAsia="Calibri" w:hAnsi="Verdana" w:cs="Arial"/>
            <w:sz w:val="20"/>
            <w:szCs w:val="20"/>
            <w:highlight w:val="yellow"/>
            <w:rPrChange w:id="1907" w:author="Avv. Rosario Panzariello" w:date="2026-09-14T11:59:00Z">
              <w:rPr>
                <w:rFonts w:ascii="Verdana" w:eastAsia="Calibri" w:hAnsi="Verdana" w:cs="Arial"/>
                <w:sz w:val="20"/>
                <w:szCs w:val="20"/>
              </w:rPr>
            </w:rPrChange>
          </w:rPr>
          <w:delText>Nel caso in cui l'Asta registri un'Aggiudicazione, il periodo di validità dell'Impegno di vendita d</w:delText>
        </w:r>
        <w:r w:rsidR="00F26ADD" w:rsidRPr="00BF18D5" w:rsidDel="000B35F3">
          <w:rPr>
            <w:rFonts w:ascii="Verdana" w:eastAsia="Calibri" w:hAnsi="Verdana" w:cs="Arial"/>
            <w:sz w:val="20"/>
            <w:szCs w:val="20"/>
            <w:highlight w:val="yellow"/>
            <w:rPrChange w:id="1908" w:author="Avv. Rosario Panzariello" w:date="2026-09-14T11:59:00Z">
              <w:rPr>
                <w:rFonts w:ascii="Verdana" w:eastAsia="Calibri" w:hAnsi="Verdana" w:cs="Arial"/>
                <w:sz w:val="20"/>
                <w:szCs w:val="20"/>
              </w:rPr>
            </w:rPrChange>
          </w:rPr>
          <w:delText xml:space="preserve">el Venditore </w:delText>
        </w:r>
        <w:r w:rsidRPr="00BF18D5" w:rsidDel="000B35F3">
          <w:rPr>
            <w:rFonts w:ascii="Verdana" w:eastAsia="Calibri" w:hAnsi="Verdana" w:cs="Arial"/>
            <w:sz w:val="20"/>
            <w:szCs w:val="20"/>
            <w:highlight w:val="yellow"/>
            <w:rPrChange w:id="1909" w:author="Avv. Rosario Panzariello" w:date="2026-09-14T11:59:00Z">
              <w:rPr>
                <w:rFonts w:ascii="Verdana" w:eastAsia="Calibri" w:hAnsi="Verdana" w:cs="Arial"/>
                <w:sz w:val="20"/>
                <w:szCs w:val="20"/>
              </w:rPr>
            </w:rPrChange>
          </w:rPr>
          <w:delText xml:space="preserve">non potrà mai essere inferiore a </w:delText>
        </w:r>
        <w:r w:rsidR="00A217D3" w:rsidRPr="00BF18D5" w:rsidDel="000B35F3">
          <w:rPr>
            <w:rFonts w:ascii="Verdana" w:eastAsia="Calibri" w:hAnsi="Verdana" w:cs="Arial"/>
            <w:sz w:val="20"/>
            <w:szCs w:val="20"/>
            <w:highlight w:val="yellow"/>
            <w:rPrChange w:id="1910" w:author="Avv. Rosario Panzariello" w:date="2026-09-14T11:59:00Z">
              <w:rPr>
                <w:rFonts w:ascii="Verdana" w:eastAsia="Calibri" w:hAnsi="Verdana" w:cs="Arial"/>
                <w:sz w:val="20"/>
                <w:szCs w:val="20"/>
              </w:rPr>
            </w:rPrChange>
          </w:rPr>
          <w:delText>trenta (</w:delText>
        </w:r>
        <w:r w:rsidRPr="00BF18D5" w:rsidDel="000B35F3">
          <w:rPr>
            <w:rFonts w:ascii="Verdana" w:eastAsia="Calibri" w:hAnsi="Verdana" w:cs="Arial"/>
            <w:sz w:val="20"/>
            <w:szCs w:val="20"/>
            <w:highlight w:val="yellow"/>
            <w:rPrChange w:id="1911" w:author="Avv. Rosario Panzariello" w:date="2026-09-14T11:59:00Z">
              <w:rPr>
                <w:rFonts w:ascii="Verdana" w:eastAsia="Calibri" w:hAnsi="Verdana" w:cs="Arial"/>
                <w:sz w:val="20"/>
                <w:szCs w:val="20"/>
              </w:rPr>
            </w:rPrChange>
          </w:rPr>
          <w:delText>30</w:delText>
        </w:r>
        <w:r w:rsidR="00A217D3" w:rsidRPr="00BF18D5" w:rsidDel="000B35F3">
          <w:rPr>
            <w:rFonts w:ascii="Verdana" w:eastAsia="Calibri" w:hAnsi="Verdana" w:cs="Arial"/>
            <w:sz w:val="20"/>
            <w:szCs w:val="20"/>
            <w:highlight w:val="yellow"/>
            <w:rPrChange w:id="1912" w:author="Avv. Rosario Panzariello" w:date="2026-09-14T11:59:00Z">
              <w:rPr>
                <w:rFonts w:ascii="Verdana" w:eastAsia="Calibri" w:hAnsi="Verdana" w:cs="Arial"/>
                <w:sz w:val="20"/>
                <w:szCs w:val="20"/>
              </w:rPr>
            </w:rPrChange>
          </w:rPr>
          <w:delText>)</w:delText>
        </w:r>
        <w:r w:rsidRPr="00BF18D5" w:rsidDel="000B35F3">
          <w:rPr>
            <w:rFonts w:ascii="Verdana" w:eastAsia="Calibri" w:hAnsi="Verdana" w:cs="Arial"/>
            <w:sz w:val="20"/>
            <w:szCs w:val="20"/>
            <w:highlight w:val="yellow"/>
            <w:rPrChange w:id="1913" w:author="Avv. Rosario Panzariello" w:date="2026-09-14T11:59:00Z">
              <w:rPr>
                <w:rFonts w:ascii="Verdana" w:eastAsia="Calibri" w:hAnsi="Verdana" w:cs="Arial"/>
                <w:sz w:val="20"/>
                <w:szCs w:val="20"/>
              </w:rPr>
            </w:rPrChange>
          </w:rPr>
          <w:delText xml:space="preserve"> giorni dalla data in cui Fleequid comunica </w:delText>
        </w:r>
        <w:r w:rsidR="00F26ADD" w:rsidRPr="00BF18D5" w:rsidDel="000B35F3">
          <w:rPr>
            <w:rFonts w:ascii="Verdana" w:eastAsia="Calibri" w:hAnsi="Verdana" w:cs="Arial"/>
            <w:sz w:val="20"/>
            <w:szCs w:val="20"/>
            <w:highlight w:val="yellow"/>
            <w:rPrChange w:id="1914" w:author="Avv. Rosario Panzariello" w:date="2026-09-14T11:59:00Z">
              <w:rPr>
                <w:rFonts w:ascii="Verdana" w:eastAsia="Calibri" w:hAnsi="Verdana" w:cs="Arial"/>
                <w:sz w:val="20"/>
                <w:szCs w:val="20"/>
              </w:rPr>
            </w:rPrChange>
          </w:rPr>
          <w:delText>al Venditore</w:delText>
        </w:r>
        <w:r w:rsidRPr="00BF18D5" w:rsidDel="000B35F3">
          <w:rPr>
            <w:rFonts w:ascii="Verdana" w:eastAsia="Calibri" w:hAnsi="Verdana" w:cs="Arial"/>
            <w:sz w:val="20"/>
            <w:szCs w:val="20"/>
            <w:highlight w:val="yellow"/>
            <w:rPrChange w:id="1915" w:author="Avv. Rosario Panzariello" w:date="2026-09-14T11:59:00Z">
              <w:rPr>
                <w:rFonts w:ascii="Verdana" w:eastAsia="Calibri" w:hAnsi="Verdana" w:cs="Arial"/>
                <w:sz w:val="20"/>
                <w:szCs w:val="20"/>
              </w:rPr>
            </w:rPrChange>
          </w:rPr>
          <w:delText xml:space="preserve"> e all'Acquirente tale Aggiudicazione. Questo ulteriore periodo è necessario sia per consentire a Fleequid, in caso di annullamento dell'Aggiudicazione iniziale o risoluzione del Contratto di vendita con il primo aggiudicatario, di valutare le Offerte successive e procedere all'Aggiudicazione in favore di altri </w:delText>
        </w:r>
        <w:r w:rsidR="007436A4" w:rsidRPr="00BF18D5" w:rsidDel="000B35F3">
          <w:rPr>
            <w:rFonts w:ascii="Verdana" w:eastAsia="Calibri" w:hAnsi="Verdana" w:cs="Arial"/>
            <w:sz w:val="20"/>
            <w:szCs w:val="20"/>
            <w:highlight w:val="yellow"/>
            <w:rPrChange w:id="1916" w:author="Avv. Rosario Panzariello" w:date="2026-09-14T11:59:00Z">
              <w:rPr>
                <w:rFonts w:ascii="Verdana" w:eastAsia="Calibri" w:hAnsi="Verdana" w:cs="Arial"/>
                <w:sz w:val="20"/>
                <w:szCs w:val="20"/>
              </w:rPr>
            </w:rPrChange>
          </w:rPr>
          <w:delText>O</w:delText>
        </w:r>
        <w:r w:rsidRPr="00BF18D5" w:rsidDel="000B35F3">
          <w:rPr>
            <w:rFonts w:ascii="Verdana" w:eastAsia="Calibri" w:hAnsi="Verdana" w:cs="Arial"/>
            <w:sz w:val="20"/>
            <w:szCs w:val="20"/>
            <w:highlight w:val="yellow"/>
            <w:rPrChange w:id="1917" w:author="Avv. Rosario Panzariello" w:date="2026-09-14T11:59:00Z">
              <w:rPr>
                <w:rFonts w:ascii="Verdana" w:eastAsia="Calibri" w:hAnsi="Verdana" w:cs="Arial"/>
                <w:sz w:val="20"/>
                <w:szCs w:val="20"/>
              </w:rPr>
            </w:rPrChange>
          </w:rPr>
          <w:delText>fferenti che abbiano presentato Offerte valide e sia per finalizzare il Contratto di Rivendita con l’Acquirente aggiudicatario</w:delText>
        </w:r>
        <w:r w:rsidRPr="000532C5" w:rsidDel="000B35F3">
          <w:rPr>
            <w:rFonts w:ascii="Verdana" w:eastAsia="Calibri" w:hAnsi="Verdana" w:cs="Arial"/>
            <w:sz w:val="20"/>
            <w:szCs w:val="20"/>
          </w:rPr>
          <w:delText>.</w:delText>
        </w:r>
        <w:r w:rsidR="00F273C9" w:rsidRPr="000532C5" w:rsidDel="000B35F3">
          <w:rPr>
            <w:rFonts w:ascii="Verdana" w:eastAsia="Calibri" w:hAnsi="Verdana" w:cs="Arial"/>
            <w:sz w:val="20"/>
            <w:szCs w:val="20"/>
          </w:rPr>
          <w:delText xml:space="preserve"> </w:delText>
        </w:r>
      </w:del>
    </w:p>
    <w:p w14:paraId="02C0EDD4" w14:textId="2747A63B"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sidRPr="00352CDA">
        <w:rPr>
          <w:rFonts w:ascii="Verdana" w:eastAsia="Calibri" w:hAnsi="Verdana" w:cs="Arial"/>
          <w:sz w:val="20"/>
          <w:szCs w:val="20"/>
        </w:rPr>
        <w:t xml:space="preserve">Dopo </w:t>
      </w:r>
      <w:r w:rsidRPr="000A6706">
        <w:rPr>
          <w:rFonts w:ascii="Verdana" w:hAnsi="Verdana"/>
          <w:sz w:val="20"/>
          <w:szCs w:val="20"/>
        </w:rPr>
        <w:t>l'accettazione della Proposta di vendita</w:t>
      </w:r>
      <w:del w:id="1918" w:author="Avv. Rosario Panzariello" w:date="2026-09-14T12:29:00Z">
        <w:r w:rsidR="00BA08DF" w:rsidRPr="000A6706" w:rsidDel="00D855D4">
          <w:rPr>
            <w:rFonts w:ascii="Verdana" w:hAnsi="Verdana"/>
            <w:sz w:val="20"/>
            <w:szCs w:val="20"/>
          </w:rPr>
          <w:delText xml:space="preserve"> (art. 6.7)</w:delText>
        </w:r>
      </w:del>
      <w:r w:rsidRPr="000A6706">
        <w:rPr>
          <w:rFonts w:ascii="Verdana" w:hAnsi="Verdana"/>
          <w:sz w:val="20"/>
          <w:szCs w:val="20"/>
        </w:rPr>
        <w:t xml:space="preserve">, il Venditore riconosce </w:t>
      </w:r>
      <w:ins w:id="1919" w:author="Avv. Rosario Panzariello" w:date="2026-09-14T12:29:00Z">
        <w:r w:rsidR="00484B97">
          <w:rPr>
            <w:rFonts w:ascii="Verdana" w:hAnsi="Verdana"/>
            <w:sz w:val="20"/>
            <w:szCs w:val="20"/>
          </w:rPr>
          <w:t xml:space="preserve">ed </w:t>
        </w:r>
      </w:ins>
      <w:ins w:id="1920" w:author="Avv. Rosario Panzariello" w:date="2026-09-18T15:08:00Z" w16du:dateUtc="2026-09-18T13:08:00Z">
        <w:r w:rsidR="005B5B88" w:rsidRPr="005B5B88">
          <w:rPr>
            <w:rFonts w:ascii="Verdana" w:hAnsi="Verdana"/>
            <w:sz w:val="20"/>
            <w:szCs w:val="20"/>
          </w:rPr>
          <w:t xml:space="preserve">accetta che Fleequid dispone dell'esclusiva per la promozione e la commercializzazione del Veicolo per tutta la durata dell'impegno assunto ai sensi dell'art. 8.8. Durante tale periodo il Venditore non può offrire, promuovere o vendere il Veicolo attraverso canali diversi da quelli gestiti o utilizzati da Fleequid, salvo preventiva autorizzazione scritta di quest'ultima. L'esclusiva permane, in particolare, durante gli Eventi di vendita e, una volta perfezionatosi l'Accordo vincolante, per tutta la permanenza del Veicolo nello Stato Opzionato, compreso l'eventuale periodo di ritardo nel pagamento, senza essere interrotta dalla scadenza del Termine di pagamento. Essa viene meno quando il Veicolo sia definitivamente trasferito nell'ambito dell'operazione, quando sia cessato l'impegno di commercializzazione ai sensi dell'art. 8.8 ovvero quando Fleequid comunichi per iscritto al Venditore di non avere più interesse alla sua commercializzazione. Il Venditore si </w:t>
        </w:r>
        <w:r w:rsidR="005B5B88" w:rsidRPr="005B5B88">
          <w:rPr>
            <w:rFonts w:ascii="Verdana" w:hAnsi="Verdana"/>
            <w:sz w:val="20"/>
            <w:szCs w:val="20"/>
          </w:rPr>
          <w:lastRenderedPageBreak/>
          <w:t xml:space="preserve">impegna a non interferire con il processo di commercializzazione e a indirizzare a Fleequid le richieste di informazioni o di acquisto ricevute da soggetti interessati al Veicolo durante il periodo di esclusiva, informando tempestivamente Fleequid di eventuali richieste di acquisto ricevute direttamente. In caso di violazione degli obblighi previsti dal presente comma, Fleequid ha diritto di applicare al Venditore una penale pari al triplo delle Commissioni che sarebbero state dovute dal Venditore qualora il Veicolo fosse stato venduto secondo la Vendita in commissione, assumendo quale riferimento il Prezzo di riserva determinato sulla base del PMIV indicato nella prima Proposta di vendita relativa al Veicolo e il Tariffario Fleequid </w:t>
        </w:r>
      </w:ins>
      <w:ins w:id="1921" w:author="Avv. Rosario Panzariello" w:date="2026-09-27T09:18:00Z" w16du:dateUtc="2026-09-27T07:18:00Z">
        <w:r w:rsidR="000A40FD" w:rsidRPr="000A40FD">
          <w:rPr>
            <w:rFonts w:ascii="Verdana" w:hAnsi="Verdana"/>
            <w:sz w:val="20"/>
            <w:szCs w:val="20"/>
          </w:rPr>
          <w:t>applicabilevigente all'avvio della commercializzazione del Veicolo tramite Fleequid, le cui successive modifiche non incidono sulla quantificazione della penale</w:t>
        </w:r>
      </w:ins>
      <w:ins w:id="1922" w:author="Avv. Rosario Panzariello" w:date="2026-09-18T15:08:00Z" w16du:dateUtc="2026-09-18T13:08:00Z">
        <w:r w:rsidR="005B5B88" w:rsidRPr="005B5B88">
          <w:rPr>
            <w:rFonts w:ascii="Verdana" w:hAnsi="Verdana"/>
            <w:sz w:val="20"/>
            <w:szCs w:val="20"/>
          </w:rPr>
          <w:t>, fatto salvo il risarcimento del maggior danno. Il medesimo criterio di determinazione della penale trova applicazione anche quando la specifica operazione sia strutturata secondo il Dealer Sales, nel qual caso il riferimento alle Commissioni rileva esclusivamente quale parametro convenzionale di quantificazione della penale e non comporta l'applicazione al Venditore delle Commissioni previste per la Vendita in commissione</w:t>
        </w:r>
      </w:ins>
      <w:ins w:id="1923" w:author="Avv. Rosario Panzariello" w:date="2026-09-14T12:29:00Z">
        <w:del w:id="1924" w:author="Avv. Rosario Panzariello" w:date="2026-09-18T15:08:00Z" w16du:dateUtc="2026-09-18T13:08:00Z">
          <w:r w:rsidR="00484B97" w:rsidDel="005B5B88">
            <w:rPr>
              <w:rFonts w:ascii="Verdana" w:hAnsi="Verdana"/>
              <w:sz w:val="20"/>
              <w:szCs w:val="20"/>
            </w:rPr>
            <w:delText>accetta che Fleequid dispone dell’e</w:delText>
          </w:r>
        </w:del>
      </w:ins>
      <w:ins w:id="1925" w:author="Avv. Rosario Panzariello" w:date="2026-09-14T12:30:00Z">
        <w:del w:id="1926" w:author="Avv. Rosario Panzariello" w:date="2026-09-18T15:08:00Z" w16du:dateUtc="2026-09-18T13:08:00Z">
          <w:r w:rsidR="00484B97" w:rsidDel="005B5B88">
            <w:rPr>
              <w:rFonts w:ascii="Verdana" w:hAnsi="Verdana"/>
              <w:sz w:val="20"/>
              <w:szCs w:val="20"/>
            </w:rPr>
            <w:delText>sclusiva per la promozione e la commercializzazione del Veicolo per tutta la dura</w:delText>
          </w:r>
          <w:r w:rsidR="00E60DA5" w:rsidDel="005B5B88">
            <w:rPr>
              <w:rFonts w:ascii="Verdana" w:hAnsi="Verdana"/>
              <w:sz w:val="20"/>
              <w:szCs w:val="20"/>
            </w:rPr>
            <w:delText xml:space="preserve">ta dell’impegno assunto ai sensi del precedente art. 8.8. </w:delText>
          </w:r>
        </w:del>
      </w:ins>
      <w:del w:id="1927" w:author="Avv. Rosario Panzariello" w:date="2026-09-18T15:08:00Z" w16du:dateUtc="2026-09-18T13:08:00Z">
        <w:r w:rsidRPr="000A6706" w:rsidDel="005B5B88">
          <w:rPr>
            <w:rFonts w:ascii="Verdana" w:hAnsi="Verdana"/>
            <w:sz w:val="20"/>
            <w:szCs w:val="20"/>
          </w:rPr>
          <w:delText xml:space="preserve">in ogni caso che il Marketplace </w:delText>
        </w:r>
        <w:r w:rsidR="00352CDA" w:rsidRPr="000A6706" w:rsidDel="005B5B88">
          <w:rPr>
            <w:rFonts w:ascii="Verdana" w:hAnsi="Verdana"/>
            <w:sz w:val="20"/>
            <w:szCs w:val="20"/>
          </w:rPr>
          <w:delText xml:space="preserve">e gli eventuali canali di comunicazione utilizzati da Fleequid saranno gli unici luoghi di quotazione e promozione </w:delText>
        </w:r>
        <w:r w:rsidRPr="000A6706" w:rsidDel="005B5B88">
          <w:rPr>
            <w:rFonts w:ascii="Verdana" w:hAnsi="Verdana"/>
            <w:sz w:val="20"/>
            <w:szCs w:val="20"/>
          </w:rPr>
          <w:delText>per i Veicoli</w:delText>
        </w:r>
        <w:r w:rsidRPr="000532C5" w:rsidDel="005B5B88">
          <w:rPr>
            <w:rFonts w:ascii="Verdana" w:eastAsia="Calibri" w:hAnsi="Verdana" w:cs="Arial"/>
            <w:sz w:val="20"/>
            <w:szCs w:val="20"/>
          </w:rPr>
          <w:delText xml:space="preserve"> e che non</w:delText>
        </w:r>
      </w:del>
      <w:ins w:id="1928" w:author="Avv. Rosario Panzariello" w:date="2026-09-14T12:31:00Z">
        <w:del w:id="1929" w:author="Avv. Rosario Panzariello" w:date="2026-09-18T15:08:00Z" w16du:dateUtc="2026-09-18T13:08:00Z">
          <w:r w:rsidR="004525B5" w:rsidDel="005B5B88">
            <w:rPr>
              <w:rFonts w:ascii="Verdana" w:hAnsi="Verdana"/>
              <w:sz w:val="20"/>
              <w:szCs w:val="20"/>
            </w:rPr>
            <w:delText>Durante tale periodo il Venditore non può offrire, promuovere o vendere</w:delText>
          </w:r>
          <w:r w:rsidR="001A3CDF" w:rsidDel="005B5B88">
            <w:rPr>
              <w:rFonts w:ascii="Verdana" w:hAnsi="Verdana"/>
              <w:sz w:val="20"/>
              <w:szCs w:val="20"/>
            </w:rPr>
            <w:delText xml:space="preserve"> </w:delText>
          </w:r>
        </w:del>
      </w:ins>
      <w:del w:id="1930" w:author="Avv. Rosario Panzariello" w:date="2026-09-18T15:08:00Z" w16du:dateUtc="2026-09-18T13:08:00Z">
        <w:r w:rsidRPr="000532C5" w:rsidDel="005B5B88">
          <w:rPr>
            <w:rFonts w:ascii="Verdana" w:eastAsia="Calibri" w:hAnsi="Verdana" w:cs="Arial"/>
            <w:sz w:val="20"/>
            <w:szCs w:val="20"/>
          </w:rPr>
          <w:delText xml:space="preserve"> potrà offrire o vendere il Veicolo</w:delText>
        </w:r>
      </w:del>
      <w:ins w:id="1931" w:author="Avv. Rosario Panzariello" w:date="2026-09-14T12:31:00Z">
        <w:del w:id="1932" w:author="Avv. Rosario Panzariello" w:date="2026-09-18T15:08:00Z" w16du:dateUtc="2026-09-18T13:08:00Z">
          <w:r w:rsidR="001A3CDF" w:rsidDel="005B5B88">
            <w:rPr>
              <w:rFonts w:ascii="Verdana" w:eastAsia="Calibri" w:hAnsi="Verdana" w:cs="Arial"/>
              <w:sz w:val="20"/>
              <w:szCs w:val="20"/>
            </w:rPr>
            <w:delText xml:space="preserve"> attraverso</w:delText>
          </w:r>
        </w:del>
      </w:ins>
      <w:ins w:id="1933" w:author="Avv. Rosario Panzariello" w:date="2026-09-14T12:32:00Z">
        <w:del w:id="1934" w:author="Avv. Rosario Panzariello" w:date="2026-09-18T15:08:00Z" w16du:dateUtc="2026-09-18T13:08:00Z">
          <w:r w:rsidR="001A3CDF" w:rsidDel="005B5B88">
            <w:rPr>
              <w:rFonts w:ascii="Verdana" w:eastAsia="Calibri" w:hAnsi="Verdana" w:cs="Arial"/>
              <w:sz w:val="20"/>
              <w:szCs w:val="20"/>
            </w:rPr>
            <w:delText xml:space="preserve"> canali diversi da quelli gestiti o utilizzati da Fleequid, salvo preventiva autorizzazione scritta di quest’ultima.</w:delText>
          </w:r>
          <w:r w:rsidR="00DE1DAC" w:rsidRPr="00DE1DAC" w:rsidDel="005B5B88">
            <w:rPr>
              <w:rFonts w:ascii="Verdana" w:eastAsia="Calibri" w:hAnsi="Verdana" w:cs="Arial"/>
              <w:sz w:val="20"/>
              <w:szCs w:val="20"/>
              <w:rPrChange w:id="1935" w:author="Avv. Rosario Panzariello" w:date="2026-09-14T12:33:00Z">
                <w:rPr/>
              </w:rPrChange>
            </w:rPr>
            <w:delText xml:space="preserve"> L’esclusiva permane, in particolare, durante gli Eventi di vendita e, una volta perfezionatosi l’Accordo vincolante, per tutta la permanenza del Veicolo nello stato Opzionato, compreso l’eventuale periodo di ritardo nel pagamento, senza essere interrotta dalla scadenza del Termine di pagamento. Essa viene meno quando il Veicolo sia definitivamente trasferito nell’ambito dell’operazione, quando sia cessato l’impegno di commercializzazione ai sensi dell’art. 8.8 ovvero quando Fleequid comunichi per iscritto al Venditore di non avere più interesse alla sua commercializzazione.</w:delText>
          </w:r>
        </w:del>
      </w:ins>
      <w:del w:id="1936" w:author="Avv. Rosario Panzariello" w:date="2026-09-18T15:08:00Z" w16du:dateUtc="2026-09-18T13:08:00Z">
        <w:r w:rsidRPr="000532C5" w:rsidDel="005B5B88">
          <w:rPr>
            <w:rFonts w:ascii="Verdana" w:eastAsia="Calibri" w:hAnsi="Verdana" w:cs="Arial"/>
            <w:sz w:val="20"/>
            <w:szCs w:val="20"/>
          </w:rPr>
          <w:delText xml:space="preserve"> in nessun altro contesto fino a quando:</w:delText>
        </w:r>
        <w:r w:rsidRPr="000532C5" w:rsidDel="005B5B88">
          <w:rPr>
            <w:rFonts w:ascii="Verdana" w:hAnsi="Verdana"/>
            <w:sz w:val="20"/>
            <w:szCs w:val="20"/>
          </w:rPr>
          <w:delText xml:space="preserve"> (a) il Veicolo viene venduto tramite il Marketplace, o (b) è trascorso il termine entro cui Fleequid ha il diritto, in base </w:delText>
        </w:r>
        <w:r w:rsidR="00E92F08" w:rsidDel="005B5B88">
          <w:rPr>
            <w:rFonts w:ascii="Verdana" w:hAnsi="Verdana"/>
            <w:sz w:val="20"/>
            <w:szCs w:val="20"/>
          </w:rPr>
          <w:delText>a</w:delText>
        </w:r>
        <w:r w:rsidRPr="000532C5" w:rsidDel="005B5B88">
          <w:rPr>
            <w:rFonts w:ascii="Verdana" w:hAnsi="Verdana"/>
            <w:sz w:val="20"/>
            <w:szCs w:val="20"/>
          </w:rPr>
          <w:delText>lle presenti Condizioni Generali, di ripresentare il Veicolo in Asta, oppure</w:delText>
        </w:r>
        <w:r w:rsidR="00D97037" w:rsidRPr="000532C5" w:rsidDel="005B5B88">
          <w:rPr>
            <w:rFonts w:ascii="Verdana" w:hAnsi="Verdana"/>
            <w:sz w:val="20"/>
            <w:szCs w:val="20"/>
          </w:rPr>
          <w:delText xml:space="preserve"> (c)</w:delText>
        </w:r>
        <w:r w:rsidRPr="000532C5" w:rsidDel="005B5B88">
          <w:rPr>
            <w:rFonts w:ascii="Verdana" w:hAnsi="Verdana"/>
            <w:sz w:val="20"/>
            <w:szCs w:val="20"/>
          </w:rPr>
          <w:delText xml:space="preserve"> Fleequid comunica per iscritto che, pur non essendo ancora spirato tale termine, non ha interesse a riproporre il Veicolo in Asta; momenti, questi ultimi, in cui il Veicolo può essere rimosso dal Marketplace. Il Venditore si impegna a evitare qualsiasi interferenza nel processo di vendita. Eventuali richieste di informazioni da parte degli Utenti interessati all’acquisto dovranno essere comunicate esclusivamente a Fleequid. Allo stesso modo, </w:delText>
        </w:r>
      </w:del>
      <w:ins w:id="1937" w:author="Avv. Rosario Panzariello" w:date="2026-09-14T12:33:00Z">
        <w:del w:id="1938" w:author="Avv. Rosario Panzariello" w:date="2026-09-18T15:08:00Z" w16du:dateUtc="2026-09-18T13:08:00Z">
          <w:r w:rsidR="00DE1DAC" w:rsidDel="005B5B88">
            <w:rPr>
              <w:rFonts w:ascii="Verdana" w:hAnsi="Verdana"/>
              <w:sz w:val="20"/>
              <w:szCs w:val="20"/>
            </w:rPr>
            <w:delText>I</w:delText>
          </w:r>
        </w:del>
      </w:ins>
      <w:del w:id="1939" w:author="Avv. Rosario Panzariello" w:date="2026-09-18T15:08:00Z" w16du:dateUtc="2026-09-18T13:08:00Z">
        <w:r w:rsidRPr="000532C5" w:rsidDel="005B5B88">
          <w:rPr>
            <w:rFonts w:ascii="Verdana" w:hAnsi="Verdana"/>
            <w:sz w:val="20"/>
            <w:szCs w:val="20"/>
          </w:rPr>
          <w:delText xml:space="preserve">il Venditore si impegna a </w:delText>
        </w:r>
      </w:del>
      <w:ins w:id="1940" w:author="Avv. Rosario Panzariello" w:date="2026-09-14T12:34:00Z">
        <w:del w:id="1941" w:author="Avv. Rosario Panzariello" w:date="2026-09-18T15:08:00Z" w16du:dateUtc="2026-09-18T13:08:00Z">
          <w:r w:rsidR="001A3A86" w:rsidRPr="001A3A86" w:rsidDel="005B5B88">
            <w:rPr>
              <w:rFonts w:ascii="Verdana" w:hAnsi="Verdana"/>
              <w:sz w:val="20"/>
              <w:szCs w:val="20"/>
              <w:rPrChange w:id="1942" w:author="Avv. Rosario Panzariello" w:date="2026-09-14T12:34:00Z">
                <w:rPr/>
              </w:rPrChange>
            </w:rPr>
            <w:delText>non interferire con il processo di commercializzazione e a indirizzare a Fleequid le richieste di informazioni o di acquisto ricevute da soggetti interessati al Veicolo durante il periodo di esclusiva, informando tempestivamente Fleequid di eventuali richieste di acquisto ricevute direttamente</w:delText>
          </w:r>
        </w:del>
      </w:ins>
      <w:del w:id="1943" w:author="Avv. Rosario Panzariello" w:date="2026-09-18T15:08:00Z" w16du:dateUtc="2026-09-18T13:08:00Z">
        <w:r w:rsidRPr="000532C5" w:rsidDel="005B5B88">
          <w:rPr>
            <w:rFonts w:ascii="Verdana" w:hAnsi="Verdana"/>
            <w:sz w:val="20"/>
            <w:szCs w:val="20"/>
          </w:rPr>
          <w:delText xml:space="preserve">informare tempestivamente Fleequid di qualsiasi richiesta di acquisto diretta ricevuta nel periodo in cui Fleequid ha l'esclusiva per la vendita del Veicolo. </w:delText>
        </w:r>
      </w:del>
      <w:ins w:id="1944" w:author="Avv. Rosario Panzariello" w:date="2026-09-14T12:38:00Z">
        <w:del w:id="1945" w:author="Avv. Rosario Panzariello" w:date="2026-09-18T15:08:00Z" w16du:dateUtc="2026-09-18T13:08:00Z">
          <w:r w:rsidR="00867C1F" w:rsidRPr="00867C1F" w:rsidDel="005B5B88">
            <w:rPr>
              <w:rFonts w:ascii="Verdana" w:hAnsi="Verdana"/>
              <w:sz w:val="20"/>
              <w:szCs w:val="20"/>
              <w:rPrChange w:id="1946" w:author="Avv. Rosario Panzariello" w:date="2026-09-14T12:38:00Z">
                <w:rPr/>
              </w:rPrChange>
            </w:rPr>
            <w:delText>In caso di violazione degli obblighi previsti dal presente comma, Fleequid ha diritto di applicare al Venditore una penale pari al triplo delle Commissioni che sarebbero state dovute dal Venditore qualora il Veicolo fosse stato venduto secondo il Modello di Vendita in commissione, assumendo quale riferimento il Prezzo di riserva determinato sulla base del PMIV indicato nella prima Proposta di vendita relativa al Veicolo e il Tariffario Fleequid applicabile. Il medesimo criterio di determinazione della penale trova applicazione anche quando la specifica operazione sia strutturata secondo il Modello Dealer Sales, nel qual caso il riferimento alle Commissioni rileva esclusivamente quale parametro convenzionale di quantificazione della penale e non comporta l’applicazione al Venditore delle Commissioni previste per la Vendita in commissione.</w:delText>
          </w:r>
          <w:r w:rsidR="00867C1F" w:rsidDel="005B5B88">
            <w:delText xml:space="preserve"> </w:delText>
          </w:r>
        </w:del>
      </w:ins>
      <w:del w:id="1947" w:author="Avv. Rosario Panzariello" w:date="2026-09-14T12:37:00Z">
        <w:r w:rsidRPr="000532C5" w:rsidDel="00471952">
          <w:rPr>
            <w:rFonts w:ascii="Verdana" w:hAnsi="Verdana"/>
            <w:sz w:val="20"/>
            <w:szCs w:val="20"/>
          </w:rPr>
          <w:delText>Il Venditore garantisce a Fleequid l'esclusività nella promozione e realizzazione della vendita dei propri Veicoli. In caso di violazione degli obblighi</w:delText>
        </w:r>
        <w:r w:rsidR="00ED17CA" w:rsidRPr="000532C5" w:rsidDel="00471952">
          <w:rPr>
            <w:rFonts w:ascii="Verdana" w:hAnsi="Verdana"/>
            <w:sz w:val="20"/>
            <w:szCs w:val="20"/>
          </w:rPr>
          <w:delText xml:space="preserve"> testé indicati</w:delText>
        </w:r>
        <w:r w:rsidRPr="000532C5" w:rsidDel="00471952">
          <w:rPr>
            <w:rFonts w:ascii="Verdana" w:hAnsi="Verdana"/>
            <w:sz w:val="20"/>
            <w:szCs w:val="20"/>
          </w:rPr>
          <w:delText xml:space="preserve">, inclusi quelli di esclusiva, Fleequid avrà il diritto di applicare al Venditore una penale pari al triplo delle Commissioni </w:delText>
        </w:r>
        <w:r w:rsidR="1A4003FB" w:rsidRPr="000532C5" w:rsidDel="00471952">
          <w:rPr>
            <w:rFonts w:ascii="Verdana" w:hAnsi="Verdana"/>
            <w:sz w:val="20"/>
            <w:szCs w:val="20"/>
          </w:rPr>
          <w:delText xml:space="preserve">che sarebbero state </w:delText>
        </w:r>
        <w:r w:rsidRPr="000532C5" w:rsidDel="00471952">
          <w:rPr>
            <w:rFonts w:ascii="Verdana" w:hAnsi="Verdana"/>
            <w:sz w:val="20"/>
            <w:szCs w:val="20"/>
          </w:rPr>
          <w:delText xml:space="preserve">dovute dal Venditore a Fleequid nel caso in cui la vendita si fosse conclusa con un'Aggiudicazione conforme al Prezzo </w:delText>
        </w:r>
        <w:r w:rsidRPr="000532C5" w:rsidDel="00471952">
          <w:rPr>
            <w:rFonts w:ascii="Verdana" w:eastAsiaTheme="minorEastAsia" w:hAnsi="Verdana"/>
            <w:sz w:val="20"/>
            <w:szCs w:val="20"/>
          </w:rPr>
          <w:delText xml:space="preserve">di riserva </w:delText>
        </w:r>
        <w:r w:rsidR="244F9590" w:rsidRPr="000532C5" w:rsidDel="00471952">
          <w:rPr>
            <w:rFonts w:ascii="Verdana" w:eastAsiaTheme="minorEastAsia" w:hAnsi="Verdana"/>
            <w:sz w:val="20"/>
            <w:szCs w:val="20"/>
          </w:rPr>
          <w:delText>determinato da Fleequid sulla base del PMIV comunicato dal Venditore</w:delText>
        </w:r>
        <w:r w:rsidRPr="000532C5" w:rsidDel="00471952">
          <w:rPr>
            <w:rFonts w:ascii="Verdana" w:hAnsi="Verdana"/>
            <w:sz w:val="20"/>
            <w:szCs w:val="20"/>
          </w:rPr>
          <w:delText xml:space="preserve"> nella prima Proposta di vendita da esso inserita sul Marketplace</w:delText>
        </w:r>
      </w:del>
      <w:r w:rsidRPr="000532C5">
        <w:rPr>
          <w:rFonts w:ascii="Verdana" w:hAnsi="Verdana"/>
          <w:sz w:val="20"/>
          <w:szCs w:val="20"/>
        </w:rPr>
        <w:t>.</w:t>
      </w:r>
    </w:p>
    <w:p w14:paraId="538553CE" w14:textId="79FE60D4"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ins w:id="1948" w:author="Avv. Rosario Panzariello" w:date="2026-09-18T15:08:00Z" w16du:dateUtc="2026-09-18T13:08:00Z">
        <w:r w:rsidRPr="003A75AF">
          <w:rPr>
            <w:rFonts w:ascii="Verdana" w:hAnsi="Verdana"/>
            <w:sz w:val="20"/>
            <w:szCs w:val="20"/>
          </w:rPr>
          <w:t xml:space="preserve">Qualora un Evento di vendita non conduca al perfezionamento di un Accordo vincolante, Fleequid può proporre al Venditore, in vista di un successivo tentativo di vendita, la revisione del PMIV o delle altre condizioni economiche che riguardano il rapporto con il Venditore. Qualsiasi riduzione del PMIV richiede l'espressa accettazione del Venditore e produce effetti esclusivamente per le operazioni successive alla relativa accettazione. Ove applicabile, Fleequid provvede conseguentemente a rideterminare il Prezzo di riserva ovvero le condizioni economiche del successivo acquisto del Veicolo nel Dealer Sales. In mancanza di accordo resta fermo il PMIV precedentemente concordato. </w:t>
        </w:r>
      </w:ins>
      <w:ins w:id="1949" w:author="Avv. Rosario Panzariello" w:date="2026-09-27T08:53:00Z" w16du:dateUtc="2026-09-27T06:53:00Z">
        <w:r w:rsidR="001F57CE" w:rsidRPr="001F57CE">
          <w:rPr>
            <w:rFonts w:ascii="Verdana" w:hAnsi="Verdana"/>
            <w:sz w:val="20"/>
            <w:szCs w:val="20"/>
          </w:rPr>
          <w:t>Restano in ogni caso fermi, ai fini delle penali di cui agli artt. 8.9 e 17.8, i rispettivi criteri di determinazione previsti dalle medesime disposizioni</w:t>
        </w:r>
      </w:ins>
      <w:ins w:id="1950" w:author="Avv. Rosario Panzariello" w:date="2026-09-14T12:45:00Z">
        <w:del w:id="1951" w:author="Avv. Rosario Panzariello" w:date="2026-09-18T15:08:00Z" w16du:dateUtc="2026-09-18T13:08:00Z">
          <w:r w:rsidR="002D65AE" w:rsidRPr="002D65AE" w:rsidDel="003A75AF">
            <w:rPr>
              <w:rFonts w:ascii="Verdana" w:hAnsi="Verdana"/>
              <w:sz w:val="20"/>
              <w:szCs w:val="20"/>
              <w:rPrChange w:id="1952" w:author="Avv. Rosario Panzariello" w:date="2026-09-14T12:45:00Z">
                <w:rPr/>
              </w:rPrChange>
            </w:rPr>
            <w:delText>Qualora un Evento di vendita non conduca al perfezionamento di un Accordo vincolante, Fleequid può proporre al Venditore, in vista di un successivo tentativo di vendita, la revisione del PMIV o delle altre condizioni economiche che riguardano il rapporto con il Venditore. Qualsiasi riduzione del PMIV richiede l’espressa accettazione del Venditore e produce effetti esclusivamente per le operazioni successive alla relativa accettazione. Ove applicabile, Fleequid provvede conseguentemente a rideterminare il Prezzo di riserva ovvero le condizioni economiche del successivo acquisto del Veicolo nel Dealer Sales. In mancanza di accordo, resta fermo il PMIV precedentemente concordato</w:delText>
          </w:r>
        </w:del>
      </w:ins>
      <w:ins w:id="1953" w:author="Avv. Rosario Panzariello" w:date="2026-09-14T12:40:00Z">
        <w:r w:rsidR="000F02A5" w:rsidRPr="000F02A5">
          <w:rPr>
            <w:rFonts w:ascii="Verdana" w:hAnsi="Verdana"/>
            <w:sz w:val="20"/>
            <w:szCs w:val="20"/>
            <w:rPrChange w:id="1954" w:author="Avv. Rosario Panzariello" w:date="2026-09-14T12:41:00Z">
              <w:rPr/>
            </w:rPrChange>
          </w:rPr>
          <w:t>.</w:t>
        </w:r>
      </w:ins>
      <w:ins w:id="1955" w:author="Avv. Rosario Panzariello" w:date="2026-09-14T12:42:00Z">
        <w:r w:rsidR="00F0714B">
          <w:rPr>
            <w:rFonts w:ascii="Verdana" w:hAnsi="Verdana"/>
            <w:sz w:val="20"/>
            <w:szCs w:val="20"/>
          </w:rPr>
          <w:t xml:space="preserve"> </w:t>
        </w:r>
      </w:ins>
      <w:del w:id="1956" w:author="Avv. Rosario Panzariello" w:date="2026-09-14T12:43:00Z">
        <w:r w:rsidR="003275DC" w:rsidRPr="00F0714B" w:rsidDel="00F0714B">
          <w:rPr>
            <w:rFonts w:ascii="Verdana" w:hAnsi="Verdana"/>
            <w:sz w:val="20"/>
            <w:szCs w:val="20"/>
            <w:highlight w:val="yellow"/>
            <w:rPrChange w:id="1957" w:author="Avv. Rosario Panzariello" w:date="2026-09-14T12:43:00Z">
              <w:rPr>
                <w:rFonts w:ascii="Verdana" w:hAnsi="Verdana"/>
                <w:sz w:val="20"/>
                <w:szCs w:val="20"/>
              </w:rPr>
            </w:rPrChange>
          </w:rPr>
          <w:delText xml:space="preserve">Il Venditore riconosce ed accetta il diritto di Fleequid, per tutti quei casi in cui, anche dopo l’Aggiudicazione, il Contratto di </w:delText>
        </w:r>
        <w:r w:rsidR="00226BBC" w:rsidRPr="00F0714B" w:rsidDel="00F0714B">
          <w:rPr>
            <w:rFonts w:ascii="Verdana" w:hAnsi="Verdana"/>
            <w:sz w:val="20"/>
            <w:szCs w:val="20"/>
            <w:highlight w:val="yellow"/>
            <w:rPrChange w:id="1958" w:author="Avv. Rosario Panzariello" w:date="2026-09-14T12:43:00Z">
              <w:rPr>
                <w:rFonts w:ascii="Verdana" w:hAnsi="Verdana"/>
                <w:sz w:val="20"/>
                <w:szCs w:val="20"/>
              </w:rPr>
            </w:rPrChange>
          </w:rPr>
          <w:delText>Rivendita</w:delText>
        </w:r>
        <w:r w:rsidR="003275DC" w:rsidRPr="00F0714B" w:rsidDel="00F0714B">
          <w:rPr>
            <w:rFonts w:ascii="Verdana" w:hAnsi="Verdana"/>
            <w:sz w:val="20"/>
            <w:szCs w:val="20"/>
            <w:highlight w:val="yellow"/>
            <w:rPrChange w:id="1959" w:author="Avv. Rosario Panzariello" w:date="2026-09-14T12:43:00Z">
              <w:rPr>
                <w:rFonts w:ascii="Verdana" w:hAnsi="Verdana"/>
                <w:sz w:val="20"/>
                <w:szCs w:val="20"/>
              </w:rPr>
            </w:rPrChange>
          </w:rPr>
          <w:delText xml:space="preserve"> tra Fleequid e l’Acquirente finale</w:delText>
        </w:r>
        <w:r w:rsidR="007436A4" w:rsidRPr="00F0714B" w:rsidDel="00F0714B">
          <w:rPr>
            <w:rFonts w:ascii="Verdana" w:hAnsi="Verdana"/>
            <w:sz w:val="20"/>
            <w:szCs w:val="20"/>
            <w:highlight w:val="yellow"/>
            <w:rPrChange w:id="1960" w:author="Avv. Rosario Panzariello" w:date="2026-09-14T12:43:00Z">
              <w:rPr>
                <w:rFonts w:ascii="Verdana" w:hAnsi="Verdana"/>
                <w:sz w:val="20"/>
                <w:szCs w:val="20"/>
              </w:rPr>
            </w:rPrChange>
          </w:rPr>
          <w:delText xml:space="preserve"> (ovvero il contratto di vendita diretta tra il Venditore e l’Acquirente, nei casi in cui Fleequid opera come Intermediario puro)</w:delText>
        </w:r>
        <w:r w:rsidR="003275DC" w:rsidRPr="00F0714B" w:rsidDel="00F0714B">
          <w:rPr>
            <w:rFonts w:ascii="Verdana" w:hAnsi="Verdana"/>
            <w:sz w:val="20"/>
            <w:szCs w:val="20"/>
            <w:highlight w:val="yellow"/>
            <w:rPrChange w:id="1961" w:author="Avv. Rosario Panzariello" w:date="2026-09-14T12:43:00Z">
              <w:rPr>
                <w:rFonts w:ascii="Verdana" w:hAnsi="Verdana"/>
                <w:sz w:val="20"/>
                <w:szCs w:val="20"/>
              </w:rPr>
            </w:rPrChange>
          </w:rPr>
          <w:delText xml:space="preserve"> dovesse risolversi o potesse essere annullato/revocato in applicazione delle vigenti Condizioni Generali (e pertanto anche quando l’Acquirente non dovesse corrispondere, anche parzialmente, gli importi dovuti a Fleequid a titolo di Prezzo di aggiudicazione, Commissioni e Tariffe), di procedere all’Aggiudicazione del Veicolo in favore di altri </w:delText>
        </w:r>
        <w:r w:rsidR="007436A4" w:rsidRPr="00F0714B" w:rsidDel="00F0714B">
          <w:rPr>
            <w:rFonts w:ascii="Verdana" w:hAnsi="Verdana"/>
            <w:sz w:val="20"/>
            <w:szCs w:val="20"/>
            <w:highlight w:val="yellow"/>
            <w:rPrChange w:id="1962" w:author="Avv. Rosario Panzariello" w:date="2026-09-14T12:43:00Z">
              <w:rPr>
                <w:rFonts w:ascii="Verdana" w:hAnsi="Verdana"/>
                <w:sz w:val="20"/>
                <w:szCs w:val="20"/>
              </w:rPr>
            </w:rPrChange>
          </w:rPr>
          <w:delText xml:space="preserve">Offerenti </w:delText>
        </w:r>
        <w:r w:rsidR="003275DC" w:rsidRPr="00F0714B" w:rsidDel="00F0714B">
          <w:rPr>
            <w:rFonts w:ascii="Verdana" w:hAnsi="Verdana"/>
            <w:sz w:val="20"/>
            <w:szCs w:val="20"/>
            <w:highlight w:val="yellow"/>
            <w:rPrChange w:id="1963" w:author="Avv. Rosario Panzariello" w:date="2026-09-14T12:43:00Z">
              <w:rPr>
                <w:rFonts w:ascii="Verdana" w:hAnsi="Verdana"/>
                <w:sz w:val="20"/>
                <w:szCs w:val="20"/>
              </w:rPr>
            </w:rPrChange>
          </w:rPr>
          <w:delText xml:space="preserve">che abbiano presentato un’Offerta in Asta che, seppure inferiore </w:delText>
        </w:r>
        <w:r w:rsidR="690C907F" w:rsidRPr="00F0714B" w:rsidDel="00F0714B">
          <w:rPr>
            <w:rFonts w:ascii="Verdana" w:hAnsi="Verdana"/>
            <w:sz w:val="20"/>
            <w:szCs w:val="20"/>
            <w:highlight w:val="yellow"/>
            <w:rPrChange w:id="1964" w:author="Avv. Rosario Panzariello" w:date="2026-09-14T12:43:00Z">
              <w:rPr>
                <w:rFonts w:ascii="Verdana" w:hAnsi="Verdana"/>
                <w:sz w:val="20"/>
                <w:szCs w:val="20"/>
              </w:rPr>
            </w:rPrChange>
          </w:rPr>
          <w:delText>alla Puntata massima del</w:delText>
        </w:r>
        <w:r w:rsidR="003275DC" w:rsidRPr="00F0714B" w:rsidDel="00F0714B">
          <w:rPr>
            <w:rFonts w:ascii="Verdana" w:hAnsi="Verdana"/>
            <w:sz w:val="20"/>
            <w:szCs w:val="20"/>
            <w:highlight w:val="yellow"/>
            <w:rPrChange w:id="1965" w:author="Avv. Rosario Panzariello" w:date="2026-09-14T12:43:00Z">
              <w:rPr>
                <w:rFonts w:ascii="Verdana" w:hAnsi="Verdana"/>
                <w:sz w:val="20"/>
                <w:szCs w:val="20"/>
              </w:rPr>
            </w:rPrChange>
          </w:rPr>
          <w:delText xml:space="preserve"> primo aggiudicatario, risulti comunque pari o superiore al Prezzo di riserva.</w:delText>
        </w:r>
        <w:r w:rsidR="00B72447" w:rsidRPr="00F0714B" w:rsidDel="00F0714B">
          <w:rPr>
            <w:highlight w:val="yellow"/>
            <w:rPrChange w:id="1966" w:author="Avv. Rosario Panzariello" w:date="2026-09-14T12:43:00Z">
              <w:rPr/>
            </w:rPrChange>
          </w:rPr>
          <w:delText xml:space="preserve"> </w:delText>
        </w:r>
        <w:r w:rsidR="003275DC" w:rsidRPr="00F0714B" w:rsidDel="00F0714B">
          <w:rPr>
            <w:rFonts w:ascii="Verdana" w:hAnsi="Verdana"/>
            <w:sz w:val="20"/>
            <w:szCs w:val="20"/>
            <w:highlight w:val="yellow"/>
            <w:rPrChange w:id="1967" w:author="Avv. Rosario Panzariello" w:date="2026-09-14T12:43:00Z">
              <w:rPr>
                <w:rFonts w:ascii="Verdana" w:hAnsi="Verdana"/>
                <w:sz w:val="20"/>
                <w:szCs w:val="20"/>
              </w:rPr>
            </w:rPrChange>
          </w:rPr>
          <w:delText>Conseguentemente, nell’ipotesi da ultima citata, la prima Aggiudicazione dovrà ritenersi nulla e interamente sostituita dall’Aggiudicazione, successivamente comunicata da Fleequid, e il Venditore avrà diritto a percepire unicamente il (minore) Prezzo di aggiudicazione.</w:delText>
        </w:r>
      </w:del>
    </w:p>
    <w:p w14:paraId="7F01DCAD" w14:textId="3FCC8BEF" w:rsidR="001D5010" w:rsidDel="00796BDB" w:rsidRDefault="00796BDB" w:rsidP="006975C9">
      <w:pPr>
        <w:pStyle w:val="Paragrafoelenco"/>
        <w:numPr>
          <w:ilvl w:val="1"/>
          <w:numId w:val="1"/>
        </w:numPr>
        <w:spacing w:line="360" w:lineRule="auto"/>
        <w:ind w:left="0" w:firstLine="0"/>
        <w:jc w:val="both"/>
        <w:rPr>
          <w:del w:id="1968" w:author="Avv. Rosario Panzariello" w:date="2026-09-18T15:08:00Z" w16du:dateUtc="2026-09-18T13:08:00Z"/>
          <w:rFonts w:ascii="Verdana" w:hAnsi="Verdana"/>
          <w:sz w:val="20"/>
          <w:szCs w:val="20"/>
        </w:rPr>
      </w:pPr>
      <w:ins w:id="1969" w:author="Avv. Rosario Panzariello" w:date="2026-09-18T15:08:00Z" w16du:dateUtc="2026-09-18T13:08:00Z">
        <w:r w:rsidRPr="00796BDB">
          <w:rPr>
            <w:rFonts w:ascii="Verdana" w:hAnsi="Verdana"/>
            <w:sz w:val="20"/>
            <w:szCs w:val="20"/>
          </w:rPr>
          <w:t xml:space="preserve">Una volta cessato l'impegno di commercializzazione assunto ai sensi dell'art. 8.8, qualora il Veicolo non sia stato venduto, il Venditore può provvedere autonomamente alla sua vendita attraverso qualsiasi altro canale, senza vincoli di prezzo minimo e nei confronti di qualsiasi soggetto, fermi restando gli obblighi di trasferimento del Veicolo eventualmente già sorti o ancora pendenti in relazione a una specifica operazione e, in particolare, nell'ambito del Dealer Sales. Resta fermo l'obbligo del Venditore di non utilizzare informazioni, contatti o opportunità commerciali acquisiti tramite il Marketplace o per il tramite di Fleequid allo scopo di concludere, direttamente o indirettamente, operazioni volte ad aggirare l'intervento di Fleequid. Tale obbligo permane per 24 (ventiquattro) mesi dalla prima pubblicazione dell'Inserzione relativa al Veicolo sul Marketplace ovvero, qualora non sia prevista la pubblicazione di un'Inserzione, dalla prima attività di commercializzazione del Veicolo effettuata da Fleequid. In caso di violazione, Fleequid ha diritto di applicare al Venditore la penale determinata secondo il criterio previsto dall'art. 8.9. Qualora il Venditore, quando sia tenuto al trasferimento del Veicolo secondo il Modello di Vendita applicabile e le presenti Condizioni Generali, rifiuti senza giustificato motivo di trasferirne la proprietà: a) a Fleequid, nell'ambito della Vendita in commissione eseguita mediante Rivendita, il Venditore è tenuto a corrispondere una penale pari al 30% del Prezzo di vendita all'Acquirente; </w:t>
        </w:r>
        <w:r w:rsidRPr="00796BDB">
          <w:rPr>
            <w:rFonts w:ascii="Verdana" w:hAnsi="Verdana"/>
            <w:sz w:val="20"/>
            <w:szCs w:val="20"/>
          </w:rPr>
          <w:lastRenderedPageBreak/>
          <w:t>b) a Fleequid, nell'ambito del Dealer Sales, il Venditore è tenuto a corrispondere una penale pari al 30% del Prezzo di acquisto dovuto da Fleequid al Venditore; c) direttamente all'Acquirente, nei casi in cui Fleequid operi quale Intermediario puro ai sensi dell'art. 2.6, il Venditore è tenuto a corrispondere a Fleequid una penale pari al 30% del Prezzo di vendita all'Acquirente.</w:t>
        </w:r>
      </w:ins>
      <w:ins w:id="1970" w:author="Avv. Rosario Panzariello" w:date="2026-09-27T08:54:00Z" w16du:dateUtc="2026-09-27T06:54:00Z">
        <w:r w:rsidR="00E74A60" w:rsidRPr="00E74A60">
          <w:t xml:space="preserve"> </w:t>
        </w:r>
        <w:r w:rsidR="00E74A60" w:rsidRPr="00E74A60">
          <w:rPr>
            <w:rFonts w:ascii="Verdana" w:hAnsi="Verdana"/>
            <w:sz w:val="20"/>
            <w:szCs w:val="20"/>
          </w:rPr>
          <w:t>Ai fini del presente comma il rifiuto si considera integrato quando risulti da una dichiarazione del Venditore o da una sua condotta inequivocabilmente incompatibile con l'adempimento ovvero, in mancanza, quando il Venditore non adempia allo specifico obbligo entro 10 (dieci) giorni dalla diffida scritta con la quale Fleequid lo abbia invitato ad adempiervi.</w:t>
        </w:r>
      </w:ins>
      <w:ins w:id="1971" w:author="Avv. Rosario Panzariello" w:date="2026-09-18T15:08:00Z" w16du:dateUtc="2026-09-18T13:08:00Z">
        <w:r w:rsidRPr="00796BDB">
          <w:rPr>
            <w:rFonts w:ascii="Verdana" w:hAnsi="Verdana"/>
            <w:sz w:val="20"/>
            <w:szCs w:val="20"/>
          </w:rPr>
          <w:t xml:space="preserve"> Resta salvo il diritto di Fleequid al risarcimento dell'eventuale maggior danno, nonché, nei casi in cui il Contratto di compravendita intervenga direttamente tra Venditore e Acquirente, ogni diritto e rimedio spettante a quest'ultimo. Nel Dealer Sales il maggior danno risarcibile a Fleequid comprende anche gli importi che essa sia tenuta a corrispondere al proprio Acquirente in conseguenza dell'inadempimento del Venditore, nonché i relativi rimborsi, penali, costi e spese. Restano altresì fermi gli ulteriori rimedi previsti dalle presenti Condizioni Generali, ivi compresi quelli di cui agli artt. 16.9 e 17.8</w:t>
        </w:r>
      </w:ins>
      <w:ins w:id="1972" w:author="Avv. Rosario Panzariello" w:date="2026-09-27T08:54:00Z" w16du:dateUtc="2026-09-27T06:54:00Z">
        <w:r w:rsidR="00E74A60">
          <w:rPr>
            <w:rFonts w:ascii="Verdana" w:hAnsi="Verdana"/>
            <w:sz w:val="20"/>
            <w:szCs w:val="20"/>
          </w:rPr>
          <w:t xml:space="preserve"> e</w:t>
        </w:r>
      </w:ins>
      <w:ins w:id="1973" w:author="Avv. Rosario Panzariello" w:date="2026-09-18T15:08:00Z" w16du:dateUtc="2026-09-18T13:08:00Z">
        <w:r w:rsidRPr="00796BDB">
          <w:rPr>
            <w:rFonts w:ascii="Verdana" w:hAnsi="Verdana"/>
            <w:sz w:val="20"/>
            <w:szCs w:val="20"/>
          </w:rPr>
          <w:t>,</w:t>
        </w:r>
      </w:ins>
      <w:ins w:id="1974" w:author="Avv. Rosario Panzariello" w:date="2026-09-27T08:54:00Z" w16du:dateUtc="2026-09-27T06:54:00Z">
        <w:r w:rsidR="00E74A60">
          <w:rPr>
            <w:rFonts w:ascii="Verdana" w:hAnsi="Verdana"/>
            <w:sz w:val="20"/>
            <w:szCs w:val="20"/>
          </w:rPr>
          <w:t xml:space="preserve"> quando Fleequid opera quale Intermediario puro, all’art. 17.14,</w:t>
        </w:r>
      </w:ins>
      <w:ins w:id="1975" w:author="Avv. Rosario Panzariello" w:date="2026-09-18T15:08:00Z" w16du:dateUtc="2026-09-18T13:08:00Z">
        <w:r w:rsidRPr="00796BDB">
          <w:rPr>
            <w:rFonts w:ascii="Verdana" w:hAnsi="Verdana"/>
            <w:sz w:val="20"/>
            <w:szCs w:val="20"/>
          </w:rPr>
          <w:t xml:space="preserve"> </w:t>
        </w:r>
      </w:ins>
      <w:ins w:id="1976" w:author="Avv. Rosario Panzariello" w:date="2026-09-26T10:52:00Z" w16du:dateUtc="2026-09-26T08:52:00Z">
        <w:r w:rsidR="000B6239">
          <w:rPr>
            <w:rFonts w:ascii="Verdana" w:hAnsi="Verdana"/>
            <w:sz w:val="20"/>
            <w:szCs w:val="20"/>
          </w:rPr>
          <w:t>fermo il coordinamento delle relative penali secondo quanto previsto dall’art. 15.8</w:t>
        </w:r>
      </w:ins>
      <w:ins w:id="1977" w:author="Avv. Rosario Panzariello" w:date="2026-09-18T15:08:00Z" w16du:dateUtc="2026-09-18T13:08:00Z">
        <w:r w:rsidRPr="00796BDB">
          <w:rPr>
            <w:rFonts w:ascii="Verdana" w:hAnsi="Verdana"/>
            <w:sz w:val="20"/>
            <w:szCs w:val="20"/>
          </w:rPr>
          <w:t>.</w:t>
        </w:r>
      </w:ins>
      <w:ins w:id="1978" w:author="Avv. Rosario Panzariello" w:date="2026-09-27T08:55:00Z" w16du:dateUtc="2026-09-27T06:55:00Z">
        <w:r w:rsidR="00E22053" w:rsidRPr="00E22053">
          <w:t xml:space="preserve"> </w:t>
        </w:r>
        <w:r w:rsidR="00E22053" w:rsidRPr="00E22053">
          <w:rPr>
            <w:rFonts w:ascii="Verdana" w:hAnsi="Verdana"/>
            <w:sz w:val="20"/>
            <w:szCs w:val="20"/>
          </w:rPr>
          <w:t xml:space="preserve">In particolare, qualora la vendita del Veicolo a terzi o altra condotta equivalente posta in essere durante lo Stato Opzionato integri contemporaneamente la violazione dell'esclusiva di cui all'art. 8.9, il rifiuto di trasferire la proprietà disciplinato dal presente comma ovvero la mancata messa a disposizione o consegna di cui all'art. 16.9, le relative penali non si cumulano quando derivino dal medesimo fatto materiale e tutelino il medesimo interesse: trova applicazione esclusivamente </w:t>
        </w:r>
      </w:ins>
      <w:ins w:id="1979" w:author="Avv. Rosario Panzariello" w:date="2026-09-27T09:19:00Z" w16du:dateUtc="2026-09-27T07:19:00Z">
        <w:r w:rsidR="00FB12D9" w:rsidRPr="00FB12D9">
          <w:rPr>
            <w:rFonts w:ascii="Verdana" w:hAnsi="Verdana"/>
            <w:sz w:val="20"/>
            <w:szCs w:val="20"/>
          </w:rPr>
          <w:t>una sola penale, individuata, in applicazione del criterio di cui all'art. 15.8, nel seguente ordine: a) la penale prevista dal presente comma, qualora la condotta integri il rifiuto di trasferire la proprietà secondo i criteri sopra indicati; b) in mancanza di rifiuto, le penali previste dall'art. 16.9, qualora la condotta determini la mancata messa a disposizione o consegna del Veicolo seguita dall'Annullamento della vendita; c) negli altri casi, la penale prevista dall'art. 8.9 per la violazione dell'esclusiva;</w:t>
        </w:r>
        <w:r w:rsidR="00FB12D9">
          <w:rPr>
            <w:rFonts w:ascii="Verdana" w:hAnsi="Verdana"/>
            <w:sz w:val="20"/>
            <w:szCs w:val="20"/>
          </w:rPr>
          <w:t xml:space="preserve"> </w:t>
        </w:r>
      </w:ins>
      <w:ins w:id="1980" w:author="Avv. Rosario Panzariello" w:date="2026-09-27T08:55:00Z" w16du:dateUtc="2026-09-27T06:55:00Z">
        <w:r w:rsidR="00E22053" w:rsidRPr="00E22053">
          <w:rPr>
            <w:rFonts w:ascii="Verdana" w:hAnsi="Verdana"/>
            <w:sz w:val="20"/>
            <w:szCs w:val="20"/>
          </w:rPr>
          <w:t>restando ferme le conseguenze prive di natura di penale e quelle derivanti da fatti materialmente distinti.</w:t>
        </w:r>
      </w:ins>
      <w:ins w:id="1981" w:author="Avv. Rosario Panzariello" w:date="2026-09-14T12:54:00Z">
        <w:del w:id="1982" w:author="Avv. Rosario Panzariello" w:date="2026-09-18T15:08:00Z" w16du:dateUtc="2026-09-18T13:08:00Z">
          <w:r w:rsidR="00FF75D4" w:rsidRPr="00DA19E5" w:rsidDel="00796BDB">
            <w:rPr>
              <w:rFonts w:ascii="Verdana" w:hAnsi="Verdana"/>
              <w:sz w:val="20"/>
              <w:szCs w:val="20"/>
              <w:rPrChange w:id="1983" w:author="Avv. Rosario Panzariello" w:date="2026-09-14T12:55:00Z">
                <w:rPr/>
              </w:rPrChange>
            </w:rPr>
            <w:delText xml:space="preserve">Una volta cessato l’impegno di commercializzazione assunto ai sensi dell’art. 8.8, qualora il Veicolo non sia stato venduto, il Venditore può provvedere autonomamente alla sua vendita attraverso qualsiasi altro canale, senza vincoli di prezzo minimo e nei confronti di qualsiasi soggetto, </w:delText>
          </w:r>
          <w:r w:rsidR="00FF75D4" w:rsidRPr="00DA19E5" w:rsidDel="00796BDB">
            <w:rPr>
              <w:rFonts w:ascii="Verdana" w:hAnsi="Verdana"/>
              <w:sz w:val="20"/>
              <w:szCs w:val="20"/>
              <w:rPrChange w:id="1984" w:author="Avv. Rosario Panzariello" w:date="2026-09-14T12:55:00Z">
                <w:rPr>
                  <w:rStyle w:val="Enfasigrassetto"/>
                </w:rPr>
              </w:rPrChange>
            </w:rPr>
            <w:delText>fermi restando gli obblighi di trasferimento del Veicolo eventualmente già sorti o ancora pendenti in relazione a una specifica operazione e, in particolare, nell’ambito del Dealer Sales</w:delText>
          </w:r>
          <w:r w:rsidR="00FF75D4" w:rsidRPr="00DA19E5" w:rsidDel="00796BDB">
            <w:rPr>
              <w:rFonts w:ascii="Verdana" w:hAnsi="Verdana"/>
              <w:sz w:val="20"/>
              <w:szCs w:val="20"/>
              <w:rPrChange w:id="1985" w:author="Avv. Rosario Panzariello" w:date="2026-09-14T12:55:00Z">
                <w:rPr/>
              </w:rPrChange>
            </w:rPr>
            <w:delText xml:space="preserve">. Resta fermo l’obbligo del Venditore di non utilizzare informazioni, contatti o opportunità commerciali acquisiti tramite il Marketplace o per il tramite di Fleequid allo scopo di concludere, direttamente o indirettamente, operazioni volte ad aggirare l’intervento di Fleequid. Tale obbligo permane per 24 (ventiquattro) mesi dalla prima pubblicazione dell’Inserzione relativa al Veicolo sul Marketplace ovvero, qualora non sia prevista la pubblicazione di un’Inserzione, dalla prima attività di commercializzazione del Veicolo effettuata da Fleequid. In caso di violazione, Fleequid ha diritto di applicare al Venditore la penale determinata secondo il criterio previsto dall’art. 8.9. </w:delText>
          </w:r>
          <w:r w:rsidR="00CE7C8A" w:rsidRPr="00DA19E5" w:rsidDel="00796BDB">
            <w:rPr>
              <w:rFonts w:ascii="Verdana" w:hAnsi="Verdana"/>
              <w:sz w:val="20"/>
              <w:szCs w:val="20"/>
              <w:rPrChange w:id="1986" w:author="Avv. Rosario Panzariello" w:date="2026-09-14T12:55:00Z">
                <w:rPr/>
              </w:rPrChange>
            </w:rPr>
            <w:delText>Qualora il Venditore, quando sia tenuto al trasferimento del Veicolo secondo il Modello di Vendita applicabile e le presenti Condizioni Generali, rifiuti senza giustificato motivo di trasferirne la proprietà:</w:delText>
          </w:r>
        </w:del>
      </w:ins>
      <w:ins w:id="1987" w:author="Avv. Rosario Panzariello" w:date="2026-09-14T12:55:00Z">
        <w:del w:id="1988" w:author="Avv. Rosario Panzariello" w:date="2026-09-18T15:08:00Z" w16du:dateUtc="2026-09-18T13:08:00Z">
          <w:r w:rsidR="00CE7C8A" w:rsidRPr="00DA19E5" w:rsidDel="00796BDB">
            <w:rPr>
              <w:rFonts w:ascii="Verdana" w:hAnsi="Verdana"/>
              <w:sz w:val="20"/>
              <w:szCs w:val="20"/>
              <w:rPrChange w:id="1989" w:author="Avv. Rosario Panzariello" w:date="2026-09-14T12:55:00Z">
                <w:rPr/>
              </w:rPrChange>
            </w:rPr>
            <w:delText xml:space="preserve"> a) a Fleequid, nell’ambito della Vendita in commissione mediante Rivendita, il Venditore è tenuto a corrispondere una penale pari al 30% del Prezzo di vendita all’Acquirente; b) a Fleequid, nell’ambito del Dealer Sales, il Venditore è tenuto a corrispondere una penale pari al 30% del Prezzo di acquisto dovuto da Fleequid al Venditore; c) direttamente all’Acquirente, nei casi in cui Fleequid, sempre nell’ambito della Vendita in commissione, proceda come Intermediario puro ai sensi dell’art. 2.6, il Venditore è tenuto a corrispondere una penale pari al 30% del Prezzo di vendita all’Acquirente. </w:delText>
          </w:r>
          <w:r w:rsidR="00DA19E5" w:rsidRPr="00DA19E5" w:rsidDel="00796BDB">
            <w:rPr>
              <w:rFonts w:ascii="Verdana" w:hAnsi="Verdana"/>
              <w:sz w:val="20"/>
              <w:szCs w:val="20"/>
              <w:rPrChange w:id="1990" w:author="Avv. Rosario Panzariello" w:date="2026-09-14T12:55:00Z">
                <w:rPr/>
              </w:rPrChange>
            </w:rPr>
            <w:delText>Resta salvo il diritto di Fleequid al risarcimento dell’eventuale maggior danno, nonché, nei casi in cui il Contratto di compravendita intervenga direttamente tra Venditore e Acquirente, ogni diritto e rimedio spettante a quest’ultimo. Nel Dealer Sales, il maggior danno risarcibile a Fleequid comprende anche gli importi che essa sia tenuta a corrispondere al proprio Acquirente in conseguenza dell’inadempimento del Venditore, nonché i relativi rimborsi, penali, costi e spese. Restano altresì fermi gli ulteriori rimedi previsti dalle presenti Condizioni Generali.</w:delText>
          </w:r>
        </w:del>
      </w:ins>
    </w:p>
    <w:p w14:paraId="7FF8D711" w14:textId="77777777" w:rsidR="00796BDB" w:rsidRPr="00DA19E5" w:rsidRDefault="00796BDB" w:rsidP="00DA19E5">
      <w:pPr>
        <w:pStyle w:val="Paragrafoelenco"/>
        <w:numPr>
          <w:ilvl w:val="1"/>
          <w:numId w:val="1"/>
        </w:numPr>
        <w:spacing w:line="360" w:lineRule="auto"/>
        <w:ind w:left="0" w:firstLine="0"/>
        <w:jc w:val="both"/>
        <w:rPr>
          <w:ins w:id="1991" w:author="Avv. Rosario Panzariello" w:date="2026-09-18T15:08:00Z" w16du:dateUtc="2026-09-18T13:08:00Z"/>
          <w:rFonts w:ascii="Verdana" w:hAnsi="Verdana"/>
          <w:sz w:val="20"/>
          <w:szCs w:val="20"/>
          <w:rPrChange w:id="1992" w:author="Avv. Rosario Panzariello" w:date="2026-09-14T12:55:00Z">
            <w:rPr>
              <w:ins w:id="1993" w:author="Avv. Rosario Panzariello" w:date="2026-09-18T15:08:00Z" w16du:dateUtc="2026-09-18T13:08:00Z"/>
            </w:rPr>
          </w:rPrChange>
        </w:rPr>
      </w:pPr>
    </w:p>
    <w:p w14:paraId="79598D45" w14:textId="0C7EE4B2" w:rsidR="009447B8" w:rsidRDefault="009447B8" w:rsidP="006975C9">
      <w:pPr>
        <w:pStyle w:val="Paragrafoelenco"/>
        <w:numPr>
          <w:ilvl w:val="1"/>
          <w:numId w:val="1"/>
        </w:numPr>
        <w:spacing w:line="360" w:lineRule="auto"/>
        <w:ind w:left="0" w:firstLine="0"/>
        <w:jc w:val="both"/>
        <w:rPr>
          <w:ins w:id="1994" w:author="Avv. Rosario Panzariello" w:date="2026-09-18T15:09:00Z" w16du:dateUtc="2026-09-18T13:09:00Z"/>
          <w:rFonts w:ascii="Verdana" w:hAnsi="Verdana"/>
          <w:sz w:val="20"/>
          <w:szCs w:val="20"/>
        </w:rPr>
      </w:pPr>
      <w:ins w:id="1995" w:author="Avv. Rosario Panzariello" w:date="2026-09-18T15:09:00Z" w16du:dateUtc="2026-09-18T13:09:00Z">
        <w:r w:rsidRPr="009447B8">
          <w:rPr>
            <w:rFonts w:ascii="Verdana" w:hAnsi="Verdana"/>
            <w:sz w:val="20"/>
            <w:szCs w:val="20"/>
          </w:rPr>
          <w:t xml:space="preserve">Il Veicolo rimane sotto il controllo e la custodia del Venditore sino al momento in cui, in funzione del Modello di Vendita applicabile e delle modalità di esecuzione della specifica operazione, debba esserne trasferita la proprietà o debba essere consegnato a Fleequid o all'Acquirente. Per tutta la durata del rapporto di commercializzazione e, perfezionatosi l'Accordo vincolante, per tutta la permanenza del Veicolo nello Stato Opzionato e sino alla consegna, il Venditore si impegna a custodire il Veicolo con la dovuta diligenza, a mantenerlo conforme alla descrizione, alla documentazione resa disponibile e alle Specifiche tecniche, a non utilizzarlo e ad astenersi da qualsiasi condotta idonea ad alterarne le condizioni, salva l'ipotesi, disciplinata dall'art. 13, nella quale sia espressamente convenuto che il Veicolo rimanga temporaneamente in uso presso il Venditore. Il Venditore si astiene, in particolare, dalla rimozione di componenti o accessori, dalla loro sostituzione con parti deteriorate o di qualità inferiore e da qualsiasi altra </w:t>
        </w:r>
        <w:r w:rsidRPr="009447B8">
          <w:rPr>
            <w:rFonts w:ascii="Verdana" w:hAnsi="Verdana"/>
            <w:sz w:val="20"/>
            <w:szCs w:val="20"/>
          </w:rPr>
          <w:lastRenderedPageBreak/>
          <w:t>condotta in mala fede idonea a compromettere il valore, la funzionalità, lo stato o la commerciabilità del Veicolo. In caso di violazione degli obblighi previsti dal presente comma, il Venditore è tenuto a corrispondere a Fleequid una penale pari a € 3.000,00 (euro tremila/00) per ciascun Veicolo interessato, fatto salvo il risarcimento del maggior danno e gli ulteriori rimedi previsti dalle presenti Condizioni Generali. Restano ferme le disposizioni dell'art. 8.14 in materia di predisposizione del Veicolo per la consegna e di idoneità alla movimentazione, con la relativa penale, e quelle dell'art. 16.8 in materia di constatazione della mancata idoneità al momento del ritiro</w:t>
        </w:r>
      </w:ins>
      <w:ins w:id="1996" w:author="Avv. Rosario Panzariello" w:date="2026-09-14T13:01:00Z">
        <w:del w:id="1997" w:author="Avv. Rosario Panzariello" w:date="2026-09-18T15:09:00Z" w16du:dateUtc="2026-09-18T13:09:00Z">
          <w:r w:rsidR="000A15D4" w:rsidRPr="006975C9" w:rsidDel="009447B8">
            <w:rPr>
              <w:rFonts w:ascii="Verdana" w:hAnsi="Verdana"/>
              <w:sz w:val="20"/>
              <w:szCs w:val="20"/>
              <w:rPrChange w:id="1998" w:author="Avv. Rosario Panzariello" w:date="2026-09-14T13:03:00Z">
                <w:rPr/>
              </w:rPrChange>
            </w:rPr>
            <w:delText xml:space="preserve">Il Venditore si impegna a manlevare e tenere indenne Fleequid, le società da essa controllate, collegate o affiliate, nonché i relativi amministratori, soci, dipendenti, collaboratori, agenti e rappresentanti, da qualsiasi rivendicazione, pretesa, causa, azione, controversia, danno, costo, spesa od onere di qualunque natura derivante da: </w:delText>
          </w:r>
          <w:r w:rsidR="000A15D4" w:rsidRPr="006975C9" w:rsidDel="009447B8">
            <w:rPr>
              <w:rFonts w:ascii="Verdana" w:hAnsi="Verdana"/>
              <w:sz w:val="20"/>
              <w:szCs w:val="20"/>
              <w:rPrChange w:id="1999" w:author="Avv. Rosario Panzariello" w:date="2026-09-14T13:03:00Z">
                <w:rPr>
                  <w:rStyle w:val="Enfasigrassetto"/>
                </w:rPr>
              </w:rPrChange>
            </w:rPr>
            <w:delText>a)</w:delText>
          </w:r>
          <w:r w:rsidR="000A15D4" w:rsidRPr="006975C9" w:rsidDel="009447B8">
            <w:rPr>
              <w:rFonts w:ascii="Verdana" w:hAnsi="Verdana"/>
              <w:sz w:val="20"/>
              <w:szCs w:val="20"/>
              <w:rPrChange w:id="2000" w:author="Avv. Rosario Panzariello" w:date="2026-09-14T13:03:00Z">
                <w:rPr/>
              </w:rPrChange>
            </w:rPr>
            <w:delText xml:space="preserve"> falsità, omissioni, inesattezze o violazioni relative alle dichiarazioni, garanzie e agli impegni assunti dal Venditore ai sensi delle presenti Condizioni Generali, ivi comprese, a titolo esemplificativo, omissioni o inesattezze nelle Specifiche tecniche o nelle informazioni relative allo stato, alle caratteristiche e al funzionamento del Veicolo;</w:delText>
          </w:r>
          <w:r w:rsidR="000A15D4" w:rsidRPr="006975C9" w:rsidDel="009447B8">
            <w:rPr>
              <w:rFonts w:ascii="Verdana" w:hAnsi="Verdana"/>
              <w:sz w:val="20"/>
              <w:szCs w:val="20"/>
              <w:rPrChange w:id="2001" w:author="Avv. Rosario Panzariello" w:date="2026-09-14T13:03:00Z">
                <w:rPr>
                  <w:rStyle w:val="Titolo1Carattere"/>
                </w:rPr>
              </w:rPrChange>
            </w:rPr>
            <w:delText xml:space="preserve"> </w:delText>
          </w:r>
          <w:r w:rsidR="000A15D4" w:rsidRPr="006975C9" w:rsidDel="009447B8">
            <w:rPr>
              <w:rFonts w:ascii="Verdana" w:hAnsi="Verdana"/>
              <w:sz w:val="20"/>
              <w:szCs w:val="20"/>
              <w:rPrChange w:id="2002" w:author="Avv. Rosario Panzariello" w:date="2026-09-14T13:03:00Z">
                <w:rPr>
                  <w:rStyle w:val="Enfasigrassetto"/>
                </w:rPr>
              </w:rPrChange>
            </w:rPr>
            <w:delText>b)</w:delText>
          </w:r>
          <w:r w:rsidR="000A15D4" w:rsidRPr="006975C9" w:rsidDel="009447B8">
            <w:rPr>
              <w:rFonts w:ascii="Verdana" w:hAnsi="Verdana"/>
              <w:sz w:val="20"/>
              <w:szCs w:val="20"/>
              <w:rPrChange w:id="2003" w:author="Avv. Rosario Panzariello" w:date="2026-09-14T13:03:00Z">
                <w:rPr/>
              </w:rPrChange>
            </w:rPr>
            <w:delText xml:space="preserve"> presenza di materiali pericolosi associati al Veicolo o contaminazioni derivanti da perdite, fuoriuscite, guasti o difetti di funzionamento;</w:delText>
          </w:r>
          <w:r w:rsidR="000A15D4" w:rsidRPr="006975C9" w:rsidDel="009447B8">
            <w:rPr>
              <w:rFonts w:ascii="Verdana" w:hAnsi="Verdana"/>
              <w:sz w:val="20"/>
              <w:szCs w:val="20"/>
              <w:rPrChange w:id="2004" w:author="Avv. Rosario Panzariello" w:date="2026-09-14T13:03:00Z">
                <w:rPr>
                  <w:rStyle w:val="Titolo1Carattere"/>
                </w:rPr>
              </w:rPrChange>
            </w:rPr>
            <w:delText xml:space="preserve"> </w:delText>
          </w:r>
          <w:r w:rsidR="000A15D4" w:rsidRPr="006975C9" w:rsidDel="009447B8">
            <w:rPr>
              <w:rFonts w:ascii="Verdana" w:hAnsi="Verdana"/>
              <w:sz w:val="20"/>
              <w:szCs w:val="20"/>
              <w:rPrChange w:id="2005" w:author="Avv. Rosario Panzariello" w:date="2026-09-14T13:03:00Z">
                <w:rPr>
                  <w:rStyle w:val="Enfasigrassetto"/>
                </w:rPr>
              </w:rPrChange>
            </w:rPr>
            <w:delText>c)</w:delText>
          </w:r>
          <w:r w:rsidR="000A15D4" w:rsidRPr="006975C9" w:rsidDel="009447B8">
            <w:rPr>
              <w:rFonts w:ascii="Verdana" w:hAnsi="Verdana"/>
              <w:sz w:val="20"/>
              <w:szCs w:val="20"/>
              <w:rPrChange w:id="2006" w:author="Avv. Rosario Panzariello" w:date="2026-09-14T13:03:00Z">
                <w:rPr/>
              </w:rPrChange>
            </w:rPr>
            <w:delText xml:space="preserve"> mancata, incompleta o tardiva produzione della documentazione, anche in originale, necessaria per il trasferimento, l’intestazione, la consegna o la circolazione del Veicolo;</w:delText>
          </w:r>
          <w:r w:rsidR="000A15D4" w:rsidRPr="006975C9" w:rsidDel="009447B8">
            <w:rPr>
              <w:rFonts w:ascii="Verdana" w:hAnsi="Verdana"/>
              <w:sz w:val="20"/>
              <w:szCs w:val="20"/>
              <w:rPrChange w:id="2007" w:author="Avv. Rosario Panzariello" w:date="2026-09-14T13:03:00Z">
                <w:rPr>
                  <w:rStyle w:val="Titolo1Carattere"/>
                </w:rPr>
              </w:rPrChange>
            </w:rPr>
            <w:delText xml:space="preserve"> </w:delText>
          </w:r>
          <w:r w:rsidR="000A15D4" w:rsidRPr="006975C9" w:rsidDel="009447B8">
            <w:rPr>
              <w:rFonts w:ascii="Verdana" w:hAnsi="Verdana"/>
              <w:sz w:val="20"/>
              <w:szCs w:val="20"/>
              <w:rPrChange w:id="2008" w:author="Avv. Rosario Panzariello" w:date="2026-09-14T13:03:00Z">
                <w:rPr>
                  <w:rStyle w:val="Enfasigrassetto"/>
                </w:rPr>
              </w:rPrChange>
            </w:rPr>
            <w:delText>d)</w:delText>
          </w:r>
          <w:r w:rsidR="000A15D4" w:rsidRPr="006975C9" w:rsidDel="009447B8">
            <w:rPr>
              <w:rFonts w:ascii="Verdana" w:hAnsi="Verdana"/>
              <w:sz w:val="20"/>
              <w:szCs w:val="20"/>
              <w:rPrChange w:id="2009" w:author="Avv. Rosario Panzariello" w:date="2026-09-14T13:03:00Z">
                <w:rPr/>
              </w:rPrChange>
            </w:rPr>
            <w:delText xml:space="preserve"> Gravami sul Veicolo non espressamente dichiarati dal Venditore e accettati nell’ambito della specifica operazione;</w:delText>
          </w:r>
        </w:del>
      </w:ins>
      <w:ins w:id="2010" w:author="Avv. Rosario Panzariello" w:date="2026-09-14T13:02:00Z">
        <w:del w:id="2011" w:author="Avv. Rosario Panzariello" w:date="2026-09-18T15:09:00Z" w16du:dateUtc="2026-09-18T13:09:00Z">
          <w:r w:rsidR="000A15D4" w:rsidRPr="006975C9" w:rsidDel="009447B8">
            <w:rPr>
              <w:rFonts w:ascii="Verdana" w:hAnsi="Verdana"/>
              <w:sz w:val="20"/>
              <w:szCs w:val="20"/>
              <w:rPrChange w:id="2012" w:author="Avv. Rosario Panzariello" w:date="2026-09-14T13:03:00Z">
                <w:rPr>
                  <w:rStyle w:val="Titolo1Carattere"/>
                </w:rPr>
              </w:rPrChange>
            </w:rPr>
            <w:delText xml:space="preserve"> </w:delText>
          </w:r>
          <w:r w:rsidR="000A15D4" w:rsidRPr="006975C9" w:rsidDel="009447B8">
            <w:rPr>
              <w:rFonts w:ascii="Verdana" w:hAnsi="Verdana"/>
              <w:sz w:val="20"/>
              <w:szCs w:val="20"/>
              <w:rPrChange w:id="2013" w:author="Avv. Rosario Panzariello" w:date="2026-09-14T13:03:00Z">
                <w:rPr>
                  <w:rStyle w:val="Enfasigrassetto"/>
                </w:rPr>
              </w:rPrChange>
            </w:rPr>
            <w:delText>e)</w:delText>
          </w:r>
          <w:r w:rsidR="000A15D4" w:rsidRPr="006975C9" w:rsidDel="009447B8">
            <w:rPr>
              <w:rFonts w:ascii="Verdana" w:hAnsi="Verdana"/>
              <w:sz w:val="20"/>
              <w:szCs w:val="20"/>
              <w:rPrChange w:id="2014" w:author="Avv. Rosario Panzariello" w:date="2026-09-14T13:03:00Z">
                <w:rPr/>
              </w:rPrChange>
            </w:rPr>
            <w:delText xml:space="preserve"> somme corrisposte o costi sostenuti da Fleequid in relazione a spese, privilegi, diritti, vincoli o pretese, registrati o non registrati, fatti valere da creditori, autorità o altri soggetti sul Veicolo o in relazione allo stesso, al fine di consentirne la libera circolazione giuridica o il trasferimento;</w:delText>
          </w:r>
          <w:r w:rsidR="00242218" w:rsidRPr="006975C9" w:rsidDel="009447B8">
            <w:rPr>
              <w:rFonts w:ascii="Verdana" w:hAnsi="Verdana"/>
              <w:sz w:val="20"/>
              <w:szCs w:val="20"/>
              <w:rPrChange w:id="2015" w:author="Avv. Rosario Panzariello" w:date="2026-09-14T13:03:00Z">
                <w:rPr/>
              </w:rPrChange>
            </w:rPr>
            <w:delText xml:space="preserve"> f) mancato rispetto della normativa applicabile, anche in materia ambientale, ivi compresa ogni responsabilità connessa alla qualificazione, detenzione, gestione, trasporto, recupero o smaltimento di Veicoli destinati alla rottamazione o qualificabili come Veicoli Fuori Uso (VFU), nonché all’omessa, incompleta o tardiva comunicazione a Fleequid della relativa destinazione o qualificazione; g) utilizzo improprio o non conforme del Marketplace da parte del Venditore; h) imposte, tasse, costi, spese o altri oneri derivanti dall’inosservanza, da parte del Venditore, di leggi, regolamenti o obblighi a esso applicabili in relazione al Veicolo o all’operazione; i) qualsiasi altra condotta colposa, dolosa o comunque illecita del Venditore in relazione alle presenti Condizioni Generali, ai Contratti o alla specifica operazione. La presente manleva si estende espressamente, nel Dealer Sales, alle pretese avanzate dall’Acquirente nei confronti di Fleequid nella sua qualità di venditore sostanziale e a tutte le somme, i rimborsi, i costi, le spese di riparazione, gli oneri e i danni che Fleequid sia tenuta a corrispondere o sostenere nei confronti del proprio Acquirente per fatti, vizi, difetti, omissioni o inadempimenti imputabili al Venditore. In tali casi Fleequid ha diritto di regresso nei confronti del Venditore e al rimborso integrale di quanto corrisposto o sostenuto.</w:delText>
          </w:r>
          <w:r w:rsidR="006975C9" w:rsidRPr="006975C9" w:rsidDel="009447B8">
            <w:rPr>
              <w:rFonts w:ascii="Verdana" w:hAnsi="Verdana"/>
              <w:sz w:val="20"/>
              <w:szCs w:val="20"/>
              <w:rPrChange w:id="2016" w:author="Avv. Rosario Panzariello" w:date="2026-09-14T13:03:00Z">
                <w:rPr/>
              </w:rPrChange>
            </w:rPr>
            <w:delText xml:space="preserve"> Il Venditore resta responsabile della correttezza, completezza e veridicità della Proposta di vendita, delle Specifiche tecniche, dell’eventuale dossier tecnico, dell’Inserzione e della documentazione relativa al Veicolo, anche quando tali contenuti siano stati predisposti o completati con il supporto di Fleequid e anche qualora il Veicolo sia stato oggetto di TrustReport o di ispezioni effettuate da Fleequid o da soggetti da essa incaricati. Il Venditore è tenuto a verificare le informazioni rese disponibili e a segnalare tempestivamente a Fleequid qualsiasi inesattezza, nonché a comunicare, prima del trasferimento del Veicolo, ogni vizio, difetto, incidente, modifica, guasto o anomalia di cui sia a conoscenza. Salvo il caso di dolo o colpa grave di Fleequid, quest’ultima non risponde delle conseguenze derivanti da inesattezze, incompletezze o difformità delle informazioni relative al Veicolo imputabili al Venditore, né dei ritardi nell’aggiornamento della Proposta di vendita, dell’Inserzione, del dossier tecnico o delle altre informazioni messe a disposizione degli Utenti quando tali ritardi dipendano da circostanze non imputabili a Fleequid. Fleequid non garantisce inoltre i ricavi che potranno essere conseguiti attraverso la commercializzazione o la vendita del Veicolo</w:delText>
          </w:r>
        </w:del>
        <w:r w:rsidR="006975C9" w:rsidRPr="006975C9">
          <w:rPr>
            <w:rFonts w:ascii="Verdana" w:hAnsi="Verdana"/>
            <w:sz w:val="20"/>
            <w:szCs w:val="20"/>
            <w:rPrChange w:id="2017" w:author="Avv. Rosario Panzariello" w:date="2026-09-14T13:03:00Z">
              <w:rPr/>
            </w:rPrChange>
          </w:rPr>
          <w:t>.</w:t>
        </w:r>
      </w:ins>
      <w:ins w:id="2018" w:author="Avv. Rosario Panzariello" w:date="2026-09-27T09:20:00Z" w16du:dateUtc="2026-09-27T07:20:00Z">
        <w:r w:rsidR="00851718" w:rsidRPr="00851718">
          <w:t xml:space="preserve"> </w:t>
        </w:r>
        <w:r w:rsidR="00851718" w:rsidRPr="00851718">
          <w:rPr>
            <w:rFonts w:ascii="Verdana" w:hAnsi="Verdana"/>
            <w:sz w:val="20"/>
            <w:szCs w:val="20"/>
          </w:rPr>
          <w:t>Gli obblighi e la penale previsti dal presente comma continuano ad applicarsi anche successivamente al trasferimento della proprietà del Veicolo a Fleequid, ivi compreso l'acquisto da stock nel Dealer Sales, finché il Veicolo rimanga materialmente presso il Venditore o comunque nella sua disponibilità; per il medesimo fatto materiale e a tutela del medesimo interesse, la penale prevista dal presente comma prevale sulla penale residuale prevista dall'art. 17.8, anche quando applicabile ai sensi dell'art. 18.5.</w:t>
        </w:r>
      </w:ins>
    </w:p>
    <w:p w14:paraId="0BF1ECBA" w14:textId="0344D13E" w:rsidR="00FB6845" w:rsidRPr="007322F2" w:rsidRDefault="006975C9" w:rsidP="006975C9">
      <w:pPr>
        <w:pStyle w:val="Paragrafoelenco"/>
        <w:numPr>
          <w:ilvl w:val="1"/>
          <w:numId w:val="1"/>
        </w:numPr>
        <w:spacing w:line="360" w:lineRule="auto"/>
        <w:ind w:left="0" w:firstLine="0"/>
        <w:jc w:val="both"/>
        <w:rPr>
          <w:ins w:id="2019" w:author="Avv. Rosario Panzariello" w:date="2026-09-18T15:09:00Z" w16du:dateUtc="2026-09-18T13:09:00Z"/>
          <w:rFonts w:ascii="Verdana" w:hAnsi="Verdana"/>
          <w:sz w:val="20"/>
          <w:szCs w:val="20"/>
          <w:rPrChange w:id="2020" w:author="Avv. Rosario Panzariello" w:date="2026-09-18T15:09:00Z" w16du:dateUtc="2026-09-18T13:09:00Z">
            <w:rPr>
              <w:ins w:id="2021" w:author="Avv. Rosario Panzariello" w:date="2026-09-18T15:09:00Z" w16du:dateUtc="2026-09-18T13:09:00Z"/>
            </w:rPr>
          </w:rPrChange>
        </w:rPr>
      </w:pPr>
      <w:ins w:id="2022" w:author="Avv. Rosario Panzariello" w:date="2026-09-14T13:03:00Z">
        <w:r w:rsidRPr="005D39C7">
          <w:rPr>
            <w:rFonts w:ascii="Verdana" w:hAnsi="Verdana"/>
            <w:sz w:val="20"/>
            <w:szCs w:val="20"/>
            <w:rPrChange w:id="2023" w:author="Avv. Rosario Panzariello" w:date="2026-09-18T20:56:00Z" w16du:dateUtc="2026-09-18T18:56:00Z">
              <w:rPr/>
            </w:rPrChange>
          </w:rPr>
          <w:t xml:space="preserve"> </w:t>
        </w:r>
      </w:ins>
      <w:ins w:id="2024" w:author="Avv. Rosario Panzariello" w:date="2026-09-18T15:09:00Z" w16du:dateUtc="2026-09-18T13:09:00Z">
        <w:r w:rsidR="007322F2" w:rsidRPr="005D39C7">
          <w:rPr>
            <w:rFonts w:ascii="Verdana" w:hAnsi="Verdana"/>
            <w:sz w:val="20"/>
            <w:szCs w:val="20"/>
            <w:rPrChange w:id="2025" w:author="Avv. Rosario Panzariello" w:date="2026-09-18T20:56:00Z" w16du:dateUtc="2026-09-18T18:56:00Z">
              <w:rPr/>
            </w:rPrChange>
          </w:rPr>
          <w:t xml:space="preserve">Il Venditore si impegna a manlevare e tenere indenne Fleequid, le società da essa controllate, collegate o affiliate, nonché i relativi amministratori, soci, dipendenti, collaboratori, agenti e rappresentanti, da qualsiasi rivendicazione, pretesa, causa, azione, controversia, danno, costo, spesa od onere di qualunque natura derivante da: a) falsità, omissioni, inesattezze o violazioni relative alle dichiarazioni, alle garanzie e agli impegni assunti dal Venditore ai sensi delle presenti Condizioni Generali, ivi comprese, a titolo esemplificativo e non esaustivo, le omissioni o inesattezze nelle Specifiche tecniche o nelle informazioni relative allo stato, alle caratteristiche e al funzionamento del Veicolo, quali la presenza di ruggine non dichiarata, il malfunzionamento dell'impianto di aria condizionata, la mancanza di parti o accessori, la presenza di spie di avaria o di allarme accese e le fattispecie analoghe; b) presenza di materiali pericolosi associati al Veicolo o contaminazioni derivanti da perdite, fuoriuscite, guasti o difetti di funzionamento; c) mancata, incompleta o tardiva produzione della documentazione, anche in originale, necessaria per il trasferimento, l'intestazione, la consegna o la circolazione del Veicolo; d) Gravami sul Veicolo non espressamente dichiarati dal Venditore e accettati nell'ambito della specifica operazione; e) somme corrisposte o costi sostenuti da Fleequid in relazione a spese, privilegi, diritti, vincoli o pretese, registrati o non registrati, fatti valere da creditori, autorità o altri soggetti sul Veicolo o in relazione allo stesso, al fine di consentirne la libera circolazione giuridica o il trasferimento; f) mancato rispetto della normativa applicabile, anche in materia ambientale, ivi compresa ogni responsabilità connessa alla qualificazione, detenzione, gestione, trasporto, recupero o smaltimento di Veicoli destinati alla rottamazione o qualificabili come VFU, nonché all'omessa, incompleta o tardiva comunicazione a Fleequid della relativa destinazione o qualificazione; g) utilizzo improprio o non conforme del Marketplace da parte del Venditore; h) imposte, tasse, costi, spese o altri oneri derivanti dall'inosservanza, da parte del Venditore, di leggi, regolamenti o obblighi a esso applicabili in relazione al Veicolo o all'operazione; i) qualsiasi altra condotta colposa, dolosa o comunque illecita del Venditore in relazione alle presenti Condizioni Generali, ai Contratti o alla specifica operazione. Gli esempi indicati alla lett. a) hanno </w:t>
        </w:r>
        <w:r w:rsidR="007322F2" w:rsidRPr="005D39C7">
          <w:rPr>
            <w:rFonts w:ascii="Verdana" w:hAnsi="Verdana"/>
            <w:sz w:val="20"/>
            <w:szCs w:val="20"/>
            <w:rPrChange w:id="2026" w:author="Avv. Rosario Panzariello" w:date="2026-09-18T20:56:00Z" w16du:dateUtc="2026-09-18T18:56:00Z">
              <w:rPr/>
            </w:rPrChange>
          </w:rPr>
          <w:lastRenderedPageBreak/>
          <w:t>carattere meramente esemplificativo e non limitano in alcun modo la portata generale della manleva. La presente manleva si estende espressamente, nel Dealer Sales, alle pretese avanzate dall'Acquirente nei confronti di Fleequid nella sua qualità di venditore sostanziale e a tutte le somme, i rimborsi, i costi, le spese di riparazione, gli oneri e i danni che Fleequid sia tenuta a corrispondere o sostenere nei confronti del proprio Acquirente per fatti, vizi, difetti, omissioni o inadempimenti imputabili al Venditore; in tali casi Fleequid ha diritto di regresso nei confronti del Venditore e al rimborso integrale di quanto corrisposto o sostenuto. Il Venditore resta responsabile della correttezza, completezza e veridicità della Proposta di vendita, delle Specifiche tecniche, dell'eventuale dossier tecnico, dell'Inserzione e della documentazione relativa al Veicolo, anche quando tali contenuti siano stati predisposti o completati con il supporto di Fleequid e anche qualora il Veicolo sia stato oggetto di TrustReport o di ispezioni effettuate da Fleequid o da soggetti da essa incaricati. Il Venditore è tenuto a verificare le informazioni rese disponibili e a segnalare tempestivamente a Fleequid qualsiasi inesattezza, nonché a comunicare, prima del trasferimento del Veicolo, ogni vizio, difetto, incidente, modifica, guasto o anomalia di cui sia a conoscenza. Salvo il caso di dolo o colpa grave di Fleequid, quest'ultima non risponde delle conseguenze derivanti da inesattezze, incompletezze o difformità delle informazioni relative al Veicolo imputabili al Venditore, né dei ritardi nell'aggiornamento della Proposta di vendita, dell'Inserzione, del dossier tecnico o delle altre informazioni messe a disposizione degli Utenti quando tali ritardi dipendano da circostanze non imputabili a Fleequid. Fleequid non garantisce inoltre i ricavi che potranno essere conseguiti attraverso la commercializzazione o la vendita del Veicolo.</w:t>
        </w:r>
      </w:ins>
      <w:del w:id="2027" w:author="Avv. Rosario Panzariello" w:date="2026-09-14T13:03:00Z">
        <w:r w:rsidR="233433F6" w:rsidRPr="001D10DA" w:rsidDel="006975C9">
          <w:rPr>
            <w:rFonts w:ascii="Verdana" w:hAnsi="Verdana"/>
            <w:sz w:val="20"/>
            <w:szCs w:val="20"/>
          </w:rPr>
          <w:delText>Il Venditore comprende e accetta che Fleequid</w:delText>
        </w:r>
        <w:r w:rsidR="007436A4" w:rsidRPr="001D10DA" w:rsidDel="006975C9">
          <w:rPr>
            <w:rFonts w:ascii="Verdana" w:hAnsi="Verdana"/>
            <w:sz w:val="20"/>
            <w:szCs w:val="20"/>
          </w:rPr>
          <w:delText xml:space="preserve"> ovvero l’Acquirente</w:delText>
        </w:r>
        <w:r w:rsidR="233433F6" w:rsidRPr="001D10DA" w:rsidDel="006975C9">
          <w:rPr>
            <w:rFonts w:ascii="Verdana" w:hAnsi="Verdana"/>
            <w:sz w:val="20"/>
            <w:szCs w:val="20"/>
          </w:rPr>
          <w:delText xml:space="preserve"> avrà il diritto di acquistare il Veicolo qualora, al termine dell'Asta, pervenga almeno un'Offerta (Puntata massima) pari o</w:delText>
        </w:r>
        <w:r w:rsidR="233433F6" w:rsidRPr="005D39C7" w:rsidDel="006975C9">
          <w:rPr>
            <w:rFonts w:ascii="Verdana" w:hAnsi="Verdana"/>
            <w:sz w:val="20"/>
            <w:szCs w:val="20"/>
            <w:rPrChange w:id="2028" w:author="Avv. Rosario Panzariello" w:date="2026-09-18T20:56:00Z" w16du:dateUtc="2026-09-18T18:56:00Z">
              <w:rPr>
                <w:rFonts w:ascii="Verdana" w:eastAsiaTheme="minorEastAsia" w:hAnsi="Verdana"/>
                <w:sz w:val="20"/>
                <w:szCs w:val="20"/>
              </w:rPr>
            </w:rPrChange>
          </w:rPr>
          <w:delText xml:space="preserve"> superiore al Prezzo di riserva</w:delText>
        </w:r>
        <w:r w:rsidR="233433F6" w:rsidRPr="001D10DA" w:rsidDel="006975C9">
          <w:rPr>
            <w:rFonts w:ascii="Verdana" w:hAnsi="Verdana"/>
            <w:sz w:val="20"/>
            <w:szCs w:val="20"/>
          </w:rPr>
          <w:delText>. È importante sottolineare che in tutti i casi in cui Fleequid acquista dal Venditore per eseguire la Rivendita, il Contratto di compravendita tra Fleequid ed il Venditore rimane soggetto all’avveramento delle condizioni stabilite nell'articolo 6.8). Nel caso in cui la Puntata massima registrata durante l'Asta sia inferiore al Prezzo di riserva, Fleequid concede al Venditore la facoltà di accettare, entro 3 giorni dalla ricezione della comunicazione di Aggiudicazione, tale Puntata massima inferiore al Prezzo di riserva, che</w:delText>
        </w:r>
        <w:r w:rsidR="007436A4" w:rsidRPr="001D10DA" w:rsidDel="006975C9">
          <w:rPr>
            <w:rFonts w:ascii="Verdana" w:hAnsi="Verdana"/>
            <w:sz w:val="20"/>
            <w:szCs w:val="20"/>
          </w:rPr>
          <w:delText>, se accettata dal Venditore,</w:delText>
        </w:r>
        <w:r w:rsidR="233433F6" w:rsidRPr="001D10DA" w:rsidDel="006975C9">
          <w:rPr>
            <w:rFonts w:ascii="Verdana" w:hAnsi="Verdana"/>
            <w:sz w:val="20"/>
            <w:szCs w:val="20"/>
          </w:rPr>
          <w:delText xml:space="preserve"> diventerà il Prezzo di aggiudicazione. </w:delText>
        </w:r>
        <w:r w:rsidR="0590202C" w:rsidRPr="005D39C7" w:rsidDel="006975C9">
          <w:rPr>
            <w:rFonts w:ascii="Verdana" w:hAnsi="Verdana"/>
            <w:sz w:val="20"/>
            <w:szCs w:val="20"/>
            <w:rPrChange w:id="2029" w:author="Avv. Rosario Panzariello" w:date="2026-09-18T20:56:00Z" w16du:dateUtc="2026-09-18T18:56:00Z">
              <w:rPr>
                <w:rFonts w:ascii="Verdana" w:eastAsiaTheme="minorEastAsia" w:hAnsi="Verdana"/>
                <w:sz w:val="20"/>
                <w:szCs w:val="20"/>
              </w:rPr>
            </w:rPrChange>
          </w:rPr>
          <w:delText>In tale ipotesi, il Venditore prende atto ed accetta che l’incasso netto potrà risultare inferiore al PMIV originariamente indicato.</w:delText>
        </w:r>
        <w:r w:rsidR="00BD43BA" w:rsidRPr="001D10DA" w:rsidDel="006975C9">
          <w:rPr>
            <w:rFonts w:ascii="Verdana" w:hAnsi="Verdana"/>
            <w:sz w:val="20"/>
            <w:szCs w:val="20"/>
          </w:rPr>
          <w:delText xml:space="preserve"> </w:delText>
        </w:r>
        <w:r w:rsidR="00BD43BA" w:rsidRPr="005D39C7" w:rsidDel="006975C9">
          <w:rPr>
            <w:rFonts w:ascii="Verdana" w:hAnsi="Verdana"/>
            <w:sz w:val="20"/>
            <w:szCs w:val="20"/>
            <w:rPrChange w:id="2030" w:author="Avv. Rosario Panzariello" w:date="2026-09-18T20:56:00Z" w16du:dateUtc="2026-09-18T18:56:00Z">
              <w:rPr>
                <w:rFonts w:ascii="Verdana" w:eastAsiaTheme="minorEastAsia" w:hAnsi="Verdana"/>
                <w:sz w:val="20"/>
                <w:szCs w:val="20"/>
              </w:rPr>
            </w:rPrChange>
          </w:rPr>
          <w:delText>Fleequid, per motivate esigenze tecniche o organizzative, ha facoltà di concedere un termine ulteriore per l’accettazione da parte del Venditore, comunque non superiore a 10 giorni complessivi dalla comunicazione di Aggiudicazione.</w:delText>
        </w:r>
        <w:r w:rsidR="0590202C" w:rsidRPr="005D39C7" w:rsidDel="006975C9">
          <w:rPr>
            <w:rFonts w:ascii="Verdana" w:hAnsi="Verdana"/>
            <w:sz w:val="20"/>
            <w:szCs w:val="20"/>
            <w:rPrChange w:id="2031" w:author="Avv. Rosario Panzariello" w:date="2026-09-18T20:56:00Z" w16du:dateUtc="2026-09-18T18:56:00Z">
              <w:rPr>
                <w:rFonts w:ascii="Verdana" w:eastAsiaTheme="minorEastAsia" w:hAnsi="Verdana"/>
                <w:sz w:val="20"/>
                <w:szCs w:val="20"/>
              </w:rPr>
            </w:rPrChange>
          </w:rPr>
          <w:delText xml:space="preserve"> </w:delText>
        </w:r>
        <w:r w:rsidR="233433F6" w:rsidRPr="001D10DA" w:rsidDel="006975C9">
          <w:rPr>
            <w:rFonts w:ascii="Verdana" w:hAnsi="Verdana"/>
            <w:sz w:val="20"/>
            <w:szCs w:val="20"/>
          </w:rPr>
          <w:delText xml:space="preserve">Entro lo stesso termine, e come alternativa all'accettazione della Puntata massima che non raggiunge il Prezzo di riserva, il Venditore potrà avanzare </w:delText>
        </w:r>
        <w:r w:rsidR="007436A4" w:rsidRPr="001D10DA" w:rsidDel="006975C9">
          <w:rPr>
            <w:rFonts w:ascii="Verdana" w:hAnsi="Verdana"/>
            <w:sz w:val="20"/>
            <w:szCs w:val="20"/>
          </w:rPr>
          <w:delText xml:space="preserve">all’Offerente aggiudicatario </w:delText>
        </w:r>
        <w:r w:rsidR="233433F6" w:rsidRPr="001D10DA" w:rsidDel="006975C9">
          <w:rPr>
            <w:rFonts w:ascii="Verdana" w:hAnsi="Verdana"/>
            <w:sz w:val="20"/>
            <w:szCs w:val="20"/>
          </w:rPr>
          <w:delText>una controproposta di vendita, indicando un prezzo diverso al quale è disposto a vendere il Veicolo. Se il prezzo della controproposta viene accettato dall’Acquirente, esso costituirà il Prezzo di aggiudicazione e non si terrà conto della Puntata massima</w:delText>
        </w:r>
        <w:r w:rsidR="233433F6" w:rsidRPr="006975C9" w:rsidDel="006975C9">
          <w:rPr>
            <w:rFonts w:ascii="Verdana" w:hAnsi="Verdana"/>
            <w:sz w:val="20"/>
            <w:szCs w:val="20"/>
          </w:rPr>
          <w:delText>.</w:delText>
        </w:r>
      </w:del>
    </w:p>
    <w:p w14:paraId="55C0051C" w14:textId="5A4723D1" w:rsidR="007322F2" w:rsidRDefault="008C1DE2" w:rsidP="006975C9">
      <w:pPr>
        <w:pStyle w:val="Paragrafoelenco"/>
        <w:numPr>
          <w:ilvl w:val="1"/>
          <w:numId w:val="1"/>
        </w:numPr>
        <w:spacing w:line="360" w:lineRule="auto"/>
        <w:ind w:left="0" w:firstLine="0"/>
        <w:jc w:val="both"/>
        <w:rPr>
          <w:ins w:id="2032" w:author="Avv. Rosario Panzariello" w:date="2026-09-20T06:54:00Z" w16du:dateUtc="2026-09-20T04:54:00Z"/>
          <w:rFonts w:ascii="Verdana" w:hAnsi="Verdana"/>
          <w:sz w:val="20"/>
          <w:szCs w:val="20"/>
        </w:rPr>
      </w:pPr>
      <w:ins w:id="2033" w:author="Avv. Rosario Panzariello" w:date="2026-09-18T15:09:00Z" w16du:dateUtc="2026-09-18T13:09:00Z">
        <w:r w:rsidRPr="008C1DE2">
          <w:rPr>
            <w:rFonts w:ascii="Verdana" w:hAnsi="Verdana"/>
            <w:sz w:val="20"/>
            <w:szCs w:val="20"/>
          </w:rPr>
          <w:t>Il Venditore è tenuto a predisporre il Veicolo in condizioni ragionevoli per la consegna e il ritiro e, fatti salvi i Veicoli espressamente indicati nella Proposta di vendita o nell'Inserzione come non marcianti, destinati alla rottamazione o comunque soggetti a condizioni particolari incompatibili con l'ordinaria movimentazione, a fare in modo che il Veicolo sia idoneo alla movimentazione e al trasferimento e disponga degli elementi indispensabili a tal fine, ivi compresi, per quanto applicabili, livelli minimi dei fluidi, sistemi di avviamento funzionanti e pneumatici in condizioni idonee alla movimentazione. Qualora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il Venditore è tenuto a corrispondere a Fleequid una penale pari a € 500,00 (euro cinquecento/00) per ciascun Veicolo, oltre al rimborso integrale di ogni costo o spesa aggiuntiva necessaria a rendere possibile il ritiro e il trasporto, fatto salvo il risarcimento del maggior danno. La constatazione della mancata idoneità al momento del ritiro è disciplinata dall'art. 16.8. Le conseguenze previste dal presente comma si applicano per fatti e inadempimenti distinti da quelli previsti dall'art. 8.12 e non escludono gli ulteriori rimedi previsti dalle presenti Condizioni Generali.</w:t>
        </w:r>
      </w:ins>
    </w:p>
    <w:p w14:paraId="6C72BDEF" w14:textId="77777777" w:rsidR="00BA7474" w:rsidRPr="006975C9" w:rsidRDefault="00BA7474">
      <w:pPr>
        <w:pStyle w:val="Paragrafoelenco"/>
        <w:spacing w:line="360" w:lineRule="auto"/>
        <w:ind w:left="0"/>
        <w:jc w:val="both"/>
        <w:rPr>
          <w:rFonts w:ascii="Verdana" w:hAnsi="Verdana"/>
          <w:sz w:val="20"/>
          <w:szCs w:val="20"/>
        </w:rPr>
        <w:pPrChange w:id="2034" w:author="Avv. Rosario Panzariello" w:date="2026-09-20T06:54:00Z" w16du:dateUtc="2026-09-20T04:54:00Z">
          <w:pPr>
            <w:pStyle w:val="Paragrafoelenco"/>
            <w:numPr>
              <w:ilvl w:val="1"/>
              <w:numId w:val="1"/>
            </w:numPr>
            <w:spacing w:line="360" w:lineRule="auto"/>
            <w:ind w:left="0" w:hanging="720"/>
            <w:jc w:val="both"/>
          </w:pPr>
        </w:pPrChange>
      </w:pPr>
    </w:p>
    <w:p w14:paraId="1627732A" w14:textId="56A778C1" w:rsidR="005C4B18" w:rsidRPr="00E0236A" w:rsidDel="00E0236A" w:rsidRDefault="002836D6" w:rsidP="609FEE71">
      <w:pPr>
        <w:pStyle w:val="Paragrafoelenco"/>
        <w:numPr>
          <w:ilvl w:val="1"/>
          <w:numId w:val="1"/>
        </w:numPr>
        <w:spacing w:line="360" w:lineRule="auto"/>
        <w:ind w:left="0" w:firstLine="0"/>
        <w:jc w:val="both"/>
        <w:rPr>
          <w:del w:id="2035" w:author="Avv. Rosario Panzariello" w:date="2026-09-14T13:04:00Z"/>
          <w:rFonts w:ascii="Verdana" w:eastAsia="Calibri" w:hAnsi="Verdana" w:cs="Arial"/>
          <w:sz w:val="20"/>
          <w:szCs w:val="20"/>
          <w:highlight w:val="yellow"/>
          <w:rPrChange w:id="2036" w:author="Avv. Rosario Panzariello" w:date="2026-09-14T13:04:00Z">
            <w:rPr>
              <w:del w:id="2037" w:author="Avv. Rosario Panzariello" w:date="2026-09-14T13:04:00Z"/>
              <w:rFonts w:ascii="Verdana" w:eastAsia="Calibri" w:hAnsi="Verdana" w:cs="Arial"/>
              <w:sz w:val="20"/>
              <w:szCs w:val="20"/>
            </w:rPr>
          </w:rPrChange>
        </w:rPr>
      </w:pPr>
      <w:del w:id="2038" w:author="Avv. Rosario Panzariello" w:date="2026-09-14T13:04:00Z">
        <w:r w:rsidRPr="00E0236A" w:rsidDel="00E0236A">
          <w:rPr>
            <w:rFonts w:ascii="Verdana" w:hAnsi="Verdana"/>
            <w:sz w:val="20"/>
            <w:szCs w:val="20"/>
            <w:highlight w:val="yellow"/>
            <w:rPrChange w:id="2039" w:author="Avv. Rosario Panzariello" w:date="2026-09-14T13:04:00Z">
              <w:rPr>
                <w:rFonts w:ascii="Verdana" w:hAnsi="Verdana"/>
                <w:sz w:val="20"/>
                <w:szCs w:val="20"/>
              </w:rPr>
            </w:rPrChange>
          </w:rPr>
          <w:delText>A</w:delText>
        </w:r>
        <w:r w:rsidR="007311CE" w:rsidRPr="00E0236A" w:rsidDel="00E0236A">
          <w:rPr>
            <w:rFonts w:ascii="Verdana" w:hAnsi="Verdana"/>
            <w:sz w:val="20"/>
            <w:szCs w:val="20"/>
            <w:highlight w:val="yellow"/>
            <w:rPrChange w:id="2040" w:author="Avv. Rosario Panzariello" w:date="2026-09-14T13:04:00Z">
              <w:rPr>
                <w:rFonts w:ascii="Verdana" w:hAnsi="Verdana"/>
                <w:sz w:val="20"/>
                <w:szCs w:val="20"/>
              </w:rPr>
            </w:rPrChange>
          </w:rPr>
          <w:delText>l</w:delText>
        </w:r>
        <w:r w:rsidRPr="00E0236A" w:rsidDel="00E0236A">
          <w:rPr>
            <w:rFonts w:ascii="Verdana" w:hAnsi="Verdana"/>
            <w:sz w:val="20"/>
            <w:szCs w:val="20"/>
            <w:highlight w:val="yellow"/>
            <w:rPrChange w:id="2041" w:author="Avv. Rosario Panzariello" w:date="2026-09-14T13:04:00Z">
              <w:rPr>
                <w:rFonts w:ascii="Verdana" w:hAnsi="Verdana"/>
                <w:sz w:val="20"/>
                <w:szCs w:val="20"/>
              </w:rPr>
            </w:rPrChange>
          </w:rPr>
          <w:delText xml:space="preserve"> termine della prima </w:delText>
        </w:r>
        <w:r w:rsidR="00FA15AE" w:rsidRPr="00E0236A" w:rsidDel="00E0236A">
          <w:rPr>
            <w:rFonts w:ascii="Verdana" w:hAnsi="Verdana"/>
            <w:sz w:val="20"/>
            <w:szCs w:val="20"/>
            <w:highlight w:val="yellow"/>
            <w:rPrChange w:id="2042" w:author="Avv. Rosario Panzariello" w:date="2026-09-14T13:04:00Z">
              <w:rPr>
                <w:rFonts w:ascii="Verdana" w:hAnsi="Verdana"/>
                <w:sz w:val="20"/>
                <w:szCs w:val="20"/>
              </w:rPr>
            </w:rPrChange>
          </w:rPr>
          <w:delText>procedura d’</w:delText>
        </w:r>
        <w:r w:rsidRPr="00E0236A" w:rsidDel="00E0236A">
          <w:rPr>
            <w:rFonts w:ascii="Verdana" w:hAnsi="Verdana"/>
            <w:sz w:val="20"/>
            <w:szCs w:val="20"/>
            <w:highlight w:val="yellow"/>
            <w:rPrChange w:id="2043" w:author="Avv. Rosario Panzariello" w:date="2026-09-14T13:04:00Z">
              <w:rPr>
                <w:rFonts w:ascii="Verdana" w:hAnsi="Verdana"/>
                <w:sz w:val="20"/>
                <w:szCs w:val="20"/>
              </w:rPr>
            </w:rPrChange>
          </w:rPr>
          <w:delText xml:space="preserve">Asta, se non dovesse pervenire alcuna Offerta di acquisto o nel caso in cui </w:delText>
        </w:r>
        <w:r w:rsidR="690C907F" w:rsidRPr="00E0236A" w:rsidDel="00E0236A">
          <w:rPr>
            <w:rFonts w:ascii="Verdana" w:hAnsi="Verdana"/>
            <w:sz w:val="20"/>
            <w:szCs w:val="20"/>
            <w:highlight w:val="yellow"/>
            <w:rPrChange w:id="2044" w:author="Avv. Rosario Panzariello" w:date="2026-09-14T13:04:00Z">
              <w:rPr>
                <w:rFonts w:ascii="Verdana" w:hAnsi="Verdana"/>
                <w:sz w:val="20"/>
                <w:szCs w:val="20"/>
              </w:rPr>
            </w:rPrChange>
          </w:rPr>
          <w:delText>la Puntata massima</w:delText>
        </w:r>
        <w:r w:rsidRPr="00E0236A" w:rsidDel="00E0236A">
          <w:rPr>
            <w:rFonts w:ascii="Verdana" w:hAnsi="Verdana"/>
            <w:sz w:val="20"/>
            <w:szCs w:val="20"/>
            <w:highlight w:val="yellow"/>
            <w:rPrChange w:id="2045" w:author="Avv. Rosario Panzariello" w:date="2026-09-14T13:04:00Z">
              <w:rPr>
                <w:rFonts w:ascii="Verdana" w:hAnsi="Verdana"/>
                <w:sz w:val="20"/>
                <w:szCs w:val="20"/>
              </w:rPr>
            </w:rPrChange>
          </w:rPr>
          <w:delText xml:space="preserve"> fosse inferiore al Prezzo di riserva</w:delText>
        </w:r>
        <w:r w:rsidR="5918095C" w:rsidRPr="00E0236A" w:rsidDel="00E0236A">
          <w:rPr>
            <w:rFonts w:ascii="Verdana" w:hAnsi="Verdana"/>
            <w:sz w:val="20"/>
            <w:szCs w:val="20"/>
            <w:highlight w:val="yellow"/>
            <w:rPrChange w:id="2046" w:author="Avv. Rosario Panzariello" w:date="2026-09-14T13:04:00Z">
              <w:rPr>
                <w:rFonts w:ascii="Verdana" w:hAnsi="Verdana"/>
                <w:sz w:val="20"/>
                <w:szCs w:val="20"/>
              </w:rPr>
            </w:rPrChange>
          </w:rPr>
          <w:delText xml:space="preserve"> </w:delText>
        </w:r>
        <w:r w:rsidRPr="00E0236A" w:rsidDel="00E0236A">
          <w:rPr>
            <w:rFonts w:ascii="Verdana" w:hAnsi="Verdana"/>
            <w:sz w:val="20"/>
            <w:szCs w:val="20"/>
            <w:highlight w:val="yellow"/>
            <w:rPrChange w:id="2047" w:author="Avv. Rosario Panzariello" w:date="2026-09-14T13:04:00Z">
              <w:rPr>
                <w:rFonts w:ascii="Verdana" w:hAnsi="Verdana"/>
                <w:sz w:val="20"/>
                <w:szCs w:val="20"/>
              </w:rPr>
            </w:rPrChange>
          </w:rPr>
          <w:delText xml:space="preserve">(e il Venditore non </w:delText>
        </w:r>
        <w:r w:rsidR="690C907F" w:rsidRPr="00E0236A" w:rsidDel="00E0236A">
          <w:rPr>
            <w:rFonts w:ascii="Verdana" w:hAnsi="Verdana"/>
            <w:sz w:val="20"/>
            <w:szCs w:val="20"/>
            <w:highlight w:val="yellow"/>
            <w:rPrChange w:id="2048" w:author="Avv. Rosario Panzariello" w:date="2026-09-14T13:04:00Z">
              <w:rPr>
                <w:rFonts w:ascii="Verdana" w:hAnsi="Verdana"/>
                <w:sz w:val="20"/>
                <w:szCs w:val="20"/>
              </w:rPr>
            </w:rPrChange>
          </w:rPr>
          <w:delText>l’</w:delText>
        </w:r>
        <w:r w:rsidRPr="00E0236A" w:rsidDel="00E0236A">
          <w:rPr>
            <w:rFonts w:ascii="Verdana" w:hAnsi="Verdana"/>
            <w:sz w:val="20"/>
            <w:szCs w:val="20"/>
            <w:highlight w:val="yellow"/>
            <w:rPrChange w:id="2049" w:author="Avv. Rosario Panzariello" w:date="2026-09-14T13:04:00Z">
              <w:rPr>
                <w:rFonts w:ascii="Verdana" w:hAnsi="Verdana"/>
                <w:sz w:val="20"/>
                <w:szCs w:val="20"/>
              </w:rPr>
            </w:rPrChange>
          </w:rPr>
          <w:delText xml:space="preserve">accettasse), </w:delText>
        </w:r>
        <w:r w:rsidR="006013BB" w:rsidRPr="00E0236A" w:rsidDel="00E0236A">
          <w:rPr>
            <w:rFonts w:ascii="Verdana" w:hAnsi="Verdana"/>
            <w:sz w:val="20"/>
            <w:szCs w:val="20"/>
            <w:highlight w:val="yellow"/>
            <w:rPrChange w:id="2050" w:author="Avv. Rosario Panzariello" w:date="2026-09-14T13:04:00Z">
              <w:rPr>
                <w:rFonts w:ascii="Verdana" w:hAnsi="Verdana"/>
                <w:sz w:val="20"/>
                <w:szCs w:val="20"/>
              </w:rPr>
            </w:rPrChange>
          </w:rPr>
          <w:delText>Fleequid avrà il diritto, salvo diverso accordo con il Venditore, di riproporre il Veicolo in Asta per ulteriori tentativi, entro il periodo minimo di validità dell'impegno di vendita del Venditore</w:delText>
        </w:r>
        <w:r w:rsidR="007311CE" w:rsidRPr="00E0236A" w:rsidDel="00E0236A">
          <w:rPr>
            <w:rFonts w:ascii="Verdana" w:hAnsi="Verdana"/>
            <w:sz w:val="20"/>
            <w:szCs w:val="20"/>
            <w:highlight w:val="yellow"/>
            <w:rPrChange w:id="2051" w:author="Avv. Rosario Panzariello" w:date="2026-09-14T13:04:00Z">
              <w:rPr>
                <w:rFonts w:ascii="Verdana" w:hAnsi="Verdana"/>
                <w:sz w:val="20"/>
                <w:szCs w:val="20"/>
              </w:rPr>
            </w:rPrChange>
          </w:rPr>
          <w:delText xml:space="preserve"> (art. 6.8)</w:delText>
        </w:r>
        <w:r w:rsidRPr="00E0236A" w:rsidDel="00E0236A">
          <w:rPr>
            <w:rFonts w:ascii="Verdana" w:hAnsi="Verdana"/>
            <w:sz w:val="20"/>
            <w:szCs w:val="20"/>
            <w:highlight w:val="yellow"/>
            <w:rPrChange w:id="2052" w:author="Avv. Rosario Panzariello" w:date="2026-09-14T13:04:00Z">
              <w:rPr>
                <w:rFonts w:ascii="Verdana" w:hAnsi="Verdana"/>
                <w:sz w:val="20"/>
                <w:szCs w:val="20"/>
              </w:rPr>
            </w:rPrChange>
          </w:rPr>
          <w:delText>.</w:delText>
        </w:r>
        <w:r w:rsidR="00315590" w:rsidRPr="00E0236A" w:rsidDel="00E0236A">
          <w:rPr>
            <w:rFonts w:ascii="Verdana" w:hAnsi="Verdana"/>
            <w:sz w:val="20"/>
            <w:szCs w:val="20"/>
            <w:highlight w:val="yellow"/>
            <w:rPrChange w:id="2053" w:author="Avv. Rosario Panzariello" w:date="2026-09-14T13:04:00Z">
              <w:rPr>
                <w:rFonts w:ascii="Verdana" w:hAnsi="Verdana"/>
                <w:sz w:val="20"/>
                <w:szCs w:val="20"/>
              </w:rPr>
            </w:rPrChange>
          </w:rPr>
          <w:delText xml:space="preserve"> </w:delText>
        </w:r>
        <w:r w:rsidRPr="00E0236A" w:rsidDel="00E0236A">
          <w:rPr>
            <w:rFonts w:ascii="Verdana" w:hAnsi="Verdana"/>
            <w:sz w:val="20"/>
            <w:szCs w:val="20"/>
            <w:highlight w:val="yellow"/>
            <w:rPrChange w:id="2054" w:author="Avv. Rosario Panzariello" w:date="2026-09-14T13:04:00Z">
              <w:rPr>
                <w:rFonts w:ascii="Verdana" w:hAnsi="Verdana"/>
                <w:sz w:val="20"/>
                <w:szCs w:val="20"/>
              </w:rPr>
            </w:rPrChange>
          </w:rPr>
          <w:delText xml:space="preserve"> </w:delText>
        </w:r>
        <w:r w:rsidR="006013BB" w:rsidRPr="00E0236A" w:rsidDel="00E0236A">
          <w:rPr>
            <w:rFonts w:ascii="Verdana" w:hAnsi="Verdana"/>
            <w:sz w:val="20"/>
            <w:szCs w:val="20"/>
            <w:highlight w:val="yellow"/>
            <w:rPrChange w:id="2055" w:author="Avv. Rosario Panzariello" w:date="2026-09-14T13:04:00Z">
              <w:rPr>
                <w:rFonts w:ascii="Verdana" w:hAnsi="Verdana"/>
                <w:sz w:val="20"/>
                <w:szCs w:val="20"/>
              </w:rPr>
            </w:rPrChange>
          </w:rPr>
          <w:delText>Durante tale periodo, Fleequid potrà programmare un numero discrezionale di Aste e, se necessario, modificare la Base d’asta</w:delText>
        </w:r>
        <w:r w:rsidR="00F248AF" w:rsidRPr="00E0236A" w:rsidDel="00E0236A">
          <w:rPr>
            <w:rFonts w:ascii="Verdana" w:hAnsi="Verdana"/>
            <w:sz w:val="20"/>
            <w:szCs w:val="20"/>
            <w:highlight w:val="yellow"/>
            <w:rPrChange w:id="2056" w:author="Avv. Rosario Panzariello" w:date="2026-09-14T13:04:00Z">
              <w:rPr>
                <w:rFonts w:ascii="Verdana" w:hAnsi="Verdana"/>
                <w:sz w:val="20"/>
                <w:szCs w:val="20"/>
              </w:rPr>
            </w:rPrChange>
          </w:rPr>
          <w:delText xml:space="preserve"> o tipologia di Asta (art.7.8)</w:delText>
        </w:r>
        <w:r w:rsidR="006013BB" w:rsidRPr="00E0236A" w:rsidDel="00E0236A">
          <w:rPr>
            <w:rFonts w:ascii="Verdana" w:hAnsi="Verdana"/>
            <w:sz w:val="20"/>
            <w:szCs w:val="20"/>
            <w:highlight w:val="yellow"/>
            <w:rPrChange w:id="2057" w:author="Avv. Rosario Panzariello" w:date="2026-09-14T13:04:00Z">
              <w:rPr>
                <w:rFonts w:ascii="Verdana" w:hAnsi="Verdana"/>
                <w:sz w:val="20"/>
                <w:szCs w:val="20"/>
              </w:rPr>
            </w:rPrChange>
          </w:rPr>
          <w:delText xml:space="preserve">. Inoltre, </w:delText>
        </w:r>
        <w:r w:rsidRPr="00E0236A" w:rsidDel="00E0236A">
          <w:rPr>
            <w:rFonts w:ascii="Verdana" w:hAnsi="Verdana"/>
            <w:sz w:val="20"/>
            <w:szCs w:val="20"/>
            <w:highlight w:val="yellow"/>
            <w:rPrChange w:id="2058" w:author="Avv. Rosario Panzariello" w:date="2026-09-14T13:04:00Z">
              <w:rPr>
                <w:rFonts w:ascii="Verdana" w:hAnsi="Verdana"/>
                <w:sz w:val="20"/>
                <w:szCs w:val="20"/>
              </w:rPr>
            </w:rPrChange>
          </w:rPr>
          <w:delText xml:space="preserve">potrà contattare il Venditore per concordare una possibile riduzione del </w:delText>
        </w:r>
        <w:r w:rsidR="2EE93671" w:rsidRPr="00E0236A" w:rsidDel="00E0236A">
          <w:rPr>
            <w:rFonts w:ascii="Verdana" w:hAnsi="Verdana"/>
            <w:sz w:val="20"/>
            <w:szCs w:val="20"/>
            <w:highlight w:val="yellow"/>
            <w:rPrChange w:id="2059" w:author="Avv. Rosario Panzariello" w:date="2026-09-14T13:04:00Z">
              <w:rPr>
                <w:rFonts w:ascii="Verdana" w:hAnsi="Verdana"/>
                <w:sz w:val="20"/>
                <w:szCs w:val="20"/>
              </w:rPr>
            </w:rPrChange>
          </w:rPr>
          <w:delText>PMIV</w:delText>
        </w:r>
        <w:r w:rsidR="00E74A39" w:rsidRPr="00E0236A" w:rsidDel="00E0236A">
          <w:rPr>
            <w:rFonts w:ascii="Verdana" w:hAnsi="Verdana"/>
            <w:sz w:val="20"/>
            <w:szCs w:val="20"/>
            <w:highlight w:val="yellow"/>
            <w:rPrChange w:id="2060" w:author="Avv. Rosario Panzariello" w:date="2026-09-14T13:04:00Z">
              <w:rPr>
                <w:rFonts w:ascii="Verdana" w:hAnsi="Verdana"/>
                <w:sz w:val="20"/>
                <w:szCs w:val="20"/>
              </w:rPr>
            </w:rPrChange>
          </w:rPr>
          <w:delText>,</w:delText>
        </w:r>
        <w:r w:rsidR="10F1B7B6" w:rsidRPr="00E0236A" w:rsidDel="00E0236A">
          <w:rPr>
            <w:rFonts w:ascii="Verdana" w:hAnsi="Verdana"/>
            <w:sz w:val="20"/>
            <w:szCs w:val="20"/>
            <w:highlight w:val="yellow"/>
            <w:rPrChange w:id="2061" w:author="Avv. Rosario Panzariello" w:date="2026-09-14T13:04:00Z">
              <w:rPr>
                <w:rFonts w:ascii="Verdana" w:hAnsi="Verdana"/>
                <w:sz w:val="20"/>
                <w:szCs w:val="20"/>
              </w:rPr>
            </w:rPrChange>
          </w:rPr>
          <w:delText xml:space="preserve"> provvedendo </w:delText>
        </w:r>
        <w:r w:rsidR="787A559A" w:rsidRPr="00E0236A" w:rsidDel="00E0236A">
          <w:rPr>
            <w:rFonts w:ascii="Verdana" w:hAnsi="Verdana"/>
            <w:sz w:val="20"/>
            <w:szCs w:val="20"/>
            <w:highlight w:val="yellow"/>
            <w:rPrChange w:id="2062" w:author="Avv. Rosario Panzariello" w:date="2026-09-14T13:04:00Z">
              <w:rPr>
                <w:rFonts w:ascii="Verdana" w:hAnsi="Verdana"/>
                <w:sz w:val="20"/>
                <w:szCs w:val="20"/>
              </w:rPr>
            </w:rPrChange>
          </w:rPr>
          <w:delText xml:space="preserve">conseguentemente </w:delText>
        </w:r>
        <w:r w:rsidR="10F1B7B6" w:rsidRPr="00E0236A" w:rsidDel="00E0236A">
          <w:rPr>
            <w:rFonts w:ascii="Verdana" w:hAnsi="Verdana"/>
            <w:sz w:val="20"/>
            <w:szCs w:val="20"/>
            <w:highlight w:val="yellow"/>
            <w:rPrChange w:id="2063" w:author="Avv. Rosario Panzariello" w:date="2026-09-14T13:04:00Z">
              <w:rPr>
                <w:rFonts w:ascii="Verdana" w:hAnsi="Verdana"/>
                <w:sz w:val="20"/>
                <w:szCs w:val="20"/>
              </w:rPr>
            </w:rPrChange>
          </w:rPr>
          <w:delText>Fleequid a ricalcolare il Prezzo di riserva.</w:delText>
        </w:r>
        <w:r w:rsidR="00E74A39" w:rsidRPr="00E0236A" w:rsidDel="00E0236A">
          <w:rPr>
            <w:rFonts w:ascii="Verdana" w:hAnsi="Verdana"/>
            <w:sz w:val="20"/>
            <w:szCs w:val="20"/>
            <w:highlight w:val="yellow"/>
            <w:rPrChange w:id="2064" w:author="Avv. Rosario Panzariello" w:date="2026-09-14T13:04:00Z">
              <w:rPr>
                <w:rFonts w:ascii="Verdana" w:hAnsi="Verdana"/>
                <w:sz w:val="20"/>
                <w:szCs w:val="20"/>
              </w:rPr>
            </w:rPrChange>
          </w:rPr>
          <w:delText xml:space="preserve"> </w:delText>
        </w:r>
        <w:r w:rsidR="0EDCA527" w:rsidRPr="00E0236A" w:rsidDel="00E0236A">
          <w:rPr>
            <w:rFonts w:ascii="Verdana" w:hAnsi="Verdana"/>
            <w:sz w:val="20"/>
            <w:szCs w:val="20"/>
            <w:highlight w:val="yellow"/>
            <w:rPrChange w:id="2065" w:author="Avv. Rosario Panzariello" w:date="2026-09-14T13:04:00Z">
              <w:rPr>
                <w:rFonts w:ascii="Verdana" w:hAnsi="Verdana"/>
                <w:sz w:val="20"/>
                <w:szCs w:val="20"/>
              </w:rPr>
            </w:rPrChange>
          </w:rPr>
          <w:delText>Resta inteso che</w:delText>
        </w:r>
        <w:r w:rsidR="00E74A39" w:rsidRPr="00E0236A" w:rsidDel="00E0236A">
          <w:rPr>
            <w:rFonts w:ascii="Verdana" w:hAnsi="Verdana"/>
            <w:sz w:val="20"/>
            <w:szCs w:val="20"/>
            <w:highlight w:val="yellow"/>
            <w:rPrChange w:id="2066" w:author="Avv. Rosario Panzariello" w:date="2026-09-14T13:04:00Z">
              <w:rPr>
                <w:rFonts w:ascii="Verdana" w:hAnsi="Verdana"/>
                <w:sz w:val="20"/>
                <w:szCs w:val="20"/>
              </w:rPr>
            </w:rPrChange>
          </w:rPr>
          <w:delText xml:space="preserve"> </w:delText>
        </w:r>
        <w:r w:rsidR="76759963" w:rsidRPr="00E0236A" w:rsidDel="00E0236A">
          <w:rPr>
            <w:rFonts w:ascii="Verdana" w:hAnsi="Verdana"/>
            <w:sz w:val="20"/>
            <w:szCs w:val="20"/>
            <w:highlight w:val="yellow"/>
            <w:rPrChange w:id="2067" w:author="Avv. Rosario Panzariello" w:date="2026-09-14T13:04:00Z">
              <w:rPr>
                <w:rFonts w:ascii="Verdana" w:hAnsi="Verdana"/>
                <w:sz w:val="20"/>
                <w:szCs w:val="20"/>
              </w:rPr>
            </w:rPrChange>
          </w:rPr>
          <w:delText xml:space="preserve">la </w:delText>
        </w:r>
        <w:r w:rsidR="00E74A39" w:rsidRPr="00E0236A" w:rsidDel="00E0236A">
          <w:rPr>
            <w:rFonts w:ascii="Verdana" w:hAnsi="Verdana"/>
            <w:sz w:val="20"/>
            <w:szCs w:val="20"/>
            <w:highlight w:val="yellow"/>
            <w:rPrChange w:id="2068" w:author="Avv. Rosario Panzariello" w:date="2026-09-14T13:04:00Z">
              <w:rPr>
                <w:rFonts w:ascii="Verdana" w:hAnsi="Verdana"/>
                <w:sz w:val="20"/>
                <w:szCs w:val="20"/>
              </w:rPr>
            </w:rPrChange>
          </w:rPr>
          <w:delText>decisione finale in merito a</w:delText>
        </w:r>
        <w:r w:rsidR="28EB28AA" w:rsidRPr="00E0236A" w:rsidDel="00E0236A">
          <w:rPr>
            <w:rFonts w:ascii="Verdana" w:hAnsi="Verdana"/>
            <w:sz w:val="20"/>
            <w:szCs w:val="20"/>
            <w:highlight w:val="yellow"/>
            <w:rPrChange w:id="2069" w:author="Avv. Rosario Panzariello" w:date="2026-09-14T13:04:00Z">
              <w:rPr>
                <w:rFonts w:ascii="Verdana" w:hAnsi="Verdana"/>
                <w:sz w:val="20"/>
                <w:szCs w:val="20"/>
              </w:rPr>
            </w:rPrChange>
          </w:rPr>
          <w:delText>lla</w:delText>
        </w:r>
        <w:r w:rsidR="00E74A39" w:rsidRPr="00E0236A" w:rsidDel="00E0236A">
          <w:rPr>
            <w:rFonts w:ascii="Verdana" w:hAnsi="Verdana"/>
            <w:sz w:val="20"/>
            <w:szCs w:val="20"/>
            <w:highlight w:val="yellow"/>
            <w:rPrChange w:id="2070" w:author="Avv. Rosario Panzariello" w:date="2026-09-14T13:04:00Z">
              <w:rPr>
                <w:rFonts w:ascii="Verdana" w:hAnsi="Verdana"/>
                <w:sz w:val="20"/>
                <w:szCs w:val="20"/>
              </w:rPr>
            </w:rPrChange>
          </w:rPr>
          <w:delText xml:space="preserve"> riduzione </w:delText>
        </w:r>
        <w:r w:rsidR="7D58E6F3" w:rsidRPr="00E0236A" w:rsidDel="00E0236A">
          <w:rPr>
            <w:rFonts w:ascii="Verdana" w:hAnsi="Verdana"/>
            <w:sz w:val="20"/>
            <w:szCs w:val="20"/>
            <w:highlight w:val="yellow"/>
            <w:rPrChange w:id="2071" w:author="Avv. Rosario Panzariello" w:date="2026-09-14T13:04:00Z">
              <w:rPr>
                <w:rFonts w:ascii="Verdana" w:hAnsi="Verdana"/>
                <w:sz w:val="20"/>
                <w:szCs w:val="20"/>
              </w:rPr>
            </w:rPrChange>
          </w:rPr>
          <w:delText xml:space="preserve">del PMIV </w:delText>
        </w:r>
        <w:r w:rsidR="00E74A39" w:rsidRPr="00E0236A" w:rsidDel="00E0236A">
          <w:rPr>
            <w:rFonts w:ascii="Verdana" w:hAnsi="Verdana"/>
            <w:sz w:val="20"/>
            <w:szCs w:val="20"/>
            <w:highlight w:val="yellow"/>
            <w:rPrChange w:id="2072" w:author="Avv. Rosario Panzariello" w:date="2026-09-14T13:04:00Z">
              <w:rPr>
                <w:rFonts w:ascii="Verdana" w:hAnsi="Verdana"/>
                <w:sz w:val="20"/>
                <w:szCs w:val="20"/>
              </w:rPr>
            </w:rPrChange>
          </w:rPr>
          <w:delText>spetta esclusivamente al Venditore</w:delText>
        </w:r>
        <w:r w:rsidRPr="00E0236A" w:rsidDel="00E0236A">
          <w:rPr>
            <w:rFonts w:ascii="Verdana" w:hAnsi="Verdana"/>
            <w:sz w:val="20"/>
            <w:szCs w:val="20"/>
            <w:highlight w:val="yellow"/>
            <w:rPrChange w:id="2073" w:author="Avv. Rosario Panzariello" w:date="2026-09-14T13:04:00Z">
              <w:rPr>
                <w:rFonts w:ascii="Verdana" w:hAnsi="Verdana"/>
                <w:sz w:val="20"/>
                <w:szCs w:val="20"/>
              </w:rPr>
            </w:rPrChange>
          </w:rPr>
          <w:delText>.</w:delText>
        </w:r>
        <w:r w:rsidR="004829BE" w:rsidRPr="00E0236A" w:rsidDel="00E0236A">
          <w:rPr>
            <w:rFonts w:ascii="Verdana" w:hAnsi="Verdana"/>
            <w:sz w:val="20"/>
            <w:szCs w:val="20"/>
            <w:highlight w:val="yellow"/>
            <w:rPrChange w:id="2074" w:author="Avv. Rosario Panzariello" w:date="2026-09-14T13:04:00Z">
              <w:rPr>
                <w:rFonts w:ascii="Verdana" w:hAnsi="Verdana"/>
                <w:sz w:val="20"/>
                <w:szCs w:val="20"/>
              </w:rPr>
            </w:rPrChange>
          </w:rPr>
          <w:delText xml:space="preserve"> </w:delText>
        </w:r>
        <w:bookmarkStart w:id="2075" w:name="_Toc240781605"/>
        <w:bookmarkStart w:id="2076" w:name="_Toc241316647"/>
        <w:bookmarkStart w:id="2077" w:name="_Toc241316764"/>
        <w:bookmarkStart w:id="2078" w:name="_Toc241316936"/>
        <w:bookmarkStart w:id="2079" w:name="_Toc241317079"/>
        <w:bookmarkEnd w:id="2075"/>
        <w:bookmarkEnd w:id="2076"/>
        <w:bookmarkEnd w:id="2077"/>
        <w:bookmarkEnd w:id="2078"/>
        <w:bookmarkEnd w:id="2079"/>
      </w:del>
    </w:p>
    <w:p w14:paraId="4A7C3BB5" w14:textId="2402844F" w:rsidR="005C4B18" w:rsidRPr="00E0236A" w:rsidDel="00E0236A" w:rsidRDefault="005C4B18" w:rsidP="006605B4">
      <w:pPr>
        <w:pStyle w:val="Paragrafoelenco"/>
        <w:numPr>
          <w:ilvl w:val="1"/>
          <w:numId w:val="1"/>
        </w:numPr>
        <w:spacing w:line="360" w:lineRule="auto"/>
        <w:ind w:left="0" w:firstLine="0"/>
        <w:jc w:val="both"/>
        <w:rPr>
          <w:del w:id="2080" w:author="Avv. Rosario Panzariello" w:date="2026-09-14T13:04:00Z"/>
          <w:rFonts w:ascii="Verdana" w:eastAsia="Calibri" w:hAnsi="Verdana" w:cs="Arial"/>
          <w:sz w:val="20"/>
          <w:szCs w:val="20"/>
          <w:highlight w:val="yellow"/>
          <w:rPrChange w:id="2081" w:author="Avv. Rosario Panzariello" w:date="2026-09-14T13:04:00Z">
            <w:rPr>
              <w:del w:id="2082" w:author="Avv. Rosario Panzariello" w:date="2026-09-14T13:04:00Z"/>
              <w:rFonts w:ascii="Verdana" w:eastAsia="Calibri" w:hAnsi="Verdana" w:cs="Arial"/>
              <w:sz w:val="20"/>
              <w:szCs w:val="20"/>
            </w:rPr>
          </w:rPrChange>
        </w:rPr>
      </w:pPr>
      <w:del w:id="2083" w:author="Avv. Rosario Panzariello" w:date="2026-09-14T13:04:00Z">
        <w:r w:rsidRPr="00E0236A" w:rsidDel="00E0236A">
          <w:rPr>
            <w:rFonts w:ascii="Verdana" w:hAnsi="Verdana"/>
            <w:sz w:val="20"/>
            <w:szCs w:val="20"/>
            <w:highlight w:val="yellow"/>
            <w:rPrChange w:id="2084" w:author="Avv. Rosario Panzariello" w:date="2026-09-14T13:04:00Z">
              <w:rPr>
                <w:rFonts w:ascii="Verdana" w:hAnsi="Verdana"/>
                <w:sz w:val="20"/>
                <w:szCs w:val="20"/>
              </w:rPr>
            </w:rPrChange>
          </w:rPr>
          <w:delText xml:space="preserve">Resta inteso che, </w:delText>
        </w:r>
        <w:r w:rsidR="00E74A39" w:rsidRPr="00E0236A" w:rsidDel="00E0236A">
          <w:rPr>
            <w:rFonts w:ascii="Verdana" w:hAnsi="Verdana"/>
            <w:sz w:val="20"/>
            <w:szCs w:val="20"/>
            <w:highlight w:val="yellow"/>
            <w:rPrChange w:id="2085" w:author="Avv. Rosario Panzariello" w:date="2026-09-14T13:04:00Z">
              <w:rPr>
                <w:rFonts w:ascii="Verdana" w:hAnsi="Verdana"/>
                <w:sz w:val="20"/>
                <w:szCs w:val="20"/>
              </w:rPr>
            </w:rPrChange>
          </w:rPr>
          <w:delText>qualora i Veicoli non venissero aggiudicati al termine dei tentativi di vendita previsti nell'articolo 6.12)</w:delText>
        </w:r>
        <w:r w:rsidRPr="00E0236A" w:rsidDel="00E0236A">
          <w:rPr>
            <w:rFonts w:ascii="Verdana" w:hAnsi="Verdana"/>
            <w:sz w:val="20"/>
            <w:szCs w:val="20"/>
            <w:highlight w:val="yellow"/>
            <w:rPrChange w:id="2086" w:author="Avv. Rosario Panzariello" w:date="2026-09-14T13:04:00Z">
              <w:rPr>
                <w:rFonts w:ascii="Verdana" w:hAnsi="Verdana"/>
                <w:sz w:val="20"/>
                <w:szCs w:val="20"/>
              </w:rPr>
            </w:rPrChange>
          </w:rPr>
          <w:delText xml:space="preserve">, e </w:delText>
        </w:r>
        <w:r w:rsidR="00E16823" w:rsidRPr="00E0236A" w:rsidDel="00E0236A">
          <w:rPr>
            <w:rFonts w:ascii="Verdana" w:hAnsi="Verdana"/>
            <w:sz w:val="20"/>
            <w:szCs w:val="20"/>
            <w:highlight w:val="yellow"/>
            <w:rPrChange w:id="2087" w:author="Avv. Rosario Panzariello" w:date="2026-09-14T13:04:00Z">
              <w:rPr>
                <w:rFonts w:ascii="Verdana" w:hAnsi="Verdana"/>
                <w:sz w:val="20"/>
                <w:szCs w:val="20"/>
              </w:rPr>
            </w:rPrChange>
          </w:rPr>
          <w:delText xml:space="preserve">a condizione che </w:delText>
        </w:r>
        <w:r w:rsidR="009B20ED" w:rsidRPr="00E0236A" w:rsidDel="00E0236A">
          <w:rPr>
            <w:rFonts w:ascii="Verdana" w:hAnsi="Verdana"/>
            <w:sz w:val="20"/>
            <w:szCs w:val="20"/>
            <w:highlight w:val="yellow"/>
            <w:rPrChange w:id="2088" w:author="Avv. Rosario Panzariello" w:date="2026-09-14T13:04:00Z">
              <w:rPr>
                <w:rFonts w:ascii="Verdana" w:hAnsi="Verdana"/>
                <w:sz w:val="20"/>
                <w:szCs w:val="20"/>
              </w:rPr>
            </w:rPrChange>
          </w:rPr>
          <w:delText>il periodo di validità dell'Impegno di vendita</w:delText>
        </w:r>
        <w:r w:rsidR="00EB5BC7" w:rsidRPr="00E0236A" w:rsidDel="00E0236A">
          <w:rPr>
            <w:rFonts w:ascii="Verdana" w:hAnsi="Verdana"/>
            <w:sz w:val="20"/>
            <w:szCs w:val="20"/>
            <w:highlight w:val="yellow"/>
            <w:rPrChange w:id="2089" w:author="Avv. Rosario Panzariello" w:date="2026-09-14T13:04:00Z">
              <w:rPr>
                <w:rFonts w:ascii="Verdana" w:hAnsi="Verdana"/>
                <w:sz w:val="20"/>
                <w:szCs w:val="20"/>
              </w:rPr>
            </w:rPrChange>
          </w:rPr>
          <w:delText xml:space="preserve"> a favore di Fleequid</w:delText>
        </w:r>
        <w:r w:rsidR="00877E17" w:rsidRPr="00E0236A" w:rsidDel="00E0236A">
          <w:rPr>
            <w:rFonts w:ascii="Verdana" w:hAnsi="Verdana"/>
            <w:sz w:val="20"/>
            <w:szCs w:val="20"/>
            <w:highlight w:val="yellow"/>
            <w:rPrChange w:id="2090" w:author="Avv. Rosario Panzariello" w:date="2026-09-14T13:04:00Z">
              <w:rPr>
                <w:rFonts w:ascii="Verdana" w:hAnsi="Verdana"/>
                <w:sz w:val="20"/>
                <w:szCs w:val="20"/>
              </w:rPr>
            </w:rPrChange>
          </w:rPr>
          <w:delText xml:space="preserve"> sia terminato</w:delText>
        </w:r>
        <w:r w:rsidR="00EB5BC7" w:rsidRPr="00E0236A" w:rsidDel="00E0236A">
          <w:rPr>
            <w:rFonts w:ascii="Verdana" w:hAnsi="Verdana"/>
            <w:sz w:val="20"/>
            <w:szCs w:val="20"/>
            <w:highlight w:val="yellow"/>
            <w:rPrChange w:id="2091" w:author="Avv. Rosario Panzariello" w:date="2026-09-14T13:04:00Z">
              <w:rPr>
                <w:rFonts w:ascii="Verdana" w:hAnsi="Verdana"/>
                <w:sz w:val="20"/>
                <w:szCs w:val="20"/>
              </w:rPr>
            </w:rPrChange>
          </w:rPr>
          <w:delText xml:space="preserve"> (6.8)</w:delText>
        </w:r>
        <w:r w:rsidRPr="00E0236A" w:rsidDel="00E0236A">
          <w:rPr>
            <w:rFonts w:ascii="Verdana" w:hAnsi="Verdana"/>
            <w:sz w:val="20"/>
            <w:szCs w:val="20"/>
            <w:highlight w:val="yellow"/>
            <w:rPrChange w:id="2092" w:author="Avv. Rosario Panzariello" w:date="2026-09-14T13:04:00Z">
              <w:rPr>
                <w:rFonts w:ascii="Verdana" w:hAnsi="Verdana"/>
                <w:sz w:val="20"/>
                <w:szCs w:val="20"/>
              </w:rPr>
            </w:rPrChange>
          </w:rPr>
          <w:delText xml:space="preserve">, il Venditore potrà autonomamente provvedere alla vendita dei Veicoli con qualsiasi altro canale, </w:delText>
        </w:r>
        <w:r w:rsidR="005C5401" w:rsidRPr="00E0236A" w:rsidDel="00E0236A">
          <w:rPr>
            <w:rFonts w:ascii="Verdana" w:hAnsi="Verdana"/>
            <w:sz w:val="20"/>
            <w:szCs w:val="20"/>
            <w:highlight w:val="yellow"/>
            <w:rPrChange w:id="2093" w:author="Avv. Rosario Panzariello" w:date="2026-09-14T13:04:00Z">
              <w:rPr>
                <w:rFonts w:ascii="Verdana" w:hAnsi="Verdana"/>
                <w:sz w:val="20"/>
                <w:szCs w:val="20"/>
              </w:rPr>
            </w:rPrChange>
          </w:rPr>
          <w:delText xml:space="preserve">senza alcun vincolo di prezzo minimo e nei confronti di qualsiasi soggetto. </w:delText>
        </w:r>
        <w:r w:rsidR="00E6365A" w:rsidRPr="00E0236A" w:rsidDel="00E0236A">
          <w:rPr>
            <w:rFonts w:ascii="Verdana" w:hAnsi="Verdana"/>
            <w:sz w:val="20"/>
            <w:szCs w:val="20"/>
            <w:highlight w:val="yellow"/>
            <w:rPrChange w:id="2094" w:author="Avv. Rosario Panzariello" w:date="2026-09-14T13:04:00Z">
              <w:rPr>
                <w:rFonts w:ascii="Verdana" w:hAnsi="Verdana"/>
                <w:sz w:val="20"/>
                <w:szCs w:val="20"/>
              </w:rPr>
            </w:rPrChange>
          </w:rPr>
          <w:delText>Il Venditore si impegna, in ogni caso, a non porre in essere comportamenti idonei ad aggirare l’intermediazione di Fleequid durante la vigenza dell’Impegno di vendita di cui all’art. 6.8, né ad utilizzare informazioni acquisite tramite il Marketplace per concludere vendite</w:delText>
        </w:r>
        <w:r w:rsidR="00523BD1" w:rsidRPr="00E0236A" w:rsidDel="00E0236A">
          <w:rPr>
            <w:rFonts w:ascii="Verdana" w:hAnsi="Verdana"/>
            <w:sz w:val="20"/>
            <w:szCs w:val="20"/>
            <w:highlight w:val="yellow"/>
            <w:rPrChange w:id="2095" w:author="Avv. Rosario Panzariello" w:date="2026-09-14T13:04:00Z">
              <w:rPr>
                <w:rFonts w:ascii="Verdana" w:hAnsi="Verdana"/>
                <w:sz w:val="20"/>
                <w:szCs w:val="20"/>
              </w:rPr>
            </w:rPrChange>
          </w:rPr>
          <w:delText xml:space="preserve"> direttamente o indirettamente con soggetti entrati in contatto con il Venditore tramite</w:delText>
        </w:r>
        <w:r w:rsidR="00615789" w:rsidRPr="00E0236A" w:rsidDel="00E0236A">
          <w:rPr>
            <w:rFonts w:ascii="Verdana" w:hAnsi="Verdana"/>
            <w:sz w:val="20"/>
            <w:szCs w:val="20"/>
            <w:highlight w:val="yellow"/>
            <w:rPrChange w:id="2096" w:author="Avv. Rosario Panzariello" w:date="2026-09-14T13:04:00Z">
              <w:rPr>
                <w:rFonts w:ascii="Verdana" w:hAnsi="Verdana"/>
                <w:sz w:val="20"/>
                <w:szCs w:val="20"/>
              </w:rPr>
            </w:rPrChange>
          </w:rPr>
          <w:delText xml:space="preserve"> il Marketplace o per il tramite di Fleequid,</w:delText>
        </w:r>
        <w:r w:rsidR="00E6365A" w:rsidRPr="00E0236A" w:rsidDel="00E0236A">
          <w:rPr>
            <w:rFonts w:ascii="Verdana" w:hAnsi="Verdana"/>
            <w:sz w:val="20"/>
            <w:szCs w:val="20"/>
            <w:highlight w:val="yellow"/>
            <w:rPrChange w:id="2097" w:author="Avv. Rosario Panzariello" w:date="2026-09-14T13:04:00Z">
              <w:rPr>
                <w:rFonts w:ascii="Verdana" w:hAnsi="Verdana"/>
                <w:sz w:val="20"/>
                <w:szCs w:val="20"/>
              </w:rPr>
            </w:rPrChange>
          </w:rPr>
          <w:delText xml:space="preserve"> in violazione di quanto sopra.</w:delText>
        </w:r>
        <w:r w:rsidRPr="00E0236A" w:rsidDel="00E0236A">
          <w:rPr>
            <w:rFonts w:ascii="Verdana" w:hAnsi="Verdana"/>
            <w:sz w:val="20"/>
            <w:szCs w:val="20"/>
            <w:highlight w:val="yellow"/>
            <w:rPrChange w:id="2098" w:author="Avv. Rosario Panzariello" w:date="2026-09-14T13:04:00Z">
              <w:rPr>
                <w:rFonts w:ascii="Verdana" w:hAnsi="Verdana"/>
                <w:sz w:val="20"/>
                <w:szCs w:val="20"/>
              </w:rPr>
            </w:rPrChange>
          </w:rPr>
          <w:delText xml:space="preserve"> In caso di violazione</w:delText>
        </w:r>
        <w:r w:rsidR="009A58AF" w:rsidRPr="00E0236A" w:rsidDel="00E0236A">
          <w:rPr>
            <w:rFonts w:ascii="Verdana" w:hAnsi="Verdana"/>
            <w:sz w:val="20"/>
            <w:szCs w:val="20"/>
            <w:highlight w:val="yellow"/>
            <w:rPrChange w:id="2099" w:author="Avv. Rosario Panzariello" w:date="2026-09-14T13:04:00Z">
              <w:rPr>
                <w:rFonts w:ascii="Verdana" w:hAnsi="Verdana"/>
                <w:sz w:val="20"/>
                <w:szCs w:val="20"/>
              </w:rPr>
            </w:rPrChange>
          </w:rPr>
          <w:delText xml:space="preserve"> </w:delText>
        </w:r>
        <w:r w:rsidR="00174527" w:rsidRPr="00E0236A" w:rsidDel="00E0236A">
          <w:rPr>
            <w:rFonts w:ascii="Verdana" w:hAnsi="Verdana"/>
            <w:sz w:val="20"/>
            <w:szCs w:val="20"/>
            <w:highlight w:val="yellow"/>
            <w:rPrChange w:id="2100" w:author="Avv. Rosario Panzariello" w:date="2026-09-14T13:04:00Z">
              <w:rPr>
                <w:rFonts w:ascii="Verdana" w:hAnsi="Verdana"/>
                <w:sz w:val="20"/>
                <w:szCs w:val="20"/>
              </w:rPr>
            </w:rPrChange>
          </w:rPr>
          <w:delText>dell’impegno da ultimo indicato</w:delText>
        </w:r>
        <w:r w:rsidRPr="00E0236A" w:rsidDel="00E0236A">
          <w:rPr>
            <w:rFonts w:ascii="Verdana" w:hAnsi="Verdana"/>
            <w:sz w:val="20"/>
            <w:szCs w:val="20"/>
            <w:highlight w:val="yellow"/>
            <w:rPrChange w:id="2101" w:author="Avv. Rosario Panzariello" w:date="2026-09-14T13:04:00Z">
              <w:rPr>
                <w:rFonts w:ascii="Verdana" w:hAnsi="Verdana"/>
                <w:sz w:val="20"/>
                <w:szCs w:val="20"/>
              </w:rPr>
            </w:rPrChange>
          </w:rPr>
          <w:delText xml:space="preserve">, Fleequid avrà diritto a </w:delText>
        </w:r>
        <w:r w:rsidR="009A58AF" w:rsidRPr="00E0236A" w:rsidDel="00E0236A">
          <w:rPr>
            <w:rFonts w:ascii="Verdana" w:hAnsi="Verdana"/>
            <w:sz w:val="20"/>
            <w:szCs w:val="20"/>
            <w:highlight w:val="yellow"/>
            <w:rPrChange w:id="2102" w:author="Avv. Rosario Panzariello" w:date="2026-09-14T13:04:00Z">
              <w:rPr>
                <w:rFonts w:ascii="Verdana" w:hAnsi="Verdana"/>
                <w:sz w:val="20"/>
                <w:szCs w:val="20"/>
              </w:rPr>
            </w:rPrChange>
          </w:rPr>
          <w:delText>richiedere ed ottenere dal Venditore, a titolo di</w:delText>
        </w:r>
        <w:r w:rsidRPr="00E0236A" w:rsidDel="00E0236A">
          <w:rPr>
            <w:rFonts w:ascii="Verdana" w:hAnsi="Verdana"/>
            <w:sz w:val="20"/>
            <w:szCs w:val="20"/>
            <w:highlight w:val="yellow"/>
            <w:rPrChange w:id="2103" w:author="Avv. Rosario Panzariello" w:date="2026-09-14T13:04:00Z">
              <w:rPr>
                <w:rFonts w:ascii="Verdana" w:hAnsi="Verdana"/>
                <w:sz w:val="20"/>
                <w:szCs w:val="20"/>
              </w:rPr>
            </w:rPrChange>
          </w:rPr>
          <w:delText xml:space="preserve"> penale</w:delText>
        </w:r>
        <w:r w:rsidR="009A58AF" w:rsidRPr="00E0236A" w:rsidDel="00E0236A">
          <w:rPr>
            <w:rFonts w:ascii="Verdana" w:hAnsi="Verdana"/>
            <w:sz w:val="20"/>
            <w:szCs w:val="20"/>
            <w:highlight w:val="yellow"/>
            <w:rPrChange w:id="2104" w:author="Avv. Rosario Panzariello" w:date="2026-09-14T13:04:00Z">
              <w:rPr>
                <w:rFonts w:ascii="Verdana" w:hAnsi="Verdana"/>
                <w:sz w:val="20"/>
                <w:szCs w:val="20"/>
              </w:rPr>
            </w:rPrChange>
          </w:rPr>
          <w:delText>, un importo</w:delText>
        </w:r>
        <w:r w:rsidRPr="00E0236A" w:rsidDel="00E0236A">
          <w:rPr>
            <w:rFonts w:ascii="Verdana" w:hAnsi="Verdana"/>
            <w:sz w:val="20"/>
            <w:szCs w:val="20"/>
            <w:highlight w:val="yellow"/>
            <w:rPrChange w:id="2105" w:author="Avv. Rosario Panzariello" w:date="2026-09-14T13:04:00Z">
              <w:rPr>
                <w:rFonts w:ascii="Verdana" w:hAnsi="Verdana"/>
                <w:sz w:val="20"/>
                <w:szCs w:val="20"/>
              </w:rPr>
            </w:rPrChange>
          </w:rPr>
          <w:delText xml:space="preserve"> pari al triplo delle Commissioni che avrebbe maturato se il Veicolo fosse stato aggiudicato alla prima Asta operata da Fleequid al Prezzo di riserva.</w:delText>
        </w:r>
        <w:r w:rsidR="00BC2188" w:rsidRPr="00E0236A" w:rsidDel="00E0236A">
          <w:rPr>
            <w:rFonts w:ascii="Verdana" w:hAnsi="Verdana"/>
            <w:sz w:val="20"/>
            <w:szCs w:val="20"/>
            <w:highlight w:val="yellow"/>
            <w:rPrChange w:id="2106" w:author="Avv. Rosario Panzariello" w:date="2026-09-14T13:04:00Z">
              <w:rPr>
                <w:rFonts w:ascii="Verdana" w:hAnsi="Verdana"/>
                <w:sz w:val="20"/>
                <w:szCs w:val="20"/>
              </w:rPr>
            </w:rPrChange>
          </w:rPr>
          <w:delText xml:space="preserve"> I divieti e gli obblighi che derivano in capo al Venditore dal presente articolo hanno una durata di 24 mesi dalla prima pubblicazione della </w:delText>
        </w:r>
        <w:r w:rsidR="00FA15AE" w:rsidRPr="00E0236A" w:rsidDel="00E0236A">
          <w:rPr>
            <w:rFonts w:ascii="Verdana" w:hAnsi="Verdana"/>
            <w:sz w:val="20"/>
            <w:szCs w:val="20"/>
            <w:highlight w:val="yellow"/>
            <w:rPrChange w:id="2107" w:author="Avv. Rosario Panzariello" w:date="2026-09-14T13:04:00Z">
              <w:rPr>
                <w:rFonts w:ascii="Verdana" w:hAnsi="Verdana"/>
                <w:sz w:val="20"/>
                <w:szCs w:val="20"/>
              </w:rPr>
            </w:rPrChange>
          </w:rPr>
          <w:delText xml:space="preserve">Scheda d’Asta relativa al </w:delText>
        </w:r>
        <w:r w:rsidR="00BC2188" w:rsidRPr="00E0236A" w:rsidDel="00E0236A">
          <w:rPr>
            <w:rFonts w:ascii="Verdana" w:hAnsi="Verdana"/>
            <w:sz w:val="20"/>
            <w:szCs w:val="20"/>
            <w:highlight w:val="yellow"/>
            <w:rPrChange w:id="2108" w:author="Avv. Rosario Panzariello" w:date="2026-09-14T13:04:00Z">
              <w:rPr>
                <w:rFonts w:ascii="Verdana" w:hAnsi="Verdana"/>
                <w:sz w:val="20"/>
                <w:szCs w:val="20"/>
              </w:rPr>
            </w:rPrChange>
          </w:rPr>
          <w:delText xml:space="preserve">Veicolo sul Marketplace. </w:delText>
        </w:r>
        <w:r w:rsidR="00D06C8C" w:rsidRPr="00E0236A" w:rsidDel="00E0236A">
          <w:rPr>
            <w:rFonts w:ascii="Verdana" w:hAnsi="Verdana"/>
            <w:sz w:val="20"/>
            <w:szCs w:val="20"/>
            <w:highlight w:val="yellow"/>
            <w:rPrChange w:id="2109" w:author="Avv. Rosario Panzariello" w:date="2026-09-14T13:04:00Z">
              <w:rPr>
                <w:rFonts w:ascii="Verdana" w:hAnsi="Verdana"/>
                <w:sz w:val="20"/>
                <w:szCs w:val="20"/>
              </w:rPr>
            </w:rPrChange>
          </w:rPr>
          <w:delText>Qualora, successivamente all’Aggiudicazione di un Veicolo, il Venditore rifiuti senza giustificato motivo di trasferire la proprietà del Veicolo a Fleequid ovvero, nei casi di Intermediario puro, direttamente all’Acquirente, il Venditore sarà tenuto a corrispondere a Fleequid una penale pari al 30% del Prezzo di aggiudicazione, fatto salvo il diritto di Fleequid e/o dell’Acquirente al risarcimento del maggior danno. Resta inteso che tale penale si applica in aggiunta alle Commissioni già maturate da Fleequid e non pregiudica la facoltà di quest’ultima di risolvere il Contratto ai sensi dell’art. 1456 c.c. o annullare la vendita.</w:delText>
        </w:r>
        <w:bookmarkStart w:id="2110" w:name="_Toc240781606"/>
        <w:bookmarkStart w:id="2111" w:name="_Toc241316648"/>
        <w:bookmarkStart w:id="2112" w:name="_Toc241316765"/>
        <w:bookmarkStart w:id="2113" w:name="_Toc241316937"/>
        <w:bookmarkStart w:id="2114" w:name="_Toc241317080"/>
        <w:bookmarkEnd w:id="2110"/>
        <w:bookmarkEnd w:id="2111"/>
        <w:bookmarkEnd w:id="2112"/>
        <w:bookmarkEnd w:id="2113"/>
        <w:bookmarkEnd w:id="2114"/>
      </w:del>
    </w:p>
    <w:p w14:paraId="743AF8E5" w14:textId="39F58C2E" w:rsidR="004340BA" w:rsidRPr="00E0236A" w:rsidDel="00152B2E" w:rsidRDefault="009A58AF" w:rsidP="00423504">
      <w:pPr>
        <w:pStyle w:val="Paragrafoelenco"/>
        <w:numPr>
          <w:ilvl w:val="1"/>
          <w:numId w:val="1"/>
        </w:numPr>
        <w:spacing w:line="360" w:lineRule="auto"/>
        <w:ind w:left="0" w:firstLine="0"/>
        <w:jc w:val="both"/>
        <w:rPr>
          <w:del w:id="2115" w:author="Avv. Rosario Panzariello" w:date="2026-09-14T13:15:00Z"/>
          <w:rFonts w:ascii="Verdana" w:eastAsia="Calibri" w:hAnsi="Verdana" w:cs="Arial"/>
          <w:sz w:val="20"/>
          <w:szCs w:val="20"/>
          <w:highlight w:val="yellow"/>
          <w:rPrChange w:id="2116" w:author="Avv. Rosario Panzariello" w:date="2026-09-14T13:04:00Z">
            <w:rPr>
              <w:del w:id="2117" w:author="Avv. Rosario Panzariello" w:date="2026-09-14T13:15:00Z"/>
              <w:rFonts w:ascii="Verdana" w:eastAsia="Calibri" w:hAnsi="Verdana" w:cs="Arial"/>
              <w:sz w:val="20"/>
              <w:szCs w:val="20"/>
            </w:rPr>
          </w:rPrChange>
        </w:rPr>
      </w:pPr>
      <w:del w:id="2118" w:author="Avv. Rosario Panzariello" w:date="2026-09-14T13:04:00Z">
        <w:r w:rsidRPr="00E0236A" w:rsidDel="00E0236A">
          <w:rPr>
            <w:rFonts w:ascii="Verdana" w:eastAsia="Calibri" w:hAnsi="Verdana" w:cs="Arial"/>
            <w:sz w:val="20"/>
            <w:szCs w:val="20"/>
            <w:highlight w:val="yellow"/>
            <w:rPrChange w:id="2119" w:author="Avv. Rosario Panzariello" w:date="2026-09-14T13:04:00Z">
              <w:rPr>
                <w:rFonts w:ascii="Verdana" w:eastAsia="Calibri" w:hAnsi="Verdana" w:cs="Arial"/>
                <w:sz w:val="20"/>
                <w:szCs w:val="20"/>
              </w:rPr>
            </w:rPrChange>
          </w:rPr>
          <w:delText xml:space="preserve">Il Venditore si impegna a manlevare e tenere indenne Fleequid, le sue controllate e/o affiliate, nonché tutti i suoi funzionari, amministratori, soci e/o azionisti, dipendenti e/o agenti, da qualsiasi rivendicazione, pretesa, causa, azione, controversia, danno, costo o addebito di qualunque tipo derivante da: (a) falsità, omissione o comunque violazione relativa a dichiarazioni, garanzie o impegni stabiliti e derivanti dalle presenti Condizioni Generali (a titolo esemplificativo e non riduttivo, anche omissioni nella compilazione delle Specifiche tecniche consistenti in: presenza di ruggine non dichiarata, malfunzionamento aria condizionata, parti mancanti, spie accese, etc.); (b) materiali pericolosi associati ai Veicoli o contaminazioni derivanti da eventuali perdite, fuoriuscite o difetti di funzionamento dei Veicoli; (c) carenze nella produzione della documentazione richiesta, anche in originale, allo scopo </w:delText>
        </w:r>
        <w:r w:rsidR="00EF35A5" w:rsidRPr="00E0236A" w:rsidDel="00E0236A">
          <w:rPr>
            <w:rFonts w:ascii="Verdana" w:hAnsi="Verdana"/>
            <w:sz w:val="20"/>
            <w:szCs w:val="20"/>
            <w:highlight w:val="yellow"/>
            <w:rPrChange w:id="2120" w:author="Avv. Rosario Panzariello" w:date="2026-09-14T13:04:00Z">
              <w:rPr>
                <w:rFonts w:ascii="Verdana" w:hAnsi="Verdana"/>
                <w:sz w:val="20"/>
                <w:szCs w:val="20"/>
                <w:highlight w:val="lightGray"/>
              </w:rPr>
            </w:rPrChange>
          </w:rPr>
          <w:delText>di</w:delText>
        </w:r>
        <w:r w:rsidR="00EF35A5" w:rsidRPr="00E0236A" w:rsidDel="00E0236A">
          <w:rPr>
            <w:rFonts w:ascii="Verdana" w:eastAsia="Calibri" w:hAnsi="Verdana" w:cs="Arial"/>
            <w:sz w:val="20"/>
            <w:szCs w:val="20"/>
            <w:highlight w:val="yellow"/>
            <w:rPrChange w:id="2121" w:author="Avv. Rosario Panzariello" w:date="2026-09-14T13:04:00Z">
              <w:rPr>
                <w:rFonts w:ascii="Verdana" w:eastAsia="Calibri" w:hAnsi="Verdana" w:cs="Arial"/>
                <w:sz w:val="20"/>
                <w:szCs w:val="20"/>
              </w:rPr>
            </w:rPrChange>
          </w:rPr>
          <w:delText xml:space="preserve"> </w:delText>
        </w:r>
        <w:r w:rsidRPr="00E0236A" w:rsidDel="00E0236A">
          <w:rPr>
            <w:rFonts w:ascii="Verdana" w:eastAsia="Calibri" w:hAnsi="Verdana" w:cs="Arial"/>
            <w:sz w:val="20"/>
            <w:szCs w:val="20"/>
            <w:highlight w:val="yellow"/>
            <w:rPrChange w:id="2122" w:author="Avv. Rosario Panzariello" w:date="2026-09-14T13:04:00Z">
              <w:rPr>
                <w:rFonts w:ascii="Verdana" w:eastAsia="Calibri" w:hAnsi="Verdana" w:cs="Arial"/>
                <w:sz w:val="20"/>
                <w:szCs w:val="20"/>
              </w:rPr>
            </w:rPrChange>
          </w:rPr>
          <w:delText xml:space="preserve">trasferire i Veicoli </w:delText>
        </w:r>
        <w:r w:rsidR="00832940" w:rsidRPr="00E0236A" w:rsidDel="00E0236A">
          <w:rPr>
            <w:rFonts w:ascii="Verdana" w:eastAsia="Calibri" w:hAnsi="Verdana" w:cs="Arial"/>
            <w:sz w:val="20"/>
            <w:szCs w:val="20"/>
            <w:highlight w:val="yellow"/>
            <w:rPrChange w:id="2123" w:author="Avv. Rosario Panzariello" w:date="2026-09-14T13:04:00Z">
              <w:rPr>
                <w:rFonts w:ascii="Verdana" w:eastAsia="Calibri" w:hAnsi="Verdana" w:cs="Arial"/>
                <w:sz w:val="20"/>
                <w:szCs w:val="20"/>
              </w:rPr>
            </w:rPrChange>
          </w:rPr>
          <w:delText>dal Venditore a Fleequid e da questi all’Acquirente</w:delText>
        </w:r>
        <w:r w:rsidRPr="00E0236A" w:rsidDel="00E0236A">
          <w:rPr>
            <w:rFonts w:ascii="Verdana" w:eastAsia="Calibri" w:hAnsi="Verdana" w:cs="Arial"/>
            <w:sz w:val="20"/>
            <w:szCs w:val="20"/>
            <w:highlight w:val="yellow"/>
            <w:rPrChange w:id="2124" w:author="Avv. Rosario Panzariello" w:date="2026-09-14T13:04:00Z">
              <w:rPr>
                <w:rFonts w:ascii="Verdana" w:eastAsia="Calibri" w:hAnsi="Verdana" w:cs="Arial"/>
                <w:sz w:val="20"/>
                <w:szCs w:val="20"/>
              </w:rPr>
            </w:rPrChange>
          </w:rPr>
          <w:delText>; (d) Gravami sui Veicoli non espressamente dichiarati ed accettati da Fleequid ovvero dall’Acquirente</w:delText>
        </w:r>
        <w:r w:rsidR="00832940" w:rsidRPr="00E0236A" w:rsidDel="00E0236A">
          <w:rPr>
            <w:rFonts w:ascii="Verdana" w:eastAsia="Calibri" w:hAnsi="Verdana" w:cs="Arial"/>
            <w:sz w:val="20"/>
            <w:szCs w:val="20"/>
            <w:highlight w:val="yellow"/>
            <w:rPrChange w:id="2125" w:author="Avv. Rosario Panzariello" w:date="2026-09-14T13:04:00Z">
              <w:rPr>
                <w:rFonts w:ascii="Verdana" w:eastAsia="Calibri" w:hAnsi="Verdana" w:cs="Arial"/>
                <w:sz w:val="20"/>
                <w:szCs w:val="20"/>
              </w:rPr>
            </w:rPrChange>
          </w:rPr>
          <w:delText xml:space="preserve"> finale</w:delText>
        </w:r>
        <w:r w:rsidRPr="00E0236A" w:rsidDel="00E0236A">
          <w:rPr>
            <w:rFonts w:ascii="Verdana" w:eastAsia="Calibri" w:hAnsi="Verdana" w:cs="Arial"/>
            <w:sz w:val="20"/>
            <w:szCs w:val="20"/>
            <w:highlight w:val="yellow"/>
            <w:rPrChange w:id="2126" w:author="Avv. Rosario Panzariello" w:date="2026-09-14T13:04:00Z">
              <w:rPr>
                <w:rFonts w:ascii="Verdana" w:eastAsia="Calibri" w:hAnsi="Verdana" w:cs="Arial"/>
                <w:sz w:val="20"/>
                <w:szCs w:val="20"/>
              </w:rPr>
            </w:rPrChange>
          </w:rPr>
          <w:delText xml:space="preserve">; (e) pagamenti da parte di Fleequid causati da eventuali spese, privilegi o altri interessi registrati o non registrati rivendicati dai creditori o da qualsiasi persona o autorità in relazione ai Veicoli, indipendentemente dal fatto che siano stati rivelati o no, al fine di cancellare il titolo sui Veicoli; (f) qualunque carenza nella conformità con le normative </w:delText>
        </w:r>
        <w:r w:rsidRPr="00E0236A" w:rsidDel="00E0236A">
          <w:rPr>
            <w:rFonts w:ascii="Verdana" w:hAnsi="Verdana"/>
            <w:sz w:val="20"/>
            <w:szCs w:val="20"/>
            <w:highlight w:val="yellow"/>
            <w:rPrChange w:id="2127" w:author="Avv. Rosario Panzariello" w:date="2026-09-14T13:04:00Z">
              <w:rPr>
                <w:rFonts w:ascii="Verdana" w:hAnsi="Verdana"/>
                <w:sz w:val="20"/>
                <w:szCs w:val="20"/>
              </w:rPr>
            </w:rPrChange>
          </w:rPr>
          <w:delText>ril</w:delText>
        </w:r>
        <w:r w:rsidR="00930924" w:rsidRPr="00E0236A" w:rsidDel="00E0236A">
          <w:rPr>
            <w:rFonts w:ascii="Verdana" w:hAnsi="Verdana"/>
            <w:sz w:val="20"/>
            <w:szCs w:val="20"/>
            <w:highlight w:val="yellow"/>
            <w:rPrChange w:id="2128" w:author="Avv. Rosario Panzariello" w:date="2026-09-14T13:04:00Z">
              <w:rPr>
                <w:rFonts w:ascii="Verdana" w:hAnsi="Verdana"/>
                <w:sz w:val="20"/>
                <w:szCs w:val="20"/>
              </w:rPr>
            </w:rPrChange>
          </w:rPr>
          <w:delText>e</w:delText>
        </w:r>
        <w:r w:rsidRPr="00E0236A" w:rsidDel="00E0236A">
          <w:rPr>
            <w:rFonts w:ascii="Verdana" w:hAnsi="Verdana"/>
            <w:sz w:val="20"/>
            <w:szCs w:val="20"/>
            <w:highlight w:val="yellow"/>
            <w:rPrChange w:id="2129" w:author="Avv. Rosario Panzariello" w:date="2026-09-14T13:04:00Z">
              <w:rPr>
                <w:rFonts w:ascii="Verdana" w:hAnsi="Verdana"/>
                <w:sz w:val="20"/>
                <w:szCs w:val="20"/>
              </w:rPr>
            </w:rPrChange>
          </w:rPr>
          <w:delText>vanti e applicabili in materia ambientale</w:delText>
        </w:r>
        <w:r w:rsidR="00D3156F" w:rsidRPr="00E0236A" w:rsidDel="00E0236A">
          <w:rPr>
            <w:rFonts w:ascii="Verdana" w:hAnsi="Verdana"/>
            <w:sz w:val="20"/>
            <w:szCs w:val="20"/>
            <w:highlight w:val="yellow"/>
            <w:rPrChange w:id="2130" w:author="Avv. Rosario Panzariello" w:date="2026-09-14T13:04:00Z">
              <w:rPr>
                <w:rFonts w:ascii="Verdana" w:hAnsi="Verdana"/>
                <w:sz w:val="20"/>
                <w:szCs w:val="20"/>
              </w:rPr>
            </w:rPrChange>
          </w:rPr>
          <w:delText xml:space="preserve"> </w:delText>
        </w:r>
        <w:r w:rsidR="00632CFE" w:rsidRPr="00E0236A" w:rsidDel="00E0236A">
          <w:rPr>
            <w:rFonts w:ascii="Verdana" w:hAnsi="Verdana"/>
            <w:sz w:val="20"/>
            <w:szCs w:val="20"/>
            <w:highlight w:val="yellow"/>
            <w:rPrChange w:id="2131" w:author="Avv. Rosario Panzariello" w:date="2026-09-14T13:04:00Z">
              <w:rPr>
                <w:rFonts w:ascii="Verdana" w:hAnsi="Verdana"/>
                <w:sz w:val="20"/>
                <w:szCs w:val="20"/>
              </w:rPr>
            </w:rPrChange>
          </w:rPr>
          <w:delText xml:space="preserve">ivi inclusa ogni responsabilità connessa alla qualificazione, detenzione, gestione, trasporto, recupero o smaltimento di Veicoli destinati alla rottamazione e/o qualificabili, ai sensi della normativa applicabile, come Veicoli Fuori Uso (VFU), nonché l’omessa, incompleta o tardiva segnalazione a Fleequid, fin dalla </w:delText>
        </w:r>
        <w:r w:rsidR="00812B45" w:rsidRPr="00E0236A" w:rsidDel="00E0236A">
          <w:rPr>
            <w:rFonts w:ascii="Verdana" w:hAnsi="Verdana"/>
            <w:sz w:val="20"/>
            <w:szCs w:val="20"/>
            <w:highlight w:val="yellow"/>
            <w:rPrChange w:id="2132" w:author="Avv. Rosario Panzariello" w:date="2026-09-14T13:04:00Z">
              <w:rPr>
                <w:rFonts w:ascii="Verdana" w:hAnsi="Verdana"/>
                <w:sz w:val="20"/>
                <w:szCs w:val="20"/>
              </w:rPr>
            </w:rPrChange>
          </w:rPr>
          <w:delText>presentazione della</w:delText>
        </w:r>
        <w:r w:rsidR="00632CFE" w:rsidRPr="00E0236A" w:rsidDel="00E0236A">
          <w:rPr>
            <w:rFonts w:ascii="Verdana" w:hAnsi="Verdana"/>
            <w:sz w:val="20"/>
            <w:szCs w:val="20"/>
            <w:highlight w:val="yellow"/>
            <w:rPrChange w:id="2133" w:author="Avv. Rosario Panzariello" w:date="2026-09-14T13:04:00Z">
              <w:rPr>
                <w:rFonts w:ascii="Verdana" w:hAnsi="Verdana"/>
                <w:sz w:val="20"/>
                <w:szCs w:val="20"/>
              </w:rPr>
            </w:rPrChange>
          </w:rPr>
          <w:delText xml:space="preserve"> Proposta di vendita, della destinazione alla rottamazione o della qualificazione del Veicolo come VFU</w:delText>
        </w:r>
        <w:r w:rsidR="006A4A46" w:rsidRPr="00E0236A" w:rsidDel="00E0236A">
          <w:rPr>
            <w:rFonts w:ascii="Verdana" w:hAnsi="Verdana"/>
            <w:sz w:val="20"/>
            <w:szCs w:val="20"/>
            <w:highlight w:val="yellow"/>
            <w:rPrChange w:id="2134" w:author="Avv. Rosario Panzariello" w:date="2026-09-14T13:04:00Z">
              <w:rPr>
                <w:rFonts w:ascii="Verdana" w:hAnsi="Verdana"/>
                <w:sz w:val="20"/>
                <w:szCs w:val="20"/>
              </w:rPr>
            </w:rPrChange>
          </w:rPr>
          <w:delText xml:space="preserve"> ovvero della circostanza che il Veicolo venga venduto a soggetti autorizzati alla demolizione o al trattamento di VFU ai fini della sua gestione come rifiuto</w:delText>
        </w:r>
        <w:r w:rsidRPr="00E0236A" w:rsidDel="00E0236A">
          <w:rPr>
            <w:rFonts w:ascii="Verdana" w:hAnsi="Verdana"/>
            <w:sz w:val="20"/>
            <w:szCs w:val="20"/>
            <w:highlight w:val="yellow"/>
            <w:rPrChange w:id="2135" w:author="Avv. Rosario Panzariello" w:date="2026-09-14T13:04:00Z">
              <w:rPr>
                <w:rFonts w:ascii="Verdana" w:hAnsi="Verdana"/>
                <w:sz w:val="20"/>
                <w:szCs w:val="20"/>
              </w:rPr>
            </w:rPrChange>
          </w:rPr>
          <w:delText>; (g) uso improprio da parte d</w:delText>
        </w:r>
        <w:r w:rsidR="001B22F8" w:rsidRPr="00E0236A" w:rsidDel="00E0236A">
          <w:rPr>
            <w:rFonts w:ascii="Verdana" w:hAnsi="Verdana"/>
            <w:sz w:val="20"/>
            <w:szCs w:val="20"/>
            <w:highlight w:val="yellow"/>
            <w:rPrChange w:id="2136" w:author="Avv. Rosario Panzariello" w:date="2026-09-14T13:04:00Z">
              <w:rPr>
                <w:rFonts w:ascii="Verdana" w:hAnsi="Verdana"/>
                <w:sz w:val="20"/>
                <w:szCs w:val="20"/>
              </w:rPr>
            </w:rPrChange>
          </w:rPr>
          <w:delText xml:space="preserve">el Venditore </w:delText>
        </w:r>
        <w:r w:rsidRPr="00E0236A" w:rsidDel="00E0236A">
          <w:rPr>
            <w:rFonts w:ascii="Verdana" w:hAnsi="Verdana"/>
            <w:sz w:val="20"/>
            <w:szCs w:val="20"/>
            <w:highlight w:val="yellow"/>
            <w:rPrChange w:id="2137" w:author="Avv. Rosario Panzariello" w:date="2026-09-14T13:04:00Z">
              <w:rPr>
                <w:rFonts w:ascii="Verdana" w:hAnsi="Verdana"/>
                <w:sz w:val="20"/>
                <w:szCs w:val="20"/>
              </w:rPr>
            </w:rPrChange>
          </w:rPr>
          <w:delText>del Marketplace; (h) qualsiasi tassa, costo o spesa derivante dalla inosservanza da parte del Venditore di leggi o regolamenti relativi alla transazione</w:delText>
        </w:r>
        <w:r w:rsidR="00720DA8" w:rsidRPr="00E0236A" w:rsidDel="00E0236A">
          <w:rPr>
            <w:rFonts w:ascii="Verdana" w:hAnsi="Verdana"/>
            <w:sz w:val="20"/>
            <w:szCs w:val="20"/>
            <w:highlight w:val="yellow"/>
            <w:rPrChange w:id="2138" w:author="Avv. Rosario Panzariello" w:date="2026-09-14T13:04:00Z">
              <w:rPr>
                <w:rFonts w:ascii="Verdana" w:hAnsi="Verdana"/>
                <w:sz w:val="20"/>
                <w:szCs w:val="20"/>
              </w:rPr>
            </w:rPrChange>
          </w:rPr>
          <w:delText xml:space="preserve"> e </w:delText>
        </w:r>
        <w:r w:rsidRPr="00E0236A" w:rsidDel="00E0236A">
          <w:rPr>
            <w:rFonts w:ascii="Verdana" w:hAnsi="Verdana"/>
            <w:sz w:val="20"/>
            <w:szCs w:val="20"/>
            <w:highlight w:val="yellow"/>
            <w:rPrChange w:id="2139" w:author="Avv. Rosario Panzariello" w:date="2026-09-14T13:04:00Z">
              <w:rPr>
                <w:rFonts w:ascii="Verdana" w:hAnsi="Verdana"/>
                <w:sz w:val="20"/>
                <w:szCs w:val="20"/>
              </w:rPr>
            </w:rPrChange>
          </w:rPr>
          <w:delText xml:space="preserve">(i) qualsiasi condotta colposa o dolosa e/o altrimenti illecita del Venditore in relazione alle CG o ai Contratti. </w:delText>
        </w:r>
        <w:r w:rsidR="00832940" w:rsidRPr="00E0236A" w:rsidDel="00E0236A">
          <w:rPr>
            <w:rFonts w:ascii="Verdana" w:hAnsi="Verdana"/>
            <w:sz w:val="20"/>
            <w:szCs w:val="20"/>
            <w:highlight w:val="yellow"/>
            <w:rPrChange w:id="2140" w:author="Avv. Rosario Panzariello" w:date="2026-09-14T13:04:00Z">
              <w:rPr>
                <w:rFonts w:ascii="Verdana" w:hAnsi="Verdana"/>
                <w:sz w:val="20"/>
                <w:szCs w:val="20"/>
              </w:rPr>
            </w:rPrChange>
          </w:rPr>
          <w:delText>Il Venditore è l’unico responsabile di eventuali errori nella compilazione della Proposta di vendita</w:delText>
        </w:r>
        <w:r w:rsidR="00E527D7" w:rsidRPr="00E0236A" w:rsidDel="00E0236A">
          <w:rPr>
            <w:rFonts w:ascii="Verdana" w:hAnsi="Verdana"/>
            <w:sz w:val="20"/>
            <w:szCs w:val="20"/>
            <w:highlight w:val="yellow"/>
            <w:rPrChange w:id="2141" w:author="Avv. Rosario Panzariello" w:date="2026-09-14T13:04:00Z">
              <w:rPr>
                <w:rFonts w:ascii="Verdana" w:hAnsi="Verdana"/>
                <w:sz w:val="20"/>
                <w:szCs w:val="20"/>
              </w:rPr>
            </w:rPrChange>
          </w:rPr>
          <w:delText>, dell’eventuale dossier tecnico</w:delText>
        </w:r>
        <w:r w:rsidR="00780F3D" w:rsidRPr="00E0236A" w:rsidDel="00E0236A">
          <w:rPr>
            <w:rFonts w:ascii="Verdana" w:hAnsi="Verdana"/>
            <w:sz w:val="20"/>
            <w:szCs w:val="20"/>
            <w:highlight w:val="yellow"/>
            <w:rPrChange w:id="2142" w:author="Avv. Rosario Panzariello" w:date="2026-09-14T13:04:00Z">
              <w:rPr>
                <w:rFonts w:ascii="Verdana" w:hAnsi="Verdana"/>
                <w:sz w:val="20"/>
                <w:szCs w:val="20"/>
              </w:rPr>
            </w:rPrChange>
          </w:rPr>
          <w:delText xml:space="preserve"> e/o della Scheda d’Asta</w:delText>
        </w:r>
        <w:r w:rsidR="00B43E28" w:rsidRPr="00E0236A" w:rsidDel="00E0236A">
          <w:rPr>
            <w:rFonts w:ascii="Verdana" w:hAnsi="Verdana"/>
            <w:sz w:val="20"/>
            <w:szCs w:val="20"/>
            <w:highlight w:val="yellow"/>
            <w:rPrChange w:id="2143" w:author="Avv. Rosario Panzariello" w:date="2026-09-14T13:04:00Z">
              <w:rPr>
                <w:rFonts w:ascii="Verdana" w:hAnsi="Verdana"/>
                <w:sz w:val="20"/>
                <w:szCs w:val="20"/>
              </w:rPr>
            </w:rPrChange>
          </w:rPr>
          <w:delText>, anche quando</w:delText>
        </w:r>
        <w:r w:rsidR="004F4AE3" w:rsidRPr="00E0236A" w:rsidDel="00E0236A">
          <w:rPr>
            <w:rFonts w:ascii="Verdana" w:hAnsi="Verdana"/>
            <w:sz w:val="20"/>
            <w:szCs w:val="20"/>
            <w:highlight w:val="yellow"/>
            <w:rPrChange w:id="2144" w:author="Avv. Rosario Panzariello" w:date="2026-09-14T13:04:00Z">
              <w:rPr>
                <w:rFonts w:ascii="Verdana" w:hAnsi="Verdana"/>
                <w:sz w:val="20"/>
                <w:szCs w:val="20"/>
              </w:rPr>
            </w:rPrChange>
          </w:rPr>
          <w:delText xml:space="preserve"> la Proposta di vendita sia stata formulata e/o i relativi contenuti siano stati</w:delText>
        </w:r>
        <w:r w:rsidR="004F4AE3" w:rsidRPr="00E0236A" w:rsidDel="00E0236A">
          <w:rPr>
            <w:rFonts w:ascii="Verdana" w:eastAsia="Calibri" w:hAnsi="Verdana" w:cs="Arial"/>
            <w:sz w:val="20"/>
            <w:szCs w:val="20"/>
            <w:highlight w:val="yellow"/>
            <w:rPrChange w:id="2145" w:author="Avv. Rosario Panzariello" w:date="2026-09-14T13:04:00Z">
              <w:rPr>
                <w:rFonts w:ascii="Verdana" w:eastAsia="Calibri" w:hAnsi="Verdana" w:cs="Arial"/>
                <w:sz w:val="20"/>
                <w:szCs w:val="20"/>
                <w:highlight w:val="lightGray"/>
              </w:rPr>
            </w:rPrChange>
          </w:rPr>
          <w:delText xml:space="preserve"> </w:delText>
        </w:r>
        <w:r w:rsidR="004F4AE3" w:rsidRPr="00E0236A" w:rsidDel="00E0236A">
          <w:rPr>
            <w:rFonts w:ascii="Verdana" w:hAnsi="Verdana"/>
            <w:sz w:val="20"/>
            <w:szCs w:val="20"/>
            <w:highlight w:val="yellow"/>
            <w:rPrChange w:id="2146" w:author="Avv. Rosario Panzariello" w:date="2026-09-14T13:04:00Z">
              <w:rPr>
                <w:rFonts w:ascii="Verdana" w:hAnsi="Verdana"/>
                <w:sz w:val="20"/>
                <w:szCs w:val="20"/>
              </w:rPr>
            </w:rPrChange>
          </w:rPr>
          <w:delText>predisposti con il supporto di Fleequid, ovvero</w:delText>
        </w:r>
        <w:r w:rsidR="00B43E28" w:rsidRPr="00E0236A" w:rsidDel="00E0236A">
          <w:rPr>
            <w:rFonts w:ascii="Verdana" w:hAnsi="Verdana"/>
            <w:sz w:val="20"/>
            <w:szCs w:val="20"/>
            <w:highlight w:val="yellow"/>
            <w:rPrChange w:id="2147" w:author="Avv. Rosario Panzariello" w:date="2026-09-14T13:04:00Z">
              <w:rPr>
                <w:rFonts w:ascii="Verdana" w:hAnsi="Verdana"/>
                <w:sz w:val="20"/>
                <w:szCs w:val="20"/>
              </w:rPr>
            </w:rPrChange>
          </w:rPr>
          <w:delText xml:space="preserve"> compilat</w:delText>
        </w:r>
        <w:r w:rsidR="00E527D7" w:rsidRPr="00E0236A" w:rsidDel="00E0236A">
          <w:rPr>
            <w:rFonts w:ascii="Verdana" w:hAnsi="Verdana"/>
            <w:sz w:val="20"/>
            <w:szCs w:val="20"/>
            <w:highlight w:val="yellow"/>
            <w:rPrChange w:id="2148" w:author="Avv. Rosario Panzariello" w:date="2026-09-14T13:04:00Z">
              <w:rPr>
                <w:rFonts w:ascii="Verdana" w:hAnsi="Verdana"/>
                <w:sz w:val="20"/>
                <w:szCs w:val="20"/>
              </w:rPr>
            </w:rPrChange>
          </w:rPr>
          <w:delText>i</w:delText>
        </w:r>
        <w:r w:rsidR="00B43E28" w:rsidRPr="00E0236A" w:rsidDel="00E0236A">
          <w:rPr>
            <w:rFonts w:ascii="Verdana" w:hAnsi="Verdana"/>
            <w:sz w:val="20"/>
            <w:szCs w:val="20"/>
            <w:highlight w:val="yellow"/>
            <w:rPrChange w:id="2149" w:author="Avv. Rosario Panzariello" w:date="2026-09-14T13:04:00Z">
              <w:rPr>
                <w:rFonts w:ascii="Verdana" w:hAnsi="Verdana"/>
                <w:sz w:val="20"/>
                <w:szCs w:val="20"/>
              </w:rPr>
            </w:rPrChange>
          </w:rPr>
          <w:delText xml:space="preserve"> </w:delText>
        </w:r>
        <w:r w:rsidR="008D0580" w:rsidRPr="00E0236A" w:rsidDel="00E0236A">
          <w:rPr>
            <w:rFonts w:ascii="Verdana" w:hAnsi="Verdana"/>
            <w:sz w:val="20"/>
            <w:szCs w:val="20"/>
            <w:highlight w:val="yellow"/>
            <w:rPrChange w:id="2150" w:author="Avv. Rosario Panzariello" w:date="2026-09-14T13:04:00Z">
              <w:rPr>
                <w:rFonts w:ascii="Verdana" w:hAnsi="Verdana"/>
                <w:sz w:val="20"/>
                <w:szCs w:val="20"/>
              </w:rPr>
            </w:rPrChange>
          </w:rPr>
          <w:delText>da</w:delText>
        </w:r>
        <w:r w:rsidR="00E527D7" w:rsidRPr="00E0236A" w:rsidDel="00E0236A">
          <w:rPr>
            <w:rFonts w:ascii="Verdana" w:hAnsi="Verdana"/>
            <w:sz w:val="20"/>
            <w:szCs w:val="20"/>
            <w:highlight w:val="yellow"/>
            <w:rPrChange w:id="2151" w:author="Avv. Rosario Panzariello" w:date="2026-09-14T13:04:00Z">
              <w:rPr>
                <w:rFonts w:ascii="Verdana" w:hAnsi="Verdana"/>
                <w:sz w:val="20"/>
                <w:szCs w:val="20"/>
              </w:rPr>
            </w:rPrChange>
          </w:rPr>
          <w:delText>,</w:delText>
        </w:r>
        <w:r w:rsidR="008D0580" w:rsidRPr="00E0236A" w:rsidDel="00E0236A">
          <w:rPr>
            <w:rFonts w:ascii="Verdana" w:hAnsi="Verdana"/>
            <w:sz w:val="20"/>
            <w:szCs w:val="20"/>
            <w:highlight w:val="yellow"/>
            <w:rPrChange w:id="2152" w:author="Avv. Rosario Panzariello" w:date="2026-09-14T13:04:00Z">
              <w:rPr>
                <w:rFonts w:ascii="Verdana" w:hAnsi="Verdana"/>
                <w:sz w:val="20"/>
                <w:szCs w:val="20"/>
              </w:rPr>
            </w:rPrChange>
          </w:rPr>
          <w:delText xml:space="preserve"> o</w:delText>
        </w:r>
        <w:r w:rsidR="00F43BA3" w:rsidRPr="00E0236A" w:rsidDel="00E0236A">
          <w:rPr>
            <w:rFonts w:ascii="Verdana" w:hAnsi="Verdana"/>
            <w:sz w:val="20"/>
            <w:szCs w:val="20"/>
            <w:highlight w:val="yellow"/>
            <w:rPrChange w:id="2153" w:author="Avv. Rosario Panzariello" w:date="2026-09-14T13:04:00Z">
              <w:rPr>
                <w:rFonts w:ascii="Verdana" w:hAnsi="Verdana"/>
                <w:sz w:val="20"/>
                <w:szCs w:val="20"/>
              </w:rPr>
            </w:rPrChange>
          </w:rPr>
          <w:delText>ppure</w:delText>
        </w:r>
        <w:r w:rsidR="008D0580" w:rsidRPr="00E0236A" w:rsidDel="00E0236A">
          <w:rPr>
            <w:rFonts w:ascii="Verdana" w:hAnsi="Verdana"/>
            <w:sz w:val="20"/>
            <w:szCs w:val="20"/>
            <w:highlight w:val="yellow"/>
            <w:rPrChange w:id="2154" w:author="Avv. Rosario Panzariello" w:date="2026-09-14T13:04:00Z">
              <w:rPr>
                <w:rFonts w:ascii="Verdana" w:hAnsi="Verdana"/>
                <w:sz w:val="20"/>
                <w:szCs w:val="20"/>
              </w:rPr>
            </w:rPrChange>
          </w:rPr>
          <w:delText xml:space="preserve"> </w:delText>
        </w:r>
        <w:r w:rsidR="00B43E28" w:rsidRPr="00E0236A" w:rsidDel="00E0236A">
          <w:rPr>
            <w:rFonts w:ascii="Verdana" w:hAnsi="Verdana"/>
            <w:sz w:val="20"/>
            <w:szCs w:val="20"/>
            <w:highlight w:val="yellow"/>
            <w:rPrChange w:id="2155" w:author="Avv. Rosario Panzariello" w:date="2026-09-14T13:04:00Z">
              <w:rPr>
                <w:rFonts w:ascii="Verdana" w:hAnsi="Verdana"/>
                <w:sz w:val="20"/>
                <w:szCs w:val="20"/>
              </w:rPr>
            </w:rPrChange>
          </w:rPr>
          <w:delText>con</w:delText>
        </w:r>
        <w:r w:rsidR="00E527D7" w:rsidRPr="00E0236A" w:rsidDel="00E0236A">
          <w:rPr>
            <w:rFonts w:ascii="Verdana" w:hAnsi="Verdana"/>
            <w:sz w:val="20"/>
            <w:szCs w:val="20"/>
            <w:highlight w:val="yellow"/>
            <w:rPrChange w:id="2156" w:author="Avv. Rosario Panzariello" w:date="2026-09-14T13:04:00Z">
              <w:rPr>
                <w:rFonts w:ascii="Verdana" w:hAnsi="Verdana"/>
                <w:sz w:val="20"/>
                <w:szCs w:val="20"/>
              </w:rPr>
            </w:rPrChange>
          </w:rPr>
          <w:delText>,</w:delText>
        </w:r>
        <w:r w:rsidR="00B43E28" w:rsidRPr="00E0236A" w:rsidDel="00E0236A">
          <w:rPr>
            <w:rFonts w:ascii="Verdana" w:hAnsi="Verdana"/>
            <w:sz w:val="20"/>
            <w:szCs w:val="20"/>
            <w:highlight w:val="yellow"/>
            <w:rPrChange w:id="2157" w:author="Avv. Rosario Panzariello" w:date="2026-09-14T13:04:00Z">
              <w:rPr>
                <w:rFonts w:ascii="Verdana" w:hAnsi="Verdana"/>
                <w:sz w:val="20"/>
                <w:szCs w:val="20"/>
              </w:rPr>
            </w:rPrChange>
          </w:rPr>
          <w:delText xml:space="preserve"> il supporto di Fleequid</w:delText>
        </w:r>
        <w:r w:rsidR="0021086D" w:rsidRPr="00E0236A" w:rsidDel="00E0236A">
          <w:rPr>
            <w:rFonts w:ascii="Verdana" w:hAnsi="Verdana"/>
            <w:sz w:val="20"/>
            <w:szCs w:val="20"/>
            <w:highlight w:val="yellow"/>
            <w:rPrChange w:id="2158" w:author="Avv. Rosario Panzariello" w:date="2026-09-14T13:04:00Z">
              <w:rPr>
                <w:rFonts w:ascii="Verdana" w:hAnsi="Verdana"/>
                <w:sz w:val="20"/>
                <w:szCs w:val="20"/>
              </w:rPr>
            </w:rPrChange>
          </w:rPr>
          <w:delText>.</w:delText>
        </w:r>
        <w:r w:rsidR="00F43BA3" w:rsidRPr="00E0236A" w:rsidDel="00E0236A">
          <w:rPr>
            <w:rFonts w:ascii="Verdana" w:hAnsi="Verdana"/>
            <w:sz w:val="20"/>
            <w:szCs w:val="20"/>
            <w:highlight w:val="yellow"/>
            <w:rPrChange w:id="2159" w:author="Avv. Rosario Panzariello" w:date="2026-09-14T13:04:00Z">
              <w:rPr>
                <w:rFonts w:ascii="Verdana" w:hAnsi="Verdana"/>
                <w:sz w:val="20"/>
                <w:szCs w:val="20"/>
              </w:rPr>
            </w:rPrChange>
          </w:rPr>
          <w:delText xml:space="preserve"> </w:delText>
        </w:r>
        <w:r w:rsidR="0021086D" w:rsidRPr="00E0236A" w:rsidDel="00E0236A">
          <w:rPr>
            <w:rFonts w:ascii="Verdana" w:hAnsi="Verdana"/>
            <w:sz w:val="20"/>
            <w:szCs w:val="20"/>
            <w:highlight w:val="yellow"/>
            <w:rPrChange w:id="2160" w:author="Avv. Rosario Panzariello" w:date="2026-09-14T13:04:00Z">
              <w:rPr>
                <w:rFonts w:ascii="Verdana" w:hAnsi="Verdana"/>
                <w:sz w:val="20"/>
                <w:szCs w:val="20"/>
              </w:rPr>
            </w:rPrChange>
          </w:rPr>
          <w:delText>Il Venditore</w:delText>
        </w:r>
        <w:r w:rsidR="00832940" w:rsidRPr="00E0236A" w:rsidDel="00E0236A">
          <w:rPr>
            <w:rFonts w:ascii="Verdana" w:hAnsi="Verdana"/>
            <w:sz w:val="20"/>
            <w:szCs w:val="20"/>
            <w:highlight w:val="yellow"/>
            <w:rPrChange w:id="2161" w:author="Avv. Rosario Panzariello" w:date="2026-09-14T13:04:00Z">
              <w:rPr>
                <w:rFonts w:ascii="Verdana" w:hAnsi="Verdana"/>
                <w:sz w:val="20"/>
                <w:szCs w:val="20"/>
              </w:rPr>
            </w:rPrChange>
          </w:rPr>
          <w:delText xml:space="preserve"> ha l’onere di verificare e segnalare tempestivamente a Fleequid qualsiasi inesattezza nelle informazioni relative </w:delText>
        </w:r>
        <w:r w:rsidR="000D249A" w:rsidRPr="00E0236A" w:rsidDel="00E0236A">
          <w:rPr>
            <w:rFonts w:ascii="Verdana" w:hAnsi="Verdana"/>
            <w:sz w:val="20"/>
            <w:szCs w:val="20"/>
            <w:highlight w:val="yellow"/>
            <w:rPrChange w:id="2162" w:author="Avv. Rosario Panzariello" w:date="2026-09-14T13:04:00Z">
              <w:rPr>
                <w:rFonts w:ascii="Verdana" w:hAnsi="Verdana"/>
                <w:sz w:val="20"/>
                <w:szCs w:val="20"/>
              </w:rPr>
            </w:rPrChange>
          </w:rPr>
          <w:delText>alla Scheda d’Asta</w:delText>
        </w:r>
        <w:r w:rsidR="00865088" w:rsidRPr="00E0236A" w:rsidDel="00E0236A">
          <w:rPr>
            <w:rFonts w:ascii="Verdana" w:hAnsi="Verdana"/>
            <w:sz w:val="20"/>
            <w:szCs w:val="20"/>
            <w:highlight w:val="yellow"/>
            <w:rPrChange w:id="2163" w:author="Avv. Rosario Panzariello" w:date="2026-09-14T13:04:00Z">
              <w:rPr>
                <w:rFonts w:ascii="Verdana" w:hAnsi="Verdana"/>
                <w:sz w:val="20"/>
                <w:szCs w:val="20"/>
              </w:rPr>
            </w:rPrChange>
          </w:rPr>
          <w:delText>, del relativo dossier tecnico</w:delText>
        </w:r>
        <w:r w:rsidR="000D249A" w:rsidRPr="00E0236A" w:rsidDel="00E0236A">
          <w:rPr>
            <w:rFonts w:ascii="Verdana" w:hAnsi="Verdana"/>
            <w:sz w:val="20"/>
            <w:szCs w:val="20"/>
            <w:highlight w:val="yellow"/>
            <w:rPrChange w:id="2164" w:author="Avv. Rosario Panzariello" w:date="2026-09-14T13:04:00Z">
              <w:rPr>
                <w:rFonts w:ascii="Verdana" w:hAnsi="Verdana"/>
                <w:sz w:val="20"/>
                <w:szCs w:val="20"/>
              </w:rPr>
            </w:rPrChange>
          </w:rPr>
          <w:delText xml:space="preserve"> e comunque</w:delText>
        </w:r>
        <w:r w:rsidR="00865088" w:rsidRPr="00E0236A" w:rsidDel="00E0236A">
          <w:rPr>
            <w:rFonts w:ascii="Verdana" w:hAnsi="Verdana"/>
            <w:sz w:val="20"/>
            <w:szCs w:val="20"/>
            <w:highlight w:val="yellow"/>
            <w:rPrChange w:id="2165" w:author="Avv. Rosario Panzariello" w:date="2026-09-14T13:04:00Z">
              <w:rPr>
                <w:rFonts w:ascii="Verdana" w:hAnsi="Verdana"/>
                <w:sz w:val="20"/>
                <w:szCs w:val="20"/>
              </w:rPr>
            </w:rPrChange>
          </w:rPr>
          <w:delText xml:space="preserve"> delle informazioni</w:delText>
        </w:r>
        <w:r w:rsidR="000D249A" w:rsidRPr="00E0236A" w:rsidDel="00E0236A">
          <w:rPr>
            <w:rFonts w:ascii="Verdana" w:hAnsi="Verdana"/>
            <w:sz w:val="20"/>
            <w:szCs w:val="20"/>
            <w:highlight w:val="yellow"/>
            <w:rPrChange w:id="2166" w:author="Avv. Rosario Panzariello" w:date="2026-09-14T13:04:00Z">
              <w:rPr>
                <w:rFonts w:ascii="Verdana" w:hAnsi="Verdana"/>
                <w:sz w:val="20"/>
                <w:szCs w:val="20"/>
              </w:rPr>
            </w:rPrChange>
          </w:rPr>
          <w:delText xml:space="preserve"> pubblicate sul Marketplace o tramite altri canali di comunicazione utilizzati da Fleequid</w:delText>
        </w:r>
        <w:r w:rsidR="00832940" w:rsidRPr="00E0236A" w:rsidDel="00E0236A">
          <w:rPr>
            <w:rFonts w:ascii="Verdana" w:hAnsi="Verdana"/>
            <w:sz w:val="20"/>
            <w:szCs w:val="20"/>
            <w:highlight w:val="yellow"/>
            <w:rPrChange w:id="2167" w:author="Avv. Rosario Panzariello" w:date="2026-09-14T13:04:00Z">
              <w:rPr>
                <w:rFonts w:ascii="Verdana" w:hAnsi="Verdana"/>
                <w:sz w:val="20"/>
                <w:szCs w:val="20"/>
              </w:rPr>
            </w:rPrChange>
          </w:rPr>
          <w:delText>. A eccezione dei casi in cui Fleequid agisca con dolo, il Venditore accetta espressamente di manlevare Fleequid da qualsiasi responsabilità riguardante la completezza, l'accuratezza o la conformità della descrizione dei Veicoli</w:delText>
        </w:r>
        <w:r w:rsidR="00780F3D" w:rsidRPr="00E0236A" w:rsidDel="00E0236A">
          <w:rPr>
            <w:rFonts w:ascii="Verdana" w:hAnsi="Verdana"/>
            <w:sz w:val="20"/>
            <w:szCs w:val="20"/>
            <w:highlight w:val="yellow"/>
            <w:rPrChange w:id="2168" w:author="Avv. Rosario Panzariello" w:date="2026-09-14T13:04:00Z">
              <w:rPr>
                <w:rFonts w:ascii="Verdana" w:hAnsi="Verdana"/>
                <w:sz w:val="20"/>
                <w:szCs w:val="20"/>
              </w:rPr>
            </w:rPrChange>
          </w:rPr>
          <w:delText xml:space="preserve"> contenuta nella Proposta di vendita e/o nella Scheda d’Asta</w:delText>
        </w:r>
        <w:r w:rsidR="00832940" w:rsidRPr="00E0236A" w:rsidDel="00E0236A">
          <w:rPr>
            <w:rFonts w:ascii="Verdana" w:hAnsi="Verdana"/>
            <w:sz w:val="20"/>
            <w:szCs w:val="20"/>
            <w:highlight w:val="yellow"/>
            <w:rPrChange w:id="2169" w:author="Avv. Rosario Panzariello" w:date="2026-09-14T13:04:00Z">
              <w:rPr>
                <w:rFonts w:ascii="Verdana" w:hAnsi="Verdana"/>
                <w:sz w:val="20"/>
                <w:szCs w:val="20"/>
              </w:rPr>
            </w:rPrChange>
          </w:rPr>
          <w:delText>, della</w:delText>
        </w:r>
        <w:r w:rsidR="00832940" w:rsidRPr="00E0236A" w:rsidDel="00E0236A">
          <w:rPr>
            <w:rFonts w:ascii="Verdana" w:eastAsiaTheme="minorEastAsia" w:hAnsi="Verdana"/>
            <w:sz w:val="20"/>
            <w:szCs w:val="20"/>
            <w:highlight w:val="yellow"/>
            <w:rPrChange w:id="2170" w:author="Avv. Rosario Panzariello" w:date="2026-09-14T13:04:00Z">
              <w:rPr>
                <w:rFonts w:ascii="Verdana" w:eastAsiaTheme="minorEastAsia" w:hAnsi="Verdana"/>
                <w:sz w:val="20"/>
                <w:szCs w:val="20"/>
              </w:rPr>
            </w:rPrChange>
          </w:rPr>
          <w:delText xml:space="preserve"> Base d'asta,</w:delText>
        </w:r>
        <w:r w:rsidR="7B858ABD" w:rsidRPr="00E0236A" w:rsidDel="00E0236A">
          <w:rPr>
            <w:rFonts w:ascii="Verdana" w:eastAsiaTheme="minorEastAsia" w:hAnsi="Verdana"/>
            <w:sz w:val="20"/>
            <w:szCs w:val="20"/>
            <w:highlight w:val="yellow"/>
            <w:rPrChange w:id="2171" w:author="Avv. Rosario Panzariello" w:date="2026-09-14T13:04:00Z">
              <w:rPr>
                <w:rFonts w:ascii="Verdana" w:eastAsiaTheme="minorEastAsia" w:hAnsi="Verdana"/>
                <w:sz w:val="20"/>
                <w:szCs w:val="20"/>
              </w:rPr>
            </w:rPrChange>
          </w:rPr>
          <w:delText xml:space="preserve"> del </w:delText>
        </w:r>
        <w:r w:rsidR="2E7AF758" w:rsidRPr="00E0236A" w:rsidDel="00E0236A">
          <w:rPr>
            <w:rFonts w:ascii="Verdana" w:eastAsiaTheme="minorEastAsia" w:hAnsi="Verdana"/>
            <w:sz w:val="20"/>
            <w:szCs w:val="20"/>
            <w:highlight w:val="yellow"/>
            <w:rPrChange w:id="2172" w:author="Avv. Rosario Panzariello" w:date="2026-09-14T13:04:00Z">
              <w:rPr>
                <w:rFonts w:ascii="Verdana" w:eastAsiaTheme="minorEastAsia" w:hAnsi="Verdana"/>
                <w:sz w:val="20"/>
                <w:szCs w:val="20"/>
              </w:rPr>
            </w:rPrChange>
          </w:rPr>
          <w:delText>Prezzo minimo di impegno alla vendita fissato dal Venditore,</w:delText>
        </w:r>
        <w:r w:rsidR="00832940" w:rsidRPr="00E0236A" w:rsidDel="00E0236A">
          <w:rPr>
            <w:rFonts w:ascii="Verdana" w:eastAsiaTheme="minorEastAsia" w:hAnsi="Verdana"/>
            <w:sz w:val="20"/>
            <w:szCs w:val="20"/>
            <w:highlight w:val="yellow"/>
            <w:rPrChange w:id="2173" w:author="Avv. Rosario Panzariello" w:date="2026-09-14T13:04:00Z">
              <w:rPr>
                <w:rFonts w:ascii="Verdana" w:eastAsiaTheme="minorEastAsia" w:hAnsi="Verdana"/>
                <w:sz w:val="20"/>
                <w:szCs w:val="20"/>
              </w:rPr>
            </w:rPrChange>
          </w:rPr>
          <w:delText xml:space="preserve"> del Prezzo di Riserva</w:delText>
        </w:r>
        <w:r w:rsidR="3665D07F" w:rsidRPr="00E0236A" w:rsidDel="00E0236A">
          <w:rPr>
            <w:rFonts w:ascii="Verdana" w:eastAsiaTheme="minorEastAsia" w:hAnsi="Verdana"/>
            <w:sz w:val="20"/>
            <w:szCs w:val="20"/>
            <w:highlight w:val="yellow"/>
            <w:rPrChange w:id="2174" w:author="Avv. Rosario Panzariello" w:date="2026-09-14T13:04:00Z">
              <w:rPr>
                <w:rFonts w:ascii="Verdana" w:eastAsiaTheme="minorEastAsia" w:hAnsi="Verdana"/>
                <w:sz w:val="20"/>
                <w:szCs w:val="20"/>
              </w:rPr>
            </w:rPrChange>
          </w:rPr>
          <w:delText xml:space="preserve"> conseguentemente determinato da Fleequid,</w:delText>
        </w:r>
        <w:r w:rsidR="00832940" w:rsidRPr="00E0236A" w:rsidDel="00E0236A">
          <w:rPr>
            <w:rFonts w:ascii="Verdana" w:eastAsiaTheme="minorEastAsia" w:hAnsi="Verdana"/>
            <w:sz w:val="20"/>
            <w:szCs w:val="20"/>
            <w:highlight w:val="yellow"/>
            <w:rPrChange w:id="2175" w:author="Avv. Rosario Panzariello" w:date="2026-09-14T13:04:00Z">
              <w:rPr>
                <w:rFonts w:ascii="Verdana" w:eastAsiaTheme="minorEastAsia" w:hAnsi="Verdana"/>
                <w:sz w:val="20"/>
                <w:szCs w:val="20"/>
              </w:rPr>
            </w:rPrChange>
          </w:rPr>
          <w:delText xml:space="preserve"> o</w:delText>
        </w:r>
        <w:r w:rsidR="00832940" w:rsidRPr="00E0236A" w:rsidDel="00E0236A">
          <w:rPr>
            <w:rFonts w:ascii="Verdana" w:eastAsia="Calibri" w:hAnsi="Verdana" w:cs="Arial"/>
            <w:sz w:val="20"/>
            <w:szCs w:val="20"/>
            <w:highlight w:val="yellow"/>
            <w:rPrChange w:id="2176" w:author="Avv. Rosario Panzariello" w:date="2026-09-14T13:04:00Z">
              <w:rPr>
                <w:rFonts w:ascii="Verdana" w:eastAsia="Calibri" w:hAnsi="Verdana" w:cs="Arial"/>
                <w:sz w:val="20"/>
                <w:szCs w:val="20"/>
              </w:rPr>
            </w:rPrChange>
          </w:rPr>
          <w:delText xml:space="preserve"> di altri aspetti relativi al processo di aggiudicazione dell'Asta</w:delText>
        </w:r>
        <w:r w:rsidRPr="00E0236A" w:rsidDel="00E0236A">
          <w:rPr>
            <w:rFonts w:ascii="Verdana" w:eastAsia="Calibri" w:hAnsi="Verdana" w:cs="Arial"/>
            <w:sz w:val="20"/>
            <w:szCs w:val="20"/>
            <w:highlight w:val="yellow"/>
            <w:rPrChange w:id="2177" w:author="Avv. Rosario Panzariello" w:date="2026-09-14T13:04:00Z">
              <w:rPr>
                <w:rFonts w:ascii="Verdana" w:eastAsia="Calibri" w:hAnsi="Verdana" w:cs="Arial"/>
                <w:sz w:val="20"/>
                <w:szCs w:val="20"/>
              </w:rPr>
            </w:rPrChange>
          </w:rPr>
          <w:delText>. Fleequid declina ogni responsabilità per l'aggiornamento delle Proposte di vendita</w:delText>
        </w:r>
        <w:r w:rsidR="00E776DD" w:rsidRPr="00E0236A" w:rsidDel="00E0236A">
          <w:rPr>
            <w:rFonts w:ascii="Verdana" w:eastAsia="Calibri" w:hAnsi="Verdana" w:cs="Arial"/>
            <w:sz w:val="20"/>
            <w:szCs w:val="20"/>
            <w:highlight w:val="yellow"/>
            <w:rPrChange w:id="2178" w:author="Avv. Rosario Panzariello" w:date="2026-09-14T13:04:00Z">
              <w:rPr>
                <w:rFonts w:ascii="Verdana" w:eastAsia="Calibri" w:hAnsi="Verdana" w:cs="Arial"/>
                <w:sz w:val="20"/>
                <w:szCs w:val="20"/>
              </w:rPr>
            </w:rPrChange>
          </w:rPr>
          <w:delText xml:space="preserve">, della Scheda d’Asta, </w:delText>
        </w:r>
        <w:r w:rsidR="00923D8E" w:rsidRPr="00E0236A" w:rsidDel="00E0236A">
          <w:rPr>
            <w:rFonts w:ascii="Verdana" w:eastAsia="Calibri" w:hAnsi="Verdana" w:cs="Arial"/>
            <w:sz w:val="20"/>
            <w:szCs w:val="20"/>
            <w:highlight w:val="yellow"/>
            <w:rPrChange w:id="2179" w:author="Avv. Rosario Panzariello" w:date="2026-09-14T13:04:00Z">
              <w:rPr>
                <w:rFonts w:ascii="Verdana" w:eastAsia="Calibri" w:hAnsi="Verdana" w:cs="Arial"/>
                <w:sz w:val="20"/>
                <w:szCs w:val="20"/>
              </w:rPr>
            </w:rPrChange>
          </w:rPr>
          <w:delText>dell’eventuale dossier tecnico</w:delText>
        </w:r>
        <w:r w:rsidRPr="00E0236A" w:rsidDel="00E0236A">
          <w:rPr>
            <w:rFonts w:ascii="Verdana" w:eastAsia="Calibri" w:hAnsi="Verdana" w:cs="Arial"/>
            <w:sz w:val="20"/>
            <w:szCs w:val="20"/>
            <w:highlight w:val="yellow"/>
            <w:rPrChange w:id="2180" w:author="Avv. Rosario Panzariello" w:date="2026-09-14T13:04:00Z">
              <w:rPr>
                <w:rFonts w:ascii="Verdana" w:eastAsia="Calibri" w:hAnsi="Verdana" w:cs="Arial"/>
                <w:sz w:val="20"/>
                <w:szCs w:val="20"/>
              </w:rPr>
            </w:rPrChange>
          </w:rPr>
          <w:delText xml:space="preserve"> o di altre funzionalità di notifica nelle applicazioni di Fleequid, poiché tali aggiornamenti non possono avvenire in tempo reale e sono soggetti a ritardi al di fuori del suo controllo. Fleequid non può essere ritenuta responsabile per eventuali guasti o ritardi nella trasmissione dei dati, mancanza di compatibilità o danni derivanti dall'utilizzo di sistemi o servizi di terzi, inclusi eventuali interruzioni operative sui computer, sui dispositivi mobili o sui sistemi di pagamento. Infine, </w:delText>
        </w:r>
        <w:r w:rsidR="001B22F8" w:rsidRPr="00E0236A" w:rsidDel="00E0236A">
          <w:rPr>
            <w:rFonts w:ascii="Verdana" w:eastAsia="Calibri" w:hAnsi="Verdana" w:cs="Arial"/>
            <w:sz w:val="20"/>
            <w:szCs w:val="20"/>
            <w:highlight w:val="yellow"/>
            <w:rPrChange w:id="2181" w:author="Avv. Rosario Panzariello" w:date="2026-09-14T13:04:00Z">
              <w:rPr>
                <w:rFonts w:ascii="Verdana" w:eastAsia="Calibri" w:hAnsi="Verdana" w:cs="Arial"/>
                <w:sz w:val="20"/>
                <w:szCs w:val="20"/>
              </w:rPr>
            </w:rPrChange>
          </w:rPr>
          <w:delText>il Venditore</w:delText>
        </w:r>
        <w:r w:rsidRPr="00E0236A" w:rsidDel="00E0236A">
          <w:rPr>
            <w:rFonts w:ascii="Verdana" w:eastAsia="Calibri" w:hAnsi="Verdana" w:cs="Arial"/>
            <w:sz w:val="20"/>
            <w:szCs w:val="20"/>
            <w:highlight w:val="yellow"/>
            <w:rPrChange w:id="2182" w:author="Avv. Rosario Panzariello" w:date="2026-09-14T13:04:00Z">
              <w:rPr>
                <w:rFonts w:ascii="Verdana" w:eastAsia="Calibri" w:hAnsi="Verdana" w:cs="Arial"/>
                <w:sz w:val="20"/>
                <w:szCs w:val="20"/>
              </w:rPr>
            </w:rPrChange>
          </w:rPr>
          <w:delText xml:space="preserve"> riconosce ed accetta che Fleequid non fornisce, neppure in maniera implicita, alcuna garanzia sui ricavi lordi che potrebbero essere realizzati con la vendita dei Veicoli sul Marketplace</w:delText>
        </w:r>
      </w:del>
      <w:del w:id="2183" w:author="Avv. Rosario Panzariello" w:date="2026-09-18T15:09:00Z" w16du:dateUtc="2026-09-18T13:09:00Z">
        <w:r w:rsidRPr="00E0236A" w:rsidDel="008C1DE2">
          <w:rPr>
            <w:rFonts w:ascii="Verdana" w:eastAsia="Calibri" w:hAnsi="Verdana" w:cs="Arial"/>
            <w:sz w:val="20"/>
            <w:szCs w:val="20"/>
            <w:highlight w:val="yellow"/>
            <w:rPrChange w:id="2184" w:author="Avv. Rosario Panzariello" w:date="2026-09-14T13:04:00Z">
              <w:rPr>
                <w:rFonts w:ascii="Verdana" w:eastAsia="Calibri" w:hAnsi="Verdana" w:cs="Arial"/>
                <w:sz w:val="20"/>
                <w:szCs w:val="20"/>
              </w:rPr>
            </w:rPrChange>
          </w:rPr>
          <w:delText>.</w:delText>
        </w:r>
      </w:del>
      <w:bookmarkStart w:id="2185" w:name="_Toc240781607"/>
      <w:bookmarkStart w:id="2186" w:name="_Toc241316649"/>
      <w:bookmarkStart w:id="2187" w:name="_Toc241316766"/>
      <w:bookmarkStart w:id="2188" w:name="_Toc241316938"/>
      <w:bookmarkStart w:id="2189" w:name="_Toc241317081"/>
      <w:bookmarkEnd w:id="2185"/>
      <w:bookmarkEnd w:id="2186"/>
      <w:bookmarkEnd w:id="2187"/>
      <w:bookmarkEnd w:id="2188"/>
      <w:bookmarkEnd w:id="2189"/>
    </w:p>
    <w:p w14:paraId="0E3D799F" w14:textId="77777777" w:rsidR="003A749A" w:rsidRPr="00152B2E" w:rsidDel="00272F04" w:rsidRDefault="003A749A">
      <w:pPr>
        <w:pStyle w:val="Paragrafoelenco"/>
        <w:numPr>
          <w:ilvl w:val="1"/>
          <w:numId w:val="1"/>
        </w:numPr>
        <w:spacing w:line="360" w:lineRule="auto"/>
        <w:ind w:left="0" w:firstLine="0"/>
        <w:jc w:val="both"/>
        <w:rPr>
          <w:del w:id="2190" w:author="Avv. Rosario Panzariello" w:date="2026-09-14T13:06:00Z"/>
          <w:rFonts w:ascii="Verdana" w:eastAsia="Calibri" w:hAnsi="Verdana" w:cs="Arial"/>
          <w:sz w:val="20"/>
          <w:szCs w:val="20"/>
        </w:rPr>
        <w:pPrChange w:id="2191" w:author="Avv. Rosario Panzariello" w:date="2026-09-14T13:15:00Z">
          <w:pPr>
            <w:pStyle w:val="Paragrafoelenco"/>
            <w:spacing w:line="360" w:lineRule="auto"/>
            <w:ind w:left="0"/>
            <w:jc w:val="both"/>
          </w:pPr>
        </w:pPrChange>
      </w:pPr>
      <w:bookmarkStart w:id="2192" w:name="_Toc240781608"/>
      <w:bookmarkStart w:id="2193" w:name="_Toc241316650"/>
      <w:bookmarkStart w:id="2194" w:name="_Toc241316767"/>
      <w:bookmarkStart w:id="2195" w:name="_Toc241316939"/>
      <w:bookmarkStart w:id="2196" w:name="_Toc241317082"/>
      <w:bookmarkEnd w:id="2192"/>
      <w:bookmarkEnd w:id="2193"/>
      <w:bookmarkEnd w:id="2194"/>
      <w:bookmarkEnd w:id="2195"/>
      <w:bookmarkEnd w:id="2196"/>
    </w:p>
    <w:p w14:paraId="3A79EFED" w14:textId="5308844F"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97" w:name="_Toc241317083"/>
      <w:ins w:id="2198" w:author="Avv. Rosario Panzariello" w:date="2026-09-14T13:15:00Z">
        <w:r>
          <w:rPr>
            <w:rFonts w:ascii="Verdana" w:hAnsi="Verdana"/>
            <w:b/>
            <w:bCs/>
            <w:smallCaps/>
            <w:sz w:val="20"/>
            <w:szCs w:val="20"/>
          </w:rPr>
          <w:t>Eventi di vendita e</w:t>
        </w:r>
      </w:ins>
      <w:ins w:id="2199" w:author="Avv. Rosario Panzariello" w:date="2026-09-18T15:10:00Z" w16du:dateUtc="2026-09-18T13:10:00Z">
        <w:r w:rsidR="008C1DE2">
          <w:rPr>
            <w:rFonts w:ascii="Verdana" w:hAnsi="Verdana"/>
            <w:b/>
            <w:bCs/>
            <w:smallCaps/>
            <w:sz w:val="20"/>
            <w:szCs w:val="20"/>
          </w:rPr>
          <w:t>d</w:t>
        </w:r>
      </w:ins>
      <w:ins w:id="2200" w:author="Avv. Rosario Panzariello" w:date="2026-09-14T13:15:00Z">
        <w:r>
          <w:rPr>
            <w:rFonts w:ascii="Verdana" w:hAnsi="Verdana"/>
            <w:b/>
            <w:bCs/>
            <w:smallCaps/>
            <w:sz w:val="20"/>
            <w:szCs w:val="20"/>
          </w:rPr>
          <w:t xml:space="preserve"> Inserzione</w:t>
        </w:r>
      </w:ins>
      <w:del w:id="2201" w:author="Avv. Rosario Panzariello" w:date="2026-09-14T13:15:00Z">
        <w:r w:rsidR="0073753A" w:rsidRPr="000532C5" w:rsidDel="00152B2E">
          <w:rPr>
            <w:rFonts w:ascii="Verdana" w:hAnsi="Verdana"/>
            <w:b/>
            <w:bCs/>
            <w:smallCaps/>
            <w:sz w:val="20"/>
            <w:szCs w:val="20"/>
          </w:rPr>
          <w:delText>Asta</w:delText>
        </w:r>
      </w:del>
      <w:r w:rsidR="0073753A" w:rsidRPr="000532C5">
        <w:rPr>
          <w:rFonts w:ascii="Verdana" w:hAnsi="Verdana"/>
          <w:b/>
          <w:bCs/>
          <w:smallCaps/>
          <w:sz w:val="20"/>
          <w:szCs w:val="20"/>
        </w:rPr>
        <w:t>.</w:t>
      </w:r>
      <w:bookmarkStart w:id="2202" w:name="_Hlk162163891"/>
      <w:bookmarkEnd w:id="2197"/>
    </w:p>
    <w:p w14:paraId="1D6D9C4B" w14:textId="4793ADD4"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Le Proposte </w:t>
      </w:r>
      <w:bookmarkEnd w:id="2202"/>
      <w:r w:rsidRPr="000532C5">
        <w:rPr>
          <w:rFonts w:ascii="Verdana" w:eastAsia="Calibri" w:hAnsi="Verdana" w:cs="Arial"/>
          <w:sz w:val="20"/>
          <w:szCs w:val="20"/>
        </w:rPr>
        <w:t xml:space="preserve">di vendita accettate da Fleequid </w:t>
      </w:r>
      <w:del w:id="2203" w:author="Avv. Rosario Panzariello" w:date="2026-09-14T13:14:00Z">
        <w:r w:rsidRPr="000532C5" w:rsidDel="005D1A33">
          <w:rPr>
            <w:rFonts w:ascii="Verdana" w:eastAsia="Calibri" w:hAnsi="Verdana" w:cs="Arial"/>
            <w:sz w:val="20"/>
            <w:szCs w:val="20"/>
          </w:rPr>
          <w:delText>v</w:delText>
        </w:r>
      </w:del>
      <w:ins w:id="2204" w:author="Avv. Rosario Panzariello" w:date="2026-09-18T15:10:00Z" w16du:dateUtc="2026-09-18T13:10:00Z">
        <w:r w:rsidR="001A323E" w:rsidRPr="001A323E">
          <w:t xml:space="preserve"> </w:t>
        </w:r>
        <w:r w:rsidR="001A323E" w:rsidRPr="001A323E">
          <w:rPr>
            <w:rFonts w:ascii="Verdana" w:eastAsia="Calibri" w:hAnsi="Verdana" w:cs="Arial"/>
            <w:sz w:val="20"/>
            <w:szCs w:val="20"/>
          </w:rPr>
          <w:t>possono essere pubblicate sul Marketplace mediante apposita Inserzione e rese consultabili agli Utenti registrati, ovvero essere utilizzate per l'organizzazione di Eventi di vendita secondo le ulteriori modalità previste dal presente articolo. Per tutte le modalità di Evento di vendita, incluse quelle in modalità Compra-Subito e quelle che non prevedono la pubblicazione di un'Inserzione accessibile alla generalità degli Utenti, l'impegno di commercializzazione e vendita assunto dal Venditore resta disciplinato unicamente dall'art. 8.8</w:t>
        </w:r>
      </w:ins>
      <w:ins w:id="2205" w:author="Avv. Rosario Panzariello" w:date="2026-09-14T13:14:00Z">
        <w:del w:id="2206" w:author="Avv. Rosario Panzariello" w:date="2026-09-18T15:10:00Z" w16du:dateUtc="2026-09-18T13:10:00Z">
          <w:r w:rsidR="005D1A33" w:rsidRPr="00152B2E" w:rsidDel="001A323E">
            <w:rPr>
              <w:rFonts w:ascii="Verdana" w:eastAsia="Calibri" w:hAnsi="Verdana" w:cs="Arial"/>
              <w:sz w:val="20"/>
              <w:szCs w:val="20"/>
              <w:rPrChange w:id="2207" w:author="Avv. Rosario Panzariello" w:date="2026-09-14T13:15:00Z">
                <w:rPr/>
              </w:rPrChange>
            </w:rPr>
            <w:delText>possono essere pubblicate sul Marketplace mediante apposita Inserzione e rese consultabili agli Utenti registrati, ovvero essere utilizzate per l’organizzazione di Eventi di vendita secondo le ulteriori modalità previste dalle presenti Condizioni Generali. Per tutte le modalità di Evento di vendita, incluse quelle con modalità Compra-Subito e quelle che non prevedono la pubblicazione di un’Inserzione accessibile alla generalità degli Utenti, l’impegno di commercializzazione e vendita assunto dal Venditore resta disciplinato unicamente dall’art. 8.8</w:delText>
          </w:r>
        </w:del>
      </w:ins>
      <w:del w:id="2208" w:author="Avv. Rosario Panzariello" w:date="2026-09-14T13:14:00Z">
        <w:r w:rsidRPr="000532C5" w:rsidDel="005D1A33">
          <w:rPr>
            <w:rFonts w:ascii="Verdana" w:eastAsia="Calibri" w:hAnsi="Verdana" w:cs="Arial"/>
            <w:sz w:val="20"/>
            <w:szCs w:val="20"/>
          </w:rPr>
          <w:delText>engono pubblicate sul Marketplace e rese consultabili a tutti gli Utenti registrati nei loro dettagli</w:delText>
        </w:r>
        <w:r w:rsidR="0073753A" w:rsidRPr="000532C5" w:rsidDel="005D1A33">
          <w:rPr>
            <w:rFonts w:ascii="Verdana" w:eastAsia="Calibri" w:hAnsi="Verdana" w:cs="Arial"/>
            <w:sz w:val="20"/>
            <w:szCs w:val="20"/>
          </w:rPr>
          <w:delText>.</w:delText>
        </w:r>
        <w:r w:rsidR="0021476D" w:rsidRPr="000532C5" w:rsidDel="005D1A33">
          <w:rPr>
            <w:rFonts w:ascii="Verdana" w:eastAsia="Calibri" w:hAnsi="Verdana" w:cs="Arial"/>
            <w:sz w:val="20"/>
            <w:szCs w:val="20"/>
          </w:rPr>
          <w:delText xml:space="preserve"> </w:delText>
        </w:r>
        <w:r w:rsidR="00674751" w:rsidRPr="000532C5" w:rsidDel="005D1A33">
          <w:rPr>
            <w:rFonts w:ascii="Verdana" w:eastAsia="Calibri" w:hAnsi="Verdana" w:cs="Arial"/>
            <w:sz w:val="20"/>
            <w:szCs w:val="20"/>
          </w:rPr>
          <w:delText>Per tutte le modalità di Asta, incluse quelle con opzione Compra-Subito, l’impegno di vendita del Venditore è disciplinato unicamente dall’art. 6.8 delle presenti Condizioni Generali, che prevede una durata minima di sessanta (60) giorni e la facoltà di recesso con preavviso di quindici (15) giorni, senza distinzioni tra le diverse tipologie di vendita</w:delText>
        </w:r>
      </w:del>
      <w:r w:rsidR="00674751" w:rsidRPr="000532C5">
        <w:rPr>
          <w:rFonts w:ascii="Verdana" w:eastAsia="Calibri" w:hAnsi="Verdana" w:cs="Arial"/>
          <w:sz w:val="20"/>
          <w:szCs w:val="20"/>
        </w:rPr>
        <w:t>.</w:t>
      </w:r>
    </w:p>
    <w:p w14:paraId="33DD4465" w14:textId="6DA6A137"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Nella pagina del Marketplace dedicata </w:t>
      </w:r>
      <w:ins w:id="2209" w:author="Avv. Rosario Panzariello" w:date="2026-09-18T15:10:00Z" w16du:dateUtc="2026-09-18T13:10:00Z">
        <w:r w:rsidR="00342D71" w:rsidRPr="00342D71">
          <w:rPr>
            <w:rFonts w:ascii="Verdana" w:eastAsia="Calibri" w:hAnsi="Verdana" w:cs="Arial"/>
            <w:sz w:val="20"/>
            <w:szCs w:val="20"/>
          </w:rPr>
          <w:t>all'Evento di vendita sono rese conoscibili agli Utenti, ove applicabili, la data di inizio e di conclusione dell'Evento, la Base d'asta, il rilancio minimo consentito, le modalità di svolgimento, le caratteristiche eventualmente idonee a qualificarlo ai fini dell'applicazione di specifiche Condizioni particolari di vendita, le Commissioni e le Tariffe applicabili, l'eventuale Deposito cauzionale richiesto e il relativo importo, nonché gli ulteriori elementi previsti dall'art. 3.2. Qualora la specifica operazione non preveda la pubblicazione di un'Inserzione o lo svolgimento dell'Evento tramite il Marketplace, tali informazioni sono rese conoscibili all'Offerente attraverso il canale utilizzato da Fleequid per la relativa operazione. Gli Utenti sono tenuti a verificare, prima della formulazione dell'Offerta, le condizioni applicabili alla specifica operazione, ivi comprese le eventuali Condizioni particolari di vendita rese consultabili o richiamate secondo quanto previsto dall'art. 4.5, che possono prevedere modalità, condizioni, Commissioni, Tariffe, spese o altri oneri differenti rispetto a quelli ordinariamente previsti dalle presenti Condizioni Generali</w:t>
        </w:r>
      </w:ins>
      <w:ins w:id="2210" w:author="Avv. Rosario Panzariello" w:date="2026-09-14T13:16:00Z">
        <w:del w:id="2211" w:author="Avv. Rosario Panzariello" w:date="2026-09-18T15:10:00Z" w16du:dateUtc="2026-09-18T13:10:00Z">
          <w:r w:rsidR="008B77E9" w:rsidRPr="00EA4006" w:rsidDel="00342D71">
            <w:rPr>
              <w:rFonts w:ascii="Verdana" w:eastAsia="Calibri" w:hAnsi="Verdana" w:cs="Arial"/>
              <w:sz w:val="20"/>
              <w:szCs w:val="20"/>
              <w:rPrChange w:id="2212" w:author="Avv. Rosario Panzariello" w:date="2026-09-14T13:16:00Z">
                <w:rPr/>
              </w:rPrChange>
            </w:rPr>
            <w:delText>all’Evento di vendita</w:delText>
          </w:r>
        </w:del>
      </w:ins>
      <w:del w:id="2213" w:author="Avv. Rosario Panzariello" w:date="2026-09-18T15:10:00Z" w16du:dateUtc="2026-09-18T13:10:00Z">
        <w:r w:rsidRPr="000532C5" w:rsidDel="00342D71">
          <w:rPr>
            <w:rFonts w:ascii="Verdana" w:eastAsia="Calibri" w:hAnsi="Verdana" w:cs="Arial"/>
            <w:sz w:val="20"/>
            <w:szCs w:val="20"/>
          </w:rPr>
          <w:delText xml:space="preserve">all'Asta </w:delText>
        </w:r>
      </w:del>
      <w:ins w:id="2214" w:author="Avv. Rosario Panzariello" w:date="2026-09-14T13:16:00Z">
        <w:del w:id="2215" w:author="Avv. Rosario Panzariello" w:date="2026-09-18T15:10:00Z" w16du:dateUtc="2026-09-18T13:10:00Z">
          <w:r w:rsidR="00EA4006" w:rsidRPr="00EA4006" w:rsidDel="00342D71">
            <w:rPr>
              <w:rFonts w:ascii="Verdana" w:eastAsia="Calibri" w:hAnsi="Verdana" w:cs="Arial"/>
              <w:sz w:val="20"/>
              <w:szCs w:val="20"/>
              <w:rPrChange w:id="2216" w:author="Avv. Rosario Panzariello" w:date="2026-09-14T13:16:00Z">
                <w:rPr/>
              </w:rPrChange>
            </w:rPr>
            <w:delText>sono rese conoscibili agli Utenti, ove applicabili, la data di inizio e di conclusione dell’Evento, la Base d’asta, il rilancio minimo consentito, le modalità di svolgimento, le caratteristiche eventualmente idonee a qualificarlo ai fini dell’applicazione di specifiche Condizioni particolari di vendita, le Commissioni e le Tariffe applicabili, l’eventuale Deposito cauzionale richiesto e il relativo importo, nonché gli ulteriori elementi previsti dall’art. 3.2. Qualora la specifica operazione non preveda la pubblicazione di un’Inserzione o lo svolgimento dell’Evento tramite il Marketplace, tali informazioni sono rese conoscibili all’Offerente attraverso il canale utilizzato da Fleequid per la relativa operazione</w:delText>
          </w:r>
        </w:del>
      </w:ins>
      <w:del w:id="2217" w:author="Avv. Rosario Panzariello" w:date="2026-09-18T15:10:00Z" w16du:dateUtc="2026-09-18T13:10:00Z">
        <w:r w:rsidRPr="000532C5" w:rsidDel="00342D71">
          <w:rPr>
            <w:rFonts w:ascii="Verdana" w:eastAsia="Calibri" w:hAnsi="Verdana" w:cs="Arial"/>
            <w:sz w:val="20"/>
            <w:szCs w:val="20"/>
          </w:rPr>
          <w:delText>vengono comunicate la data di inizio e di fine dell'Asta, il rilancio minimo consentito a ciascun Utente e ogni altro dettaglio della Proposta di vendita</w:delText>
        </w:r>
        <w:r w:rsidRPr="000A6706" w:rsidDel="00342D71">
          <w:rPr>
            <w:rFonts w:ascii="Verdana" w:hAnsi="Verdana"/>
            <w:sz w:val="20"/>
            <w:szCs w:val="20"/>
          </w:rPr>
          <w:delText>, inclus</w:delText>
        </w:r>
        <w:r w:rsidR="00755FCC" w:rsidRPr="000A6706" w:rsidDel="00342D71">
          <w:rPr>
            <w:rFonts w:ascii="Verdana" w:hAnsi="Verdana"/>
            <w:sz w:val="20"/>
            <w:szCs w:val="20"/>
          </w:rPr>
          <w:delText>e</w:delText>
        </w:r>
        <w:r w:rsidRPr="000A6706" w:rsidDel="00342D71">
          <w:rPr>
            <w:rFonts w:ascii="Verdana" w:hAnsi="Verdana"/>
            <w:sz w:val="20"/>
            <w:szCs w:val="20"/>
          </w:rPr>
          <w:delText xml:space="preserve"> </w:delText>
        </w:r>
        <w:r w:rsidR="00755FCC" w:rsidRPr="000A6706" w:rsidDel="00342D71">
          <w:rPr>
            <w:rFonts w:ascii="Verdana" w:hAnsi="Verdana"/>
            <w:sz w:val="20"/>
            <w:szCs w:val="20"/>
          </w:rPr>
          <w:delText>le eventuali modalità o caratteristiche dell’Asta idonee a qualificarla ai fini dell’applicazione di specifiche condizioni contrattuali, nonché Commissioni e Tariffe applicabili. Gli Utenti sono tenuti a verificare</w:delText>
        </w:r>
      </w:del>
      <w:ins w:id="2218" w:author="Avv. Rosario Panzariello" w:date="2026-09-14T13:17:00Z">
        <w:del w:id="2219" w:author="Avv. Rosario Panzariello" w:date="2026-09-18T15:10:00Z" w16du:dateUtc="2026-09-18T13:10:00Z">
          <w:r w:rsidR="00EA4006" w:rsidDel="00342D71">
            <w:rPr>
              <w:rFonts w:ascii="Verdana" w:hAnsi="Verdana"/>
              <w:sz w:val="20"/>
              <w:szCs w:val="20"/>
            </w:rPr>
            <w:delText>, prima della formulazione dell’Offerta,</w:delText>
          </w:r>
        </w:del>
      </w:ins>
      <w:del w:id="2220" w:author="Avv. Rosario Panzariello" w:date="2026-09-18T15:10:00Z" w16du:dateUtc="2026-09-18T13:10:00Z">
        <w:r w:rsidR="00755FCC" w:rsidRPr="000A6706" w:rsidDel="00342D71">
          <w:rPr>
            <w:rFonts w:ascii="Verdana" w:hAnsi="Verdana"/>
            <w:sz w:val="20"/>
            <w:szCs w:val="20"/>
          </w:rPr>
          <w:delText xml:space="preserve"> le condizioni contrattuali applicabili </w:delText>
        </w:r>
      </w:del>
      <w:ins w:id="2221" w:author="Avv. Rosario Panzariello" w:date="2026-09-14T13:17:00Z">
        <w:del w:id="2222" w:author="Avv. Rosario Panzariello" w:date="2026-09-18T15:10:00Z" w16du:dateUtc="2026-09-18T13:10:00Z">
          <w:r w:rsidR="00D0009C" w:rsidRPr="00D0009C" w:rsidDel="00342D71">
            <w:rPr>
              <w:rFonts w:ascii="Verdana" w:hAnsi="Verdana"/>
              <w:sz w:val="20"/>
              <w:szCs w:val="20"/>
              <w:rPrChange w:id="2223" w:author="Avv. Rosario Panzariello" w:date="2026-09-14T13:17:00Z">
                <w:rPr/>
              </w:rPrChange>
            </w:rPr>
            <w:delText>alla specifica operazione, ivi comprese le eventuali Condizioni particolari di vendita rese consultabili o richiamate secondo quanto previsto dall’art. 4.5, che possono prevedere modalità, condizioni, Commissioni, Tariffe, spese o altri oneri differenti rispetto a quelli ordinariamente previsti dalle</w:delText>
          </w:r>
        </w:del>
      </w:ins>
      <w:del w:id="2224" w:author="Avv. Rosario Panzariello" w:date="2026-09-18T15:10:00Z" w16du:dateUtc="2026-09-18T13:10:00Z">
        <w:r w:rsidR="00755FCC" w:rsidRPr="000A6706" w:rsidDel="00342D71">
          <w:rPr>
            <w:rFonts w:ascii="Verdana" w:hAnsi="Verdana"/>
            <w:sz w:val="20"/>
            <w:szCs w:val="20"/>
          </w:rPr>
          <w:delText>alle Aste, ivi incluse le</w:delText>
        </w:r>
        <w:r w:rsidRPr="000A6706" w:rsidDel="00342D71">
          <w:rPr>
            <w:rFonts w:ascii="Verdana" w:hAnsi="Verdana"/>
            <w:sz w:val="20"/>
            <w:szCs w:val="20"/>
          </w:rPr>
          <w:delText xml:space="preserve"> eventuali Condizioni particolari </w:delText>
        </w:r>
        <w:r w:rsidR="00755FCC" w:rsidRPr="000A6706" w:rsidDel="00342D71">
          <w:rPr>
            <w:rFonts w:ascii="Verdana" w:hAnsi="Verdana"/>
            <w:sz w:val="20"/>
            <w:szCs w:val="20"/>
          </w:rPr>
          <w:delText>d’asta, consultabili nell’apposita sezione del Marketplace, che possono prevedere condizioni, spese o commissioni diverse da quelle stabilite nelle presenti Condizioni Generali</w:delText>
        </w:r>
      </w:del>
      <w:r w:rsidR="00755FCC" w:rsidRPr="000A6706">
        <w:rPr>
          <w:rFonts w:ascii="Verdana" w:hAnsi="Verdana"/>
          <w:sz w:val="20"/>
          <w:szCs w:val="20"/>
        </w:rPr>
        <w:t>.</w:t>
      </w:r>
    </w:p>
    <w:p w14:paraId="782FB93B" w14:textId="6EE2E5B0"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Gli Utenti </w:t>
      </w:r>
      <w:r w:rsidRPr="000A6706">
        <w:rPr>
          <w:rFonts w:ascii="Verdana" w:hAnsi="Verdana"/>
          <w:sz w:val="20"/>
          <w:szCs w:val="20"/>
        </w:rPr>
        <w:t xml:space="preserve">riconoscono e accettano che le informazioni </w:t>
      </w:r>
      <w:ins w:id="2225" w:author="Avv. Rosario Panzariello" w:date="2026-09-18T15:11:00Z" w16du:dateUtc="2026-09-18T13:11:00Z">
        <w:r w:rsidR="00CF24D7" w:rsidRPr="00CF24D7">
          <w:rPr>
            <w:rFonts w:ascii="Verdana" w:hAnsi="Verdana"/>
            <w:sz w:val="20"/>
            <w:szCs w:val="20"/>
          </w:rPr>
          <w:t>relative a un Evento di vendita rese disponibili nell'Inserzione, nel Marketplace o attraverso gli altri canali utilizzati da Fleequid hanno carattere indicativo sino all'avvio effettivo dell'Evento e possono, fino a tale momento, essere modificate o aggiornate da Fleequid secondo quanto previsto dall'art. 4.8. Tali informazioni non costituiscono un'offerta vincolante per la conclusione di un Contratto di compravendita, ma rappresentano un invito a formulare Offerte (</w:t>
        </w:r>
        <w:r w:rsidR="00CF24D7" w:rsidRPr="001D10DA">
          <w:rPr>
            <w:rFonts w:ascii="Verdana" w:hAnsi="Verdana"/>
            <w:i/>
            <w:iCs/>
            <w:sz w:val="20"/>
            <w:szCs w:val="20"/>
            <w:rPrChange w:id="2226" w:author="Avv. Rosario Panzariello" w:date="2026-09-18T21:00:00Z" w16du:dateUtc="2026-09-18T19:00:00Z">
              <w:rPr>
                <w:rFonts w:ascii="Verdana" w:hAnsi="Verdana"/>
                <w:sz w:val="20"/>
                <w:szCs w:val="20"/>
              </w:rPr>
            </w:rPrChange>
          </w:rPr>
          <w:t>invitatio ad offerendum</w:t>
        </w:r>
        <w:r w:rsidR="00CF24D7" w:rsidRPr="00CF24D7">
          <w:rPr>
            <w:rFonts w:ascii="Verdana" w:hAnsi="Verdana"/>
            <w:sz w:val="20"/>
            <w:szCs w:val="20"/>
          </w:rPr>
          <w:t>). Fleequid si riserva il diritto di sospendere o annullare l'Evento di vendita qualora ritenga che il Marketplace o gli altri canali utilizzati siano impiegati in modo improprio, ovvero che la condotta di uno o più Utenti possa alterare o influenzare irregolarmente lo svolgimento o l'esito dell'Evento. La natura indicativa prevista dal presente comma non si applica agli elementi indicati dall'art. 3.2, che vincolano Fleequid ai sensi dell'art. 3.3</w:t>
        </w:r>
      </w:ins>
      <w:ins w:id="2227" w:author="Avv. Rosario Panzariello" w:date="2026-09-14T13:56:00Z">
        <w:del w:id="2228" w:author="Avv. Rosario Panzariello" w:date="2026-09-18T15:11:00Z" w16du:dateUtc="2026-09-18T13:11:00Z">
          <w:r w:rsidR="003D6724" w:rsidRPr="003D6724" w:rsidDel="00CF24D7">
            <w:rPr>
              <w:rFonts w:ascii="Verdana" w:hAnsi="Verdana"/>
              <w:sz w:val="20"/>
              <w:szCs w:val="20"/>
            </w:rPr>
            <w:delText xml:space="preserve">relative a un Evento di vendita rese disponibili nell’Inserzione, nel </w:delText>
          </w:r>
        </w:del>
      </w:ins>
      <w:del w:id="2229" w:author="Avv. Rosario Panzariello" w:date="2026-09-18T15:11:00Z" w16du:dateUtc="2026-09-18T13:11:00Z">
        <w:r w:rsidRPr="000A6706" w:rsidDel="00CF24D7">
          <w:rPr>
            <w:rFonts w:ascii="Verdana" w:hAnsi="Verdana"/>
            <w:sz w:val="20"/>
            <w:szCs w:val="20"/>
          </w:rPr>
          <w:delText>sulla sezione dell'Asta del Marketplace</w:delText>
        </w:r>
      </w:del>
      <w:ins w:id="2230" w:author="Avv. Rosario Panzariello" w:date="2026-09-14T13:56:00Z">
        <w:del w:id="2231" w:author="Avv. Rosario Panzariello" w:date="2026-09-18T15:11:00Z" w16du:dateUtc="2026-09-18T13:11:00Z">
          <w:r w:rsidR="00B44ADB" w:rsidRPr="00B44ADB" w:rsidDel="00CF24D7">
            <w:delText xml:space="preserve"> </w:delText>
          </w:r>
          <w:r w:rsidR="00B44ADB" w:rsidRPr="00B44ADB" w:rsidDel="00CF24D7">
            <w:rPr>
              <w:rFonts w:ascii="Verdana" w:hAnsi="Verdana"/>
              <w:sz w:val="20"/>
              <w:szCs w:val="20"/>
            </w:rPr>
            <w:delText>o attraverso gli altri canali utilizzati da Fleequid</w:delText>
          </w:r>
        </w:del>
      </w:ins>
      <w:del w:id="2232" w:author="Avv. Rosario Panzariello" w:date="2026-09-18T15:11:00Z" w16du:dateUtc="2026-09-18T13:11:00Z">
        <w:r w:rsidR="00DA4D78" w:rsidRPr="000A6706" w:rsidDel="00CF24D7">
          <w:rPr>
            <w:rFonts w:ascii="Verdana" w:hAnsi="Verdana"/>
            <w:sz w:val="20"/>
            <w:szCs w:val="20"/>
          </w:rPr>
          <w:delText>, ivi incluse quelle relative alle modalità o caratteristiche dell’Asta idonee a qualificarla ai fini dell’applicazione di specifiche condizioni contrattuali,</w:delText>
        </w:r>
        <w:r w:rsidRPr="000532C5" w:rsidDel="00CF24D7">
          <w:rPr>
            <w:rFonts w:ascii="Verdana" w:eastAsia="Calibri" w:hAnsi="Verdana" w:cs="Arial"/>
            <w:sz w:val="20"/>
            <w:szCs w:val="20"/>
          </w:rPr>
          <w:delText xml:space="preserve"> sono</w:delText>
        </w:r>
      </w:del>
      <w:ins w:id="2233" w:author="Avv. Rosario Panzariello" w:date="2026-09-14T13:56:00Z">
        <w:del w:id="2234" w:author="Avv. Rosario Panzariello" w:date="2026-09-18T15:11:00Z" w16du:dateUtc="2026-09-18T13:11:00Z">
          <w:r w:rsidR="00B44ADB" w:rsidDel="00CF24D7">
            <w:rPr>
              <w:rFonts w:ascii="Verdana" w:hAnsi="Verdana"/>
              <w:sz w:val="20"/>
              <w:szCs w:val="20"/>
            </w:rPr>
            <w:delText xml:space="preserve"> hanno carattere</w:delText>
          </w:r>
        </w:del>
      </w:ins>
      <w:del w:id="2235" w:author="Avv. Rosario Panzariello" w:date="2026-09-18T15:11:00Z" w16du:dateUtc="2026-09-18T13:11:00Z">
        <w:r w:rsidRPr="000532C5" w:rsidDel="00CF24D7">
          <w:rPr>
            <w:rFonts w:ascii="Verdana" w:eastAsia="Calibri" w:hAnsi="Verdana" w:cs="Arial"/>
            <w:sz w:val="20"/>
            <w:szCs w:val="20"/>
          </w:rPr>
          <w:delText xml:space="preserve"> indicativ</w:delText>
        </w:r>
      </w:del>
      <w:ins w:id="2236" w:author="Avv. Rosario Panzariello" w:date="2026-09-14T13:56:00Z">
        <w:del w:id="2237" w:author="Avv. Rosario Panzariello" w:date="2026-09-18T15:11:00Z" w16du:dateUtc="2026-09-18T13:11:00Z">
          <w:r w:rsidR="00B44ADB" w:rsidDel="00CF24D7">
            <w:rPr>
              <w:rFonts w:ascii="Verdana" w:eastAsia="Calibri" w:hAnsi="Verdana" w:cs="Arial"/>
              <w:sz w:val="20"/>
              <w:szCs w:val="20"/>
            </w:rPr>
            <w:delText>o</w:delText>
          </w:r>
        </w:del>
      </w:ins>
      <w:del w:id="2238" w:author="Avv. Rosario Panzariello" w:date="2026-09-18T15:11:00Z" w16du:dateUtc="2026-09-18T13:11:00Z">
        <w:r w:rsidRPr="000532C5" w:rsidDel="00CF24D7">
          <w:rPr>
            <w:rFonts w:ascii="Verdana" w:eastAsia="Calibri" w:hAnsi="Verdana" w:cs="Arial"/>
            <w:sz w:val="20"/>
            <w:szCs w:val="20"/>
          </w:rPr>
          <w:delText xml:space="preserve">e fino </w:delText>
        </w:r>
      </w:del>
      <w:ins w:id="2239" w:author="Avv. Rosario Panzariello" w:date="2026-09-14T13:57:00Z">
        <w:del w:id="2240" w:author="Avv. Rosario Panzariello" w:date="2026-09-18T15:11:00Z" w16du:dateUtc="2026-09-18T13:11:00Z">
          <w:r w:rsidR="00433DEC" w:rsidDel="00CF24D7">
            <w:rPr>
              <w:rFonts w:ascii="Verdana" w:eastAsia="Calibri" w:hAnsi="Verdana" w:cs="Arial"/>
              <w:sz w:val="20"/>
              <w:szCs w:val="20"/>
            </w:rPr>
            <w:delText>sino</w:delText>
          </w:r>
          <w:r w:rsidR="00433DEC" w:rsidRPr="000532C5" w:rsidDel="00CF24D7">
            <w:rPr>
              <w:rFonts w:ascii="Verdana" w:eastAsia="Calibri" w:hAnsi="Verdana" w:cs="Arial"/>
              <w:sz w:val="20"/>
              <w:szCs w:val="20"/>
            </w:rPr>
            <w:delText xml:space="preserve"> </w:delText>
          </w:r>
        </w:del>
      </w:ins>
      <w:del w:id="2241" w:author="Avv. Rosario Panzariello" w:date="2026-09-18T15:11:00Z" w16du:dateUtc="2026-09-18T13:11:00Z">
        <w:r w:rsidRPr="000532C5" w:rsidDel="00CF24D7">
          <w:rPr>
            <w:rFonts w:ascii="Verdana" w:eastAsia="Calibri" w:hAnsi="Verdana" w:cs="Arial"/>
            <w:sz w:val="20"/>
            <w:szCs w:val="20"/>
          </w:rPr>
          <w:delText xml:space="preserve">all'avvio effettivo </w:delText>
        </w:r>
      </w:del>
      <w:ins w:id="2242" w:author="Avv. Rosario Panzariello" w:date="2026-09-14T13:57:00Z">
        <w:del w:id="2243" w:author="Avv. Rosario Panzariello" w:date="2026-09-18T15:11:00Z" w16du:dateUtc="2026-09-18T13:11:00Z">
          <w:r w:rsidR="00433DEC" w:rsidRPr="00433DEC" w:rsidDel="00CF24D7">
            <w:rPr>
              <w:rFonts w:ascii="Verdana" w:eastAsia="Calibri" w:hAnsi="Verdana" w:cs="Arial"/>
              <w:sz w:val="20"/>
              <w:szCs w:val="20"/>
            </w:rPr>
            <w:delText>dell’Evento</w:delText>
          </w:r>
        </w:del>
      </w:ins>
      <w:del w:id="2244" w:author="Avv. Rosario Panzariello" w:date="2026-09-18T15:11:00Z" w16du:dateUtc="2026-09-18T13:11:00Z">
        <w:r w:rsidRPr="000532C5" w:rsidDel="00CF24D7">
          <w:rPr>
            <w:rFonts w:ascii="Verdana" w:eastAsia="Calibri" w:hAnsi="Verdana" w:cs="Arial"/>
            <w:sz w:val="20"/>
            <w:szCs w:val="20"/>
          </w:rPr>
          <w:delText>dell'Asta e possono</w:delText>
        </w:r>
      </w:del>
      <w:ins w:id="2245" w:author="Avv. Rosario Panzariello" w:date="2026-09-14T13:57:00Z">
        <w:del w:id="2246" w:author="Avv. Rosario Panzariello" w:date="2026-09-18T15:11:00Z" w16du:dateUtc="2026-09-18T13:11:00Z">
          <w:r w:rsidR="00433DEC" w:rsidDel="00CF24D7">
            <w:rPr>
              <w:rFonts w:ascii="Verdana" w:eastAsia="Calibri" w:hAnsi="Verdana" w:cs="Arial"/>
              <w:sz w:val="20"/>
              <w:szCs w:val="20"/>
            </w:rPr>
            <w:delText>,</w:delText>
          </w:r>
          <w:r w:rsidR="005B5614" w:rsidRPr="005B5614" w:rsidDel="00CF24D7">
            <w:delText xml:space="preserve"> </w:delText>
          </w:r>
          <w:r w:rsidR="005B5614" w:rsidRPr="005B5614" w:rsidDel="00CF24D7">
            <w:rPr>
              <w:rFonts w:ascii="Verdana" w:eastAsia="Calibri" w:hAnsi="Verdana" w:cs="Arial"/>
              <w:sz w:val="20"/>
              <w:szCs w:val="20"/>
            </w:rPr>
            <w:delText>fino a tale momento,</w:delText>
          </w:r>
        </w:del>
      </w:ins>
      <w:del w:id="2247" w:author="Avv. Rosario Panzariello" w:date="2026-09-18T15:11:00Z" w16du:dateUtc="2026-09-18T13:11:00Z">
        <w:r w:rsidRPr="000532C5" w:rsidDel="00CF24D7">
          <w:rPr>
            <w:rFonts w:ascii="Verdana" w:eastAsia="Calibri" w:hAnsi="Verdana" w:cs="Arial"/>
            <w:sz w:val="20"/>
            <w:szCs w:val="20"/>
          </w:rPr>
          <w:delText xml:space="preserve"> essere </w:delText>
        </w:r>
      </w:del>
      <w:ins w:id="2248" w:author="Avv. Rosario Panzariello" w:date="2026-09-14T13:58:00Z">
        <w:del w:id="2249" w:author="Avv. Rosario Panzariello" w:date="2026-09-18T15:11:00Z" w16du:dateUtc="2026-09-18T13:11:00Z">
          <w:r w:rsidR="005B5614" w:rsidRPr="005B5614" w:rsidDel="00CF24D7">
            <w:rPr>
              <w:rFonts w:ascii="Verdana" w:hAnsi="Verdana"/>
              <w:sz w:val="20"/>
              <w:szCs w:val="20"/>
            </w:rPr>
            <w:delText xml:space="preserve">modificate o aggiornate </w:delText>
          </w:r>
          <w:r w:rsidR="005B5614" w:rsidDel="00CF24D7">
            <w:rPr>
              <w:rFonts w:ascii="Verdana" w:hAnsi="Verdana"/>
              <w:sz w:val="20"/>
              <w:szCs w:val="20"/>
            </w:rPr>
            <w:delText>da</w:delText>
          </w:r>
        </w:del>
      </w:ins>
      <w:del w:id="2250" w:author="Avv. Rosario Panzariello" w:date="2026-09-18T15:11:00Z" w16du:dateUtc="2026-09-18T13:11:00Z">
        <w:r w:rsidRPr="000A6706" w:rsidDel="00CF24D7">
          <w:rPr>
            <w:rFonts w:ascii="Verdana" w:hAnsi="Verdana"/>
            <w:sz w:val="20"/>
            <w:szCs w:val="20"/>
          </w:rPr>
          <w:delText>soggette a modifiche</w:delText>
        </w:r>
        <w:r w:rsidRPr="000532C5" w:rsidDel="00CF24D7">
          <w:rPr>
            <w:rFonts w:ascii="Verdana" w:eastAsia="Calibri" w:hAnsi="Verdana" w:cs="Arial"/>
            <w:sz w:val="20"/>
            <w:szCs w:val="20"/>
          </w:rPr>
          <w:delText xml:space="preserve"> da parte di Fleequid. Inoltre, comprendono che tali</w:delText>
        </w:r>
      </w:del>
      <w:ins w:id="2251" w:author="Avv. Rosario Panzariello" w:date="2026-09-14T13:58:00Z">
        <w:del w:id="2252" w:author="Avv. Rosario Panzariello" w:date="2026-09-18T15:11:00Z" w16du:dateUtc="2026-09-18T13:11:00Z">
          <w:r w:rsidR="00AD67E8" w:rsidDel="00CF24D7">
            <w:rPr>
              <w:rFonts w:ascii="Verdana" w:eastAsia="Calibri" w:hAnsi="Verdana" w:cs="Arial"/>
              <w:sz w:val="20"/>
              <w:szCs w:val="20"/>
            </w:rPr>
            <w:delText>Tali</w:delText>
          </w:r>
        </w:del>
      </w:ins>
      <w:del w:id="2253" w:author="Avv. Rosario Panzariello" w:date="2026-09-18T15:11:00Z" w16du:dateUtc="2026-09-18T13:11:00Z">
        <w:r w:rsidRPr="000532C5" w:rsidDel="00CF24D7">
          <w:rPr>
            <w:rFonts w:ascii="Verdana" w:eastAsia="Calibri" w:hAnsi="Verdana" w:cs="Arial"/>
            <w:sz w:val="20"/>
            <w:szCs w:val="20"/>
          </w:rPr>
          <w:delText xml:space="preserve"> informazioni non costituiscono un'offerta vincolante per la stipula </w:delText>
        </w:r>
      </w:del>
      <w:ins w:id="2254" w:author="Avv. Rosario Panzariello" w:date="2026-09-14T13:58:00Z">
        <w:del w:id="2255" w:author="Avv. Rosario Panzariello" w:date="2026-09-18T15:11:00Z" w16du:dateUtc="2026-09-18T13:11:00Z">
          <w:r w:rsidR="00AD67E8" w:rsidDel="00CF24D7">
            <w:rPr>
              <w:rFonts w:ascii="Verdana" w:eastAsia="Calibri" w:hAnsi="Verdana" w:cs="Arial"/>
              <w:sz w:val="20"/>
              <w:szCs w:val="20"/>
            </w:rPr>
            <w:delText>conclusione</w:delText>
          </w:r>
          <w:r w:rsidR="00AD67E8" w:rsidRPr="000532C5" w:rsidDel="00CF24D7">
            <w:rPr>
              <w:rFonts w:ascii="Verdana" w:eastAsia="Calibri" w:hAnsi="Verdana" w:cs="Arial"/>
              <w:sz w:val="20"/>
              <w:szCs w:val="20"/>
            </w:rPr>
            <w:delText xml:space="preserve"> </w:delText>
          </w:r>
        </w:del>
      </w:ins>
      <w:del w:id="2256" w:author="Avv. Rosario Panzariello" w:date="2026-09-18T15:11:00Z" w16du:dateUtc="2026-09-18T13:11:00Z">
        <w:r w:rsidRPr="000532C5" w:rsidDel="00CF24D7">
          <w:rPr>
            <w:rFonts w:ascii="Verdana" w:eastAsia="Calibri" w:hAnsi="Verdana" w:cs="Arial"/>
            <w:sz w:val="20"/>
            <w:szCs w:val="20"/>
          </w:rPr>
          <w:delText xml:space="preserve">di un </w:delText>
        </w:r>
      </w:del>
      <w:ins w:id="2257" w:author="Avv. Rosario Panzariello" w:date="2026-09-14T13:58:00Z">
        <w:del w:id="2258" w:author="Avv. Rosario Panzariello" w:date="2026-09-18T15:11:00Z" w16du:dateUtc="2026-09-18T13:11:00Z">
          <w:r w:rsidR="00AD67E8" w:rsidDel="00CF24D7">
            <w:rPr>
              <w:rFonts w:ascii="Verdana" w:eastAsia="Calibri" w:hAnsi="Verdana" w:cs="Arial"/>
              <w:sz w:val="20"/>
              <w:szCs w:val="20"/>
            </w:rPr>
            <w:delText>C</w:delText>
          </w:r>
        </w:del>
      </w:ins>
      <w:del w:id="2259" w:author="Avv. Rosario Panzariello" w:date="2026-09-18T15:11:00Z" w16du:dateUtc="2026-09-18T13:11:00Z">
        <w:r w:rsidRPr="000532C5" w:rsidDel="00CF24D7">
          <w:rPr>
            <w:rFonts w:ascii="Verdana" w:eastAsia="Calibri" w:hAnsi="Verdana" w:cs="Arial"/>
            <w:sz w:val="20"/>
            <w:szCs w:val="20"/>
          </w:rPr>
          <w:delText xml:space="preserve">contratto di vendita, ma rappresentano un invito a contrattare </w:delText>
        </w:r>
      </w:del>
      <w:ins w:id="2260" w:author="Avv. Rosario Panzariello" w:date="2026-09-14T13:59:00Z">
        <w:del w:id="2261" w:author="Avv. Rosario Panzariello" w:date="2026-09-18T15:11:00Z" w16du:dateUtc="2026-09-18T13:11:00Z">
          <w:r w:rsidR="00EE6900" w:rsidDel="00CF24D7">
            <w:rPr>
              <w:rFonts w:ascii="Verdana" w:eastAsia="Calibri" w:hAnsi="Verdana" w:cs="Arial"/>
              <w:sz w:val="20"/>
              <w:szCs w:val="20"/>
            </w:rPr>
            <w:delText>formulare Offerte</w:delText>
          </w:r>
          <w:r w:rsidR="00EE6900" w:rsidRPr="000532C5" w:rsidDel="00CF24D7">
            <w:rPr>
              <w:rFonts w:ascii="Verdana" w:eastAsia="Calibri" w:hAnsi="Verdana" w:cs="Arial"/>
              <w:sz w:val="20"/>
              <w:szCs w:val="20"/>
            </w:rPr>
            <w:delText xml:space="preserve"> </w:delText>
          </w:r>
        </w:del>
      </w:ins>
      <w:del w:id="2262" w:author="Avv. Rosario Panzariello" w:date="2026-09-18T15:11:00Z" w16du:dateUtc="2026-09-18T13:11:00Z">
        <w:r w:rsidRPr="000532C5" w:rsidDel="00CF24D7">
          <w:rPr>
            <w:rFonts w:ascii="Verdana" w:eastAsia="Calibri" w:hAnsi="Verdana" w:cs="Arial"/>
            <w:sz w:val="20"/>
            <w:szCs w:val="20"/>
          </w:rPr>
          <w:delText>(</w:delText>
        </w:r>
        <w:r w:rsidRPr="000532C5" w:rsidDel="00CF24D7">
          <w:rPr>
            <w:rFonts w:ascii="Verdana" w:eastAsia="Calibri" w:hAnsi="Verdana" w:cs="Arial"/>
            <w:i/>
            <w:iCs/>
            <w:sz w:val="20"/>
            <w:szCs w:val="20"/>
          </w:rPr>
          <w:delText>invitatio ad offerendum</w:delText>
        </w:r>
        <w:r w:rsidRPr="000532C5" w:rsidDel="00CF24D7">
          <w:rPr>
            <w:rFonts w:ascii="Verdana" w:eastAsia="Calibri" w:hAnsi="Verdana" w:cs="Arial"/>
            <w:sz w:val="20"/>
            <w:szCs w:val="20"/>
          </w:rPr>
          <w:delText xml:space="preserve">). Fleequid si riserva il diritto di </w:delText>
        </w:r>
      </w:del>
      <w:ins w:id="2263" w:author="Avv. Rosario Panzariello" w:date="2026-09-14T13:59:00Z">
        <w:del w:id="2264" w:author="Avv. Rosario Panzariello" w:date="2026-09-18T15:11:00Z" w16du:dateUtc="2026-09-18T13:11:00Z">
          <w:r w:rsidR="00EE6900" w:rsidRPr="000532C5" w:rsidDel="00CF24D7">
            <w:rPr>
              <w:rFonts w:ascii="Verdana" w:eastAsia="Calibri" w:hAnsi="Verdana" w:cs="Arial"/>
              <w:sz w:val="20"/>
              <w:szCs w:val="20"/>
            </w:rPr>
            <w:delText xml:space="preserve"> </w:delText>
          </w:r>
          <w:r w:rsidR="00EE6900" w:rsidDel="00CF24D7">
            <w:rPr>
              <w:rFonts w:ascii="Verdana" w:eastAsia="Calibri" w:hAnsi="Verdana" w:cs="Arial"/>
              <w:sz w:val="20"/>
              <w:szCs w:val="20"/>
            </w:rPr>
            <w:delText xml:space="preserve">sospendere o </w:delText>
          </w:r>
        </w:del>
      </w:ins>
      <w:del w:id="2265" w:author="Avv. Rosario Panzariello" w:date="2026-09-18T15:11:00Z" w16du:dateUtc="2026-09-18T13:11:00Z">
        <w:r w:rsidRPr="000532C5" w:rsidDel="00CF24D7">
          <w:rPr>
            <w:rFonts w:ascii="Verdana" w:eastAsia="Calibri" w:hAnsi="Verdana" w:cs="Arial"/>
            <w:sz w:val="20"/>
            <w:szCs w:val="20"/>
          </w:rPr>
          <w:delText xml:space="preserve">annullare </w:delText>
        </w:r>
      </w:del>
      <w:ins w:id="2266" w:author="Avv. Rosario Panzariello" w:date="2026-09-14T14:00:00Z">
        <w:del w:id="2267" w:author="Avv. Rosario Panzariello" w:date="2026-09-18T15:11:00Z" w16du:dateUtc="2026-09-18T13:11:00Z">
          <w:r w:rsidR="006607A5" w:rsidRPr="006607A5" w:rsidDel="00CF24D7">
            <w:rPr>
              <w:rFonts w:ascii="Verdana" w:eastAsia="Calibri" w:hAnsi="Verdana" w:cs="Arial"/>
              <w:sz w:val="20"/>
              <w:szCs w:val="20"/>
            </w:rPr>
            <w:delText xml:space="preserve">l’Evento di vendita </w:delText>
          </w:r>
          <w:r w:rsidR="006607A5" w:rsidDel="00CF24D7">
            <w:rPr>
              <w:rFonts w:ascii="Verdana" w:eastAsia="Calibri" w:hAnsi="Verdana" w:cs="Arial"/>
              <w:sz w:val="20"/>
              <w:szCs w:val="20"/>
            </w:rPr>
            <w:delText xml:space="preserve"> qualora ritenga</w:delText>
          </w:r>
        </w:del>
      </w:ins>
      <w:del w:id="2268" w:author="Avv. Rosario Panzariello" w:date="2026-09-18T15:11:00Z" w16du:dateUtc="2026-09-18T13:11:00Z">
        <w:r w:rsidRPr="000532C5" w:rsidDel="00CF24D7">
          <w:rPr>
            <w:rFonts w:ascii="Verdana" w:eastAsia="Calibri" w:hAnsi="Verdana" w:cs="Arial"/>
            <w:sz w:val="20"/>
            <w:szCs w:val="20"/>
          </w:rPr>
          <w:delText xml:space="preserve">la procedura di vendita se ritiene che il Marketplace </w:delText>
        </w:r>
      </w:del>
      <w:ins w:id="2269" w:author="Avv. Rosario Panzariello" w:date="2026-09-14T14:00:00Z">
        <w:del w:id="2270" w:author="Avv. Rosario Panzariello" w:date="2026-09-18T15:11:00Z" w16du:dateUtc="2026-09-18T13:11:00Z">
          <w:r w:rsidR="006607A5" w:rsidDel="00CF24D7">
            <w:rPr>
              <w:rFonts w:ascii="Verdana" w:eastAsia="Calibri" w:hAnsi="Verdana" w:cs="Arial"/>
              <w:sz w:val="20"/>
              <w:szCs w:val="20"/>
            </w:rPr>
            <w:delText xml:space="preserve">o gli altri canali utilizzati siano impiegati </w:delText>
          </w:r>
        </w:del>
      </w:ins>
      <w:del w:id="2271" w:author="Avv. Rosario Panzariello" w:date="2026-09-18T15:11:00Z" w16du:dateUtc="2026-09-18T13:11:00Z">
        <w:r w:rsidRPr="000532C5" w:rsidDel="00CF24D7">
          <w:rPr>
            <w:rFonts w:ascii="Verdana" w:eastAsia="Calibri" w:hAnsi="Verdana" w:cs="Arial"/>
            <w:sz w:val="20"/>
            <w:szCs w:val="20"/>
          </w:rPr>
          <w:delText>sia utilizzato in modo improprio</w:delText>
        </w:r>
      </w:del>
      <w:ins w:id="2272" w:author="Avv. Rosario Panzariello" w:date="2026-09-14T14:00:00Z">
        <w:del w:id="2273" w:author="Avv. Rosario Panzariello" w:date="2026-09-18T15:11:00Z" w16du:dateUtc="2026-09-18T13:11:00Z">
          <w:r w:rsidR="006607A5" w:rsidDel="00CF24D7">
            <w:rPr>
              <w:rFonts w:ascii="Verdana" w:eastAsia="Calibri" w:hAnsi="Verdana" w:cs="Arial"/>
              <w:sz w:val="20"/>
              <w:szCs w:val="20"/>
            </w:rPr>
            <w:delText>, ovvero</w:delText>
          </w:r>
        </w:del>
      </w:ins>
      <w:ins w:id="2274" w:author="Avv. Rosario Panzariello" w:date="2026-09-14T14:01:00Z">
        <w:del w:id="2275" w:author="Avv. Rosario Panzariello" w:date="2026-09-18T15:11:00Z" w16du:dateUtc="2026-09-18T13:11:00Z">
          <w:r w:rsidR="005A61FB" w:rsidDel="00CF24D7">
            <w:rPr>
              <w:rFonts w:ascii="Verdana" w:eastAsia="Calibri" w:hAnsi="Verdana" w:cs="Arial"/>
              <w:sz w:val="20"/>
              <w:szCs w:val="20"/>
            </w:rPr>
            <w:delText xml:space="preserve"> </w:delText>
          </w:r>
        </w:del>
      </w:ins>
      <w:ins w:id="2276" w:author="Avv. Rosario Panzariello" w:date="2026-09-14T14:00:00Z">
        <w:del w:id="2277" w:author="Avv. Rosario Panzariello" w:date="2026-09-18T15:11:00Z" w16du:dateUtc="2026-09-18T13:11:00Z">
          <w:r w:rsidR="005A61FB" w:rsidDel="00CF24D7">
            <w:rPr>
              <w:rFonts w:ascii="Verdana" w:eastAsia="Calibri" w:hAnsi="Verdana" w:cs="Arial"/>
              <w:sz w:val="20"/>
              <w:szCs w:val="20"/>
            </w:rPr>
            <w:delText xml:space="preserve">che la condotta di uno o </w:delText>
          </w:r>
        </w:del>
      </w:ins>
      <w:ins w:id="2278" w:author="Avv. Rosario Panzariello" w:date="2026-09-14T14:01:00Z">
        <w:del w:id="2279" w:author="Avv. Rosario Panzariello" w:date="2026-09-18T15:11:00Z" w16du:dateUtc="2026-09-18T13:11:00Z">
          <w:r w:rsidR="005A61FB" w:rsidDel="00CF24D7">
            <w:rPr>
              <w:rFonts w:ascii="Verdana" w:eastAsia="Calibri" w:hAnsi="Verdana" w:cs="Arial"/>
              <w:sz w:val="20"/>
              <w:szCs w:val="20"/>
            </w:rPr>
            <w:delText>più</w:delText>
          </w:r>
        </w:del>
      </w:ins>
      <w:del w:id="2280" w:author="Avv. Rosario Panzariello" w:date="2026-09-18T15:11:00Z" w16du:dateUtc="2026-09-18T13:11:00Z">
        <w:r w:rsidRPr="000532C5" w:rsidDel="00CF24D7">
          <w:rPr>
            <w:rFonts w:ascii="Verdana" w:eastAsia="Calibri" w:hAnsi="Verdana" w:cs="Arial"/>
            <w:sz w:val="20"/>
            <w:szCs w:val="20"/>
          </w:rPr>
          <w:delText xml:space="preserve"> o che gli Utenti </w:delText>
        </w:r>
      </w:del>
      <w:ins w:id="2281" w:author="Avv. Rosario Panzariello" w:date="2026-09-14T14:01:00Z">
        <w:del w:id="2282" w:author="Avv. Rosario Panzariello" w:date="2026-09-18T15:11:00Z" w16du:dateUtc="2026-09-18T13:11:00Z">
          <w:r w:rsidR="005A61FB" w:rsidDel="00CF24D7">
            <w:rPr>
              <w:rFonts w:ascii="Verdana" w:eastAsia="Calibri" w:hAnsi="Verdana" w:cs="Arial"/>
              <w:sz w:val="20"/>
              <w:szCs w:val="20"/>
            </w:rPr>
            <w:delText>p</w:delText>
          </w:r>
          <w:r w:rsidR="005A61FB" w:rsidRPr="005A61FB" w:rsidDel="00CF24D7">
            <w:rPr>
              <w:rFonts w:ascii="Verdana" w:eastAsia="Calibri" w:hAnsi="Verdana" w:cs="Arial"/>
              <w:sz w:val="20"/>
              <w:szCs w:val="20"/>
            </w:rPr>
            <w:delText>ossa alterare o influenzare irregolarmente lo svolgimento o l’esito dell’Evento.</w:delText>
          </w:r>
        </w:del>
      </w:ins>
      <w:del w:id="2283" w:author="Avv. Rosario Panzariello" w:date="2026-09-18T15:11:00Z" w16du:dateUtc="2026-09-18T13:11:00Z">
        <w:r w:rsidRPr="000532C5" w:rsidDel="00CF24D7">
          <w:rPr>
            <w:rFonts w:ascii="Verdana" w:eastAsia="Calibri" w:hAnsi="Verdana" w:cs="Arial"/>
            <w:sz w:val="20"/>
            <w:szCs w:val="20"/>
          </w:rPr>
          <w:delText>stiano influenzando l'esito dell'Asta.</w:delText>
        </w:r>
      </w:del>
      <w:ins w:id="2284" w:author="Avv. Rosario Panzariello" w:date="2026-09-14T14:01:00Z">
        <w:del w:id="2285" w:author="Avv. Rosario Panzariello" w:date="2026-09-18T15:11:00Z" w16du:dateUtc="2026-09-18T13:11:00Z">
          <w:r w:rsidR="00694ECE" w:rsidRPr="00694ECE" w:rsidDel="00CF24D7">
            <w:delText xml:space="preserve"> </w:delText>
          </w:r>
          <w:r w:rsidR="00694ECE" w:rsidRPr="00694ECE" w:rsidDel="00CF24D7">
            <w:rPr>
              <w:rFonts w:ascii="Verdana" w:eastAsia="Calibri" w:hAnsi="Verdana" w:cs="Arial"/>
              <w:sz w:val="20"/>
              <w:szCs w:val="20"/>
            </w:rPr>
            <w:delText>Resta fermo quanto previsto dagli artt. 3.2, 3.3 e 3.5 in ordine alla preventiva conoscibilità del Modello di Vendita e delle condizioni applicabili all’Offerente, al carattere vincolante delle relative indicazioni e alla possibilità di modificarle prima della formulazione dell’Offerta</w:delText>
          </w:r>
        </w:del>
        <w:r w:rsidR="00694ECE" w:rsidRPr="00694ECE">
          <w:rPr>
            <w:rFonts w:ascii="Verdana" w:eastAsia="Calibri" w:hAnsi="Verdana" w:cs="Arial"/>
            <w:sz w:val="20"/>
            <w:szCs w:val="20"/>
          </w:rPr>
          <w:t>.</w:t>
        </w:r>
      </w:ins>
    </w:p>
    <w:p w14:paraId="3869B98E" w14:textId="43E219B1" w:rsidR="00D517DC" w:rsidRPr="00746B2D" w:rsidRDefault="003A749A" w:rsidP="00D517DC">
      <w:pPr>
        <w:pStyle w:val="Paragrafoelenco"/>
        <w:numPr>
          <w:ilvl w:val="1"/>
          <w:numId w:val="1"/>
        </w:numPr>
        <w:spacing w:line="360" w:lineRule="auto"/>
        <w:ind w:left="0" w:firstLine="0"/>
        <w:jc w:val="both"/>
        <w:rPr>
          <w:ins w:id="2286" w:author="Avv. Rosario Panzariello" w:date="2026-09-14T14:09:00Z"/>
          <w:rFonts w:ascii="Verdana" w:hAnsi="Verdana"/>
          <w:sz w:val="20"/>
          <w:szCs w:val="20"/>
          <w:rPrChange w:id="2287" w:author="Avv. Rosario Panzariello" w:date="2026-09-14T14:17:00Z">
            <w:rPr>
              <w:ins w:id="2288" w:author="Avv. Rosario Panzariello" w:date="2026-09-14T14:09:00Z"/>
              <w:rFonts w:ascii="Verdana" w:eastAsia="Calibri" w:hAnsi="Verdana" w:cs="Arial"/>
              <w:sz w:val="20"/>
              <w:szCs w:val="20"/>
            </w:rPr>
          </w:rPrChange>
        </w:rPr>
      </w:pPr>
      <w:del w:id="2289" w:author="Avv. Rosario Panzariello" w:date="2026-09-14T14:09:00Z">
        <w:r w:rsidRPr="002453BB" w:rsidDel="00D517DC">
          <w:rPr>
            <w:rFonts w:ascii="Verdana" w:eastAsia="Calibri" w:hAnsi="Verdana" w:cs="Arial"/>
            <w:sz w:val="20"/>
            <w:szCs w:val="20"/>
          </w:rPr>
          <w:delText xml:space="preserve">Gli Utenti interessati all'acquisto partecipano all'Asta tramite l'interfaccia utente del Marketplace, presentando Offerte vincolanti per i Veicoli. Le Offerte devono essere espresse in cifre intere, senza decimali, e una volta inserite sono irrevocabili a meno che Fleequid, contattata </w:delText>
        </w:r>
        <w:r w:rsidRPr="00746B2D" w:rsidDel="00D517DC">
          <w:rPr>
            <w:rFonts w:ascii="Verdana" w:hAnsi="Verdana"/>
            <w:sz w:val="20"/>
            <w:szCs w:val="20"/>
            <w:rPrChange w:id="2290" w:author="Avv. Rosario Panzariello" w:date="2026-09-14T14:17:00Z">
              <w:rPr>
                <w:rFonts w:ascii="Verdana" w:eastAsia="Calibri" w:hAnsi="Verdana" w:cs="Arial"/>
                <w:sz w:val="20"/>
                <w:szCs w:val="20"/>
              </w:rPr>
            </w:rPrChange>
          </w:rPr>
          <w:delText>tempestivamente prima della scadenza, non consenta la modifica o l'annullamento.</w:delText>
        </w:r>
      </w:del>
      <w:ins w:id="2291" w:author="Avv. Rosario Panzariello" w:date="2026-09-18T15:11:00Z" w16du:dateUtc="2026-09-18T13:11:00Z">
        <w:r w:rsidR="004C23C0" w:rsidRPr="004C23C0">
          <w:t xml:space="preserve"> </w:t>
        </w:r>
        <w:r w:rsidR="004C23C0" w:rsidRPr="004C23C0">
          <w:rPr>
            <w:rFonts w:ascii="Verdana" w:hAnsi="Verdana"/>
            <w:sz w:val="20"/>
            <w:szCs w:val="20"/>
          </w:rPr>
          <w:t>Fleequid ha la possibilità di condurre gli Eventi di vendita secondo le seguenti modalità, utilizzabili, salvo quanto diversamente previsto dalle presenti Condizioni Generali o dalle Condizioni particolari di vendita, tanto nell'ambito della Vendita in commissione quanto nell'ambito del Dealer Sales</w:t>
        </w:r>
      </w:ins>
      <w:ins w:id="2292" w:author="Avv. Rosario Panzariello" w:date="2026-09-14T14:19:00Z">
        <w:del w:id="2293" w:author="Avv. Rosario Panzariello" w:date="2026-09-18T15:11:00Z" w16du:dateUtc="2026-09-18T13:11:00Z">
          <w:r w:rsidR="009128FA" w:rsidDel="004C23C0">
            <w:rPr>
              <w:rFonts w:ascii="Verdana" w:hAnsi="Verdana"/>
              <w:sz w:val="20"/>
              <w:szCs w:val="20"/>
            </w:rPr>
            <w:delText>\</w:delText>
          </w:r>
        </w:del>
      </w:ins>
      <w:ins w:id="2294" w:author="Avv. Rosario Panzariello" w:date="2026-09-14T14:18:00Z">
        <w:del w:id="2295" w:author="Avv. Rosario Panzariello" w:date="2026-09-18T15:11:00Z" w16du:dateUtc="2026-09-18T13:11:00Z">
          <w:r w:rsidR="001A0596" w:rsidRPr="001A0596" w:rsidDel="004C23C0">
            <w:rPr>
              <w:rFonts w:ascii="Verdana" w:eastAsia="Calibri" w:hAnsi="Verdana" w:cs="Arial"/>
              <w:sz w:val="20"/>
              <w:szCs w:val="20"/>
              <w:rPrChange w:id="2296" w:author="Avv. Rosario Panzariello" w:date="2026-09-14T14:18:00Z">
                <w:rPr/>
              </w:rPrChange>
            </w:rPr>
            <w:delText>Fleequid ha la possibilità di condurre gli Eventi di vendita secondo le seguenti modalità, utilizzabili, salvo quanto diversamente previsto dalle presenti Condizioni Generali o dalle Condizioni particolari di vendita, tanto nell’ambito della Vendita in commissione quanto nell’ambito del Dealer Sales</w:delText>
          </w:r>
        </w:del>
        <w:r w:rsidR="001A0596" w:rsidRPr="001A0596">
          <w:rPr>
            <w:rFonts w:ascii="Verdana" w:eastAsia="Calibri" w:hAnsi="Verdana" w:cs="Arial"/>
            <w:sz w:val="20"/>
            <w:szCs w:val="20"/>
            <w:rPrChange w:id="2297" w:author="Avv. Rosario Panzariello" w:date="2026-09-14T14:18:00Z">
              <w:rPr/>
            </w:rPrChange>
          </w:rPr>
          <w:t>:</w:t>
        </w:r>
        <w:r w:rsidR="001A0596" w:rsidRPr="001A0596">
          <w:rPr>
            <w:rFonts w:ascii="Verdana" w:eastAsia="Calibri" w:hAnsi="Verdana" w:cs="Arial"/>
            <w:sz w:val="20"/>
            <w:szCs w:val="20"/>
            <w:rPrChange w:id="2298" w:author="Avv. Rosario Panzariello" w:date="2026-09-14T14:18:00Z">
              <w:rPr>
                <w:rFonts w:ascii="Verdana" w:hAnsi="Verdana"/>
                <w:sz w:val="20"/>
                <w:szCs w:val="20"/>
              </w:rPr>
            </w:rPrChange>
          </w:rPr>
          <w:t xml:space="preserve"> </w:t>
        </w:r>
      </w:ins>
    </w:p>
    <w:p w14:paraId="2FA46DFF" w14:textId="4EDEAE2A" w:rsidR="00D517DC" w:rsidRPr="00746B2D" w:rsidRDefault="00D01FCE" w:rsidP="00BB34A4">
      <w:pPr>
        <w:pStyle w:val="Paragrafoelenco"/>
        <w:numPr>
          <w:ilvl w:val="0"/>
          <w:numId w:val="27"/>
        </w:numPr>
        <w:spacing w:line="360" w:lineRule="auto"/>
        <w:jc w:val="both"/>
        <w:rPr>
          <w:ins w:id="2299" w:author="Avv. Rosario Panzariello" w:date="2026-09-14T14:10:00Z"/>
          <w:rFonts w:ascii="Verdana" w:hAnsi="Verdana"/>
          <w:sz w:val="20"/>
          <w:szCs w:val="20"/>
          <w:rPrChange w:id="2300" w:author="Avv. Rosario Panzariello" w:date="2026-09-14T14:17:00Z">
            <w:rPr>
              <w:ins w:id="2301" w:author="Avv. Rosario Panzariello" w:date="2026-09-14T14:10:00Z"/>
            </w:rPr>
          </w:rPrChange>
        </w:rPr>
      </w:pPr>
      <w:ins w:id="2302" w:author="Avv. Rosario Panzariello" w:date="2026-09-14T14:10:00Z">
        <w:del w:id="2303" w:author="Avv. Rosario Panzariello" w:date="2026-09-18T15:11:00Z" w16du:dateUtc="2026-09-18T13:11:00Z">
          <w:r w:rsidRPr="00C67647" w:rsidDel="00C67647">
            <w:rPr>
              <w:rFonts w:ascii="Verdana" w:hAnsi="Verdana"/>
              <w:sz w:val="20"/>
              <w:szCs w:val="20"/>
              <w:rPrChange w:id="2304" w:author="Avv. Rosario Panzariello" w:date="2026-09-18T15:11:00Z" w16du:dateUtc="2026-09-18T13:11:00Z">
                <w:rPr>
                  <w:rStyle w:val="Enfasigrassetto"/>
                </w:rPr>
              </w:rPrChange>
            </w:rPr>
            <w:delText>Aste a rilancio.</w:delText>
          </w:r>
          <w:r w:rsidRPr="00C67647" w:rsidDel="00C67647">
            <w:rPr>
              <w:rFonts w:ascii="Verdana" w:hAnsi="Verdana"/>
              <w:b/>
              <w:bCs/>
              <w:sz w:val="20"/>
              <w:szCs w:val="20"/>
              <w:rPrChange w:id="2305" w:author="Avv. Rosario Panzariello" w:date="2026-09-18T15:11:00Z" w16du:dateUtc="2026-09-18T13:11:00Z">
                <w:rPr/>
              </w:rPrChange>
            </w:rPr>
            <w:delText xml:space="preserve"> </w:delText>
          </w:r>
        </w:del>
      </w:ins>
      <w:ins w:id="2306" w:author="Avv. Rosario Panzariello" w:date="2026-09-14T14:15:00Z">
        <w:del w:id="2307" w:author="Avv. Rosario Panzariello" w:date="2026-09-18T15:11:00Z" w16du:dateUtc="2026-09-18T13:11:00Z">
          <w:r w:rsidR="00E16943" w:rsidRPr="00C67647" w:rsidDel="00C67647">
            <w:rPr>
              <w:rFonts w:ascii="Verdana" w:hAnsi="Verdana"/>
              <w:b/>
              <w:bCs/>
              <w:sz w:val="20"/>
              <w:szCs w:val="20"/>
              <w:rPrChange w:id="2308" w:author="Avv. Rosario Panzariello" w:date="2026-09-18T15:11:00Z" w16du:dateUtc="2026-09-18T13:11:00Z">
                <w:rPr/>
              </w:rPrChange>
            </w:rPr>
            <w:delText>Gli Offerenti possono formulare Offerte e successivi rilanci secondo le condizioni stabilite per l’Evento. Fleequid può rendere disponibili sistemi di rilancio automatico sino a un importo massimo predeterminato dall’Offerente e può prevedere l’estensione della durata dell’Asta in presenza di Offerte formulate in prossimità della relativa scadenza</w:delText>
          </w:r>
        </w:del>
      </w:ins>
      <w:ins w:id="2309" w:author="Avv. Rosario Panzariello" w:date="2026-09-14T14:10:00Z">
        <w:del w:id="2310" w:author="Avv. Rosario Panzariello" w:date="2026-09-18T15:11:00Z" w16du:dateUtc="2026-09-18T13:11:00Z">
          <w:r w:rsidRPr="00C67647" w:rsidDel="00C67647">
            <w:rPr>
              <w:rFonts w:ascii="Verdana" w:hAnsi="Verdana"/>
              <w:b/>
              <w:bCs/>
              <w:sz w:val="20"/>
              <w:szCs w:val="20"/>
              <w:rPrChange w:id="2311" w:author="Avv. Rosario Panzariello" w:date="2026-09-18T15:11:00Z" w16du:dateUtc="2026-09-18T13:11:00Z">
                <w:rPr/>
              </w:rPrChange>
            </w:rPr>
            <w:delText>;</w:delText>
          </w:r>
        </w:del>
      </w:ins>
      <w:ins w:id="2312" w:author="Avv. Rosario Panzariello" w:date="2026-09-18T15:11:00Z" w16du:dateUtc="2026-09-18T13:11:00Z">
        <w:r w:rsidR="00C67647" w:rsidRPr="00C67647">
          <w:rPr>
            <w:rFonts w:ascii="Verdana" w:hAnsi="Verdana"/>
            <w:b/>
            <w:bCs/>
            <w:sz w:val="20"/>
            <w:szCs w:val="20"/>
            <w:rPrChange w:id="2313" w:author="Avv. Rosario Panzariello" w:date="2026-09-18T15:11:00Z" w16du:dateUtc="2026-09-18T13:11:00Z">
              <w:rPr>
                <w:rFonts w:ascii="Verdana" w:hAnsi="Verdana"/>
                <w:sz w:val="20"/>
                <w:szCs w:val="20"/>
              </w:rPr>
            </w:rPrChange>
          </w:rPr>
          <w:t>Aste a rilancio</w:t>
        </w:r>
        <w:r w:rsidR="00C67647" w:rsidRPr="00C67647">
          <w:rPr>
            <w:rFonts w:ascii="Verdana" w:hAnsi="Verdana"/>
            <w:sz w:val="20"/>
            <w:szCs w:val="20"/>
          </w:rPr>
          <w:t xml:space="preserve">. Gli Offerenti possono formulare Offerte e successivi rilanci secondo le condizioni stabilite per l'Evento. Fleequid può rendere disponibili sistemi di rilancio </w:t>
        </w:r>
        <w:r w:rsidR="00C67647" w:rsidRPr="00C67647">
          <w:rPr>
            <w:rFonts w:ascii="Verdana" w:hAnsi="Verdana"/>
            <w:sz w:val="20"/>
            <w:szCs w:val="20"/>
          </w:rPr>
          <w:lastRenderedPageBreak/>
          <w:t>automatico sino a un importo massimo predeterminato dall'Offerente e può prevedere l'estensione della durata dell'Asta in presenza di Offerte formulate in prossimità della relativa scadenza.</w:t>
        </w:r>
      </w:ins>
    </w:p>
    <w:p w14:paraId="6ADE014D" w14:textId="4A9F2731" w:rsidR="00D01FCE" w:rsidRPr="00746B2D" w:rsidRDefault="00D01FCE" w:rsidP="00BB34A4">
      <w:pPr>
        <w:pStyle w:val="Paragrafoelenco"/>
        <w:numPr>
          <w:ilvl w:val="0"/>
          <w:numId w:val="27"/>
        </w:numPr>
        <w:spacing w:line="360" w:lineRule="auto"/>
        <w:jc w:val="both"/>
        <w:rPr>
          <w:ins w:id="2314" w:author="Avv. Rosario Panzariello" w:date="2026-09-14T14:10:00Z"/>
          <w:rFonts w:ascii="Verdana" w:hAnsi="Verdana"/>
          <w:sz w:val="20"/>
          <w:szCs w:val="20"/>
          <w:rPrChange w:id="2315" w:author="Avv. Rosario Panzariello" w:date="2026-09-14T14:17:00Z">
            <w:rPr>
              <w:ins w:id="2316" w:author="Avv. Rosario Panzariello" w:date="2026-09-14T14:10:00Z"/>
            </w:rPr>
          </w:rPrChange>
        </w:rPr>
      </w:pPr>
      <w:ins w:id="2317" w:author="Avv. Rosario Panzariello" w:date="2026-09-14T14:10:00Z">
        <w:r w:rsidRPr="00E062E8">
          <w:rPr>
            <w:rFonts w:ascii="Verdana" w:hAnsi="Verdana"/>
            <w:sz w:val="20"/>
            <w:szCs w:val="20"/>
            <w:rPrChange w:id="2318" w:author="Avv. Rosario Panzariello" w:date="2026-09-18T21:00:00Z" w16du:dateUtc="2026-09-18T19:00:00Z">
              <w:rPr>
                <w:rStyle w:val="Enfasigrassetto"/>
              </w:rPr>
            </w:rPrChange>
          </w:rPr>
          <w:t>Compra-Subito</w:t>
        </w:r>
        <w:r w:rsidRPr="00746B2D">
          <w:rPr>
            <w:rFonts w:ascii="Verdana" w:hAnsi="Verdana"/>
            <w:sz w:val="20"/>
            <w:szCs w:val="20"/>
            <w:rPrChange w:id="2319" w:author="Avv. Rosario Panzariello" w:date="2026-09-14T14:17:00Z">
              <w:rPr>
                <w:rStyle w:val="Enfasigrassetto"/>
              </w:rPr>
            </w:rPrChange>
          </w:rPr>
          <w:t>.</w:t>
        </w:r>
        <w:r w:rsidRPr="00746B2D">
          <w:rPr>
            <w:rFonts w:ascii="Verdana" w:hAnsi="Verdana"/>
            <w:sz w:val="20"/>
            <w:szCs w:val="20"/>
            <w:rPrChange w:id="2320" w:author="Avv. Rosario Panzariello" w:date="2026-09-14T14:17:00Z">
              <w:rPr/>
            </w:rPrChange>
          </w:rPr>
          <w:t xml:space="preserve"> </w:t>
        </w:r>
      </w:ins>
      <w:ins w:id="2321" w:author="Avv. Rosario Panzariello" w:date="2026-09-18T15:11:00Z" w16du:dateUtc="2026-09-18T13:11:00Z">
        <w:r w:rsidR="00D570F8" w:rsidRPr="00D570F8">
          <w:rPr>
            <w:rFonts w:ascii="Verdana" w:hAnsi="Verdana"/>
            <w:sz w:val="20"/>
            <w:szCs w:val="20"/>
          </w:rPr>
          <w:t>Fleequid può consentire agli Utenti, come modalità autonoma ovvero associata a un'Asta a rilancio, di formulare un'Offerta al prezzo di acquisto immediato indicato per il Veicolo, senza ricorrere al sistema dei rilanci. Quando la modalità Compra-Subito sia associata a un'Asta, la formulazione dell'Offerta al prezzo previsto determina la cessazione della possibilità di formulare ulteriori Offerte nell'ambito della medesima Asta. Qualora il prezzo di acquisto immediato, ovvero la Base d'asta pubblicata, derivi da un errore materiale manifesto e non corrisponda al prezzo o al Prezzo di riserva correttamente applicabile alla specifica operazione, Fleequid può correggere l'errore prima della formulazione dell'Offerta; qualora l'Accordo vincolante si sia già perfezionato sulla base del dato errato, Fleequid può procedere all'Annullamento della vendita secondo la disciplina generale di cui all'art. 14. La presente disposizione si applica esclusivamente all'errore materiale manifesto e non attribuisce a Fleequid alcun potere discrezionale di modificare il prezzo dopo la formulazione dell'Offerta.</w:t>
        </w:r>
      </w:ins>
      <w:ins w:id="2322" w:author="Avv. Rosario Panzariello" w:date="2026-09-14T14:15:00Z">
        <w:del w:id="2323" w:author="Avv. Rosario Panzariello" w:date="2026-09-18T15:11:00Z" w16du:dateUtc="2026-09-18T13:11:00Z">
          <w:r w:rsidR="00E16943" w:rsidRPr="00746B2D" w:rsidDel="00D570F8">
            <w:rPr>
              <w:rFonts w:ascii="Verdana" w:hAnsi="Verdana"/>
              <w:sz w:val="20"/>
              <w:szCs w:val="20"/>
              <w:rPrChange w:id="2324" w:author="Avv. Rosario Panzariello" w:date="2026-09-14T14:17:00Z">
                <w:rPr/>
              </w:rPrChange>
            </w:rPr>
            <w:delText>Fleequid può consentire agli Utenti, come modalità autonoma ovvero associata a un’Asta a rilancio, di formulare un’Offerta al prezzo di acquisto immediato indicato per il Veicolo, senza ricorrere al sistema dei rilanci. Quando la modalità Compra-Subito sia associata a un’Asta, la formulazione dell’Offerta al prezzo previsto determina la cessazione della possibilità di formulare ulteriori Offerte nell’ambito della medesima Asta, secondo quanto previsto dalle presenti Condizioni Generali</w:delText>
          </w:r>
        </w:del>
      </w:ins>
      <w:ins w:id="2325" w:author="Avv. Rosario Panzariello" w:date="2026-09-14T14:10:00Z">
        <w:del w:id="2326" w:author="Avv. Rosario Panzariello" w:date="2026-09-18T15:12:00Z" w16du:dateUtc="2026-09-18T13:12:00Z">
          <w:r w:rsidRPr="00746B2D" w:rsidDel="00D570F8">
            <w:rPr>
              <w:rFonts w:ascii="Verdana" w:hAnsi="Verdana"/>
              <w:sz w:val="20"/>
              <w:szCs w:val="20"/>
              <w:rPrChange w:id="2327" w:author="Avv. Rosario Panzariello" w:date="2026-09-14T14:17:00Z">
                <w:rPr/>
              </w:rPrChange>
            </w:rPr>
            <w:delText>;</w:delText>
          </w:r>
        </w:del>
      </w:ins>
    </w:p>
    <w:p w14:paraId="40B2AFAC" w14:textId="14416F40" w:rsidR="00D01FCE" w:rsidRPr="00746B2D" w:rsidRDefault="00D01FCE" w:rsidP="00BB34A4">
      <w:pPr>
        <w:pStyle w:val="Paragrafoelenco"/>
        <w:numPr>
          <w:ilvl w:val="0"/>
          <w:numId w:val="27"/>
        </w:numPr>
        <w:spacing w:line="360" w:lineRule="auto"/>
        <w:jc w:val="both"/>
        <w:rPr>
          <w:ins w:id="2328" w:author="Avv. Rosario Panzariello" w:date="2026-09-14T14:10:00Z"/>
          <w:rFonts w:ascii="Verdana" w:hAnsi="Verdana"/>
          <w:sz w:val="20"/>
          <w:szCs w:val="20"/>
          <w:rPrChange w:id="2329" w:author="Avv. Rosario Panzariello" w:date="2026-09-14T14:17:00Z">
            <w:rPr>
              <w:ins w:id="2330" w:author="Avv. Rosario Panzariello" w:date="2026-09-14T14:10:00Z"/>
            </w:rPr>
          </w:rPrChange>
        </w:rPr>
      </w:pPr>
      <w:ins w:id="2331" w:author="Avv. Rosario Panzariello" w:date="2026-09-14T14:11:00Z">
        <w:r w:rsidRPr="00E062E8">
          <w:rPr>
            <w:rFonts w:ascii="Verdana" w:hAnsi="Verdana"/>
            <w:sz w:val="20"/>
            <w:szCs w:val="20"/>
            <w:rPrChange w:id="2332" w:author="Avv. Rosario Panzariello" w:date="2026-09-18T21:01:00Z" w16du:dateUtc="2026-09-18T19:01:00Z">
              <w:rPr>
                <w:rStyle w:val="Enfasigrassetto"/>
              </w:rPr>
            </w:rPrChange>
          </w:rPr>
          <w:t>Vendite riservate.</w:t>
        </w:r>
        <w:r w:rsidRPr="00E062E8">
          <w:rPr>
            <w:rFonts w:ascii="Verdana" w:hAnsi="Verdana"/>
            <w:sz w:val="20"/>
            <w:szCs w:val="20"/>
            <w:rPrChange w:id="2333" w:author="Avv. Rosario Panzariello" w:date="2026-09-18T21:01:00Z" w16du:dateUtc="2026-09-18T19:01:00Z">
              <w:rPr/>
            </w:rPrChange>
          </w:rPr>
          <w:t xml:space="preserve"> </w:t>
        </w:r>
      </w:ins>
      <w:ins w:id="2334" w:author="Avv. Rosario Panzariello" w:date="2026-09-18T15:12:00Z" w16du:dateUtc="2026-09-18T13:12:00Z">
        <w:r w:rsidR="00A0311F" w:rsidRPr="00E062E8">
          <w:rPr>
            <w:rFonts w:ascii="Verdana" w:hAnsi="Verdana"/>
            <w:sz w:val="20"/>
            <w:szCs w:val="20"/>
          </w:rPr>
          <w:t>Fleequid</w:t>
        </w:r>
        <w:r w:rsidR="00A0311F" w:rsidRPr="00A0311F">
          <w:rPr>
            <w:rFonts w:ascii="Verdana" w:hAnsi="Verdana"/>
            <w:sz w:val="20"/>
            <w:szCs w:val="20"/>
          </w:rPr>
          <w:t xml:space="preserve"> può organizzare Eventi di vendita destinati esclusivamente a uno o più Utenti da essa individuati e non visibili alla generalità degli Utenti del Marketplace. Tali Eventi possono essere resi accessibili attraverso l'area riservata degli Utenti designati, mediante link diretto o attraverso altri canali utilizzati da Fleequid. Le relative modalità e condizioni sono rese conoscibili agli Utenti interessati prima della formulazione dell'Offerta. Nella Vendita in commissione, ove sia previsto un Prezzo di riserva e salvo diversa previsione applicabile alla specifica operazione, la Base d'asta della Vendita riservata corrisponde al Prezzo di riserva.</w:t>
        </w:r>
      </w:ins>
      <w:ins w:id="2335" w:author="Avv. Rosario Panzariello" w:date="2026-09-14T14:16:00Z">
        <w:del w:id="2336" w:author="Avv. Rosario Panzariello" w:date="2026-09-18T15:12:00Z" w16du:dateUtc="2026-09-18T13:12:00Z">
          <w:r w:rsidR="00E16943" w:rsidRPr="00746B2D" w:rsidDel="00A0311F">
            <w:rPr>
              <w:rFonts w:ascii="Verdana" w:hAnsi="Verdana"/>
              <w:sz w:val="20"/>
              <w:szCs w:val="20"/>
              <w:rPrChange w:id="2337" w:author="Avv. Rosario Panzariello" w:date="2026-09-14T14:17:00Z">
                <w:rPr/>
              </w:rPrChange>
            </w:rPr>
            <w:delText xml:space="preserve">Fleequid può organizzare Eventi di vendita destinati esclusivamente a uno o più Utenti da essa individuati e non visibili alla generalità degli Utenti del Marketplace. Tali Eventi possono essere resi accessibili attraverso l’area personale degli Utenti designati, mediante link diretto o attraverso altri canali utilizzati da Fleequid. Le relative modalità e condizioni sono rese conoscibili agli Utenti interessati prima della formulazione dell’Offerta. </w:delText>
          </w:r>
          <w:r w:rsidR="00E16943" w:rsidRPr="00746B2D" w:rsidDel="00A0311F">
            <w:rPr>
              <w:rFonts w:ascii="Verdana" w:hAnsi="Verdana"/>
              <w:sz w:val="20"/>
              <w:szCs w:val="20"/>
              <w:rPrChange w:id="2338" w:author="Avv. Rosario Panzariello" w:date="2026-09-14T14:17:00Z">
                <w:rPr>
                  <w:rStyle w:val="Enfasigrassetto"/>
                </w:rPr>
              </w:rPrChange>
            </w:rPr>
            <w:delText>Nella Vendita in commissione</w:delText>
          </w:r>
          <w:r w:rsidR="00E16943" w:rsidRPr="00746B2D" w:rsidDel="00A0311F">
            <w:rPr>
              <w:rFonts w:ascii="Verdana" w:hAnsi="Verdana"/>
              <w:sz w:val="20"/>
              <w:szCs w:val="20"/>
              <w:rPrChange w:id="2339" w:author="Avv. Rosario Panzariello" w:date="2026-09-14T14:17:00Z">
                <w:rPr/>
              </w:rPrChange>
            </w:rPr>
            <w:delText>, ove sia previsto un Prezzo di riserva e salvo diversa previsione applicabile alla specifica operazione, la Base d’asta della Vendita riservata corrisponde al Prezzo di riserva</w:delText>
          </w:r>
        </w:del>
      </w:ins>
      <w:ins w:id="2340" w:author="Avv. Rosario Panzariello" w:date="2026-09-14T14:11:00Z">
        <w:del w:id="2341" w:author="Avv. Rosario Panzariello" w:date="2026-09-18T15:12:00Z" w16du:dateUtc="2026-09-18T13:12:00Z">
          <w:r w:rsidRPr="00746B2D" w:rsidDel="00A0311F">
            <w:rPr>
              <w:rFonts w:ascii="Verdana" w:hAnsi="Verdana"/>
              <w:sz w:val="20"/>
              <w:szCs w:val="20"/>
              <w:rPrChange w:id="2342" w:author="Avv. Rosario Panzariello" w:date="2026-09-14T14:17:00Z">
                <w:rPr/>
              </w:rPrChange>
            </w:rPr>
            <w:delText>;</w:delText>
          </w:r>
        </w:del>
      </w:ins>
    </w:p>
    <w:p w14:paraId="4B02C342" w14:textId="54682941" w:rsidR="00D01FCE" w:rsidRPr="00746B2D" w:rsidRDefault="00296792" w:rsidP="00BB34A4">
      <w:pPr>
        <w:pStyle w:val="Paragrafoelenco"/>
        <w:numPr>
          <w:ilvl w:val="0"/>
          <w:numId w:val="27"/>
        </w:numPr>
        <w:spacing w:line="360" w:lineRule="auto"/>
        <w:jc w:val="both"/>
        <w:rPr>
          <w:ins w:id="2343" w:author="Avv. Rosario Panzariello" w:date="2026-09-14T14:11:00Z"/>
          <w:rFonts w:ascii="Verdana" w:hAnsi="Verdana"/>
          <w:sz w:val="20"/>
          <w:szCs w:val="20"/>
          <w:rPrChange w:id="2344" w:author="Avv. Rosario Panzariello" w:date="2026-09-14T14:17:00Z">
            <w:rPr>
              <w:ins w:id="2345" w:author="Avv. Rosario Panzariello" w:date="2026-09-14T14:11:00Z"/>
            </w:rPr>
          </w:rPrChange>
        </w:rPr>
      </w:pPr>
      <w:ins w:id="2346" w:author="Avv. Rosario Panzariello" w:date="2026-09-14T14:11:00Z">
        <w:r w:rsidRPr="00D40BAB">
          <w:rPr>
            <w:rFonts w:ascii="Verdana" w:hAnsi="Verdana"/>
            <w:sz w:val="20"/>
            <w:szCs w:val="20"/>
            <w:rPrChange w:id="2347" w:author="Avv. Rosario Panzariello" w:date="2026-09-18T21:01:00Z" w16du:dateUtc="2026-09-18T19:01:00Z">
              <w:rPr>
                <w:rStyle w:val="Enfasigrassetto"/>
              </w:rPr>
            </w:rPrChange>
          </w:rPr>
          <w:t>1 Euro Auctions</w:t>
        </w:r>
        <w:r w:rsidRPr="00746B2D">
          <w:rPr>
            <w:rFonts w:ascii="Verdana" w:hAnsi="Verdana"/>
            <w:sz w:val="20"/>
            <w:szCs w:val="20"/>
            <w:rPrChange w:id="2348" w:author="Avv. Rosario Panzariello" w:date="2026-09-14T14:17:00Z">
              <w:rPr>
                <w:rStyle w:val="Enfasigrassetto"/>
              </w:rPr>
            </w:rPrChange>
          </w:rPr>
          <w:t>.</w:t>
        </w:r>
        <w:r w:rsidRPr="00746B2D">
          <w:rPr>
            <w:rFonts w:ascii="Verdana" w:hAnsi="Verdana"/>
            <w:sz w:val="20"/>
            <w:szCs w:val="20"/>
            <w:rPrChange w:id="2349" w:author="Avv. Rosario Panzariello" w:date="2026-09-14T14:17:00Z">
              <w:rPr/>
            </w:rPrChange>
          </w:rPr>
          <w:t xml:space="preserve"> </w:t>
        </w:r>
      </w:ins>
      <w:ins w:id="2350" w:author="Avv. Rosario Panzariello" w:date="2026-09-18T15:12:00Z" w16du:dateUtc="2026-09-18T13:12:00Z">
        <w:r w:rsidR="001D287E" w:rsidRPr="001D287E">
          <w:rPr>
            <w:rFonts w:ascii="Verdana" w:hAnsi="Verdana"/>
            <w:sz w:val="20"/>
            <w:szCs w:val="20"/>
          </w:rPr>
          <w:t>Oltre alle altre modalità previste dal presente articolo, Fleequid può organizzare particolari categorie di Aste, tra cui le "1 Euro Auctions", disciplinate dalle relative Condizioni particolari di vendita, che trovano applicazione secondo quanto previsto dall'art. 4.5. Tali Aste possono prevedere l'assenza del Prezzo di riserva e specifiche modalità di determinazione del prezzo, delle Commissioni, delle Tariffe e degli altri elementi economici applicabili. Resta in ogni caso fermo il diritto del Venditore a conseguire il risultato economico ad esso spettante secondo il Modello di Vendita applicabile e le condizioni concordate con Fleequid, ivi compreso, nella Vendita in commissione, l'eventuale meccanismo di integrazione economica previsto dalle relative Condizioni particolari di vendita.</w:t>
        </w:r>
      </w:ins>
      <w:ins w:id="2351" w:author="Avv. Rosario Panzariello" w:date="2026-09-14T14:36:00Z">
        <w:del w:id="2352" w:author="Avv. Rosario Panzariello" w:date="2026-09-18T15:12:00Z" w16du:dateUtc="2026-09-18T13:12:00Z">
          <w:r w:rsidR="00F4772C" w:rsidRPr="00F4772C" w:rsidDel="001D287E">
            <w:rPr>
              <w:rFonts w:ascii="Verdana" w:hAnsi="Verdana"/>
              <w:sz w:val="20"/>
              <w:szCs w:val="20"/>
              <w:rPrChange w:id="2353" w:author="Avv. Rosario Panzariello" w:date="2026-09-14T14:36:00Z">
                <w:rPr/>
              </w:rPrChange>
            </w:rPr>
            <w:delText xml:space="preserve">Oltre alle altre modalità previste dal presente articolo, Fleequid può organizzare particolari categorie di Aste, tra cui le </w:delText>
          </w:r>
          <w:r w:rsidR="00F4772C" w:rsidRPr="00F4772C" w:rsidDel="001D287E">
            <w:rPr>
              <w:rFonts w:ascii="Verdana" w:hAnsi="Verdana"/>
              <w:sz w:val="20"/>
              <w:szCs w:val="20"/>
              <w:rPrChange w:id="2354" w:author="Avv. Rosario Panzariello" w:date="2026-09-14T14:36:00Z">
                <w:rPr>
                  <w:rStyle w:val="Enfasigrassetto"/>
                </w:rPr>
              </w:rPrChange>
            </w:rPr>
            <w:delText>“1 Euro Auctions”</w:delText>
          </w:r>
          <w:r w:rsidR="00F4772C" w:rsidRPr="00F4772C" w:rsidDel="001D287E">
            <w:rPr>
              <w:rFonts w:ascii="Verdana" w:hAnsi="Verdana"/>
              <w:sz w:val="20"/>
              <w:szCs w:val="20"/>
              <w:rPrChange w:id="2355" w:author="Avv. Rosario Panzariello" w:date="2026-09-14T14:36:00Z">
                <w:rPr/>
              </w:rPrChange>
            </w:rPr>
            <w:delText xml:space="preserve">, disciplinate dalle relative Condizioni particolari di vendita, che trovano applicazione secondo quanto previsto dall’art. 4.5. Tali Aste possono prevedere l’assenza del Prezzo di riserva e specifiche modalità di determinazione del prezzo, delle Commissioni, delle Tariffe e degli altri elementi economici applicabili. </w:delText>
          </w:r>
          <w:r w:rsidR="00F4772C" w:rsidRPr="00F4772C" w:rsidDel="001D287E">
            <w:rPr>
              <w:rFonts w:ascii="Verdana" w:hAnsi="Verdana"/>
              <w:sz w:val="20"/>
              <w:szCs w:val="20"/>
              <w:rPrChange w:id="2356" w:author="Avv. Rosario Panzariello" w:date="2026-09-14T14:36:00Z">
                <w:rPr>
                  <w:rStyle w:val="Enfasigrassetto"/>
                </w:rPr>
              </w:rPrChange>
            </w:rPr>
            <w:delText>Resta in ogni caso fermo il diritto del Venditore a conseguire il risultato economico ad esso spettante secondo il Modello di Vendita applicabile e le condizioni concordate con Fleequid, ivi compreso, nella Vendita in commissione, l’eventuale meccanismo di integrazione economica previsto dalle relative Condizioni particolari di vendita</w:delText>
          </w:r>
        </w:del>
      </w:ins>
      <w:ins w:id="2357" w:author="Avv. Rosario Panzariello" w:date="2026-09-14T14:11:00Z">
        <w:del w:id="2358" w:author="Avv. Rosario Panzariello" w:date="2026-09-18T15:12:00Z" w16du:dateUtc="2026-09-18T13:12:00Z">
          <w:r w:rsidRPr="00F4772C" w:rsidDel="001D287E">
            <w:rPr>
              <w:rFonts w:ascii="Verdana" w:hAnsi="Verdana"/>
              <w:sz w:val="20"/>
              <w:szCs w:val="20"/>
              <w:rPrChange w:id="2359" w:author="Avv. Rosario Panzariello" w:date="2026-09-14T14:36:00Z">
                <w:rPr/>
              </w:rPrChange>
            </w:rPr>
            <w:delText>;</w:delText>
          </w:r>
        </w:del>
      </w:ins>
    </w:p>
    <w:p w14:paraId="51883BA2" w14:textId="629DC8B8" w:rsidR="00296792" w:rsidRPr="00746B2D" w:rsidRDefault="00296792" w:rsidP="00BB34A4">
      <w:pPr>
        <w:pStyle w:val="Paragrafoelenco"/>
        <w:numPr>
          <w:ilvl w:val="0"/>
          <w:numId w:val="27"/>
        </w:numPr>
        <w:spacing w:line="360" w:lineRule="auto"/>
        <w:jc w:val="both"/>
        <w:rPr>
          <w:ins w:id="2360" w:author="Avv. Rosario Panzariello" w:date="2026-09-14T14:11:00Z"/>
          <w:rFonts w:ascii="Verdana" w:hAnsi="Verdana"/>
          <w:sz w:val="20"/>
          <w:szCs w:val="20"/>
          <w:rPrChange w:id="2361" w:author="Avv. Rosario Panzariello" w:date="2026-09-14T14:17:00Z">
            <w:rPr>
              <w:ins w:id="2362" w:author="Avv. Rosario Panzariello" w:date="2026-09-14T14:11:00Z"/>
            </w:rPr>
          </w:rPrChange>
        </w:rPr>
      </w:pPr>
      <w:ins w:id="2363" w:author="Avv. Rosario Panzariello" w:date="2026-09-14T14:11:00Z">
        <w:r w:rsidRPr="005F1A01">
          <w:rPr>
            <w:rFonts w:ascii="Verdana" w:hAnsi="Verdana"/>
            <w:sz w:val="20"/>
            <w:szCs w:val="20"/>
            <w:rPrChange w:id="2364" w:author="Avv. Rosario Panzariello" w:date="2026-09-18T21:02:00Z" w16du:dateUtc="2026-09-18T19:02:00Z">
              <w:rPr>
                <w:rStyle w:val="Enfasigrassetto"/>
              </w:rPr>
            </w:rPrChange>
          </w:rPr>
          <w:t>Negoziazione</w:t>
        </w:r>
        <w:r w:rsidRPr="00746B2D">
          <w:rPr>
            <w:rFonts w:ascii="Verdana" w:hAnsi="Verdana"/>
            <w:sz w:val="20"/>
            <w:szCs w:val="20"/>
            <w:rPrChange w:id="2365" w:author="Avv. Rosario Panzariello" w:date="2026-09-14T14:17:00Z">
              <w:rPr>
                <w:rStyle w:val="Enfasigrassetto"/>
              </w:rPr>
            </w:rPrChange>
          </w:rPr>
          <w:t>.</w:t>
        </w:r>
        <w:r w:rsidRPr="00746B2D">
          <w:rPr>
            <w:rFonts w:ascii="Verdana" w:hAnsi="Verdana"/>
            <w:sz w:val="20"/>
            <w:szCs w:val="20"/>
            <w:rPrChange w:id="2366" w:author="Avv. Rosario Panzariello" w:date="2026-09-14T14:17:00Z">
              <w:rPr/>
            </w:rPrChange>
          </w:rPr>
          <w:t xml:space="preserve"> </w:t>
        </w:r>
      </w:ins>
      <w:ins w:id="2367" w:author="Avv. Rosario Panzariello" w:date="2026-09-18T15:13:00Z" w16du:dateUtc="2026-09-18T13:13:00Z">
        <w:r w:rsidR="009E4D82" w:rsidRPr="009E4D82">
          <w:rPr>
            <w:rFonts w:ascii="Verdana" w:hAnsi="Verdana"/>
            <w:sz w:val="20"/>
            <w:szCs w:val="20"/>
          </w:rPr>
          <w:t xml:space="preserve">Fleequid può condurre, tramite il Marketplace ovvero attraverso gli altri canali messi a disposizione o comunque accettati da Fleequid, una trattativa relativa alla vendita del Veicolo, nell'ambito della quale possono essere formulate Offerte e controproposte. Nella Negoziazione il mero scambio di proposte e controproposte non perfeziona l'Accordo vincolante. L'Accordo vincolante si perfeziona quando il Venditore </w:t>
        </w:r>
        <w:r w:rsidR="009E4D82" w:rsidRPr="009E4D82">
          <w:rPr>
            <w:rFonts w:ascii="Verdana" w:hAnsi="Verdana"/>
            <w:sz w:val="20"/>
            <w:szCs w:val="20"/>
          </w:rPr>
          <w:lastRenderedPageBreak/>
          <w:t>accetta l'Offerta dell'Offerente ovvero quando l'Offerente accetta la controproposta del Venditore; nel Dealer Sales l'accettazione compete a Fleequid quale venditore del Veicolo. La trattativa cessa alla scadenza del termine eventualmente fissato da Fleequid e negli altri casi previsti dalle presenti Condizioni Generali; dalla cessazione della trattativa nessun vincolo sorge tra le Parti.</w:t>
        </w:r>
      </w:ins>
      <w:ins w:id="2368" w:author="Avv. Rosario Panzariello" w:date="2026-09-14T14:16:00Z">
        <w:del w:id="2369" w:author="Avv. Rosario Panzariello" w:date="2026-09-18T15:13:00Z" w16du:dateUtc="2026-09-18T13:13:00Z">
          <w:r w:rsidR="00A84F05" w:rsidRPr="00746B2D" w:rsidDel="009E4D82">
            <w:rPr>
              <w:rFonts w:ascii="Verdana" w:hAnsi="Verdana"/>
              <w:sz w:val="20"/>
              <w:szCs w:val="20"/>
              <w:rPrChange w:id="2370" w:author="Avv. Rosario Panzariello" w:date="2026-09-14T14:17:00Z">
                <w:rPr/>
              </w:rPrChange>
            </w:rPr>
            <w:delText>Fleequid può condurre, tramite il Marketplace ovvero attraverso gli altri canali messi a disposizione o comunque accettati da Fleequid, una trattativa relativa alla vendita del Veicolo, nell’ambito della quale possono essere formulate Offerte e controproposte</w:delText>
          </w:r>
        </w:del>
      </w:ins>
      <w:ins w:id="2371" w:author="Avv. Rosario Panzariello" w:date="2026-09-14T14:11:00Z">
        <w:del w:id="2372" w:author="Avv. Rosario Panzariello" w:date="2026-09-18T15:13:00Z" w16du:dateUtc="2026-09-18T13:13:00Z">
          <w:r w:rsidRPr="00746B2D" w:rsidDel="009E4D82">
            <w:rPr>
              <w:rFonts w:ascii="Verdana" w:hAnsi="Verdana"/>
              <w:sz w:val="20"/>
              <w:szCs w:val="20"/>
              <w:rPrChange w:id="2373" w:author="Avv. Rosario Panzariello" w:date="2026-09-14T14:17:00Z">
                <w:rPr/>
              </w:rPrChange>
            </w:rPr>
            <w:delText>;</w:delText>
          </w:r>
        </w:del>
      </w:ins>
    </w:p>
    <w:p w14:paraId="7DD5AD95" w14:textId="79466B08" w:rsidR="00296792" w:rsidRPr="00746B2D" w:rsidRDefault="00296792" w:rsidP="00BB34A4">
      <w:pPr>
        <w:pStyle w:val="Paragrafoelenco"/>
        <w:numPr>
          <w:ilvl w:val="0"/>
          <w:numId w:val="27"/>
        </w:numPr>
        <w:spacing w:line="360" w:lineRule="auto"/>
        <w:jc w:val="both"/>
        <w:rPr>
          <w:ins w:id="2374" w:author="Avv. Rosario Panzariello" w:date="2026-09-14T14:11:00Z"/>
          <w:rFonts w:ascii="Verdana" w:hAnsi="Verdana"/>
          <w:sz w:val="20"/>
          <w:szCs w:val="20"/>
          <w:rPrChange w:id="2375" w:author="Avv. Rosario Panzariello" w:date="2026-09-14T14:17:00Z">
            <w:rPr>
              <w:ins w:id="2376" w:author="Avv. Rosario Panzariello" w:date="2026-09-14T14:11:00Z"/>
            </w:rPr>
          </w:rPrChange>
        </w:rPr>
      </w:pPr>
      <w:ins w:id="2377" w:author="Avv. Rosario Panzariello" w:date="2026-09-14T14:11:00Z">
        <w:r w:rsidRPr="005F1A01">
          <w:rPr>
            <w:rFonts w:ascii="Verdana" w:hAnsi="Verdana"/>
            <w:sz w:val="20"/>
            <w:szCs w:val="20"/>
            <w:rPrChange w:id="2378" w:author="Avv. Rosario Panzariello" w:date="2026-09-18T21:03:00Z" w16du:dateUtc="2026-09-18T19:03:00Z">
              <w:rPr>
                <w:rStyle w:val="Enfasigrassetto"/>
              </w:rPr>
            </w:rPrChange>
          </w:rPr>
          <w:t>Vendita fuori asta</w:t>
        </w:r>
        <w:r w:rsidRPr="00746B2D">
          <w:rPr>
            <w:rFonts w:ascii="Verdana" w:hAnsi="Verdana"/>
            <w:sz w:val="20"/>
            <w:szCs w:val="20"/>
            <w:rPrChange w:id="2379" w:author="Avv. Rosario Panzariello" w:date="2026-09-14T14:17:00Z">
              <w:rPr>
                <w:rStyle w:val="Enfasigrassetto"/>
              </w:rPr>
            </w:rPrChange>
          </w:rPr>
          <w:t>.</w:t>
        </w:r>
        <w:del w:id="2380" w:author="Avv. Rosario Panzariello" w:date="2026-09-18T21:03:00Z" w16du:dateUtc="2026-09-18T19:03:00Z">
          <w:r w:rsidRPr="00746B2D" w:rsidDel="005F1A01">
            <w:rPr>
              <w:rFonts w:ascii="Verdana" w:hAnsi="Verdana"/>
              <w:sz w:val="20"/>
              <w:szCs w:val="20"/>
              <w:rPrChange w:id="2381" w:author="Avv. Rosario Panzariello" w:date="2026-09-14T14:17:00Z">
                <w:rPr/>
              </w:rPrChange>
            </w:rPr>
            <w:delText xml:space="preserve"> </w:delText>
          </w:r>
        </w:del>
      </w:ins>
      <w:ins w:id="2382" w:author="Avv. Rosario Panzariello" w:date="2026-09-18T15:13:00Z" w16du:dateUtc="2026-09-18T13:13:00Z">
        <w:r w:rsidR="00CE3911" w:rsidRPr="00CE3911">
          <w:rPr>
            <w:rFonts w:ascii="Verdana" w:hAnsi="Verdana"/>
            <w:sz w:val="20"/>
            <w:szCs w:val="20"/>
          </w:rPr>
          <w:t xml:space="preserve"> Fleequid può gestire la vendita del Veicolo al di fuori del processo d'Asta, anche in occasione di eventi, fiere, iniziative commerciali o trattative condotte attraverso canali diversi dal Marketplace. Alla Vendita fuori asta si applica, in quanto compatibile con la concreta organizzazione dell'operazione, il meccanismo di perfezionamento previsto dalla precedente lett. e)</w:t>
        </w:r>
      </w:ins>
      <w:ins w:id="2383" w:author="Avv. Rosario Panzariello" w:date="2026-09-14T14:16:00Z">
        <w:del w:id="2384" w:author="Avv. Rosario Panzariello" w:date="2026-09-18T15:13:00Z" w16du:dateUtc="2026-09-18T13:13:00Z">
          <w:r w:rsidR="00A84F05" w:rsidRPr="00746B2D" w:rsidDel="00CE3911">
            <w:rPr>
              <w:rFonts w:ascii="Verdana" w:hAnsi="Verdana"/>
              <w:sz w:val="20"/>
              <w:szCs w:val="20"/>
              <w:rPrChange w:id="2385" w:author="Avv. Rosario Panzariello" w:date="2026-09-14T14:17:00Z">
                <w:rPr/>
              </w:rPrChange>
            </w:rPr>
            <w:delText>Fleequid può gestire la vendita del Veicolo al di fuori del processo d’Asta, anche in occasione di eventi, fiere, iniziative commerciali o trattative condotte attraverso canali diversi dal Marketplace</w:delText>
          </w:r>
        </w:del>
      </w:ins>
      <w:ins w:id="2386" w:author="Avv. Rosario Panzariello" w:date="2026-09-14T14:11:00Z">
        <w:r w:rsidRPr="00746B2D">
          <w:rPr>
            <w:rFonts w:ascii="Verdana" w:hAnsi="Verdana"/>
            <w:sz w:val="20"/>
            <w:szCs w:val="20"/>
            <w:rPrChange w:id="2387" w:author="Avv. Rosario Panzariello" w:date="2026-09-14T14:17:00Z">
              <w:rPr/>
            </w:rPrChange>
          </w:rPr>
          <w:t>.</w:t>
        </w:r>
      </w:ins>
    </w:p>
    <w:p w14:paraId="1435EC69" w14:textId="735CC4EC" w:rsidR="00296792" w:rsidRPr="00746B2D" w:rsidRDefault="00EA3132">
      <w:pPr>
        <w:pStyle w:val="Paragrafoelenco"/>
        <w:spacing w:line="360" w:lineRule="auto"/>
        <w:ind w:left="0"/>
        <w:jc w:val="both"/>
        <w:rPr>
          <w:rFonts w:ascii="Verdana" w:hAnsi="Verdana"/>
          <w:sz w:val="20"/>
          <w:szCs w:val="20"/>
          <w:rPrChange w:id="2388" w:author="Avv. Rosario Panzariello" w:date="2026-09-14T14:17:00Z">
            <w:rPr/>
          </w:rPrChange>
        </w:rPr>
        <w:pPrChange w:id="2389" w:author="Avv. Rosario Panzariello" w:date="2026-09-14T14:12:00Z">
          <w:pPr>
            <w:pStyle w:val="Paragrafoelenco"/>
            <w:numPr>
              <w:ilvl w:val="1"/>
              <w:numId w:val="1"/>
            </w:numPr>
            <w:spacing w:line="360" w:lineRule="auto"/>
            <w:ind w:left="0" w:hanging="720"/>
            <w:jc w:val="both"/>
          </w:pPr>
        </w:pPrChange>
      </w:pPr>
      <w:ins w:id="2390" w:author="Avv. Rosario Panzariello" w:date="2026-09-14T14:11:00Z">
        <w:del w:id="2391" w:author="Avv. Rosario Panzariello" w:date="2026-09-18T15:13:00Z" w16du:dateUtc="2026-09-18T13:13:00Z">
          <w:r w:rsidRPr="00746B2D" w:rsidDel="00FA2935">
            <w:rPr>
              <w:rFonts w:ascii="Verdana" w:hAnsi="Verdana"/>
              <w:sz w:val="20"/>
              <w:szCs w:val="20"/>
              <w:rPrChange w:id="2392" w:author="Avv. Rosario Panzariello" w:date="2026-09-14T14:17:00Z">
                <w:rPr/>
              </w:rPrChange>
            </w:rPr>
            <w:delText>Il perfezionamento dell’Accordo vincolante nelle diverse modalità di Evento di vendita è disciplinato dal successivo art. 10.</w:delText>
          </w:r>
        </w:del>
      </w:ins>
      <w:ins w:id="2393" w:author="Avv. Rosario Panzariello" w:date="2026-09-18T15:13:00Z" w16du:dateUtc="2026-09-18T13:13:00Z">
        <w:r w:rsidR="00FA2935" w:rsidRPr="00FA2935">
          <w:rPr>
            <w:rFonts w:ascii="Verdana" w:hAnsi="Verdana"/>
            <w:sz w:val="20"/>
            <w:szCs w:val="20"/>
          </w:rPr>
          <w:t>Il perfezionamento dell'Accordo vincolante nelle diverse modalità di Evento di vendita è disciplinato dall'art. 10.2. Per tutte le modalità restano comuni la disciplina dello Stato Opzionato, della Proforma e del Termine di pagamento di cui all'art. 11 e quella del pagamento, del ritardo e dell'Annullamento della vendita di cui agli artt. 12 e 14.</w:t>
        </w:r>
      </w:ins>
    </w:p>
    <w:p w14:paraId="187AD8B2" w14:textId="651777A3"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sidRPr="000A6706">
        <w:rPr>
          <w:rFonts w:ascii="Verdana" w:hAnsi="Verdana"/>
          <w:sz w:val="20"/>
          <w:szCs w:val="20"/>
        </w:rPr>
        <w:t xml:space="preserve">Salvo quanto </w:t>
      </w:r>
      <w:ins w:id="2394" w:author="Avv. Rosario Panzariello" w:date="2026-09-14T14:19:00Z">
        <w:r w:rsidR="00E95740">
          <w:rPr>
            <w:rFonts w:ascii="Verdana" w:hAnsi="Verdana"/>
            <w:sz w:val="20"/>
            <w:szCs w:val="20"/>
          </w:rPr>
          <w:t>diversame</w:t>
        </w:r>
      </w:ins>
      <w:ins w:id="2395" w:author="Avv. Rosario Panzariello" w:date="2026-09-14T14:20:00Z">
        <w:r w:rsidR="00E95740">
          <w:rPr>
            <w:rFonts w:ascii="Verdana" w:hAnsi="Verdana"/>
            <w:sz w:val="20"/>
            <w:szCs w:val="20"/>
          </w:rPr>
          <w:t xml:space="preserve">nte </w:t>
        </w:r>
      </w:ins>
      <w:r w:rsidRPr="000A6706">
        <w:rPr>
          <w:rFonts w:ascii="Verdana" w:hAnsi="Verdana"/>
          <w:sz w:val="20"/>
          <w:szCs w:val="20"/>
        </w:rPr>
        <w:t xml:space="preserve">previsto </w:t>
      </w:r>
      <w:del w:id="2396" w:author="Avv. Rosario Panzariello" w:date="2026-09-14T14:20:00Z">
        <w:r w:rsidRPr="000A6706" w:rsidDel="00E95740">
          <w:rPr>
            <w:rFonts w:ascii="Verdana" w:hAnsi="Verdana"/>
            <w:sz w:val="20"/>
            <w:szCs w:val="20"/>
          </w:rPr>
          <w:delText xml:space="preserve">nelle </w:delText>
        </w:r>
      </w:del>
      <w:ins w:id="2397" w:author="Avv. Rosario Panzariello" w:date="2026-09-14T14:20:00Z">
        <w:r w:rsidR="00E95740">
          <w:rPr>
            <w:rFonts w:ascii="Verdana" w:hAnsi="Verdana"/>
            <w:sz w:val="20"/>
            <w:szCs w:val="20"/>
          </w:rPr>
          <w:t>dalle presenti</w:t>
        </w:r>
        <w:r w:rsidR="00E95740" w:rsidRPr="000A6706">
          <w:rPr>
            <w:rFonts w:ascii="Verdana" w:hAnsi="Verdana"/>
            <w:sz w:val="20"/>
            <w:szCs w:val="20"/>
          </w:rPr>
          <w:t xml:space="preserve"> </w:t>
        </w:r>
        <w:r w:rsidR="00E95740">
          <w:rPr>
            <w:rFonts w:ascii="Verdana" w:hAnsi="Verdana"/>
            <w:sz w:val="20"/>
            <w:szCs w:val="20"/>
          </w:rPr>
          <w:t xml:space="preserve">CG </w:t>
        </w:r>
      </w:ins>
      <w:ins w:id="2398" w:author="Avv. Rosario Panzariello" w:date="2026-09-18T15:14:00Z" w16du:dateUtc="2026-09-18T13:14:00Z">
        <w:r w:rsidR="0039117F" w:rsidRPr="0039117F">
          <w:rPr>
            <w:rFonts w:ascii="Verdana" w:hAnsi="Verdana"/>
            <w:sz w:val="20"/>
            <w:szCs w:val="20"/>
          </w:rPr>
          <w:t>o dalle Condizioni particolari di vendita, le Aste organizzate da Fleequid prevedono un Prezzo di riserva. Il Prezzo di riserva può essere previsto anche nelle altre tipologie di Evento di vendita, ove compatibile con le relative modalità di svolgimento. Nella Vendita in commissione il Prezzo di riserva è determinato da Fleequid sulla base del PMIV e delle Commissioni poste a carico del Venditore, in modo da assicurare al Venditore, al suo raggiungimento, un incasso netto almeno pari al PMIV, salva la diversa espressa accettazione del Venditore. Nel Dealer Sales l'eventuale Prezzo di riserva riguarda esclusivamente la successiva vendita del Veicolo da Fleequid all'Acquirente ed è determinato autonomamente da Fleequid nell'ambito della propria attività di rivendita; esso non determina il corrispettivo spettante al Venditore, costituito dal Prezzo di acquisto concordato ai sensi dell'art. 18.3, e non modifica le altre condizioni economiche concordate tra Fleequid e il Venditore. La formulazione dell'Offerta più elevata non attribuisce, di per sé, all'Offerente il diritto di acquistare il Veicolo sino al perfezionamento dell'Accordo vincolante ai sensi dell'art. 10.</w:t>
        </w:r>
      </w:ins>
      <w:ins w:id="2399" w:author="Avv. Rosario Panzariello" w:date="2026-09-14T14:20:00Z">
        <w:del w:id="2400" w:author="Avv. Rosario Panzariello" w:date="2026-09-18T15:14:00Z" w16du:dateUtc="2026-09-18T13:14:00Z">
          <w:r w:rsidR="00E95740" w:rsidDel="007C0ED3">
            <w:rPr>
              <w:rFonts w:ascii="Verdana" w:hAnsi="Verdana"/>
              <w:sz w:val="20"/>
              <w:szCs w:val="20"/>
            </w:rPr>
            <w:delText>o dalle</w:delText>
          </w:r>
        </w:del>
      </w:ins>
      <w:del w:id="2401" w:author="Avv. Rosario Panzariello" w:date="2026-09-18T15:14:00Z" w16du:dateUtc="2026-09-18T13:14:00Z">
        <w:r w:rsidRPr="000A6706" w:rsidDel="007C0ED3">
          <w:rPr>
            <w:rFonts w:ascii="Verdana" w:hAnsi="Verdana"/>
            <w:sz w:val="20"/>
            <w:szCs w:val="20"/>
          </w:rPr>
          <w:delText>Condizioni particolari d’asta</w:delText>
        </w:r>
        <w:r w:rsidR="005F6ED6" w:rsidRPr="000A6706" w:rsidDel="007C0ED3">
          <w:rPr>
            <w:rFonts w:ascii="Verdana" w:hAnsi="Verdana"/>
            <w:sz w:val="20"/>
            <w:szCs w:val="20"/>
          </w:rPr>
          <w:delText xml:space="preserve"> </w:delText>
        </w:r>
      </w:del>
      <w:ins w:id="2402" w:author="Avv. Rosario Panzariello" w:date="2026-09-14T14:20:00Z">
        <w:del w:id="2403" w:author="Avv. Rosario Panzariello" w:date="2026-09-18T15:14:00Z" w16du:dateUtc="2026-09-18T13:14:00Z">
          <w:r w:rsidR="000E481F" w:rsidDel="007C0ED3">
            <w:rPr>
              <w:rFonts w:ascii="Verdana" w:hAnsi="Verdana"/>
              <w:sz w:val="20"/>
              <w:szCs w:val="20"/>
            </w:rPr>
            <w:delText xml:space="preserve">di </w:delText>
          </w:r>
          <w:r w:rsidR="000E481F" w:rsidRPr="00815654" w:rsidDel="007C0ED3">
            <w:rPr>
              <w:rFonts w:ascii="Verdana" w:hAnsi="Verdana"/>
              <w:sz w:val="20"/>
              <w:szCs w:val="20"/>
            </w:rPr>
            <w:delText xml:space="preserve">vendita, </w:delText>
          </w:r>
        </w:del>
      </w:ins>
      <w:del w:id="2404" w:author="Avv. Rosario Panzariello" w:date="2026-09-18T15:14:00Z" w16du:dateUtc="2026-09-18T13:14:00Z">
        <w:r w:rsidR="005F6ED6" w:rsidRPr="00815654" w:rsidDel="007C0ED3">
          <w:rPr>
            <w:rFonts w:ascii="Verdana" w:hAnsi="Verdana"/>
            <w:sz w:val="20"/>
            <w:szCs w:val="20"/>
          </w:rPr>
          <w:delText xml:space="preserve">applicabili a specifiche categorie di </w:delText>
        </w:r>
      </w:del>
      <w:ins w:id="2405" w:author="Avv. Rosario Panzariello" w:date="2026-09-14T14:20:00Z">
        <w:del w:id="2406" w:author="Avv. Rosario Panzariello" w:date="2026-09-18T15:14:00Z" w16du:dateUtc="2026-09-18T13:14:00Z">
          <w:r w:rsidR="000E481F" w:rsidRPr="00815654" w:rsidDel="007C0ED3">
            <w:rPr>
              <w:rFonts w:ascii="Verdana" w:hAnsi="Verdana"/>
              <w:sz w:val="20"/>
              <w:szCs w:val="20"/>
            </w:rPr>
            <w:delText xml:space="preserve">le </w:delText>
          </w:r>
        </w:del>
      </w:ins>
      <w:del w:id="2407" w:author="Avv. Rosario Panzariello" w:date="2026-09-18T15:14:00Z" w16du:dateUtc="2026-09-18T13:14:00Z">
        <w:r w:rsidR="005F6ED6" w:rsidRPr="00815654" w:rsidDel="007C0ED3">
          <w:rPr>
            <w:rFonts w:ascii="Verdana" w:hAnsi="Verdana"/>
            <w:sz w:val="20"/>
            <w:szCs w:val="20"/>
          </w:rPr>
          <w:delText>Aste</w:delText>
        </w:r>
      </w:del>
      <w:ins w:id="2408" w:author="Avv. Rosario Panzariello" w:date="2026-09-14T14:21:00Z">
        <w:del w:id="2409" w:author="Avv. Rosario Panzariello" w:date="2026-09-18T15:14:00Z" w16du:dateUtc="2026-09-18T13:14:00Z">
          <w:r w:rsidR="007874AD" w:rsidRPr="00815654" w:rsidDel="007C0ED3">
            <w:rPr>
              <w:rFonts w:ascii="Verdana" w:hAnsi="Verdana"/>
              <w:sz w:val="20"/>
              <w:szCs w:val="20"/>
            </w:rPr>
            <w:delText xml:space="preserve"> organizzate da Fleequid prevedono un Prezzo di riserva. </w:delText>
          </w:r>
        </w:del>
      </w:ins>
      <w:ins w:id="2410" w:author="Avv. Rosario Panzariello" w:date="2026-09-14T14:28:00Z">
        <w:del w:id="2411" w:author="Avv. Rosario Panzariello" w:date="2026-09-18T15:14:00Z" w16du:dateUtc="2026-09-18T13:14:00Z">
          <w:r w:rsidR="00915547" w:rsidRPr="001751AF" w:rsidDel="007C0ED3">
            <w:rPr>
              <w:rFonts w:ascii="Verdana" w:hAnsi="Verdana"/>
              <w:sz w:val="20"/>
              <w:szCs w:val="20"/>
              <w:rPrChange w:id="2412" w:author="Avv. Rosario Panzariello" w:date="2026-09-14T14:29:00Z">
                <w:rPr/>
              </w:rPrChange>
            </w:rPr>
            <w:delText>Il Prezzo di riserva può essere previsto anche nelle altre tipologie di Evento di vendita, ove compatibile con le relative modalità di svolgimento</w:delText>
          </w:r>
        </w:del>
      </w:ins>
      <w:ins w:id="2413" w:author="Avv. Rosario Panzariello" w:date="2026-09-14T14:24:00Z">
        <w:del w:id="2414" w:author="Avv. Rosario Panzariello" w:date="2026-09-18T15:14:00Z" w16du:dateUtc="2026-09-18T13:14:00Z">
          <w:r w:rsidR="006A3AA3" w:rsidRPr="00915547" w:rsidDel="007C0ED3">
            <w:rPr>
              <w:rFonts w:ascii="Verdana" w:hAnsi="Verdana"/>
              <w:sz w:val="20"/>
              <w:szCs w:val="20"/>
            </w:rPr>
            <w:delText xml:space="preserve">. </w:delText>
          </w:r>
        </w:del>
      </w:ins>
      <w:ins w:id="2415" w:author="Avv. Rosario Panzariello" w:date="2026-09-14T14:29:00Z">
        <w:del w:id="2416" w:author="Avv. Rosario Panzariello" w:date="2026-09-18T15:14:00Z" w16du:dateUtc="2026-09-18T13:14:00Z">
          <w:r w:rsidR="001751AF" w:rsidRPr="001751AF" w:rsidDel="007C0ED3">
            <w:rPr>
              <w:rFonts w:ascii="Verdana" w:hAnsi="Verdana"/>
              <w:sz w:val="20"/>
              <w:szCs w:val="20"/>
              <w:rPrChange w:id="2417" w:author="Avv. Rosario Panzariello" w:date="2026-09-14T14:29:00Z">
                <w:rPr/>
              </w:rPrChange>
            </w:rPr>
            <w:delText xml:space="preserve">Nella </w:delText>
          </w:r>
          <w:r w:rsidR="001751AF" w:rsidRPr="001751AF" w:rsidDel="007C0ED3">
            <w:rPr>
              <w:rFonts w:ascii="Verdana" w:hAnsi="Verdana"/>
              <w:sz w:val="20"/>
              <w:szCs w:val="20"/>
              <w:rPrChange w:id="2418" w:author="Avv. Rosario Panzariello" w:date="2026-09-14T14:29:00Z">
                <w:rPr>
                  <w:rStyle w:val="Enfasigrassetto"/>
                </w:rPr>
              </w:rPrChange>
            </w:rPr>
            <w:delText>Vendita in commissione</w:delText>
          </w:r>
          <w:r w:rsidR="001751AF" w:rsidRPr="001751AF" w:rsidDel="007C0ED3">
            <w:rPr>
              <w:rFonts w:ascii="Verdana" w:hAnsi="Verdana"/>
              <w:sz w:val="20"/>
              <w:szCs w:val="20"/>
              <w:rPrChange w:id="2419" w:author="Avv. Rosario Panzariello" w:date="2026-09-14T14:29:00Z">
                <w:rPr/>
              </w:rPrChange>
            </w:rPr>
            <w:delText>, il Prezzo di riserva è determinato da Fleequid sulla base del PMIV e delle Commissioni poste a carico del Venditore, secondo quanto previsto dalle presenti Condizioni Generali, in modo da assicurare al Venditore, al suo raggiungimento, un incasso netto almeno pari al PMIV, salva la diversa espressa accettazione del Venditore</w:delText>
          </w:r>
        </w:del>
      </w:ins>
      <w:ins w:id="2420" w:author="Avv. Rosario Panzariello" w:date="2026-09-14T14:24:00Z">
        <w:del w:id="2421" w:author="Avv. Rosario Panzariello" w:date="2026-09-18T15:14:00Z" w16du:dateUtc="2026-09-18T13:14:00Z">
          <w:r w:rsidR="00815654" w:rsidRPr="00815654" w:rsidDel="007C0ED3">
            <w:rPr>
              <w:rFonts w:ascii="Verdana" w:hAnsi="Verdana"/>
              <w:sz w:val="20"/>
              <w:szCs w:val="20"/>
              <w:rPrChange w:id="2422" w:author="Avv. Rosario Panzariello" w:date="2026-09-14T14:24:00Z">
                <w:rPr/>
              </w:rPrChange>
            </w:rPr>
            <w:delText xml:space="preserve">. </w:delText>
          </w:r>
        </w:del>
      </w:ins>
      <w:ins w:id="2423" w:author="Avv. Rosario Panzariello" w:date="2026-09-14T14:29:00Z">
        <w:del w:id="2424" w:author="Avv. Rosario Panzariello" w:date="2026-09-18T15:14:00Z" w16du:dateUtc="2026-09-18T13:14:00Z">
          <w:r w:rsidR="001751AF" w:rsidRPr="001751AF" w:rsidDel="007C0ED3">
            <w:rPr>
              <w:rFonts w:ascii="Verdana" w:hAnsi="Verdana"/>
              <w:sz w:val="20"/>
              <w:szCs w:val="20"/>
              <w:rPrChange w:id="2425" w:author="Avv. Rosario Panzariello" w:date="2026-09-14T14:29:00Z">
                <w:rPr/>
              </w:rPrChange>
            </w:rPr>
            <w:delText xml:space="preserve">Nel </w:delText>
          </w:r>
          <w:r w:rsidR="001751AF" w:rsidRPr="001751AF" w:rsidDel="007C0ED3">
            <w:rPr>
              <w:rFonts w:ascii="Verdana" w:hAnsi="Verdana"/>
              <w:sz w:val="20"/>
              <w:szCs w:val="20"/>
              <w:rPrChange w:id="2426" w:author="Avv. Rosario Panzariello" w:date="2026-09-14T14:29:00Z">
                <w:rPr>
                  <w:rStyle w:val="Enfasigrassetto"/>
                </w:rPr>
              </w:rPrChange>
            </w:rPr>
            <w:delText>Dealer Sales</w:delText>
          </w:r>
          <w:r w:rsidR="001751AF" w:rsidRPr="001751AF" w:rsidDel="007C0ED3">
            <w:rPr>
              <w:rFonts w:ascii="Verdana" w:hAnsi="Verdana"/>
              <w:sz w:val="20"/>
              <w:szCs w:val="20"/>
              <w:rPrChange w:id="2427" w:author="Avv. Rosario Panzariello" w:date="2026-09-14T14:29:00Z">
                <w:rPr/>
              </w:rPrChange>
            </w:rPr>
            <w:delText xml:space="preserve">, l’eventuale Prezzo di riserva riguarda esclusivamente la successiva vendita del Veicolo da Fleequid all’Acquirente ed è determinato autonomamente da Fleequid nell’ambito della propria attività di rivendita. </w:delText>
          </w:r>
          <w:r w:rsidR="001751AF" w:rsidRPr="001751AF" w:rsidDel="007C0ED3">
            <w:rPr>
              <w:rFonts w:ascii="Verdana" w:hAnsi="Verdana"/>
              <w:sz w:val="20"/>
              <w:szCs w:val="20"/>
              <w:rPrChange w:id="2428" w:author="Avv. Rosario Panzariello" w:date="2026-09-14T14:29:00Z">
                <w:rPr>
                  <w:rStyle w:val="Enfasigrassetto"/>
                </w:rPr>
              </w:rPrChange>
            </w:rPr>
            <w:delText>Esso non determina il corrispettivo spettante al Venditore, costituito dal Prezzo di acquisto concordato con Fleequid, che non può essere inferiore al PMIV, salvo che il Venditore abbia espressamente accettato un diverso importo.</w:delText>
          </w:r>
          <w:r w:rsidR="001751AF" w:rsidRPr="001751AF" w:rsidDel="007C0ED3">
            <w:rPr>
              <w:rFonts w:ascii="Verdana" w:hAnsi="Verdana"/>
              <w:sz w:val="20"/>
              <w:szCs w:val="20"/>
              <w:rPrChange w:id="2429" w:author="Avv. Rosario Panzariello" w:date="2026-09-14T14:29:00Z">
                <w:rPr/>
              </w:rPrChange>
            </w:rPr>
            <w:delText xml:space="preserve"> Il Prezzo di riserva così determinato non modifica il Prezzo di acquisto né le altre condizioni economiche concordate tra Fleequid e il Venditore. La formulazione dell’Offerta più elevata non attribuisce, di per sé, all’Offerente il diritto di acquistare il Veicolo sino al perfezionamento dell’Accordo vincolante secondo quanto previsto dall’art. 10</w:delText>
          </w:r>
        </w:del>
      </w:ins>
      <w:ins w:id="2430" w:author="Avv. Rosario Panzariello" w:date="2026-09-14T14:25:00Z">
        <w:del w:id="2431" w:author="Avv. Rosario Panzariello" w:date="2026-09-18T15:14:00Z" w16du:dateUtc="2026-09-18T13:14:00Z">
          <w:r w:rsidR="00815654" w:rsidDel="0039117F">
            <w:rPr>
              <w:rFonts w:ascii="Verdana" w:hAnsi="Verdana"/>
              <w:sz w:val="20"/>
              <w:szCs w:val="20"/>
            </w:rPr>
            <w:delText>.</w:delText>
          </w:r>
        </w:del>
      </w:ins>
      <w:del w:id="2432" w:author="Avv. Rosario Panzariello" w:date="2026-09-18T15:14:00Z" w16du:dateUtc="2026-09-18T13:14:00Z">
        <w:r w:rsidR="00A21BB2" w:rsidRPr="000A6706" w:rsidDel="0039117F">
          <w:rPr>
            <w:rFonts w:ascii="Verdana" w:hAnsi="Verdana"/>
            <w:sz w:val="20"/>
            <w:szCs w:val="20"/>
          </w:rPr>
          <w:delText xml:space="preserve">, </w:delText>
        </w:r>
      </w:del>
      <w:del w:id="2433" w:author="Avv. Rosario Panzariello" w:date="2026-09-14T14:25:00Z">
        <w:r w:rsidR="005F6ED6" w:rsidRPr="000A6706" w:rsidDel="00815654">
          <w:rPr>
            <w:rFonts w:ascii="Verdana" w:hAnsi="Verdana"/>
            <w:sz w:val="20"/>
            <w:szCs w:val="20"/>
          </w:rPr>
          <w:delText>quali</w:delText>
        </w:r>
        <w:r w:rsidR="00D3375A" w:rsidRPr="000A6706" w:rsidDel="00815654">
          <w:rPr>
            <w:rFonts w:ascii="Verdana" w:hAnsi="Verdana"/>
            <w:sz w:val="20"/>
            <w:szCs w:val="20"/>
          </w:rPr>
          <w:delText>,</w:delText>
        </w:r>
        <w:r w:rsidR="005F6ED6" w:rsidRPr="000A6706" w:rsidDel="00815654">
          <w:rPr>
            <w:rFonts w:ascii="Verdana" w:hAnsi="Verdana"/>
            <w:sz w:val="20"/>
            <w:szCs w:val="20"/>
          </w:rPr>
          <w:delText xml:space="preserve"> a titolo esemplificativo</w:delText>
        </w:r>
        <w:r w:rsidR="00D3375A" w:rsidRPr="000A6706" w:rsidDel="00815654">
          <w:rPr>
            <w:rFonts w:ascii="Verdana" w:hAnsi="Verdana"/>
            <w:sz w:val="20"/>
            <w:szCs w:val="20"/>
          </w:rPr>
          <w:delText>,</w:delText>
        </w:r>
        <w:r w:rsidR="005F6ED6" w:rsidRPr="000A6706" w:rsidDel="00815654">
          <w:rPr>
            <w:rFonts w:ascii="Verdana" w:hAnsi="Verdana"/>
            <w:sz w:val="20"/>
            <w:szCs w:val="20"/>
          </w:rPr>
          <w:delText xml:space="preserve"> le “1 Euro Auctions”</w:delText>
        </w:r>
        <w:r w:rsidR="00D3375A" w:rsidRPr="000A6706" w:rsidDel="00815654">
          <w:rPr>
            <w:rFonts w:ascii="Verdana" w:hAnsi="Verdana"/>
            <w:sz w:val="20"/>
            <w:szCs w:val="20"/>
          </w:rPr>
          <w:delText xml:space="preserve">, </w:delText>
        </w:r>
        <w:r w:rsidR="00A21BB2" w:rsidRPr="000A6706" w:rsidDel="00815654">
          <w:rPr>
            <w:rFonts w:ascii="Verdana" w:hAnsi="Verdana"/>
            <w:sz w:val="20"/>
            <w:szCs w:val="20"/>
          </w:rPr>
          <w:delText>le Aste operate da Fleequid prevedono un Prezzo di riserva</w:delText>
        </w:r>
        <w:r w:rsidR="003A749A" w:rsidRPr="000A6706" w:rsidDel="00815654">
          <w:rPr>
            <w:rFonts w:ascii="Verdana" w:hAnsi="Verdana"/>
            <w:sz w:val="20"/>
            <w:szCs w:val="20"/>
          </w:rPr>
          <w:delText>. Gli</w:delText>
        </w:r>
        <w:r w:rsidR="003A749A" w:rsidRPr="1D1CCC19" w:rsidDel="00815654">
          <w:rPr>
            <w:rFonts w:ascii="Verdana" w:eastAsia="Calibri" w:hAnsi="Verdana" w:cs="Arial"/>
            <w:sz w:val="20"/>
            <w:szCs w:val="20"/>
          </w:rPr>
          <w:delText xml:space="preserve"> </w:delText>
        </w:r>
        <w:r w:rsidR="00964C98" w:rsidRPr="1D1CCC19" w:rsidDel="00815654">
          <w:rPr>
            <w:rFonts w:ascii="Verdana" w:eastAsia="Calibri" w:hAnsi="Verdana" w:cs="Arial"/>
            <w:sz w:val="20"/>
            <w:szCs w:val="20"/>
          </w:rPr>
          <w:delText>Offerenti</w:delText>
        </w:r>
        <w:r w:rsidR="003A749A" w:rsidRPr="1D1CCC19" w:rsidDel="00815654">
          <w:rPr>
            <w:rFonts w:ascii="Verdana" w:eastAsia="Calibri" w:hAnsi="Verdana" w:cs="Arial"/>
            <w:sz w:val="20"/>
            <w:szCs w:val="20"/>
          </w:rPr>
          <w:delText xml:space="preserve"> comprendono che la formulazione di un'Offerta più alta </w:delText>
        </w:r>
        <w:r w:rsidR="00CC2810" w:rsidRPr="1D1CCC19" w:rsidDel="00815654">
          <w:rPr>
            <w:rFonts w:ascii="Verdana" w:eastAsia="Calibri" w:hAnsi="Verdana" w:cs="Arial"/>
            <w:sz w:val="20"/>
            <w:szCs w:val="20"/>
          </w:rPr>
          <w:delText xml:space="preserve">(Puntata massima) </w:delText>
        </w:r>
        <w:r w:rsidR="003A749A" w:rsidRPr="1D1CCC19" w:rsidDel="00815654">
          <w:rPr>
            <w:rFonts w:ascii="Verdana" w:eastAsia="Calibri" w:hAnsi="Verdana" w:cs="Arial"/>
            <w:sz w:val="20"/>
            <w:szCs w:val="20"/>
          </w:rPr>
          <w:delText>non garantisce la vendita fino a quando Fleequid non comunica ufficialmente l'Aggiudicazione.</w:delText>
        </w:r>
        <w:r w:rsidR="00574B41" w:rsidRPr="1D1CCC19" w:rsidDel="00815654">
          <w:rPr>
            <w:rFonts w:ascii="Verdana" w:eastAsia="Calibri" w:hAnsi="Verdana" w:cs="Arial"/>
            <w:sz w:val="20"/>
            <w:szCs w:val="20"/>
          </w:rPr>
          <w:delText xml:space="preserve"> Ogni Offerta in Asta è subordinata al versamento di un Deposito Cauzionale da parte dell'Utente. Il mancato pagamento del Deposito Cauzionale comporta l'impossibilità di partecipare all'Asta. Il trattamento del Deposito cauzionale da parte di Fleequid è regolato dal successivo art. 8.4).</w:delText>
        </w:r>
      </w:del>
    </w:p>
    <w:p w14:paraId="0B50782A" w14:textId="0578EE29" w:rsidR="003A749A" w:rsidRDefault="002232D0" w:rsidP="0073753A">
      <w:pPr>
        <w:pStyle w:val="Paragrafoelenco"/>
        <w:numPr>
          <w:ilvl w:val="1"/>
          <w:numId w:val="1"/>
        </w:numPr>
        <w:spacing w:line="360" w:lineRule="auto"/>
        <w:ind w:left="0" w:firstLine="0"/>
        <w:jc w:val="both"/>
        <w:rPr>
          <w:ins w:id="2434" w:author="Avv. Rosario Panzariello" w:date="2026-09-20T06:55:00Z" w16du:dateUtc="2026-09-20T04:55:00Z"/>
          <w:rFonts w:ascii="Verdana" w:hAnsi="Verdana"/>
          <w:sz w:val="20"/>
          <w:szCs w:val="20"/>
        </w:rPr>
      </w:pPr>
      <w:ins w:id="2435" w:author="Avv. Rosario Panzariello" w:date="2026-09-14T14:32:00Z">
        <w:del w:id="2436" w:author="Avv. Rosario Panzariello" w:date="2026-09-18T15:15:00Z" w16du:dateUtc="2026-09-18T13:15:00Z">
          <w:r w:rsidRPr="0056551F" w:rsidDel="00E45633">
            <w:rPr>
              <w:rFonts w:ascii="Verdana" w:hAnsi="Verdana"/>
              <w:sz w:val="20"/>
              <w:szCs w:val="20"/>
              <w:rPrChange w:id="2437" w:author="Avv. Rosario Panzariello" w:date="2026-09-14T14:32:00Z">
                <w:rPr/>
              </w:rPrChange>
            </w:rPr>
            <w:delText xml:space="preserve">Salvo diversa espressa indicazione, tutti gli importi indicati nel </w:delText>
          </w:r>
        </w:del>
      </w:ins>
      <w:del w:id="2438" w:author="Avv. Rosario Panzariello" w:date="2026-09-18T15:15:00Z" w16du:dateUtc="2026-09-18T13:15:00Z">
        <w:r w:rsidR="003A749A" w:rsidRPr="0056551F" w:rsidDel="00E45633">
          <w:rPr>
            <w:rFonts w:ascii="Verdana" w:hAnsi="Verdana"/>
            <w:sz w:val="20"/>
            <w:szCs w:val="20"/>
            <w:rPrChange w:id="2439" w:author="Avv. Rosario Panzariello" w:date="2026-09-14T14:32:00Z">
              <w:rPr>
                <w:rFonts w:ascii="Verdana" w:eastAsia="Calibri" w:hAnsi="Verdana" w:cs="Arial"/>
                <w:sz w:val="20"/>
                <w:szCs w:val="20"/>
              </w:rPr>
            </w:rPrChange>
          </w:rPr>
          <w:delText>Ogni importo indicato sul Marketplace</w:delText>
        </w:r>
      </w:del>
      <w:ins w:id="2440" w:author="Avv. Rosario Panzariello" w:date="2026-09-14T14:32:00Z">
        <w:del w:id="2441" w:author="Avv. Rosario Panzariello" w:date="2026-09-18T15:15:00Z" w16du:dateUtc="2026-09-18T13:15:00Z">
          <w:r w:rsidRPr="0056551F" w:rsidDel="00E45633">
            <w:rPr>
              <w:rFonts w:ascii="Verdana" w:hAnsi="Verdana"/>
              <w:sz w:val="20"/>
              <w:szCs w:val="20"/>
              <w:rPrChange w:id="2442" w:author="Avv. Rosario Panzariello" w:date="2026-09-14T14:32:00Z">
                <w:rPr>
                  <w:rFonts w:ascii="Verdana" w:eastAsia="Calibri" w:hAnsi="Verdana" w:cs="Arial"/>
                  <w:sz w:val="20"/>
                  <w:szCs w:val="20"/>
                </w:rPr>
              </w:rPrChange>
            </w:rPr>
            <w:delText>,</w:delText>
          </w:r>
        </w:del>
      </w:ins>
      <w:del w:id="2443" w:author="Avv. Rosario Panzariello" w:date="2026-09-18T15:15:00Z" w16du:dateUtc="2026-09-18T13:15:00Z">
        <w:r w:rsidR="003A749A" w:rsidRPr="0056551F" w:rsidDel="00E45633">
          <w:rPr>
            <w:rFonts w:ascii="Verdana" w:hAnsi="Verdana"/>
            <w:sz w:val="20"/>
            <w:szCs w:val="20"/>
            <w:rPrChange w:id="2444" w:author="Avv. Rosario Panzariello" w:date="2026-09-14T14:32:00Z">
              <w:rPr>
                <w:rFonts w:ascii="Verdana" w:eastAsia="Calibri" w:hAnsi="Verdana" w:cs="Arial"/>
                <w:sz w:val="20"/>
                <w:szCs w:val="20"/>
              </w:rPr>
            </w:rPrChange>
          </w:rPr>
          <w:delText xml:space="preserve"> </w:delText>
        </w:r>
      </w:del>
      <w:ins w:id="2445" w:author="Avv. Rosario Panzariello" w:date="2026-09-14T14:32:00Z">
        <w:del w:id="2446" w:author="Avv. Rosario Panzariello" w:date="2026-09-18T15:15:00Z" w16du:dateUtc="2026-09-18T13:15:00Z">
          <w:r w:rsidR="0056551F" w:rsidRPr="0056551F" w:rsidDel="00E45633">
            <w:rPr>
              <w:rFonts w:ascii="Verdana" w:hAnsi="Verdana"/>
              <w:sz w:val="20"/>
              <w:szCs w:val="20"/>
              <w:rPrChange w:id="2447" w:author="Avv. Rosario Panzariello" w:date="2026-09-14T14:32:00Z">
                <w:rPr/>
              </w:rPrChange>
            </w:rPr>
            <w:delText xml:space="preserve">nell’Inserzione o comunque nelle comunicazioni relative alla specifica operazione sono espressi in </w:delText>
          </w:r>
          <w:r w:rsidR="0056551F" w:rsidRPr="0056551F" w:rsidDel="00E45633">
            <w:rPr>
              <w:rFonts w:ascii="Verdana" w:hAnsi="Verdana"/>
              <w:sz w:val="20"/>
              <w:szCs w:val="20"/>
              <w:rPrChange w:id="2448" w:author="Avv. Rosario Panzariello" w:date="2026-09-14T14:33:00Z">
                <w:rPr>
                  <w:rStyle w:val="Enfasigrassetto"/>
                </w:rPr>
              </w:rPrChange>
            </w:rPr>
            <w:delText>Euro</w:delText>
          </w:r>
          <w:r w:rsidR="0056551F" w:rsidRPr="0056551F" w:rsidDel="00E45633">
            <w:rPr>
              <w:rFonts w:ascii="Verdana" w:hAnsi="Verdana"/>
              <w:sz w:val="20"/>
              <w:szCs w:val="20"/>
              <w:rPrChange w:id="2449" w:author="Avv. Rosario Panzariello" w:date="2026-09-14T14:33:00Z">
                <w:rPr/>
              </w:rPrChange>
            </w:rPr>
            <w:delText xml:space="preserve"> e si intendono </w:delText>
          </w:r>
          <w:r w:rsidR="0056551F" w:rsidRPr="0056551F" w:rsidDel="00E45633">
            <w:rPr>
              <w:rFonts w:ascii="Verdana" w:hAnsi="Verdana"/>
              <w:sz w:val="20"/>
              <w:szCs w:val="20"/>
              <w:rPrChange w:id="2450" w:author="Avv. Rosario Panzariello" w:date="2026-09-14T14:33:00Z">
                <w:rPr>
                  <w:rStyle w:val="Enfasigrassetto"/>
                </w:rPr>
              </w:rPrChange>
            </w:rPr>
            <w:delText>al netto dell’IVA</w:delText>
          </w:r>
          <w:r w:rsidR="0056551F" w:rsidRPr="0056551F" w:rsidDel="00E45633">
            <w:rPr>
              <w:rFonts w:ascii="Verdana" w:hAnsi="Verdana"/>
              <w:sz w:val="20"/>
              <w:szCs w:val="20"/>
              <w:rPrChange w:id="2451" w:author="Avv. Rosario Panzariello" w:date="2026-09-14T14:33:00Z">
                <w:rPr/>
              </w:rPrChange>
            </w:rPr>
            <w:delText>, ove applicabile, nonché degli eventuali ulteriori oneri fiscali, amministrativi o di legge posti a carico dell’Utente secondo la normativa applicabile o le condizioni della specifica operazione.</w:delText>
          </w:r>
        </w:del>
      </w:ins>
      <w:ins w:id="2452" w:author="Avv. Rosario Panzariello" w:date="2026-09-18T15:15:00Z" w16du:dateUtc="2026-09-18T13:15:00Z">
        <w:r w:rsidR="00E45633" w:rsidRPr="00E45633">
          <w:rPr>
            <w:rFonts w:ascii="Verdana" w:hAnsi="Verdana"/>
            <w:sz w:val="20"/>
            <w:szCs w:val="20"/>
          </w:rPr>
          <w:t>Salvo diversa espressa indicazione, tutti gli importi indicati nel Marketplace, nell'Inserzione o comunque nelle comunicazioni relative alla specifica operazione sono espressi in Euro e si intendono al netto dell'IVA, ove applicabile, nonché degli eventuali ulteriori oneri fiscali, amministrativi o di legge posti a carico dell'Utente secondo la normativa applicabile o le condizioni della specifica operazione</w:t>
        </w:r>
      </w:ins>
      <w:del w:id="2453" w:author="Avv. Rosario Panzariello" w:date="2026-09-14T14:32:00Z">
        <w:r w:rsidR="003A749A" w:rsidRPr="0056551F" w:rsidDel="0056551F">
          <w:rPr>
            <w:rFonts w:ascii="Verdana" w:hAnsi="Verdana"/>
            <w:sz w:val="20"/>
            <w:szCs w:val="20"/>
            <w:rPrChange w:id="2454" w:author="Avv. Rosario Panzariello" w:date="2026-09-14T14:33:00Z">
              <w:rPr>
                <w:rFonts w:ascii="Verdana" w:eastAsia="Calibri" w:hAnsi="Verdana" w:cs="Arial"/>
                <w:sz w:val="20"/>
                <w:szCs w:val="20"/>
              </w:rPr>
            </w:rPrChange>
          </w:rPr>
          <w:delText>è espresso in euro e al netto di IVA, se applicabile</w:delText>
        </w:r>
      </w:del>
      <w:r w:rsidR="003A749A" w:rsidRPr="0056551F">
        <w:rPr>
          <w:rFonts w:ascii="Verdana" w:hAnsi="Verdana"/>
          <w:sz w:val="20"/>
          <w:szCs w:val="20"/>
          <w:rPrChange w:id="2455" w:author="Avv. Rosario Panzariello" w:date="2026-09-14T14:33:00Z">
            <w:rPr>
              <w:rFonts w:ascii="Verdana" w:eastAsia="Calibri" w:hAnsi="Verdana" w:cs="Arial"/>
              <w:sz w:val="20"/>
              <w:szCs w:val="20"/>
            </w:rPr>
          </w:rPrChange>
        </w:rPr>
        <w:t>.</w:t>
      </w:r>
    </w:p>
    <w:p w14:paraId="5E16112C" w14:textId="77777777" w:rsidR="00481C7C" w:rsidRPr="0056551F" w:rsidRDefault="00481C7C">
      <w:pPr>
        <w:pStyle w:val="Paragrafoelenco"/>
        <w:spacing w:line="360" w:lineRule="auto"/>
        <w:ind w:left="0"/>
        <w:jc w:val="both"/>
        <w:rPr>
          <w:rFonts w:ascii="Verdana" w:hAnsi="Verdana"/>
          <w:sz w:val="20"/>
          <w:szCs w:val="20"/>
          <w:rPrChange w:id="2456" w:author="Avv. Rosario Panzariello" w:date="2026-09-14T14:32:00Z">
            <w:rPr>
              <w:rFonts w:ascii="Verdana" w:eastAsia="Calibri" w:hAnsi="Verdana" w:cs="Arial"/>
              <w:sz w:val="20"/>
              <w:szCs w:val="20"/>
            </w:rPr>
          </w:rPrChange>
        </w:rPr>
        <w:pPrChange w:id="2457" w:author="Avv. Rosario Panzariello" w:date="2026-09-20T06:55:00Z" w16du:dateUtc="2026-09-20T04:55:00Z">
          <w:pPr>
            <w:pStyle w:val="Paragrafoelenco"/>
            <w:numPr>
              <w:ilvl w:val="1"/>
              <w:numId w:val="1"/>
            </w:numPr>
            <w:spacing w:line="360" w:lineRule="auto"/>
            <w:ind w:left="0" w:hanging="720"/>
            <w:jc w:val="both"/>
          </w:pPr>
        </w:pPrChange>
      </w:pPr>
    </w:p>
    <w:p w14:paraId="3AE0D434" w14:textId="7B394B53" w:rsidR="003A749A" w:rsidRPr="000532C5" w:rsidDel="006A6D6F" w:rsidRDefault="003A749A" w:rsidP="0073753A">
      <w:pPr>
        <w:pStyle w:val="Paragrafoelenco"/>
        <w:numPr>
          <w:ilvl w:val="1"/>
          <w:numId w:val="1"/>
        </w:numPr>
        <w:spacing w:line="360" w:lineRule="auto"/>
        <w:ind w:left="0" w:firstLine="0"/>
        <w:jc w:val="both"/>
        <w:rPr>
          <w:del w:id="2458" w:author="Avv. Rosario Panzariello" w:date="2026-09-14T14:45:00Z"/>
          <w:rFonts w:ascii="Verdana" w:eastAsia="Calibri" w:hAnsi="Verdana" w:cs="Arial"/>
          <w:sz w:val="20"/>
          <w:szCs w:val="20"/>
        </w:rPr>
      </w:pPr>
      <w:del w:id="2459" w:author="Avv. Rosario Panzariello" w:date="2026-09-14T14:45:00Z">
        <w:r w:rsidRPr="000532C5" w:rsidDel="006A6D6F">
          <w:rPr>
            <w:rFonts w:ascii="Verdana" w:eastAsia="Calibri" w:hAnsi="Verdana" w:cs="Arial"/>
            <w:sz w:val="20"/>
            <w:szCs w:val="20"/>
          </w:rPr>
          <w:delText xml:space="preserve">Ogni Offerta rimane vincolante per </w:delText>
        </w:r>
        <w:r w:rsidR="00964C98" w:rsidRPr="000532C5" w:rsidDel="006A6D6F">
          <w:rPr>
            <w:rFonts w:ascii="Verdana" w:eastAsia="Calibri" w:hAnsi="Verdana" w:cs="Arial"/>
            <w:sz w:val="20"/>
            <w:szCs w:val="20"/>
          </w:rPr>
          <w:delText>l’</w:delText>
        </w:r>
        <w:r w:rsidR="00BC2188" w:rsidRPr="000532C5" w:rsidDel="006A6D6F">
          <w:rPr>
            <w:rFonts w:ascii="Verdana" w:eastAsia="Calibri" w:hAnsi="Verdana" w:cs="Arial"/>
            <w:sz w:val="20"/>
            <w:szCs w:val="20"/>
          </w:rPr>
          <w:delText>O</w:delText>
        </w:r>
        <w:r w:rsidRPr="000532C5" w:rsidDel="006A6D6F">
          <w:rPr>
            <w:rFonts w:ascii="Verdana" w:eastAsia="Calibri" w:hAnsi="Verdana" w:cs="Arial"/>
            <w:sz w:val="20"/>
            <w:szCs w:val="20"/>
          </w:rPr>
          <w:delText>fferente per 15 giorni dopo l'Aggiudicazione dell'Asta e rappresenta un impegno ad acquistare il Veicolo da Fleequid quale commissionario di acquisto</w:delText>
        </w:r>
        <w:r w:rsidR="006653CC" w:rsidRPr="000532C5" w:rsidDel="006A6D6F">
          <w:rPr>
            <w:rFonts w:ascii="Verdana" w:eastAsia="Calibri" w:hAnsi="Verdana" w:cs="Arial"/>
            <w:sz w:val="20"/>
            <w:szCs w:val="20"/>
          </w:rPr>
          <w:delText xml:space="preserve"> ovvero direttamente dal Venditore quando Fleequid opera come Intermediario puro</w:delText>
        </w:r>
        <w:r w:rsidRPr="000532C5" w:rsidDel="006A6D6F">
          <w:rPr>
            <w:rFonts w:ascii="Verdana" w:eastAsia="Calibri" w:hAnsi="Verdana" w:cs="Arial"/>
            <w:sz w:val="20"/>
            <w:szCs w:val="20"/>
          </w:rPr>
          <w:delText xml:space="preserve">. In caso di annullamento dell'Aggiudicazione, Fleequid ha il diritto di procedere ad aggiudicare l'Asta a un altro </w:delText>
        </w:r>
        <w:r w:rsidR="00964C98" w:rsidRPr="000532C5" w:rsidDel="006A6D6F">
          <w:rPr>
            <w:rFonts w:ascii="Verdana" w:eastAsia="Calibri" w:hAnsi="Verdana" w:cs="Arial"/>
            <w:sz w:val="20"/>
            <w:szCs w:val="20"/>
          </w:rPr>
          <w:delText>Offerente</w:delText>
        </w:r>
        <w:r w:rsidRPr="000532C5" w:rsidDel="006A6D6F">
          <w:rPr>
            <w:rFonts w:ascii="Verdana" w:eastAsia="Calibri" w:hAnsi="Verdana" w:cs="Arial"/>
            <w:sz w:val="20"/>
            <w:szCs w:val="20"/>
          </w:rPr>
          <w:delText xml:space="preserve"> che abbia presentato un'Offerta valida durante il periodo di validità dell'Offerta precedente.</w:delText>
        </w:r>
        <w:r w:rsidR="001A5C2A" w:rsidRPr="000532C5" w:rsidDel="006A6D6F">
          <w:rPr>
            <w:rFonts w:ascii="Verdana" w:eastAsia="Calibri" w:hAnsi="Verdana" w:cs="Arial"/>
            <w:sz w:val="20"/>
            <w:szCs w:val="20"/>
          </w:rPr>
          <w:delText xml:space="preserve"> </w:delText>
        </w:r>
        <w:bookmarkStart w:id="2460" w:name="_Toc240781610"/>
        <w:bookmarkStart w:id="2461" w:name="_Toc241316652"/>
        <w:bookmarkStart w:id="2462" w:name="_Toc241316769"/>
        <w:bookmarkStart w:id="2463" w:name="_Toc241316941"/>
        <w:bookmarkStart w:id="2464" w:name="_Toc241317084"/>
        <w:bookmarkEnd w:id="2460"/>
        <w:bookmarkEnd w:id="2461"/>
        <w:bookmarkEnd w:id="2462"/>
        <w:bookmarkEnd w:id="2463"/>
        <w:bookmarkEnd w:id="2464"/>
      </w:del>
    </w:p>
    <w:p w14:paraId="48B4E0E0" w14:textId="395BFE5D" w:rsidR="003A749A" w:rsidRPr="000532C5" w:rsidDel="006A6D6F" w:rsidRDefault="003A749A" w:rsidP="00D37F9F">
      <w:pPr>
        <w:pStyle w:val="Paragrafoelenco"/>
        <w:numPr>
          <w:ilvl w:val="1"/>
          <w:numId w:val="1"/>
        </w:numPr>
        <w:spacing w:line="360" w:lineRule="auto"/>
        <w:ind w:left="0" w:firstLine="0"/>
        <w:jc w:val="both"/>
        <w:rPr>
          <w:del w:id="2465" w:author="Avv. Rosario Panzariello" w:date="2026-09-14T14:45:00Z"/>
          <w:rFonts w:ascii="Verdana" w:eastAsia="Calibri" w:hAnsi="Verdana" w:cs="Arial"/>
          <w:sz w:val="20"/>
          <w:szCs w:val="20"/>
        </w:rPr>
      </w:pPr>
      <w:del w:id="2466" w:author="Avv. Rosario Panzariello" w:date="2026-09-14T14:45:00Z">
        <w:r w:rsidRPr="000532C5" w:rsidDel="006A6D6F">
          <w:rPr>
            <w:rFonts w:ascii="Verdana" w:eastAsia="Calibri" w:hAnsi="Verdana" w:cs="Arial"/>
            <w:sz w:val="20"/>
            <w:szCs w:val="20"/>
          </w:rPr>
          <w:delText>Fleequid ha la possibilità di condurre le Aste secondo le seguenti modalità di vendita:</w:delText>
        </w:r>
        <w:bookmarkStart w:id="2467" w:name="_Toc240781611"/>
        <w:bookmarkStart w:id="2468" w:name="_Toc241316653"/>
        <w:bookmarkStart w:id="2469" w:name="_Toc241316770"/>
        <w:bookmarkStart w:id="2470" w:name="_Toc241316942"/>
        <w:bookmarkStart w:id="2471" w:name="_Toc241317085"/>
        <w:bookmarkEnd w:id="2467"/>
        <w:bookmarkEnd w:id="2468"/>
        <w:bookmarkEnd w:id="2469"/>
        <w:bookmarkEnd w:id="2470"/>
        <w:bookmarkEnd w:id="2471"/>
      </w:del>
    </w:p>
    <w:p w14:paraId="1CE03242" w14:textId="37CFC016" w:rsidR="009A36BC" w:rsidRPr="000532C5" w:rsidDel="006A6D6F" w:rsidRDefault="009A36BC" w:rsidP="007E5574">
      <w:pPr>
        <w:pStyle w:val="Paragrafoelenco"/>
        <w:numPr>
          <w:ilvl w:val="2"/>
          <w:numId w:val="1"/>
        </w:numPr>
        <w:spacing w:line="360" w:lineRule="auto"/>
        <w:ind w:hanging="11"/>
        <w:jc w:val="both"/>
        <w:rPr>
          <w:del w:id="2472" w:author="Avv. Rosario Panzariello" w:date="2026-09-14T14:45:00Z"/>
          <w:rFonts w:ascii="Verdana" w:hAnsi="Verdana"/>
          <w:sz w:val="20"/>
          <w:szCs w:val="20"/>
        </w:rPr>
      </w:pPr>
      <w:del w:id="2473" w:author="Avv. Rosario Panzariello" w:date="2026-09-14T14:45:00Z">
        <w:r w:rsidRPr="000532C5" w:rsidDel="006A6D6F">
          <w:rPr>
            <w:rFonts w:ascii="Verdana" w:hAnsi="Verdana"/>
            <w:b/>
            <w:bCs/>
            <w:i/>
            <w:iCs/>
            <w:sz w:val="20"/>
            <w:szCs w:val="20"/>
          </w:rPr>
          <w:delText>Aste a rilancio</w:delText>
        </w:r>
        <w:r w:rsidRPr="000532C5" w:rsidDel="006A6D6F">
          <w:rPr>
            <w:rFonts w:ascii="Verdana" w:hAnsi="Verdana"/>
            <w:sz w:val="20"/>
            <w:szCs w:val="20"/>
          </w:rPr>
          <w:delText xml:space="preserve">. </w:delText>
        </w:r>
        <w:r w:rsidR="0056312A" w:rsidDel="006A6D6F">
          <w:rPr>
            <w:rFonts w:ascii="Verdana" w:hAnsi="Verdana"/>
            <w:sz w:val="20"/>
            <w:szCs w:val="20"/>
          </w:rPr>
          <w:delText>L</w:delText>
        </w:r>
        <w:r w:rsidR="001A5C2A" w:rsidRPr="000532C5" w:rsidDel="006A6D6F">
          <w:rPr>
            <w:rFonts w:ascii="Verdana" w:hAnsi="Verdana"/>
            <w:sz w:val="20"/>
            <w:szCs w:val="20"/>
          </w:rPr>
          <w:delText xml:space="preserve">'Utente </w:delText>
        </w:r>
        <w:r w:rsidR="00BC2188" w:rsidRPr="000532C5" w:rsidDel="006A6D6F">
          <w:rPr>
            <w:rFonts w:ascii="Verdana" w:hAnsi="Verdana"/>
            <w:sz w:val="20"/>
            <w:szCs w:val="20"/>
          </w:rPr>
          <w:delText>O</w:delText>
        </w:r>
        <w:r w:rsidR="001A5C2A" w:rsidRPr="000532C5" w:rsidDel="006A6D6F">
          <w:rPr>
            <w:rFonts w:ascii="Verdana" w:hAnsi="Verdana"/>
            <w:sz w:val="20"/>
            <w:szCs w:val="20"/>
          </w:rPr>
          <w:delText>fferente può effettuare Offerte superiori alla Base d'Asta, con un rilancio minimo definito da Fleequid. Potrebbe essere consentito l'uso di un sistema di rilanci automatici fino a un importo massimo prestabilito. Al termine dell'Asta, potrebbe essere previsto un breve periodo di estensione per permettere ulteriori rilanci.</w:delText>
        </w:r>
        <w:bookmarkStart w:id="2474" w:name="_Toc240781612"/>
        <w:bookmarkStart w:id="2475" w:name="_Toc241316654"/>
        <w:bookmarkStart w:id="2476" w:name="_Toc241316771"/>
        <w:bookmarkStart w:id="2477" w:name="_Toc241316943"/>
        <w:bookmarkStart w:id="2478" w:name="_Toc241317086"/>
        <w:bookmarkEnd w:id="2474"/>
        <w:bookmarkEnd w:id="2475"/>
        <w:bookmarkEnd w:id="2476"/>
        <w:bookmarkEnd w:id="2477"/>
        <w:bookmarkEnd w:id="2478"/>
      </w:del>
    </w:p>
    <w:p w14:paraId="6235EC02" w14:textId="4949DA91" w:rsidR="0054150A" w:rsidRPr="000532C5" w:rsidDel="006A6D6F" w:rsidRDefault="004A6A93" w:rsidP="006622F2">
      <w:pPr>
        <w:pStyle w:val="Paragrafoelenco"/>
        <w:numPr>
          <w:ilvl w:val="2"/>
          <w:numId w:val="1"/>
        </w:numPr>
        <w:spacing w:line="360" w:lineRule="auto"/>
        <w:ind w:hanging="11"/>
        <w:jc w:val="both"/>
        <w:rPr>
          <w:del w:id="2479" w:author="Avv. Rosario Panzariello" w:date="2026-09-14T14:45:00Z"/>
          <w:rFonts w:ascii="Verdana" w:hAnsi="Verdana"/>
          <w:sz w:val="20"/>
          <w:szCs w:val="20"/>
        </w:rPr>
      </w:pPr>
      <w:del w:id="2480" w:author="Avv. Rosario Panzariello" w:date="2026-09-14T14:45:00Z">
        <w:r w:rsidRPr="000532C5" w:rsidDel="006A6D6F">
          <w:rPr>
            <w:rFonts w:ascii="Verdana" w:hAnsi="Verdana"/>
            <w:b/>
            <w:bCs/>
            <w:i/>
            <w:iCs/>
            <w:sz w:val="20"/>
            <w:szCs w:val="20"/>
          </w:rPr>
          <w:delText xml:space="preserve">Compra </w:delText>
        </w:r>
        <w:r w:rsidR="009A36BC" w:rsidRPr="000532C5" w:rsidDel="006A6D6F">
          <w:rPr>
            <w:rFonts w:ascii="Verdana" w:hAnsi="Verdana"/>
            <w:b/>
            <w:bCs/>
            <w:i/>
            <w:iCs/>
            <w:sz w:val="20"/>
            <w:szCs w:val="20"/>
          </w:rPr>
          <w:delText>-</w:delText>
        </w:r>
        <w:r w:rsidR="00910D6D" w:rsidRPr="000532C5" w:rsidDel="006A6D6F">
          <w:rPr>
            <w:rFonts w:ascii="Verdana" w:hAnsi="Verdana"/>
            <w:b/>
            <w:bCs/>
            <w:i/>
            <w:iCs/>
            <w:sz w:val="20"/>
            <w:szCs w:val="20"/>
          </w:rPr>
          <w:delText>S</w:delText>
        </w:r>
        <w:r w:rsidR="009A36BC" w:rsidRPr="000532C5" w:rsidDel="006A6D6F">
          <w:rPr>
            <w:rFonts w:ascii="Verdana" w:hAnsi="Verdana"/>
            <w:b/>
            <w:bCs/>
            <w:i/>
            <w:iCs/>
            <w:sz w:val="20"/>
            <w:szCs w:val="20"/>
          </w:rPr>
          <w:delText>ubito</w:delText>
        </w:r>
        <w:r w:rsidR="009A36BC" w:rsidRPr="000532C5" w:rsidDel="006A6D6F">
          <w:rPr>
            <w:rFonts w:ascii="Verdana" w:hAnsi="Verdana"/>
            <w:sz w:val="20"/>
            <w:szCs w:val="20"/>
          </w:rPr>
          <w:delText xml:space="preserve">. </w:delText>
        </w:r>
        <w:r w:rsidR="001A5C2A" w:rsidRPr="000532C5" w:rsidDel="006A6D6F">
          <w:rPr>
            <w:rFonts w:ascii="Verdana" w:hAnsi="Verdana"/>
            <w:sz w:val="20"/>
            <w:szCs w:val="20"/>
          </w:rPr>
          <w:delText xml:space="preserve">Fleequid può offrire agli Utenti, come tipologia d’Asta autonoma ovvero associata ad un’Asta a rilancio, la possibilità di acquistare immediatamente un Veicolo senza il sistema dei rilanci. </w:delText>
        </w:r>
        <w:r w:rsidR="00453C31" w:rsidRPr="00453C31" w:rsidDel="006A6D6F">
          <w:rPr>
            <w:rFonts w:ascii="Verdana" w:hAnsi="Verdana"/>
            <w:sz w:val="20"/>
            <w:szCs w:val="20"/>
          </w:rPr>
          <w:delText xml:space="preserve">In tale modalità, il </w:delText>
        </w:r>
        <w:r w:rsidR="00453C31" w:rsidRPr="000A6706" w:rsidDel="006A6D6F">
          <w:rPr>
            <w:rFonts w:ascii="Verdana" w:hAnsi="Verdana"/>
            <w:sz w:val="20"/>
            <w:szCs w:val="20"/>
          </w:rPr>
          <w:delText>prezzo di acquisto immediato</w:delText>
        </w:r>
        <w:r w:rsidR="00453C31" w:rsidRPr="00453C31" w:rsidDel="006A6D6F">
          <w:rPr>
            <w:rFonts w:ascii="Verdana" w:hAnsi="Verdana"/>
            <w:sz w:val="20"/>
            <w:szCs w:val="20"/>
          </w:rPr>
          <w:delText xml:space="preserve"> è determinato da Fleequid sulla base del </w:delText>
        </w:r>
        <w:r w:rsidR="00453C31" w:rsidRPr="000A6706" w:rsidDel="006A6D6F">
          <w:rPr>
            <w:rFonts w:ascii="Verdana" w:hAnsi="Verdana"/>
            <w:sz w:val="20"/>
            <w:szCs w:val="20"/>
          </w:rPr>
          <w:delText>Prezzo di riserva stabilito per il Veicolo</w:delText>
        </w:r>
        <w:r w:rsidR="00453C31" w:rsidRPr="00453C31" w:rsidDel="006A6D6F">
          <w:rPr>
            <w:rFonts w:ascii="Verdana" w:hAnsi="Verdana"/>
            <w:sz w:val="20"/>
            <w:szCs w:val="20"/>
          </w:rPr>
          <w:delText xml:space="preserve">, a sua volta definito tenendo conto del </w:delText>
        </w:r>
        <w:r w:rsidR="00453C31" w:rsidRPr="000A6706" w:rsidDel="006A6D6F">
          <w:rPr>
            <w:rFonts w:ascii="Verdana" w:hAnsi="Verdana"/>
            <w:sz w:val="20"/>
            <w:szCs w:val="20"/>
          </w:rPr>
          <w:delText>PMIV indicato dal Venditore nella Proposta di vendita</w:delText>
        </w:r>
        <w:r w:rsidR="001A5C2A" w:rsidRPr="000532C5" w:rsidDel="006A6D6F">
          <w:rPr>
            <w:rFonts w:ascii="Verdana" w:hAnsi="Verdana"/>
            <w:sz w:val="20"/>
            <w:szCs w:val="20"/>
          </w:rPr>
          <w:delText xml:space="preserve">. Una volta ricevuta un'Offerta in questa modalità, le altre Offerte </w:delText>
        </w:r>
        <w:r w:rsidR="009F5115" w:rsidRPr="000532C5" w:rsidDel="006A6D6F">
          <w:rPr>
            <w:rFonts w:ascii="Verdana" w:hAnsi="Verdana"/>
            <w:sz w:val="20"/>
            <w:szCs w:val="20"/>
          </w:rPr>
          <w:delText>associate all’eventuale Asta a rilancio associata</w:delText>
        </w:r>
        <w:r w:rsidR="00BE772F" w:rsidRPr="000532C5" w:rsidDel="006A6D6F">
          <w:rPr>
            <w:rFonts w:ascii="Verdana" w:hAnsi="Verdana"/>
            <w:sz w:val="20"/>
            <w:szCs w:val="20"/>
          </w:rPr>
          <w:delText xml:space="preserve"> al Compra -Subito </w:delText>
        </w:r>
        <w:r w:rsidR="001A5C2A" w:rsidRPr="000532C5" w:rsidDel="006A6D6F">
          <w:rPr>
            <w:rFonts w:ascii="Verdana" w:hAnsi="Verdana"/>
            <w:sz w:val="20"/>
            <w:szCs w:val="20"/>
          </w:rPr>
          <w:delText>vengono annullate.</w:delText>
        </w:r>
        <w:r w:rsidR="008308F7" w:rsidRPr="000532C5" w:rsidDel="006A6D6F">
          <w:rPr>
            <w:rFonts w:ascii="Verdana" w:hAnsi="Verdana"/>
            <w:sz w:val="20"/>
            <w:szCs w:val="20"/>
          </w:rPr>
          <w:delText xml:space="preserve"> </w:delText>
        </w:r>
        <w:r w:rsidR="0054150A" w:rsidRPr="000532C5" w:rsidDel="006A6D6F">
          <w:rPr>
            <w:rFonts w:ascii="Verdana" w:hAnsi="Verdana"/>
            <w:sz w:val="20"/>
            <w:szCs w:val="20"/>
          </w:rPr>
          <w:delText>In ogni caso, l’impegno di vendita del Venditore per la modalità Compra-Subito è regolato dalle medesime condizioni temporali e di recesso previste all’art. 6.8 delle presenti Condizioni Generali, senza eccezioni o deroghe.</w:delText>
        </w:r>
        <w:bookmarkStart w:id="2481" w:name="_Toc240781613"/>
        <w:bookmarkStart w:id="2482" w:name="_Toc241316655"/>
        <w:bookmarkStart w:id="2483" w:name="_Toc241316772"/>
        <w:bookmarkStart w:id="2484" w:name="_Toc241316944"/>
        <w:bookmarkStart w:id="2485" w:name="_Toc241317087"/>
        <w:bookmarkEnd w:id="2481"/>
        <w:bookmarkEnd w:id="2482"/>
        <w:bookmarkEnd w:id="2483"/>
        <w:bookmarkEnd w:id="2484"/>
        <w:bookmarkEnd w:id="2485"/>
      </w:del>
    </w:p>
    <w:p w14:paraId="454E1ABB" w14:textId="58E4E2EA" w:rsidR="001A5C2A" w:rsidRPr="000A6706" w:rsidDel="006A6D6F" w:rsidRDefault="000B4A06" w:rsidP="00375C84">
      <w:pPr>
        <w:pStyle w:val="Paragrafoelenco"/>
        <w:numPr>
          <w:ilvl w:val="2"/>
          <w:numId w:val="1"/>
        </w:numPr>
        <w:spacing w:line="360" w:lineRule="auto"/>
        <w:ind w:hanging="11"/>
        <w:jc w:val="both"/>
        <w:rPr>
          <w:del w:id="2486" w:author="Avv. Rosario Panzariello" w:date="2026-09-14T14:45:00Z"/>
          <w:rFonts w:ascii="Verdana" w:hAnsi="Verdana"/>
          <w:b/>
          <w:bCs/>
          <w:i/>
          <w:iCs/>
          <w:sz w:val="20"/>
          <w:szCs w:val="20"/>
        </w:rPr>
      </w:pPr>
      <w:del w:id="2487" w:author="Avv. Rosario Panzariello" w:date="2026-09-14T14:45:00Z">
        <w:r w:rsidRPr="000532C5" w:rsidDel="006A6D6F">
          <w:rPr>
            <w:rFonts w:ascii="Verdana" w:hAnsi="Verdana"/>
            <w:b/>
            <w:bCs/>
            <w:i/>
            <w:iCs/>
            <w:sz w:val="20"/>
            <w:szCs w:val="20"/>
          </w:rPr>
          <w:delText>Vendite Riservate</w:delText>
        </w:r>
        <w:r w:rsidR="006F3556" w:rsidRPr="000532C5" w:rsidDel="006A6D6F">
          <w:rPr>
            <w:rFonts w:ascii="Verdana" w:hAnsi="Verdana"/>
            <w:b/>
            <w:bCs/>
            <w:i/>
            <w:iCs/>
            <w:sz w:val="20"/>
            <w:szCs w:val="20"/>
          </w:rPr>
          <w:delText>.</w:delText>
        </w:r>
        <w:r w:rsidR="006F3556" w:rsidRPr="000532C5" w:rsidDel="006A6D6F">
          <w:rPr>
            <w:rFonts w:ascii="Verdana" w:hAnsi="Verdana"/>
            <w:sz w:val="20"/>
            <w:szCs w:val="20"/>
          </w:rPr>
          <w:delText xml:space="preserve"> Fleequid può attivare eventi speciali di vendita denominati </w:delText>
        </w:r>
        <w:r w:rsidRPr="000532C5" w:rsidDel="006A6D6F">
          <w:rPr>
            <w:rFonts w:ascii="Verdana" w:hAnsi="Verdana"/>
            <w:sz w:val="20"/>
            <w:szCs w:val="20"/>
          </w:rPr>
          <w:delText>Vendite Riservate</w:delText>
        </w:r>
        <w:r w:rsidR="006F3556" w:rsidRPr="000532C5" w:rsidDel="006A6D6F">
          <w:rPr>
            <w:rFonts w:ascii="Verdana" w:hAnsi="Verdana"/>
            <w:sz w:val="20"/>
            <w:szCs w:val="20"/>
          </w:rPr>
          <w:delText xml:space="preserve">, destinati ad uno o più Utenti potenzialmente interessati a presentare un’Offerta di acquisto e non visibili nelle pagine pubbliche del Marketplace. Tali eventi sono resi disponibili esclusivamente nell’area personale degli Utenti designati </w:delText>
        </w:r>
        <w:r w:rsidR="00BC4977" w:rsidRPr="000532C5" w:rsidDel="006A6D6F">
          <w:rPr>
            <w:rFonts w:ascii="Verdana" w:hAnsi="Verdana"/>
            <w:sz w:val="20"/>
            <w:szCs w:val="20"/>
          </w:rPr>
          <w:delText xml:space="preserve">da Fleequid </w:delText>
        </w:r>
        <w:r w:rsidR="006F3556" w:rsidRPr="000532C5" w:rsidDel="006A6D6F">
          <w:rPr>
            <w:rFonts w:ascii="Verdana" w:hAnsi="Verdana"/>
            <w:sz w:val="20"/>
            <w:szCs w:val="20"/>
          </w:rPr>
          <w:delText xml:space="preserve">e, ove necessario, tramite link diretto comunicato da Fleequid o dal proprio personale di vendita. </w:delText>
        </w:r>
        <w:r w:rsidR="008E2EE4" w:rsidRPr="000532C5" w:rsidDel="006A6D6F">
          <w:rPr>
            <w:rFonts w:ascii="Verdana" w:hAnsi="Verdana"/>
            <w:sz w:val="20"/>
            <w:szCs w:val="20"/>
          </w:rPr>
          <w:delText xml:space="preserve">La creazione dell’evento richiede la preventiva approvazione del Venditore, che deve fornire almeno i dati minimi obbligatori (VIN del Veicolo, Prezzo minimo di impegno alla vendita – PMIV). </w:delText>
        </w:r>
        <w:r w:rsidR="0050735D" w:rsidRPr="000532C5" w:rsidDel="006A6D6F">
          <w:rPr>
            <w:rFonts w:ascii="Verdana" w:hAnsi="Verdana"/>
            <w:sz w:val="20"/>
            <w:szCs w:val="20"/>
          </w:rPr>
          <w:delText>In questa modalità</w:delText>
        </w:r>
        <w:r w:rsidR="00BC4977" w:rsidRPr="000532C5" w:rsidDel="006A6D6F">
          <w:rPr>
            <w:rFonts w:ascii="Verdana" w:hAnsi="Verdana"/>
            <w:sz w:val="20"/>
            <w:szCs w:val="20"/>
          </w:rPr>
          <w:delText>,</w:delText>
        </w:r>
        <w:r w:rsidR="0050735D" w:rsidRPr="000532C5" w:rsidDel="006A6D6F">
          <w:rPr>
            <w:rFonts w:ascii="Verdana" w:hAnsi="Verdana"/>
            <w:sz w:val="20"/>
            <w:szCs w:val="20"/>
          </w:rPr>
          <w:delText xml:space="preserve"> la Base d’Asta corrisponde al Prezzo di riserva determinato da Fleequid sulla base del PMIV fissato dal Venditore. Gli Utenti designati possono</w:delText>
        </w:r>
        <w:r w:rsidRPr="000532C5" w:rsidDel="006A6D6F">
          <w:rPr>
            <w:rFonts w:ascii="Verdana" w:hAnsi="Verdana"/>
            <w:sz w:val="20"/>
            <w:szCs w:val="20"/>
          </w:rPr>
          <w:delText>:</w:delText>
        </w:r>
        <w:r w:rsidR="0050735D" w:rsidRPr="000532C5" w:rsidDel="006A6D6F">
          <w:rPr>
            <w:rFonts w:ascii="Verdana" w:hAnsi="Verdana"/>
            <w:sz w:val="20"/>
            <w:szCs w:val="20"/>
          </w:rPr>
          <w:delText xml:space="preserve"> </w:delText>
        </w:r>
        <w:r w:rsidRPr="000532C5" w:rsidDel="006A6D6F">
          <w:rPr>
            <w:rFonts w:ascii="Verdana" w:hAnsi="Verdana"/>
            <w:i/>
            <w:iCs/>
            <w:sz w:val="20"/>
            <w:szCs w:val="20"/>
          </w:rPr>
          <w:delText>a)</w:delText>
        </w:r>
        <w:r w:rsidRPr="000532C5" w:rsidDel="006A6D6F">
          <w:rPr>
            <w:rFonts w:ascii="Verdana" w:hAnsi="Verdana"/>
            <w:sz w:val="20"/>
            <w:szCs w:val="20"/>
          </w:rPr>
          <w:delText xml:space="preserve"> </w:delText>
        </w:r>
        <w:r w:rsidR="0050735D" w:rsidRPr="000532C5" w:rsidDel="006A6D6F">
          <w:rPr>
            <w:rFonts w:ascii="Verdana" w:hAnsi="Verdana"/>
            <w:sz w:val="20"/>
            <w:szCs w:val="20"/>
          </w:rPr>
          <w:delText>accettare immediatamente la Proposta di vendita, nel qual caso l’Aggiudicazione è definitiva</w:delText>
        </w:r>
        <w:r w:rsidRPr="000532C5" w:rsidDel="006A6D6F">
          <w:rPr>
            <w:rFonts w:ascii="Verdana" w:hAnsi="Verdana"/>
            <w:sz w:val="20"/>
            <w:szCs w:val="20"/>
          </w:rPr>
          <w:delText xml:space="preserve"> in favore dell’Utente che per primo accetta;</w:delText>
        </w:r>
        <w:r w:rsidR="00BC4977" w:rsidRPr="000532C5" w:rsidDel="006A6D6F">
          <w:rPr>
            <w:rFonts w:ascii="Verdana" w:hAnsi="Verdana"/>
            <w:sz w:val="20"/>
            <w:szCs w:val="20"/>
          </w:rPr>
          <w:delText xml:space="preserve"> oppure</w:delText>
        </w:r>
        <w:r w:rsidRPr="000532C5" w:rsidDel="006A6D6F">
          <w:rPr>
            <w:rFonts w:ascii="Verdana" w:hAnsi="Verdana"/>
            <w:sz w:val="20"/>
            <w:szCs w:val="20"/>
          </w:rPr>
          <w:delText xml:space="preserve"> </w:delText>
        </w:r>
        <w:r w:rsidRPr="000532C5" w:rsidDel="006A6D6F">
          <w:rPr>
            <w:rFonts w:ascii="Verdana" w:hAnsi="Verdana"/>
            <w:i/>
            <w:iCs/>
            <w:sz w:val="20"/>
            <w:szCs w:val="20"/>
          </w:rPr>
          <w:delText>b)</w:delText>
        </w:r>
        <w:r w:rsidRPr="000532C5" w:rsidDel="006A6D6F">
          <w:rPr>
            <w:rFonts w:ascii="Verdana" w:hAnsi="Verdana"/>
            <w:sz w:val="20"/>
            <w:szCs w:val="20"/>
          </w:rPr>
          <w:delText xml:space="preserve"> </w:delText>
        </w:r>
        <w:r w:rsidR="00BC4977" w:rsidRPr="000532C5" w:rsidDel="006A6D6F">
          <w:rPr>
            <w:rFonts w:ascii="Verdana" w:hAnsi="Verdana"/>
            <w:sz w:val="20"/>
            <w:szCs w:val="20"/>
          </w:rPr>
          <w:delText xml:space="preserve">presentare un’Offerta inferiore al Prezzo di riserva. </w:delText>
        </w:r>
        <w:r w:rsidR="003543C8" w:rsidRPr="000532C5" w:rsidDel="006A6D6F">
          <w:rPr>
            <w:rFonts w:ascii="Verdana" w:hAnsi="Verdana"/>
            <w:sz w:val="20"/>
            <w:szCs w:val="20"/>
          </w:rPr>
          <w:delText>Se, durante lo stesso evento, un altro Utente designato accetta la Proposta di vendita al Prezzo di riserva, tale accettazione prevale e ogni Offerta inferiore decade automaticamente. L’Aggiudicazione si perfeziona in favore dell’Utente che per primo ha accettato la Proposta di vendita al Prezzo di riserva</w:delText>
        </w:r>
        <w:r w:rsidR="005C7F97" w:rsidRPr="000532C5" w:rsidDel="006A6D6F">
          <w:rPr>
            <w:rFonts w:ascii="Verdana" w:hAnsi="Verdana"/>
            <w:sz w:val="20"/>
            <w:szCs w:val="20"/>
          </w:rPr>
          <w:delText xml:space="preserve">. Se invece, </w:delText>
        </w:r>
        <w:r w:rsidR="003543C8" w:rsidRPr="000532C5" w:rsidDel="006A6D6F">
          <w:rPr>
            <w:rFonts w:ascii="Verdana" w:hAnsi="Verdana"/>
            <w:sz w:val="20"/>
            <w:szCs w:val="20"/>
          </w:rPr>
          <w:delText>in mancanza di accettazioni al Prezzo di riserva</w:delText>
        </w:r>
        <w:r w:rsidR="005C7F97" w:rsidRPr="000532C5" w:rsidDel="006A6D6F">
          <w:rPr>
            <w:rFonts w:ascii="Verdana" w:hAnsi="Verdana"/>
            <w:sz w:val="20"/>
            <w:szCs w:val="20"/>
          </w:rPr>
          <w:delText xml:space="preserve">, il Venditore decide di considerare un’Offerta inferiore, si applicano le regole di trattativa e controproposta di cui agli artt. 6.11 e 8.1: il Venditore dispone di tre (3) giorni per accettare l’Offerta inferiore al PR, prorogabili da Fleequid fino ad un massimo complessivo di dieci (10) giorni, e l’Acquirente può a sua volta accettare o rifiutare l’eventuale controproposta del Venditore entro i termini previsti </w:delText>
        </w:r>
        <w:r w:rsidR="005C7F97" w:rsidRPr="000A6706" w:rsidDel="006A6D6F">
          <w:rPr>
            <w:rFonts w:ascii="Verdana" w:hAnsi="Verdana"/>
            <w:b/>
            <w:bCs/>
            <w:i/>
            <w:iCs/>
            <w:sz w:val="20"/>
            <w:szCs w:val="20"/>
          </w:rPr>
          <w:delText>dalle</w:delText>
        </w:r>
        <w:r w:rsidR="005C7F97" w:rsidRPr="000532C5" w:rsidDel="006A6D6F">
          <w:rPr>
            <w:rFonts w:ascii="Verdana" w:hAnsi="Verdana"/>
            <w:sz w:val="20"/>
            <w:szCs w:val="20"/>
          </w:rPr>
          <w:delText xml:space="preserve"> presenti CG</w:delText>
        </w:r>
        <w:r w:rsidRPr="000532C5" w:rsidDel="006A6D6F">
          <w:rPr>
            <w:rFonts w:ascii="Verdana" w:hAnsi="Verdana"/>
            <w:sz w:val="20"/>
            <w:szCs w:val="20"/>
          </w:rPr>
          <w:delText xml:space="preserve">. </w:delText>
        </w:r>
        <w:r w:rsidR="003543C8" w:rsidRPr="000532C5" w:rsidDel="006A6D6F">
          <w:rPr>
            <w:rFonts w:ascii="Verdana" w:hAnsi="Verdana"/>
            <w:sz w:val="20"/>
            <w:szCs w:val="20"/>
          </w:rPr>
          <w:delText>In tale ipotesi, il Venditore prende atto ed accetta che il proprio incasso netto potrà risultare inferiore al PMIV originariamente indicato</w:delText>
        </w:r>
        <w:r w:rsidR="0050735D" w:rsidRPr="000532C5" w:rsidDel="006A6D6F">
          <w:rPr>
            <w:rFonts w:ascii="Verdana" w:hAnsi="Verdana"/>
            <w:sz w:val="20"/>
            <w:szCs w:val="20"/>
          </w:rPr>
          <w:delText xml:space="preserve">. </w:delText>
        </w:r>
        <w:r w:rsidR="003543C8" w:rsidRPr="000532C5" w:rsidDel="006A6D6F">
          <w:rPr>
            <w:rFonts w:ascii="Verdana" w:hAnsi="Verdana"/>
            <w:sz w:val="20"/>
            <w:szCs w:val="20"/>
          </w:rPr>
          <w:delText xml:space="preserve">L’accettazione da parte del Venditore di un’Offerta inferiore, o l’accettazione da parte dell’Acquirente della controproposta del Venditore, equivale ad Aggiudicazione </w:delText>
        </w:r>
        <w:r w:rsidR="003543C8" w:rsidRPr="000A6706" w:rsidDel="006A6D6F">
          <w:rPr>
            <w:rFonts w:ascii="Verdana" w:hAnsi="Verdana"/>
            <w:sz w:val="20"/>
            <w:szCs w:val="20"/>
          </w:rPr>
          <w:delText>definitiva ai sensi delle presenti Condizioni Generali.</w:delText>
        </w:r>
        <w:bookmarkStart w:id="2488" w:name="_Toc240781614"/>
        <w:bookmarkStart w:id="2489" w:name="_Toc241316656"/>
        <w:bookmarkStart w:id="2490" w:name="_Toc241316773"/>
        <w:bookmarkStart w:id="2491" w:name="_Toc241316945"/>
        <w:bookmarkStart w:id="2492" w:name="_Toc241317088"/>
        <w:bookmarkEnd w:id="2488"/>
        <w:bookmarkEnd w:id="2489"/>
        <w:bookmarkEnd w:id="2490"/>
        <w:bookmarkEnd w:id="2491"/>
        <w:bookmarkEnd w:id="2492"/>
      </w:del>
    </w:p>
    <w:p w14:paraId="0A0CBD5A" w14:textId="5895B62F" w:rsidR="003E6182" w:rsidRPr="000A6706" w:rsidDel="006A6D6F" w:rsidRDefault="003E6182" w:rsidP="1D1CCC19">
      <w:pPr>
        <w:pStyle w:val="Paragrafoelenco"/>
        <w:numPr>
          <w:ilvl w:val="2"/>
          <w:numId w:val="1"/>
        </w:numPr>
        <w:spacing w:line="360" w:lineRule="auto"/>
        <w:ind w:hanging="11"/>
        <w:jc w:val="both"/>
        <w:rPr>
          <w:del w:id="2493" w:author="Avv. Rosario Panzariello" w:date="2026-09-14T14:45:00Z"/>
          <w:rFonts w:ascii="Verdana" w:hAnsi="Verdana"/>
          <w:b/>
          <w:bCs/>
          <w:i/>
          <w:iCs/>
          <w:sz w:val="20"/>
          <w:szCs w:val="20"/>
        </w:rPr>
      </w:pPr>
      <w:del w:id="2494" w:author="Avv. Rosario Panzariello" w:date="2026-09-14T14:45:00Z">
        <w:r w:rsidRPr="000A6706" w:rsidDel="006A6D6F">
          <w:rPr>
            <w:rFonts w:ascii="Verdana" w:eastAsia="Calibri" w:hAnsi="Verdana" w:cs="Arial"/>
            <w:b/>
            <w:bCs/>
            <w:i/>
            <w:iCs/>
            <w:sz w:val="20"/>
            <w:szCs w:val="20"/>
          </w:rPr>
          <w:delText>1 Euro Auction</w:delText>
        </w:r>
        <w:r w:rsidRPr="000A6706" w:rsidDel="006A6D6F">
          <w:rPr>
            <w:rFonts w:ascii="Verdana" w:hAnsi="Verdana"/>
            <w:b/>
            <w:bCs/>
            <w:i/>
            <w:iCs/>
            <w:sz w:val="20"/>
            <w:szCs w:val="20"/>
          </w:rPr>
          <w:delText>.</w:delText>
        </w:r>
        <w:r w:rsidRPr="000A6706" w:rsidDel="006A6D6F">
          <w:rPr>
            <w:rFonts w:ascii="Verdana" w:hAnsi="Verdana"/>
            <w:sz w:val="20"/>
            <w:szCs w:val="20"/>
          </w:rPr>
          <w:delText xml:space="preserve"> </w:delText>
        </w:r>
        <w:r w:rsidR="0056667A" w:rsidRPr="000A6706" w:rsidDel="006A6D6F">
          <w:rPr>
            <w:rFonts w:ascii="Verdana" w:hAnsi="Verdana"/>
            <w:sz w:val="20"/>
            <w:szCs w:val="20"/>
          </w:rPr>
          <w:delText>Oltre alle modalità sopra descritte, Fleequid</w:delText>
        </w:r>
        <w:r w:rsidR="001D589D" w:rsidRPr="000A6706" w:rsidDel="006A6D6F">
          <w:rPr>
            <w:rFonts w:ascii="Verdana" w:hAnsi="Verdana"/>
            <w:sz w:val="20"/>
            <w:szCs w:val="20"/>
          </w:rPr>
          <w:delText xml:space="preserve"> può organizzare particolari categorie di Aste</w:delText>
        </w:r>
        <w:r w:rsidR="008E6E82" w:rsidRPr="000A6706" w:rsidDel="006A6D6F">
          <w:rPr>
            <w:rFonts w:ascii="Verdana" w:hAnsi="Verdana"/>
            <w:sz w:val="20"/>
            <w:szCs w:val="20"/>
          </w:rPr>
          <w:delText xml:space="preserve"> regolate dalle relative Condizioni particolari d’asta consultabili sul Marketplace Fleequid</w:delText>
        </w:r>
        <w:r w:rsidR="003C4457" w:rsidRPr="000A6706" w:rsidDel="006A6D6F">
          <w:rPr>
            <w:rFonts w:ascii="Verdana" w:hAnsi="Verdana"/>
            <w:sz w:val="20"/>
            <w:szCs w:val="20"/>
          </w:rPr>
          <w:delText>, che trovano applicazione automatica in caso di qualificazione dell’Asta come tale</w:delText>
        </w:r>
        <w:r w:rsidR="008E6E82" w:rsidRPr="000A6706" w:rsidDel="006A6D6F">
          <w:rPr>
            <w:rFonts w:ascii="Verdana" w:hAnsi="Verdana"/>
            <w:sz w:val="20"/>
            <w:szCs w:val="20"/>
          </w:rPr>
          <w:delText xml:space="preserve">. </w:delText>
        </w:r>
        <w:r w:rsidR="009A1E4C" w:rsidRPr="000A6706" w:rsidDel="006A6D6F">
          <w:rPr>
            <w:rFonts w:ascii="Verdana" w:hAnsi="Verdana"/>
            <w:sz w:val="20"/>
            <w:szCs w:val="20"/>
          </w:rPr>
          <w:delText>Quando Fleequid opera tale</w:delText>
        </w:r>
        <w:r w:rsidR="008E6E82" w:rsidRPr="000A6706" w:rsidDel="006A6D6F">
          <w:rPr>
            <w:rFonts w:ascii="Verdana" w:hAnsi="Verdana"/>
            <w:sz w:val="20"/>
            <w:szCs w:val="20"/>
          </w:rPr>
          <w:delText xml:space="preserve"> modalità d’Asta</w:delText>
        </w:r>
        <w:r w:rsidR="009A1E4C" w:rsidRPr="000A6706" w:rsidDel="006A6D6F">
          <w:rPr>
            <w:rFonts w:ascii="Verdana" w:hAnsi="Verdana"/>
            <w:sz w:val="20"/>
            <w:szCs w:val="20"/>
          </w:rPr>
          <w:delText xml:space="preserve"> non è prevista per l’Aggiudicazione alcun Prezzo di riserva. Le </w:delText>
        </w:r>
        <w:r w:rsidR="004C4EB0" w:rsidRPr="000A6706" w:rsidDel="006A6D6F">
          <w:rPr>
            <w:rFonts w:ascii="Verdana" w:hAnsi="Verdana"/>
            <w:sz w:val="20"/>
            <w:szCs w:val="20"/>
          </w:rPr>
          <w:delText>Condizioni particolari d’asta di tale modalità di vendita assicurano in ogni caso</w:delText>
        </w:r>
        <w:r w:rsidR="00E40804" w:rsidRPr="000A6706" w:rsidDel="006A6D6F">
          <w:rPr>
            <w:rFonts w:ascii="Verdana" w:hAnsi="Verdana"/>
            <w:sz w:val="20"/>
            <w:szCs w:val="20"/>
          </w:rPr>
          <w:delText xml:space="preserve"> al Venditore</w:delText>
        </w:r>
        <w:r w:rsidR="00105012" w:rsidRPr="000A6706" w:rsidDel="006A6D6F">
          <w:rPr>
            <w:rFonts w:ascii="Verdana" w:hAnsi="Verdana"/>
            <w:sz w:val="20"/>
            <w:szCs w:val="20"/>
          </w:rPr>
          <w:delText xml:space="preserve">, per effetto della </w:delText>
        </w:r>
        <w:r w:rsidR="00E40804" w:rsidRPr="000A6706" w:rsidDel="006A6D6F">
          <w:rPr>
            <w:rFonts w:ascii="Verdana" w:hAnsi="Verdana"/>
            <w:sz w:val="20"/>
            <w:szCs w:val="20"/>
          </w:rPr>
          <w:delText>ivi prevista integrazione</w:delText>
        </w:r>
        <w:r w:rsidR="00105012" w:rsidRPr="000A6706" w:rsidDel="006A6D6F">
          <w:rPr>
            <w:rFonts w:ascii="Verdana" w:hAnsi="Verdana"/>
            <w:sz w:val="20"/>
            <w:szCs w:val="20"/>
          </w:rPr>
          <w:delText xml:space="preserve"> </w:delText>
        </w:r>
        <w:r w:rsidR="00E40804" w:rsidRPr="000A6706" w:rsidDel="006A6D6F">
          <w:rPr>
            <w:rFonts w:ascii="Verdana" w:hAnsi="Verdana"/>
            <w:sz w:val="20"/>
            <w:szCs w:val="20"/>
          </w:rPr>
          <w:delText>economica offerta direttamente da Fleequid,</w:delText>
        </w:r>
        <w:r w:rsidR="00A00DF8" w:rsidRPr="000A6706" w:rsidDel="006A6D6F">
          <w:rPr>
            <w:rFonts w:ascii="Verdana" w:hAnsi="Verdana"/>
            <w:sz w:val="20"/>
            <w:szCs w:val="20"/>
          </w:rPr>
          <w:delText xml:space="preserve"> un incasso netto del Venditore non inferiore al PMIV dallo stesso fissato.</w:delText>
        </w:r>
        <w:r w:rsidR="00E40804" w:rsidRPr="000A6706" w:rsidDel="006A6D6F">
          <w:rPr>
            <w:rFonts w:ascii="Verdana" w:hAnsi="Verdana"/>
            <w:sz w:val="20"/>
            <w:szCs w:val="20"/>
          </w:rPr>
          <w:delText xml:space="preserve">  </w:delText>
        </w:r>
        <w:bookmarkStart w:id="2495" w:name="_Toc240781615"/>
        <w:bookmarkStart w:id="2496" w:name="_Toc241316657"/>
        <w:bookmarkStart w:id="2497" w:name="_Toc241316774"/>
        <w:bookmarkStart w:id="2498" w:name="_Toc241316946"/>
        <w:bookmarkStart w:id="2499" w:name="_Toc241317089"/>
        <w:bookmarkEnd w:id="2495"/>
        <w:bookmarkEnd w:id="2496"/>
        <w:bookmarkEnd w:id="2497"/>
        <w:bookmarkEnd w:id="2498"/>
        <w:bookmarkEnd w:id="2499"/>
      </w:del>
    </w:p>
    <w:p w14:paraId="60646328" w14:textId="14F7FC72" w:rsidR="001A5C2A" w:rsidRPr="000532C5" w:rsidRDefault="001A5C2A" w:rsidP="00476BC8">
      <w:pPr>
        <w:pStyle w:val="Paragrafoelenco"/>
        <w:numPr>
          <w:ilvl w:val="0"/>
          <w:numId w:val="1"/>
        </w:numPr>
        <w:spacing w:line="360" w:lineRule="auto"/>
        <w:ind w:left="0" w:firstLine="0"/>
        <w:jc w:val="both"/>
        <w:outlineLvl w:val="0"/>
        <w:rPr>
          <w:rFonts w:ascii="Verdana" w:hAnsi="Verdana"/>
          <w:b/>
          <w:bCs/>
          <w:smallCaps/>
          <w:sz w:val="20"/>
          <w:szCs w:val="20"/>
        </w:rPr>
      </w:pPr>
      <w:del w:id="2500" w:author="Avv. Rosario Panzariello" w:date="2026-09-14T14:45:00Z">
        <w:r w:rsidRPr="000532C5" w:rsidDel="006A6D6F">
          <w:rPr>
            <w:rFonts w:ascii="Verdana" w:hAnsi="Verdana"/>
            <w:b/>
            <w:bCs/>
            <w:smallCaps/>
            <w:sz w:val="20"/>
            <w:szCs w:val="20"/>
          </w:rPr>
          <w:delText>Aggiudicazione</w:delText>
        </w:r>
      </w:del>
      <w:bookmarkStart w:id="2501" w:name="_Toc241317090"/>
      <w:ins w:id="2502" w:author="Avv. Rosario Panzariello" w:date="2026-09-14T14:45:00Z">
        <w:r w:rsidR="006A6D6F">
          <w:rPr>
            <w:rFonts w:ascii="Verdana" w:hAnsi="Verdana"/>
            <w:b/>
            <w:bCs/>
            <w:smallCaps/>
            <w:sz w:val="20"/>
            <w:szCs w:val="20"/>
          </w:rPr>
          <w:t>Offerte, negoziazione e Accordo vincolante</w:t>
        </w:r>
      </w:ins>
      <w:r w:rsidRPr="000532C5">
        <w:rPr>
          <w:rFonts w:ascii="Verdana" w:hAnsi="Verdana"/>
          <w:b/>
          <w:bCs/>
          <w:smallCaps/>
          <w:sz w:val="20"/>
          <w:szCs w:val="20"/>
        </w:rPr>
        <w:t>.</w:t>
      </w:r>
      <w:bookmarkEnd w:id="2501"/>
    </w:p>
    <w:p w14:paraId="4B97CF12" w14:textId="6CB33913" w:rsidR="009C0C8E" w:rsidRDefault="007E51C7" w:rsidP="609FEE71">
      <w:pPr>
        <w:pStyle w:val="Paragrafoelenco"/>
        <w:numPr>
          <w:ilvl w:val="1"/>
          <w:numId w:val="1"/>
        </w:numPr>
        <w:spacing w:line="360" w:lineRule="auto"/>
        <w:ind w:left="0" w:firstLine="0"/>
        <w:jc w:val="both"/>
        <w:rPr>
          <w:ins w:id="2503" w:author="Avv. Rosario Panzariello" w:date="2026-09-14T14:48:00Z"/>
          <w:rFonts w:ascii="Verdana" w:eastAsia="Calibri" w:hAnsi="Verdana" w:cs="Arial"/>
          <w:sz w:val="20"/>
          <w:szCs w:val="20"/>
        </w:rPr>
      </w:pPr>
      <w:ins w:id="2504" w:author="Avv. Rosario Panzariello" w:date="2026-09-14T14:47:00Z">
        <w:del w:id="2505" w:author="Avv. Rosario Panzariello" w:date="2026-09-18T15:16:00Z" w16du:dateUtc="2026-09-18T13:16:00Z">
          <w:r w:rsidRPr="007E51C7" w:rsidDel="00557883">
            <w:rPr>
              <w:rFonts w:ascii="Verdana" w:eastAsia="Calibri" w:hAnsi="Verdana" w:cs="Arial"/>
              <w:sz w:val="20"/>
              <w:szCs w:val="20"/>
              <w:rPrChange w:id="2506" w:author="Avv. Rosario Panzariello" w:date="2026-09-14T14:48:00Z">
                <w:rPr/>
              </w:rPrChange>
            </w:rPr>
            <w:delText>Gli Utenti interessati all’acquisto partecipano agli Eventi di vendita formulando Offerte vincolanti per i Veicoli, tramite il Marketplace ovvero attraverso gli altri canali messi a disposizione o comunque accettati da Fleequid per la specifica operazione. Salvo quanto diversamente previsto dalle Condizioni particolari di vendita, le Offerte devono essere espresse in Euro e in cifre intere, senza decimali. Una volta formulate, le Offerte sono irrevocabili e non possono essere modificate o ritirate dall’Offerente, salvo che Fleequid, tempestivamente interpellata e prima che si sia perfezionato l’Accordo vincolante, ne autorizzi espressamente la modifica o il ritiro. Resta fermo quanto previsto dall’art. 3 in ordine alla preventiva individuazione e conoscibilità del Modello di Vendita applicabile alla specifica operazione.</w:delText>
          </w:r>
        </w:del>
      </w:ins>
      <w:ins w:id="2507" w:author="Avv. Rosario Panzariello" w:date="2026-09-18T15:16:00Z" w16du:dateUtc="2026-09-18T13:16:00Z">
        <w:r w:rsidR="00557883" w:rsidRPr="00557883">
          <w:rPr>
            <w:rFonts w:ascii="Verdana" w:eastAsia="Calibri" w:hAnsi="Verdana" w:cs="Arial"/>
            <w:sz w:val="20"/>
            <w:szCs w:val="20"/>
          </w:rPr>
          <w:t xml:space="preserve">Gli Utenti interessati all'acquisto partecipano agli Eventi di vendita formulando Offerte vincolanti per i Veicoli, tramite il Marketplace ovvero attraverso gli altri canali messi a disposizione o comunque accettati da Fleequid per la specifica operazione. Salvo quanto diversamente previsto dalle Condizioni particolari di vendita, le Offerte devono essere espresse in Euro e in cifre intere, senza decimali. Una volta formulate, le Offerte sono irrevocabili e non </w:t>
        </w:r>
        <w:r w:rsidR="00557883" w:rsidRPr="00557883">
          <w:rPr>
            <w:rFonts w:ascii="Verdana" w:eastAsia="Calibri" w:hAnsi="Verdana" w:cs="Arial"/>
            <w:sz w:val="20"/>
            <w:szCs w:val="20"/>
          </w:rPr>
          <w:lastRenderedPageBreak/>
          <w:t>possono essere modificate o ritirate dall'Offerente, salvo che Fleequid, tempestivamente interpellata e prima che si sia perfezionato l'Accordo vincolante, ne autorizzi espressamente la modifica o il ritiro. Resta fermo quanto previsto dall'art. 3 in ordine alla preventiva individuazione e conoscibilità del Modello di Vendita applicabile alla specifica operazione e, nella Vendita in commissione, dell'alternativa tra Rivendita e operatività quale Intermediario puro.</w:t>
        </w:r>
      </w:ins>
    </w:p>
    <w:p w14:paraId="47BE3A03" w14:textId="35A44973" w:rsidR="007E51C7" w:rsidDel="00DA34A4" w:rsidRDefault="00DA34A4" w:rsidP="609FEE71">
      <w:pPr>
        <w:pStyle w:val="Paragrafoelenco"/>
        <w:numPr>
          <w:ilvl w:val="1"/>
          <w:numId w:val="1"/>
        </w:numPr>
        <w:spacing w:line="360" w:lineRule="auto"/>
        <w:ind w:left="0" w:firstLine="0"/>
        <w:jc w:val="both"/>
        <w:rPr>
          <w:del w:id="2508" w:author="Avv. Rosario Panzariello" w:date="2026-09-18T15:16:00Z" w16du:dateUtc="2026-09-18T13:16:00Z"/>
          <w:rFonts w:ascii="Verdana" w:eastAsia="Calibri" w:hAnsi="Verdana" w:cs="Arial"/>
          <w:sz w:val="20"/>
          <w:szCs w:val="20"/>
        </w:rPr>
      </w:pPr>
      <w:ins w:id="2509" w:author="Avv. Rosario Panzariello" w:date="2026-09-18T15:16:00Z" w16du:dateUtc="2026-09-18T13:16:00Z">
        <w:r w:rsidRPr="00DA34A4">
          <w:rPr>
            <w:rFonts w:ascii="Verdana" w:eastAsia="Calibri" w:hAnsi="Verdana" w:cs="Arial"/>
            <w:sz w:val="20"/>
            <w:szCs w:val="20"/>
          </w:rPr>
          <w:t>L'Accordo vincolante si perfeziona: a) nelle Aste con Prezzo di riserva, alla chiusura dell'Evento di vendita, quando la Puntata massima è pari o superiore al Prezzo di riserva; b) nelle Aste senza Prezzo di riserva, alla chiusura dell'Evento di vendita, in favore dell'Offerente che abbia formulato la Puntata massima, secondo le condizioni applicabili alla specifica tipologia di Asta; c) qualora la Puntata massima sia inferiore al Prezzo di riserva, con l'accettazione dell'Offerta ovvero della successiva controproposta secondo quanto previsto dall'art. 10.3; d) nella modalità Compra-Subito, con la formulazione dell'Offerta corrispondente al prezzo e alle condizioni indicati per tale modalità; e) nella Vendita riservata, nel momento determinato dalle condizioni previste per lo specifico Evento di vendita, mediante la formulazione o l'accettazione dell'Offerta conforme al prezzo e alle condizioni resi conoscibili all'Offerente; f) nella Negoziazione e nella Vendita fuori asta, con l'accettazione dell'Offerta o della controproposta secondo quanto previsto dall'art. 9.4, lett. e) e f). Il perfezionamento dell'Accordo vincolante determina l'assunzione degli obblighi contrattuali propri del Modello di Vendita applicabile e non costituisce Aggiudicazione definitiva, la quale, nelle sole Aste, interviene al ricorrere delle condizioni previste dall'art. 12.2. I Contratti di compravendita disciplinati dalle presenti Condizioni Generali possono essere conclusi verbalmente o mediante altri mezzi di manifestazione della volontà, non essendo necessariamente richiesta da Fleequid la forma scritta.</w:t>
        </w:r>
      </w:ins>
      <w:ins w:id="2510" w:author="Avv. Rosario Panzariello" w:date="2026-09-14T14:49:00Z">
        <w:del w:id="2511" w:author="Avv. Rosario Panzariello" w:date="2026-09-18T15:16:00Z" w16du:dateUtc="2026-09-18T13:16:00Z">
          <w:r w:rsidR="007E0119" w:rsidRPr="00961FA5" w:rsidDel="00DA34A4">
            <w:rPr>
              <w:rFonts w:ascii="Verdana" w:eastAsia="Calibri" w:hAnsi="Verdana" w:cs="Arial"/>
              <w:sz w:val="20"/>
              <w:szCs w:val="20"/>
              <w:rPrChange w:id="2512" w:author="Avv. Rosario Panzariello" w:date="2026-09-14T14:50:00Z">
                <w:rPr/>
              </w:rPrChange>
            </w:rPr>
            <w:delText>L’</w:delText>
          </w:r>
          <w:r w:rsidR="007E0119" w:rsidRPr="00961FA5" w:rsidDel="00DA34A4">
            <w:rPr>
              <w:rFonts w:ascii="Verdana" w:eastAsia="Calibri" w:hAnsi="Verdana" w:cs="Arial"/>
              <w:sz w:val="20"/>
              <w:szCs w:val="20"/>
              <w:rPrChange w:id="2513" w:author="Avv. Rosario Panzariello" w:date="2026-09-14T14:50:00Z">
                <w:rPr>
                  <w:rStyle w:val="Enfasigrassetto"/>
                </w:rPr>
              </w:rPrChange>
            </w:rPr>
            <w:delText>Accordo vincolante</w:delText>
          </w:r>
          <w:r w:rsidR="007E0119" w:rsidRPr="00961FA5" w:rsidDel="00DA34A4">
            <w:rPr>
              <w:rFonts w:ascii="Verdana" w:eastAsia="Calibri" w:hAnsi="Verdana" w:cs="Arial"/>
              <w:sz w:val="20"/>
              <w:szCs w:val="20"/>
              <w:rPrChange w:id="2514" w:author="Avv. Rosario Panzariello" w:date="2026-09-14T14:50:00Z">
                <w:rPr/>
              </w:rPrChange>
            </w:rPr>
            <w:delText xml:space="preserve"> si perfeziona:</w:delText>
          </w:r>
          <w:r w:rsidR="00C37031" w:rsidRPr="00961FA5" w:rsidDel="00DA34A4">
            <w:rPr>
              <w:rFonts w:ascii="Verdana" w:eastAsia="Calibri" w:hAnsi="Verdana" w:cs="Arial"/>
              <w:sz w:val="20"/>
              <w:szCs w:val="20"/>
              <w:rPrChange w:id="2515" w:author="Avv. Rosario Panzariello" w:date="2026-09-14T14:50:00Z">
                <w:rPr>
                  <w:rStyle w:val="Titolo1Carattere"/>
                </w:rPr>
              </w:rPrChange>
            </w:rPr>
            <w:delText xml:space="preserve"> </w:delText>
          </w:r>
          <w:r w:rsidR="00C37031" w:rsidRPr="00961FA5" w:rsidDel="00DA34A4">
            <w:rPr>
              <w:rFonts w:ascii="Verdana" w:eastAsia="Calibri" w:hAnsi="Verdana" w:cs="Arial"/>
              <w:sz w:val="20"/>
              <w:szCs w:val="20"/>
              <w:rPrChange w:id="2516" w:author="Avv. Rosario Panzariello" w:date="2026-09-14T14:50:00Z">
                <w:rPr>
                  <w:rStyle w:val="Enfasigrassetto"/>
                </w:rPr>
              </w:rPrChange>
            </w:rPr>
            <w:delText>a)</w:delText>
          </w:r>
          <w:r w:rsidR="00C37031" w:rsidRPr="00961FA5" w:rsidDel="00DA34A4">
            <w:rPr>
              <w:rFonts w:ascii="Verdana" w:eastAsia="Calibri" w:hAnsi="Verdana" w:cs="Arial"/>
              <w:sz w:val="20"/>
              <w:szCs w:val="20"/>
              <w:rPrChange w:id="2517" w:author="Avv. Rosario Panzariello" w:date="2026-09-14T14:50:00Z">
                <w:rPr/>
              </w:rPrChange>
            </w:rPr>
            <w:delText xml:space="preserve"> nelle </w:delText>
          </w:r>
          <w:r w:rsidR="00C37031" w:rsidRPr="00961FA5" w:rsidDel="00DA34A4">
            <w:rPr>
              <w:rFonts w:ascii="Verdana" w:eastAsia="Calibri" w:hAnsi="Verdana" w:cs="Arial"/>
              <w:sz w:val="20"/>
              <w:szCs w:val="20"/>
              <w:rPrChange w:id="2518" w:author="Avv. Rosario Panzariello" w:date="2026-09-14T14:50:00Z">
                <w:rPr>
                  <w:rStyle w:val="Enfasigrassetto"/>
                </w:rPr>
              </w:rPrChange>
            </w:rPr>
            <w:delText>Aste con Prezzo di riserva</w:delText>
          </w:r>
          <w:r w:rsidR="00C37031" w:rsidRPr="00961FA5" w:rsidDel="00DA34A4">
            <w:rPr>
              <w:rFonts w:ascii="Verdana" w:eastAsia="Calibri" w:hAnsi="Verdana" w:cs="Arial"/>
              <w:sz w:val="20"/>
              <w:szCs w:val="20"/>
              <w:rPrChange w:id="2519" w:author="Avv. Rosario Panzariello" w:date="2026-09-14T14:50:00Z">
                <w:rPr/>
              </w:rPrChange>
            </w:rPr>
            <w:delText xml:space="preserve">, alla chiusura dell’Evento di vendita, quando la Puntata massima è pari o superiore al Prezzo di riserva; </w:delText>
          </w:r>
          <w:r w:rsidR="00C37031" w:rsidRPr="00961FA5" w:rsidDel="00DA34A4">
            <w:rPr>
              <w:rFonts w:ascii="Verdana" w:eastAsia="Calibri" w:hAnsi="Verdana" w:cs="Arial"/>
              <w:sz w:val="20"/>
              <w:szCs w:val="20"/>
              <w:rPrChange w:id="2520" w:author="Avv. Rosario Panzariello" w:date="2026-09-14T14:50:00Z">
                <w:rPr>
                  <w:rStyle w:val="Enfasigrassetto"/>
                </w:rPr>
              </w:rPrChange>
            </w:rPr>
            <w:delText>b)</w:delText>
          </w:r>
          <w:r w:rsidR="00C37031" w:rsidRPr="00961FA5" w:rsidDel="00DA34A4">
            <w:rPr>
              <w:rFonts w:ascii="Verdana" w:eastAsia="Calibri" w:hAnsi="Verdana" w:cs="Arial"/>
              <w:sz w:val="20"/>
              <w:szCs w:val="20"/>
              <w:rPrChange w:id="2521" w:author="Avv. Rosario Panzariello" w:date="2026-09-14T14:50:00Z">
                <w:rPr/>
              </w:rPrChange>
            </w:rPr>
            <w:delText xml:space="preserve"> nelle </w:delText>
          </w:r>
          <w:r w:rsidR="00C37031" w:rsidRPr="00961FA5" w:rsidDel="00DA34A4">
            <w:rPr>
              <w:rFonts w:ascii="Verdana" w:eastAsia="Calibri" w:hAnsi="Verdana" w:cs="Arial"/>
              <w:sz w:val="20"/>
              <w:szCs w:val="20"/>
              <w:rPrChange w:id="2522" w:author="Avv. Rosario Panzariello" w:date="2026-09-14T14:50:00Z">
                <w:rPr>
                  <w:rStyle w:val="Enfasigrassetto"/>
                </w:rPr>
              </w:rPrChange>
            </w:rPr>
            <w:delText>Aste senza Prezzo di riserva</w:delText>
          </w:r>
          <w:r w:rsidR="00C37031" w:rsidRPr="00961FA5" w:rsidDel="00DA34A4">
            <w:rPr>
              <w:rFonts w:ascii="Verdana" w:eastAsia="Calibri" w:hAnsi="Verdana" w:cs="Arial"/>
              <w:sz w:val="20"/>
              <w:szCs w:val="20"/>
              <w:rPrChange w:id="2523" w:author="Avv. Rosario Panzariello" w:date="2026-09-14T14:50:00Z">
                <w:rPr/>
              </w:rPrChange>
            </w:rPr>
            <w:delText xml:space="preserve">, alla chiusura dell’Evento di vendita, in favore dell’Offerente che abbia formulato la Puntata massima, secondo le condizioni applicabili alla specifica tipologia di Asta; </w:delText>
          </w:r>
          <w:r w:rsidR="00C37031" w:rsidRPr="00961FA5" w:rsidDel="00DA34A4">
            <w:rPr>
              <w:rFonts w:ascii="Verdana" w:eastAsia="Calibri" w:hAnsi="Verdana" w:cs="Arial"/>
              <w:sz w:val="20"/>
              <w:szCs w:val="20"/>
              <w:rPrChange w:id="2524" w:author="Avv. Rosario Panzariello" w:date="2026-09-14T14:50:00Z">
                <w:rPr>
                  <w:rStyle w:val="Enfasigrassetto"/>
                </w:rPr>
              </w:rPrChange>
            </w:rPr>
            <w:delText>c)</w:delText>
          </w:r>
          <w:r w:rsidR="00C37031" w:rsidRPr="00961FA5" w:rsidDel="00DA34A4">
            <w:rPr>
              <w:rFonts w:ascii="Verdana" w:eastAsia="Calibri" w:hAnsi="Verdana" w:cs="Arial"/>
              <w:sz w:val="20"/>
              <w:szCs w:val="20"/>
              <w:rPrChange w:id="2525" w:author="Avv. Rosario Panzariello" w:date="2026-09-14T14:50:00Z">
                <w:rPr/>
              </w:rPrChange>
            </w:rPr>
            <w:delText xml:space="preserve"> qualora la Puntata massima sia inferiore al Prezzo di riserva, con l’accettazione dell’Offerta ovvero della successiva controproposta secondo quanto previsto dal successivo art. 10.3;</w:delText>
          </w:r>
          <w:r w:rsidR="00C37031" w:rsidRPr="00961FA5" w:rsidDel="00DA34A4">
            <w:rPr>
              <w:rFonts w:ascii="Verdana" w:eastAsia="Calibri" w:hAnsi="Verdana" w:cs="Arial"/>
              <w:sz w:val="20"/>
              <w:szCs w:val="20"/>
              <w:rPrChange w:id="2526" w:author="Avv. Rosario Panzariello" w:date="2026-09-14T14:50:00Z">
                <w:rPr>
                  <w:rStyle w:val="Titolo1Carattere"/>
                </w:rPr>
              </w:rPrChange>
            </w:rPr>
            <w:delText xml:space="preserve"> </w:delText>
          </w:r>
          <w:r w:rsidR="00C37031" w:rsidRPr="00961FA5" w:rsidDel="00DA34A4">
            <w:rPr>
              <w:rFonts w:ascii="Verdana" w:eastAsia="Calibri" w:hAnsi="Verdana" w:cs="Arial"/>
              <w:sz w:val="20"/>
              <w:szCs w:val="20"/>
              <w:rPrChange w:id="2527" w:author="Avv. Rosario Panzariello" w:date="2026-09-14T14:50:00Z">
                <w:rPr>
                  <w:rStyle w:val="Enfasigrassetto"/>
                </w:rPr>
              </w:rPrChange>
            </w:rPr>
            <w:delText>d)</w:delText>
          </w:r>
          <w:r w:rsidR="00C37031" w:rsidRPr="00961FA5" w:rsidDel="00DA34A4">
            <w:rPr>
              <w:rFonts w:ascii="Verdana" w:eastAsia="Calibri" w:hAnsi="Verdana" w:cs="Arial"/>
              <w:sz w:val="20"/>
              <w:szCs w:val="20"/>
              <w:rPrChange w:id="2528" w:author="Avv. Rosario Panzariello" w:date="2026-09-14T14:50:00Z">
                <w:rPr/>
              </w:rPrChange>
            </w:rPr>
            <w:delText xml:space="preserve"> nella modalità </w:delText>
          </w:r>
          <w:r w:rsidR="00C37031" w:rsidRPr="00961FA5" w:rsidDel="00DA34A4">
            <w:rPr>
              <w:rFonts w:ascii="Verdana" w:eastAsia="Calibri" w:hAnsi="Verdana" w:cs="Arial"/>
              <w:sz w:val="20"/>
              <w:szCs w:val="20"/>
              <w:rPrChange w:id="2529" w:author="Avv. Rosario Panzariello" w:date="2026-09-14T14:50:00Z">
                <w:rPr>
                  <w:rStyle w:val="Enfasigrassetto"/>
                </w:rPr>
              </w:rPrChange>
            </w:rPr>
            <w:delText>Compra-Subito</w:delText>
          </w:r>
          <w:r w:rsidR="00C37031" w:rsidRPr="00961FA5" w:rsidDel="00DA34A4">
            <w:rPr>
              <w:rFonts w:ascii="Verdana" w:eastAsia="Calibri" w:hAnsi="Verdana" w:cs="Arial"/>
              <w:sz w:val="20"/>
              <w:szCs w:val="20"/>
              <w:rPrChange w:id="2530" w:author="Avv. Rosario Panzariello" w:date="2026-09-14T14:50:00Z">
                <w:rPr/>
              </w:rPrChange>
            </w:rPr>
            <w:delText>, con la formulazione dell’Offerta corrispondente al prezzo e alle condizioni indicati per tale modalità;</w:delText>
          </w:r>
          <w:r w:rsidR="00C37031" w:rsidRPr="00961FA5" w:rsidDel="00DA34A4">
            <w:rPr>
              <w:rFonts w:ascii="Verdana" w:eastAsia="Calibri" w:hAnsi="Verdana" w:cs="Arial"/>
              <w:sz w:val="20"/>
              <w:szCs w:val="20"/>
              <w:rPrChange w:id="2531" w:author="Avv. Rosario Panzariello" w:date="2026-09-14T14:50:00Z">
                <w:rPr>
                  <w:rStyle w:val="Titolo1Carattere"/>
                </w:rPr>
              </w:rPrChange>
            </w:rPr>
            <w:delText xml:space="preserve"> </w:delText>
          </w:r>
          <w:r w:rsidR="00C37031" w:rsidRPr="00961FA5" w:rsidDel="00DA34A4">
            <w:rPr>
              <w:rFonts w:ascii="Verdana" w:eastAsia="Calibri" w:hAnsi="Verdana" w:cs="Arial"/>
              <w:sz w:val="20"/>
              <w:szCs w:val="20"/>
              <w:rPrChange w:id="2532" w:author="Avv. Rosario Panzariello" w:date="2026-09-14T14:50:00Z">
                <w:rPr>
                  <w:rStyle w:val="Enfasigrassetto"/>
                </w:rPr>
              </w:rPrChange>
            </w:rPr>
            <w:delText>e)</w:delText>
          </w:r>
          <w:r w:rsidR="00C37031" w:rsidRPr="00961FA5" w:rsidDel="00DA34A4">
            <w:rPr>
              <w:rFonts w:ascii="Verdana" w:eastAsia="Calibri" w:hAnsi="Verdana" w:cs="Arial"/>
              <w:sz w:val="20"/>
              <w:szCs w:val="20"/>
              <w:rPrChange w:id="2533" w:author="Avv. Rosario Panzariello" w:date="2026-09-14T14:50:00Z">
                <w:rPr/>
              </w:rPrChange>
            </w:rPr>
            <w:delText xml:space="preserve"> nella </w:delText>
          </w:r>
          <w:r w:rsidR="00C37031" w:rsidRPr="00961FA5" w:rsidDel="00DA34A4">
            <w:rPr>
              <w:rFonts w:ascii="Verdana" w:eastAsia="Calibri" w:hAnsi="Verdana" w:cs="Arial"/>
              <w:sz w:val="20"/>
              <w:szCs w:val="20"/>
              <w:rPrChange w:id="2534" w:author="Avv. Rosario Panzariello" w:date="2026-09-14T14:50:00Z">
                <w:rPr>
                  <w:rStyle w:val="Enfasigrassetto"/>
                </w:rPr>
              </w:rPrChange>
            </w:rPr>
            <w:delText>Vendita riservata</w:delText>
          </w:r>
          <w:r w:rsidR="00C37031" w:rsidRPr="00961FA5" w:rsidDel="00DA34A4">
            <w:rPr>
              <w:rFonts w:ascii="Verdana" w:eastAsia="Calibri" w:hAnsi="Verdana" w:cs="Arial"/>
              <w:sz w:val="20"/>
              <w:szCs w:val="20"/>
              <w:rPrChange w:id="2535" w:author="Avv. Rosario Panzariello" w:date="2026-09-14T14:50:00Z">
                <w:rPr/>
              </w:rPrChange>
            </w:rPr>
            <w:delText>, nel momento determinato dalle condizioni previste per lo specifico Evento di vendita, mediante la formulazione o l’accettazione dell’Offerta conforme al prezzo e alle condizioni resi conoscibili all’Offerente;</w:delText>
          </w:r>
          <w:r w:rsidR="00961FA5" w:rsidRPr="00961FA5" w:rsidDel="00DA34A4">
            <w:rPr>
              <w:rFonts w:ascii="Verdana" w:eastAsia="Calibri" w:hAnsi="Verdana" w:cs="Arial"/>
              <w:sz w:val="20"/>
              <w:szCs w:val="20"/>
              <w:rPrChange w:id="2536" w:author="Avv. Rosario Panzariello" w:date="2026-09-14T14:50:00Z">
                <w:rPr>
                  <w:rStyle w:val="Titolo1Carattere"/>
                </w:rPr>
              </w:rPrChange>
            </w:rPr>
            <w:delText xml:space="preserve"> </w:delText>
          </w:r>
          <w:r w:rsidR="00961FA5" w:rsidRPr="00961FA5" w:rsidDel="00DA34A4">
            <w:rPr>
              <w:rFonts w:ascii="Verdana" w:eastAsia="Calibri" w:hAnsi="Verdana" w:cs="Arial"/>
              <w:sz w:val="20"/>
              <w:szCs w:val="20"/>
              <w:rPrChange w:id="2537" w:author="Avv. Rosario Panzariello" w:date="2026-09-14T14:50:00Z">
                <w:rPr>
                  <w:rStyle w:val="Enfasigrassetto"/>
                </w:rPr>
              </w:rPrChange>
            </w:rPr>
            <w:delText>f)</w:delText>
          </w:r>
          <w:r w:rsidR="00961FA5" w:rsidRPr="00961FA5" w:rsidDel="00DA34A4">
            <w:rPr>
              <w:rFonts w:ascii="Verdana" w:eastAsia="Calibri" w:hAnsi="Verdana" w:cs="Arial"/>
              <w:sz w:val="20"/>
              <w:szCs w:val="20"/>
              <w:rPrChange w:id="2538" w:author="Avv. Rosario Panzariello" w:date="2026-09-14T14:50:00Z">
                <w:rPr/>
              </w:rPrChange>
            </w:rPr>
            <w:delText xml:space="preserve"> nella </w:delText>
          </w:r>
          <w:r w:rsidR="00961FA5" w:rsidRPr="00961FA5" w:rsidDel="00DA34A4">
            <w:rPr>
              <w:rFonts w:ascii="Verdana" w:eastAsia="Calibri" w:hAnsi="Verdana" w:cs="Arial"/>
              <w:sz w:val="20"/>
              <w:szCs w:val="20"/>
              <w:rPrChange w:id="2539" w:author="Avv. Rosario Panzariello" w:date="2026-09-14T14:50:00Z">
                <w:rPr>
                  <w:rStyle w:val="Enfasigrassetto"/>
                </w:rPr>
              </w:rPrChange>
            </w:rPr>
            <w:delText>Negoziazione</w:delText>
          </w:r>
          <w:r w:rsidR="00961FA5" w:rsidRPr="00961FA5" w:rsidDel="00DA34A4">
            <w:rPr>
              <w:rFonts w:ascii="Verdana" w:eastAsia="Calibri" w:hAnsi="Verdana" w:cs="Arial"/>
              <w:sz w:val="20"/>
              <w:szCs w:val="20"/>
              <w:rPrChange w:id="2540" w:author="Avv. Rosario Panzariello" w:date="2026-09-14T14:50:00Z">
                <w:rPr/>
              </w:rPrChange>
            </w:rPr>
            <w:delText xml:space="preserve"> e nella </w:delText>
          </w:r>
          <w:r w:rsidR="00961FA5" w:rsidRPr="00961FA5" w:rsidDel="00DA34A4">
            <w:rPr>
              <w:rFonts w:ascii="Verdana" w:eastAsia="Calibri" w:hAnsi="Verdana" w:cs="Arial"/>
              <w:sz w:val="20"/>
              <w:szCs w:val="20"/>
              <w:rPrChange w:id="2541" w:author="Avv. Rosario Panzariello" w:date="2026-09-14T14:50:00Z">
                <w:rPr>
                  <w:rStyle w:val="Enfasigrassetto"/>
                </w:rPr>
              </w:rPrChange>
            </w:rPr>
            <w:delText>Vendita fuori asta</w:delText>
          </w:r>
          <w:r w:rsidR="00961FA5" w:rsidRPr="00961FA5" w:rsidDel="00DA34A4">
            <w:rPr>
              <w:rFonts w:ascii="Verdana" w:eastAsia="Calibri" w:hAnsi="Verdana" w:cs="Arial"/>
              <w:sz w:val="20"/>
              <w:szCs w:val="20"/>
              <w:rPrChange w:id="2542" w:author="Avv. Rosario Panzariello" w:date="2026-09-14T14:50:00Z">
                <w:rPr/>
              </w:rPrChange>
            </w:rPr>
            <w:delText xml:space="preserve">, con l’accettazione dell’Offerta o della controproposta secondo quanto previsto dal successivo art. 10.4. Il perfezionamento dell’Accordo vincolante determina l’assunzione degli obblighi contrattuali propri del Modello di Vendita applicabile, fermo restando che </w:delText>
          </w:r>
          <w:r w:rsidR="00961FA5" w:rsidRPr="00961FA5" w:rsidDel="00DA34A4">
            <w:rPr>
              <w:rFonts w:ascii="Verdana" w:eastAsia="Calibri" w:hAnsi="Verdana" w:cs="Arial"/>
              <w:sz w:val="20"/>
              <w:szCs w:val="20"/>
              <w:rPrChange w:id="2543" w:author="Avv. Rosario Panzariello" w:date="2026-09-14T14:50:00Z">
                <w:rPr>
                  <w:rStyle w:val="Enfasigrassetto"/>
                </w:rPr>
              </w:rPrChange>
            </w:rPr>
            <w:delText>non costituisce Aggiudicazione definitiva</w:delText>
          </w:r>
          <w:r w:rsidR="00961FA5" w:rsidRPr="00961FA5" w:rsidDel="00DA34A4">
            <w:rPr>
              <w:rFonts w:ascii="Verdana" w:eastAsia="Calibri" w:hAnsi="Verdana" w:cs="Arial"/>
              <w:sz w:val="20"/>
              <w:szCs w:val="20"/>
              <w:rPrChange w:id="2544" w:author="Avv. Rosario Panzariello" w:date="2026-09-14T14:50:00Z">
                <w:rPr/>
              </w:rPrChange>
            </w:rPr>
            <w:delText>, la quale interviene esclusivamente nei casi e al ricorrere delle condizioni previste dal successivo art. 12.</w:delText>
          </w:r>
        </w:del>
      </w:ins>
    </w:p>
    <w:p w14:paraId="3F1D3E3C" w14:textId="77777777" w:rsidR="00DA34A4" w:rsidRPr="00961FA5" w:rsidRDefault="00DA34A4" w:rsidP="609FEE71">
      <w:pPr>
        <w:pStyle w:val="Paragrafoelenco"/>
        <w:numPr>
          <w:ilvl w:val="1"/>
          <w:numId w:val="1"/>
        </w:numPr>
        <w:spacing w:line="360" w:lineRule="auto"/>
        <w:ind w:left="0" w:firstLine="0"/>
        <w:jc w:val="both"/>
        <w:rPr>
          <w:ins w:id="2545" w:author="Avv. Rosario Panzariello" w:date="2026-09-18T15:16:00Z" w16du:dateUtc="2026-09-18T13:16:00Z"/>
          <w:rFonts w:ascii="Verdana" w:eastAsia="Calibri" w:hAnsi="Verdana" w:cs="Arial"/>
          <w:sz w:val="20"/>
          <w:szCs w:val="20"/>
        </w:rPr>
      </w:pPr>
    </w:p>
    <w:p w14:paraId="3AAAC89A" w14:textId="02B933D9" w:rsidR="00CD20C2" w:rsidRDefault="00CD20C2" w:rsidP="609FEE71">
      <w:pPr>
        <w:pStyle w:val="Paragrafoelenco"/>
        <w:numPr>
          <w:ilvl w:val="1"/>
          <w:numId w:val="1"/>
        </w:numPr>
        <w:spacing w:line="360" w:lineRule="auto"/>
        <w:ind w:left="0" w:firstLine="0"/>
        <w:jc w:val="both"/>
        <w:rPr>
          <w:ins w:id="2546" w:author="Avv. Rosario Panzariello" w:date="2026-09-14T14:51:00Z"/>
          <w:rFonts w:ascii="Verdana" w:eastAsia="Calibri" w:hAnsi="Verdana" w:cs="Arial"/>
          <w:sz w:val="20"/>
          <w:szCs w:val="20"/>
        </w:rPr>
      </w:pPr>
      <w:ins w:id="2547" w:author="Avv. Rosario Panzariello" w:date="2026-09-14T14:51:00Z">
        <w:del w:id="2548" w:author="Avv. Rosario Panzariello" w:date="2026-09-18T15:16:00Z" w16du:dateUtc="2026-09-18T13:16:00Z">
          <w:r w:rsidRPr="00CD20C2" w:rsidDel="009A3756">
            <w:rPr>
              <w:rFonts w:ascii="Verdana" w:eastAsia="Calibri" w:hAnsi="Verdana" w:cs="Arial"/>
              <w:sz w:val="20"/>
              <w:szCs w:val="20"/>
              <w:rPrChange w:id="2549" w:author="Avv. Rosario Panzariello" w:date="2026-09-14T14:51:00Z">
                <w:rPr/>
              </w:rPrChange>
            </w:rPr>
            <w:delText>Qualora, al termine di un’Asta con Prezzo di riserva, la Puntata massima sia inferiore al Prezzo di riserva, non si perfeziona immediatamente alcun Accordo vincolante e si applicano le seguenti disposizioni:</w:delText>
          </w:r>
          <w:r w:rsidDel="009A3756">
            <w:rPr>
              <w:rFonts w:ascii="Verdana" w:eastAsia="Calibri" w:hAnsi="Verdana" w:cs="Arial"/>
              <w:sz w:val="20"/>
              <w:szCs w:val="20"/>
            </w:rPr>
            <w:delText xml:space="preserve"> </w:delText>
          </w:r>
        </w:del>
      </w:ins>
      <w:ins w:id="2550" w:author="Avv. Rosario Panzariello" w:date="2026-09-18T15:16:00Z" w16du:dateUtc="2026-09-18T13:16:00Z">
        <w:r w:rsidR="009A3756" w:rsidRPr="009A3756">
          <w:rPr>
            <w:rFonts w:ascii="Verdana" w:eastAsia="Calibri" w:hAnsi="Verdana" w:cs="Arial"/>
            <w:sz w:val="20"/>
            <w:szCs w:val="20"/>
          </w:rPr>
          <w:t>Qualora, al termine di un'Asta con Prezzo di riserva, la Puntata massima sia inferiore al Prezzo di riserva, non si perfeziona immediatamente alcun Accordo vincolante e si applicano le seguenti disposizioni:</w:t>
        </w:r>
      </w:ins>
    </w:p>
    <w:p w14:paraId="3F5BB966" w14:textId="736957B5" w:rsidR="00C0408A" w:rsidRDefault="00C0408A">
      <w:pPr>
        <w:pStyle w:val="Paragrafoelenco"/>
        <w:numPr>
          <w:ilvl w:val="2"/>
          <w:numId w:val="1"/>
        </w:numPr>
        <w:spacing w:line="360" w:lineRule="auto"/>
        <w:jc w:val="both"/>
        <w:rPr>
          <w:ins w:id="2551" w:author="Avv. Rosario Panzariello" w:date="2026-09-19T17:09:00Z" w16du:dateUtc="2026-09-19T15:09:00Z"/>
          <w:rFonts w:ascii="Verdana" w:eastAsia="Calibri" w:hAnsi="Verdana" w:cs="Arial"/>
          <w:sz w:val="20"/>
          <w:szCs w:val="20"/>
        </w:rPr>
      </w:pPr>
      <w:ins w:id="2552" w:author="Avv. Rosario Panzariello" w:date="2026-09-14T14:51:00Z">
        <w:del w:id="2553" w:author="Avv. Rosario Panzariello" w:date="2026-09-18T15:17:00Z" w16du:dateUtc="2026-09-18T13:17:00Z">
          <w:r w:rsidRPr="00190CC7" w:rsidDel="005F72C2">
            <w:rPr>
              <w:rFonts w:ascii="Verdana" w:eastAsia="Calibri" w:hAnsi="Verdana" w:cs="Arial"/>
              <w:sz w:val="20"/>
              <w:szCs w:val="20"/>
              <w:rPrChange w:id="2554" w:author="Avv. Rosario Panzariello" w:date="2026-09-14T14:52:00Z">
                <w:rPr>
                  <w:rStyle w:val="Enfasigrassetto"/>
                </w:rPr>
              </w:rPrChange>
            </w:rPr>
            <w:delText xml:space="preserve">nella </w:delText>
          </w:r>
        </w:del>
      </w:ins>
      <w:ins w:id="2555" w:author="Avv. Rosario Panzariello" w:date="2026-09-18T15:17:00Z" w16du:dateUtc="2026-09-18T13:17:00Z">
        <w:r w:rsidR="005F72C2" w:rsidRPr="005F72C2">
          <w:rPr>
            <w:rFonts w:ascii="Verdana" w:eastAsia="Calibri" w:hAnsi="Verdana" w:cs="Arial"/>
            <w:sz w:val="20"/>
            <w:szCs w:val="20"/>
          </w:rPr>
          <w:t xml:space="preserve">nella Vendita in commissione, Fleequid comunica la Puntata massima al Venditore, che può accettarla entro 3 (tre) giorni dalla ricezione della relativa comunicazione. Fleequid, per motivate esigenze tecniche o organizzative, può concedere al Venditore un termine ulteriore, comunque non superiore a 10 (dieci) giorni complessivi dalla comunicazione. Entro il medesimo termine, in alternativa all'accettazione della Puntata massima, il Venditore può formulare all'Offerente una controproposta, indicando il diverso prezzo al quale è disposto a vendere il Veicolo. L'accettazione della Puntata massima da parte del Venditore perfeziona l'Accordo vincolante e tale importo costituisce il Prezzo di vendita all'Acquirente. Qualora il Venditore formuli una controproposta, l'Offerente può accettarla entro 3 (tre) giorni dalla sua ricezione; con l'accettazione si perfeziona l'Accordo vincolante e il prezzo indicato nella controproposta costituisce il Prezzo di vendita all'Acquirente, senza che assuma più rilievo la precedente Puntata massima. In tali ipotesi </w:t>
        </w:r>
        <w:r w:rsidR="005F72C2" w:rsidRPr="005F72C2">
          <w:rPr>
            <w:rFonts w:ascii="Verdana" w:eastAsia="Calibri" w:hAnsi="Verdana" w:cs="Arial"/>
            <w:sz w:val="20"/>
            <w:szCs w:val="20"/>
          </w:rPr>
          <w:lastRenderedPageBreak/>
          <w:t>il Venditore prende atto e accetta che il proprio incasso netto può risultare inferiore al PMIV originariamente indicato;</w:t>
        </w:r>
      </w:ins>
      <w:ins w:id="2556" w:author="Avv. Rosario Panzariello" w:date="2026-09-14T14:51:00Z">
        <w:del w:id="2557" w:author="Avv. Rosario Panzariello" w:date="2026-09-18T15:17:00Z" w16du:dateUtc="2026-09-18T13:17:00Z">
          <w:r w:rsidRPr="00190CC7" w:rsidDel="005F72C2">
            <w:rPr>
              <w:rFonts w:ascii="Verdana" w:eastAsia="Calibri" w:hAnsi="Verdana" w:cs="Arial"/>
              <w:sz w:val="20"/>
              <w:szCs w:val="20"/>
              <w:rPrChange w:id="2558" w:author="Avv. Rosario Panzariello" w:date="2026-09-14T14:52:00Z">
                <w:rPr>
                  <w:rStyle w:val="Enfasigrassetto"/>
                </w:rPr>
              </w:rPrChange>
            </w:rPr>
            <w:delText>Vendita in commissione</w:delText>
          </w:r>
          <w:r w:rsidRPr="00190CC7" w:rsidDel="005F72C2">
            <w:rPr>
              <w:rFonts w:ascii="Verdana" w:eastAsia="Calibri" w:hAnsi="Verdana" w:cs="Arial"/>
              <w:sz w:val="20"/>
              <w:szCs w:val="20"/>
              <w:rPrChange w:id="2559" w:author="Avv. Rosario Panzariello" w:date="2026-09-14T14:52:00Z">
                <w:rPr/>
              </w:rPrChange>
            </w:rPr>
            <w:delText>, Fleequid comunica la Puntata massima al Venditore, che può accettarla entro 3 (tre) giorni dalla ricezione della relativa comunicazione. Fleequid, per motivate esigenze tecniche o organizzative, può concedere al Venditore un termine ulteriore, comunque non superiore a 10 (dieci) giorni complessivi dalla comunicazione. Entro il medesimo termine, in alternativa all’accettazione della Puntata massima, il Venditore può formulare all’Offerente una controproposta, indicando il diverso prezzo al quale è disposto a vendere il Veicolo. L’accettazione della Puntata massima da parte del Venditore perfeziona l’Accordo vincolante e tale importo costituisce il Prezzo di vendita all’Acquirente. Qualora il Venditore formuli una controproposta, l’Offerente può accettarla entro 3 (tre) giorni dalla sua ricezione; con l’accettazione si perfeziona l’Accordo vincolante e il prezzo indicato nella controproposta costituisce il Prezzo di vendita all’Acquirente, senza che assuma più rilievo la precedente Puntata massima. In tali ipotesi il Venditore prende atto e accetta che il proprio incasso netto può risultare inferiore al PMIV originariamente indicato;</w:delText>
          </w:r>
        </w:del>
      </w:ins>
    </w:p>
    <w:p w14:paraId="7A2C8021" w14:textId="77777777" w:rsidR="00CE3142" w:rsidRPr="00190CC7" w:rsidDel="00CE3142" w:rsidRDefault="00CE3142">
      <w:pPr>
        <w:pStyle w:val="Paragrafoelenco"/>
        <w:numPr>
          <w:ilvl w:val="2"/>
          <w:numId w:val="1"/>
        </w:numPr>
        <w:spacing w:line="360" w:lineRule="auto"/>
        <w:jc w:val="both"/>
        <w:rPr>
          <w:ins w:id="2560" w:author="Avv. Rosario Panzariello" w:date="2026-09-14T14:52:00Z"/>
          <w:del w:id="2561" w:author="Avv. Rosario Panzariello" w:date="2026-09-19T17:09:00Z" w16du:dateUtc="2026-09-19T15:09:00Z"/>
          <w:rFonts w:ascii="Verdana" w:eastAsia="Calibri" w:hAnsi="Verdana" w:cs="Arial"/>
          <w:sz w:val="20"/>
          <w:szCs w:val="20"/>
          <w:rPrChange w:id="2562" w:author="Avv. Rosario Panzariello" w:date="2026-09-14T14:52:00Z">
            <w:rPr>
              <w:ins w:id="2563" w:author="Avv. Rosario Panzariello" w:date="2026-09-14T14:52:00Z"/>
              <w:del w:id="2564" w:author="Avv. Rosario Panzariello" w:date="2026-09-19T17:09:00Z" w16du:dateUtc="2026-09-19T15:09:00Z"/>
            </w:rPr>
          </w:rPrChange>
        </w:rPr>
        <w:pPrChange w:id="2565" w:author="Avv. Rosario Panzariello" w:date="2026-09-14T14:52:00Z">
          <w:pPr>
            <w:pStyle w:val="Paragrafoelenco"/>
            <w:spacing w:line="360" w:lineRule="auto"/>
            <w:ind w:left="0"/>
            <w:jc w:val="both"/>
          </w:pPr>
        </w:pPrChange>
      </w:pPr>
    </w:p>
    <w:p w14:paraId="4DB2C128" w14:textId="0176D527" w:rsidR="00C0408A" w:rsidRPr="00CE3142" w:rsidDel="00A22EC0" w:rsidRDefault="00C0408A">
      <w:pPr>
        <w:pStyle w:val="Paragrafoelenco"/>
        <w:numPr>
          <w:ilvl w:val="2"/>
          <w:numId w:val="1"/>
        </w:numPr>
        <w:spacing w:line="360" w:lineRule="auto"/>
        <w:ind w:left="0"/>
        <w:jc w:val="both"/>
        <w:rPr>
          <w:del w:id="2566" w:author="Avv. Rosario Panzariello" w:date="2026-09-18T21:09:00Z" w16du:dateUtc="2026-09-18T19:09:00Z"/>
          <w:rFonts w:ascii="Verdana" w:eastAsia="Calibri" w:hAnsi="Verdana" w:cs="Arial"/>
          <w:sz w:val="20"/>
          <w:szCs w:val="20"/>
          <w:rPrChange w:id="2567" w:author="Avv. Rosario Panzariello" w:date="2026-09-19T17:09:00Z" w16du:dateUtc="2026-09-19T15:09:00Z">
            <w:rPr>
              <w:del w:id="2568" w:author="Avv. Rosario Panzariello" w:date="2026-09-18T21:09:00Z" w16du:dateUtc="2026-09-18T19:09:00Z"/>
            </w:rPr>
          </w:rPrChange>
        </w:rPr>
        <w:pPrChange w:id="2569" w:author="Avv. Rosario Panzariello" w:date="2026-09-19T17:09:00Z" w16du:dateUtc="2026-09-19T15:09:00Z">
          <w:pPr>
            <w:pStyle w:val="Paragrafoelenco"/>
            <w:numPr>
              <w:ilvl w:val="2"/>
              <w:numId w:val="1"/>
            </w:numPr>
            <w:spacing w:line="360" w:lineRule="auto"/>
            <w:ind w:hanging="360"/>
            <w:jc w:val="both"/>
          </w:pPr>
        </w:pPrChange>
      </w:pPr>
      <w:ins w:id="2570" w:author="Avv. Rosario Panzariello" w:date="2026-09-14T14:52:00Z">
        <w:r w:rsidRPr="00CE3142">
          <w:rPr>
            <w:rFonts w:ascii="Verdana" w:eastAsia="Calibri" w:hAnsi="Verdana" w:cs="Arial"/>
            <w:sz w:val="20"/>
            <w:szCs w:val="20"/>
            <w:rPrChange w:id="2571" w:author="Avv. Rosario Panzariello" w:date="2026-09-19T17:09:00Z" w16du:dateUtc="2026-09-19T15:09:00Z">
              <w:rPr>
                <w:rStyle w:val="Enfasigrassetto"/>
              </w:rPr>
            </w:rPrChange>
          </w:rPr>
          <w:t>nel Dealer Sales</w:t>
        </w:r>
        <w:r w:rsidRPr="00CE3142">
          <w:rPr>
            <w:rFonts w:ascii="Verdana" w:eastAsia="Calibri" w:hAnsi="Verdana" w:cs="Arial"/>
            <w:sz w:val="20"/>
            <w:szCs w:val="20"/>
            <w:rPrChange w:id="2572" w:author="Avv. Rosario Panzariello" w:date="2026-09-19T17:09:00Z" w16du:dateUtc="2026-09-19T15:09:00Z">
              <w:rPr/>
            </w:rPrChange>
          </w:rPr>
          <w:t xml:space="preserve">, </w:t>
        </w:r>
      </w:ins>
      <w:ins w:id="2573" w:author="Avv. Rosario Panzariello" w:date="2026-09-18T15:17:00Z" w16du:dateUtc="2026-09-18T13:17:00Z">
        <w:r w:rsidR="00F43407" w:rsidRPr="00CE3142">
          <w:rPr>
            <w:rFonts w:ascii="Verdana" w:eastAsia="Calibri" w:hAnsi="Verdana" w:cs="Arial"/>
            <w:sz w:val="20"/>
            <w:szCs w:val="20"/>
            <w:rPrChange w:id="2574" w:author="Avv. Rosario Panzariello" w:date="2026-09-19T17:09:00Z" w16du:dateUtc="2026-09-19T15:09:00Z">
              <w:rPr/>
            </w:rPrChange>
          </w:rPr>
          <w:t>Fleequid, quale venditore del Veicolo nei confronti dell'Offerente, può accettare la Puntata massima inferiore al Prezzo di riserva ovvero formulare all'Offerente una controproposta a un diverso prezzo. L'accettazione della Puntata massima da parte di Fleequid perfeziona l'Accordo vincolante e tale importo costituisce il Prezzo di vendita all'Acquirente. Qualora Fleequid formuli una controproposta, l'Offerente può accettarla entro 3 (tre) giorni dalla sua ricezione; con l'accettazione si perfeziona l'Accordo vincolante e il prezzo indicato nella controproposta costituisce il Prezzo di vendita all'Acquirente. L'eventuale accettazione da parte di Fleequid di un prezzo di rivendita inferiore al Prezzo di riserva non modifica il Prezzo di acquisto né le altre condizioni economiche concordate tra Fleequid e il Venditore</w:t>
        </w:r>
      </w:ins>
      <w:ins w:id="2575" w:author="Avv. Rosario Panzariello" w:date="2026-09-14T14:52:00Z">
        <w:del w:id="2576" w:author="Avv. Rosario Panzariello" w:date="2026-09-18T15:17:00Z" w16du:dateUtc="2026-09-18T13:17:00Z">
          <w:r w:rsidRPr="00CE3142" w:rsidDel="00F43407">
            <w:rPr>
              <w:rFonts w:ascii="Verdana" w:eastAsia="Calibri" w:hAnsi="Verdana" w:cs="Arial"/>
              <w:sz w:val="20"/>
              <w:szCs w:val="20"/>
              <w:rPrChange w:id="2577" w:author="Avv. Rosario Panzariello" w:date="2026-09-19T17:09:00Z" w16du:dateUtc="2026-09-19T15:09:00Z">
                <w:rPr/>
              </w:rPrChange>
            </w:rPr>
            <w:delText xml:space="preserve">Fleequid, quale venditore del Veicolo nei confronti dell’Offerente, può accettare la Puntata massima inferiore al Prezzo di riserva ovvero formulare all’Offerente una controproposta a un diverso prezzo. L’accettazione della Puntata massima da parte di Fleequid perfeziona l’Accordo vincolante e tale importo costituisce il Prezzo di vendita all’Acquirente. Qualora Fleequid formuli una controproposta, l’Offerente può accettarla entro 3 (tre) giorni dalla sua ricezione; con l’accettazione si perfeziona l’Accordo vincolante e il prezzo indicato nella controproposta costituisce il Prezzo di vendita all’Acquirente. </w:delText>
          </w:r>
          <w:r w:rsidRPr="00CE3142" w:rsidDel="00F43407">
            <w:rPr>
              <w:rFonts w:ascii="Verdana" w:eastAsia="Calibri" w:hAnsi="Verdana" w:cs="Arial"/>
              <w:sz w:val="20"/>
              <w:szCs w:val="20"/>
              <w:rPrChange w:id="2578" w:author="Avv. Rosario Panzariello" w:date="2026-09-19T17:09:00Z" w16du:dateUtc="2026-09-19T15:09:00Z">
                <w:rPr>
                  <w:rStyle w:val="Enfasigrassetto"/>
                </w:rPr>
              </w:rPrChange>
            </w:rPr>
            <w:delText>L’eventuale accettazione da parte di Fleequid di un prezzo di rivendita inferiore al Prezzo di riserva non modifica il Prezzo di acquisto né le altre condizioni economiche concordate tra Fleequid e il Venditore</w:delText>
          </w:r>
        </w:del>
        <w:r w:rsidRPr="00CE3142">
          <w:rPr>
            <w:rFonts w:ascii="Verdana" w:eastAsia="Calibri" w:hAnsi="Verdana" w:cs="Arial"/>
            <w:sz w:val="20"/>
            <w:szCs w:val="20"/>
            <w:rPrChange w:id="2579" w:author="Avv. Rosario Panzariello" w:date="2026-09-19T17:09:00Z" w16du:dateUtc="2026-09-19T15:09:00Z">
              <w:rPr>
                <w:rStyle w:val="Enfasigrassetto"/>
              </w:rPr>
            </w:rPrChange>
          </w:rPr>
          <w:t>.</w:t>
        </w:r>
      </w:ins>
    </w:p>
    <w:p w14:paraId="40D51E07" w14:textId="77777777" w:rsidR="00A22EC0" w:rsidRDefault="00A22EC0" w:rsidP="00CE3142">
      <w:pPr>
        <w:pStyle w:val="Paragrafoelenco"/>
        <w:numPr>
          <w:ilvl w:val="2"/>
          <w:numId w:val="1"/>
        </w:numPr>
        <w:spacing w:line="360" w:lineRule="auto"/>
        <w:jc w:val="both"/>
        <w:rPr>
          <w:ins w:id="2580" w:author="Avv. Rosario Panzariello" w:date="2026-09-18T21:10:00Z" w16du:dateUtc="2026-09-18T19:10:00Z"/>
        </w:rPr>
      </w:pPr>
    </w:p>
    <w:p w14:paraId="6F567BF1" w14:textId="4F501141" w:rsidR="00C0408A" w:rsidRPr="00791D78" w:rsidRDefault="00190CC7">
      <w:pPr>
        <w:pStyle w:val="Paragrafoelenco"/>
        <w:spacing w:line="360" w:lineRule="auto"/>
        <w:ind w:left="0"/>
        <w:jc w:val="both"/>
        <w:rPr>
          <w:ins w:id="2581" w:author="Avv. Rosario Panzariello" w:date="2026-09-14T14:51:00Z"/>
          <w:rFonts w:ascii="Verdana" w:eastAsia="Calibri" w:hAnsi="Verdana" w:cs="Arial"/>
          <w:sz w:val="20"/>
          <w:szCs w:val="20"/>
          <w:rPrChange w:id="2582" w:author="Avv. Rosario Panzariello" w:date="2026-09-18T21:10:00Z" w16du:dateUtc="2026-09-18T19:10:00Z">
            <w:rPr>
              <w:ins w:id="2583" w:author="Avv. Rosario Panzariello" w:date="2026-09-14T14:51:00Z"/>
            </w:rPr>
          </w:rPrChange>
        </w:rPr>
        <w:pPrChange w:id="2584" w:author="Avv. Rosario Panzariello" w:date="2026-09-18T21:11:00Z" w16du:dateUtc="2026-09-18T19:11:00Z">
          <w:pPr>
            <w:spacing w:line="360" w:lineRule="auto"/>
            <w:jc w:val="both"/>
          </w:pPr>
        </w:pPrChange>
      </w:pPr>
      <w:ins w:id="2585" w:author="Avv. Rosario Panzariello" w:date="2026-09-14T14:52:00Z">
        <w:r w:rsidRPr="00791D78">
          <w:rPr>
            <w:rFonts w:ascii="Verdana" w:eastAsia="Calibri" w:hAnsi="Verdana" w:cs="Arial"/>
            <w:sz w:val="20"/>
            <w:szCs w:val="20"/>
            <w:rPrChange w:id="2586" w:author="Avv. Rosario Panzariello" w:date="2026-09-18T21:10:00Z" w16du:dateUtc="2026-09-18T19:10:00Z">
              <w:rPr/>
            </w:rPrChange>
          </w:rPr>
          <w:t>Decorso il termine applicabile senza accettazione della Puntata massima o della controproposta, nessun Accordo vincolante si perfeziona in relazione a tali proposte.</w:t>
        </w:r>
      </w:ins>
    </w:p>
    <w:p w14:paraId="1B9F0C90" w14:textId="5FE8AD4F" w:rsidR="0073753A" w:rsidRPr="000532C5" w:rsidRDefault="00D34FD2" w:rsidP="609FEE71">
      <w:pPr>
        <w:pStyle w:val="Paragrafoelenco"/>
        <w:numPr>
          <w:ilvl w:val="1"/>
          <w:numId w:val="1"/>
        </w:numPr>
        <w:spacing w:line="360" w:lineRule="auto"/>
        <w:ind w:left="0" w:firstLine="0"/>
        <w:jc w:val="both"/>
        <w:rPr>
          <w:rFonts w:ascii="Verdana" w:eastAsia="Calibri" w:hAnsi="Verdana" w:cs="Arial"/>
          <w:sz w:val="20"/>
          <w:szCs w:val="20"/>
        </w:rPr>
      </w:pPr>
      <w:ins w:id="2587" w:author="Avv. Rosario Panzariello" w:date="2026-09-14T14:57:00Z">
        <w:del w:id="2588" w:author="Avv. Rosario Panzariello" w:date="2026-09-18T15:17:00Z" w16du:dateUtc="2026-09-18T13:17:00Z">
          <w:r w:rsidRPr="00DD7FF5" w:rsidDel="0045550A">
            <w:rPr>
              <w:rFonts w:ascii="Verdana" w:eastAsia="Calibri" w:hAnsi="Verdana" w:cs="Arial"/>
              <w:sz w:val="20"/>
              <w:szCs w:val="20"/>
              <w:rPrChange w:id="2589" w:author="Avv. Rosario Panzariello" w:date="2026-09-14T14:57:00Z">
                <w:rPr/>
              </w:rPrChange>
            </w:rPr>
            <w:delText xml:space="preserve">Fleequid ha il diritto di verificare il possesso, da parte dell’Offerente, dei requisiti soggettivi, tecnici o professionali eventualmente richiesti per la partecipazione allo specifico Evento di vendita o per l’acquisto del Veicolo, in particolare quando l’Evento sia riservato a determinate categorie di Utenti o abbia ad oggetto Veicoli soggetti a specifiche prescrizioni di legge. </w:delText>
          </w:r>
          <w:r w:rsidR="00DD7FF5" w:rsidRPr="00DD7FF5" w:rsidDel="0045550A">
            <w:rPr>
              <w:rFonts w:ascii="Verdana" w:eastAsia="Calibri" w:hAnsi="Verdana" w:cs="Arial"/>
              <w:sz w:val="20"/>
              <w:szCs w:val="20"/>
              <w:rPrChange w:id="2590" w:author="Avv. Rosario Panzariello" w:date="2026-09-14T14:57:00Z">
                <w:rPr/>
              </w:rPrChange>
            </w:rPr>
            <w:delText>Nei casi in cui tale verifica sia necessaria e non sia già stata completata, il perfezionamento dell’Accordo vincolante secondo le modalità previste dai precedenti commi resta subordinato al relativo esito positivo. Sino a tale momento l’Offerta resta vincolante per l’Offerente. In caso di esito negativo, l’Accordo vincolante non si perfeziona e Fleequid ne dà comunicazione agli Utenti interessati</w:delText>
          </w:r>
          <w:r w:rsidR="00DD7FF5" w:rsidRPr="00B70778" w:rsidDel="0045550A">
            <w:rPr>
              <w:rFonts w:ascii="Verdana" w:eastAsia="Calibri" w:hAnsi="Verdana" w:cs="Arial"/>
              <w:sz w:val="20"/>
              <w:szCs w:val="20"/>
              <w:rPrChange w:id="2591" w:author="Avv. Rosario Panzariello" w:date="2026-09-18T21:11:00Z" w16du:dateUtc="2026-09-18T19:11:00Z">
                <w:rPr/>
              </w:rPrChange>
            </w:rPr>
            <w:delText xml:space="preserve">. </w:delText>
          </w:r>
        </w:del>
      </w:ins>
      <w:ins w:id="2592" w:author="Avv. Rosario Panzariello" w:date="2026-09-18T15:17:00Z" w16du:dateUtc="2026-09-18T13:17:00Z">
        <w:r w:rsidR="0045550A" w:rsidRPr="00B70778">
          <w:rPr>
            <w:rFonts w:ascii="Verdana" w:eastAsia="Calibri" w:hAnsi="Verdana" w:cs="Arial"/>
            <w:sz w:val="20"/>
            <w:szCs w:val="20"/>
            <w:rPrChange w:id="2593" w:author="Avv. Rosario Panzariello" w:date="2026-09-18T21:11:00Z" w16du:dateUtc="2026-09-18T19:11:00Z">
              <w:rPr/>
            </w:rPrChange>
          </w:rPr>
          <w:t>Fleequid ha il diritto di verificare il possesso, da parte dell'Offerente, dei requisiti soggettivi, tecnici o professionali eventualmente richiesti per la partecipazione allo specifico Evento di vendita o per l'acquisto del Veicolo, in particolare quando l'Evento sia riservato a determinate categorie di Utenti o abbia ad oggetto Veicoli soggetti a specifiche prescrizioni di legge. Nei casi in cui tale verifica sia necessaria e non sia già stata completata, il perfezionamento dell'Accordo vincolante secondo le modalità previste dai precedenti commi resta subordinato al relativo esito positivo; sino a tale momento l'Offerta resta vincolante per l'Offerente. In caso di esito negativo l'Accordo vincolante non si perfeziona e Fleequid ne dà comunicazione agli Utenti interessati. Resta ferma la facoltà di Fleequid di procedere alla verifica anche successivamente al perfezionamento dell'Accordo vincolante, secondo quanto previsto dall'art. 16.14.</w:t>
        </w:r>
      </w:ins>
      <w:del w:id="2594" w:author="Avv. Rosario Panzariello" w:date="2026-09-14T15:00:00Z">
        <w:r w:rsidR="00584395" w:rsidRPr="000532C5" w:rsidDel="00182E84">
          <w:rPr>
            <w:rFonts w:ascii="Verdana" w:eastAsia="Calibri" w:hAnsi="Verdana" w:cs="Arial"/>
            <w:sz w:val="20"/>
            <w:szCs w:val="20"/>
          </w:rPr>
          <w:delText>Generalmente, al</w:delText>
        </w:r>
        <w:r w:rsidR="00C81EC7" w:rsidRPr="000532C5" w:rsidDel="00182E84">
          <w:rPr>
            <w:rFonts w:ascii="Verdana" w:eastAsia="Calibri" w:hAnsi="Verdana" w:cs="Arial"/>
            <w:sz w:val="20"/>
            <w:szCs w:val="20"/>
          </w:rPr>
          <w:delText xml:space="preserve"> termine dell'</w:delText>
        </w:r>
        <w:r w:rsidR="00584395" w:rsidRPr="000532C5" w:rsidDel="00182E84">
          <w:rPr>
            <w:rFonts w:ascii="Verdana" w:eastAsia="Calibri" w:hAnsi="Verdana" w:cs="Arial"/>
            <w:sz w:val="20"/>
            <w:szCs w:val="20"/>
          </w:rPr>
          <w:delText>A</w:delText>
        </w:r>
        <w:r w:rsidR="00C81EC7" w:rsidRPr="000532C5" w:rsidDel="00182E84">
          <w:rPr>
            <w:rFonts w:ascii="Verdana" w:eastAsia="Calibri" w:hAnsi="Verdana" w:cs="Arial"/>
            <w:sz w:val="20"/>
            <w:szCs w:val="20"/>
          </w:rPr>
          <w:delText xml:space="preserve">sta, se l'Offerta </w:delText>
        </w:r>
        <w:r w:rsidR="00CA4F9A" w:rsidRPr="000532C5" w:rsidDel="00182E84">
          <w:rPr>
            <w:rFonts w:ascii="Verdana" w:eastAsia="Calibri" w:hAnsi="Verdana" w:cs="Arial"/>
            <w:sz w:val="20"/>
            <w:szCs w:val="20"/>
          </w:rPr>
          <w:delText xml:space="preserve">dell’Offerente </w:delText>
        </w:r>
        <w:r w:rsidR="00C81EC7" w:rsidRPr="000532C5" w:rsidDel="00182E84">
          <w:rPr>
            <w:rFonts w:ascii="Verdana" w:eastAsia="Calibri" w:hAnsi="Verdana" w:cs="Arial"/>
            <w:sz w:val="20"/>
            <w:szCs w:val="20"/>
          </w:rPr>
          <w:delText>che l’ha inserita è la più alta</w:delText>
        </w:r>
        <w:r w:rsidR="00CC2810" w:rsidRPr="000532C5" w:rsidDel="00182E84">
          <w:rPr>
            <w:rFonts w:ascii="Verdana" w:eastAsia="Calibri" w:hAnsi="Verdana" w:cs="Arial"/>
            <w:sz w:val="20"/>
            <w:szCs w:val="20"/>
          </w:rPr>
          <w:delText xml:space="preserve"> (Puntata massima)</w:delText>
        </w:r>
        <w:r w:rsidR="00C81EC7" w:rsidRPr="000532C5" w:rsidDel="00182E84">
          <w:rPr>
            <w:rFonts w:ascii="Verdana" w:eastAsia="Calibri" w:hAnsi="Verdana" w:cs="Arial"/>
            <w:sz w:val="20"/>
            <w:szCs w:val="20"/>
          </w:rPr>
          <w:delText>, il Marketplace genera una comunicazione di Aggiudicazione.</w:delText>
        </w:r>
        <w:r w:rsidR="00C81EC7" w:rsidRPr="00B70778" w:rsidDel="00182E84">
          <w:rPr>
            <w:rFonts w:ascii="Verdana" w:eastAsia="Calibri" w:hAnsi="Verdana" w:cs="Arial"/>
            <w:sz w:val="20"/>
            <w:szCs w:val="20"/>
            <w:rPrChange w:id="2595" w:author="Avv. Rosario Panzariello" w:date="2026-09-18T21:11:00Z" w16du:dateUtc="2026-09-18T19:11:00Z">
              <w:rPr>
                <w:rFonts w:ascii="Verdana" w:hAnsi="Verdana" w:cs="Segoe UI"/>
                <w:color w:val="0D0D0D"/>
                <w:sz w:val="20"/>
                <w:szCs w:val="20"/>
                <w:shd w:val="clear" w:color="auto" w:fill="FFFFFF"/>
              </w:rPr>
            </w:rPrChange>
          </w:rPr>
          <w:delText xml:space="preserve"> </w:delText>
        </w:r>
        <w:r w:rsidR="00C81EC7" w:rsidRPr="000532C5" w:rsidDel="00182E84">
          <w:rPr>
            <w:rFonts w:ascii="Verdana" w:eastAsia="Calibri" w:hAnsi="Verdana" w:cs="Arial"/>
            <w:sz w:val="20"/>
            <w:szCs w:val="20"/>
          </w:rPr>
          <w:delText>Questa comunicazione è sempre provvisoria, soggetta all'applicazione delle Condizioni Generali e vincolata alla verifica del superamento del Prezzo di riserva</w:delText>
        </w:r>
        <w:r w:rsidR="004E6D22" w:rsidRPr="000532C5" w:rsidDel="00182E84">
          <w:rPr>
            <w:rFonts w:ascii="Verdana" w:eastAsia="Calibri" w:hAnsi="Verdana" w:cs="Arial"/>
            <w:sz w:val="20"/>
            <w:szCs w:val="20"/>
          </w:rPr>
          <w:delText xml:space="preserve"> da parte di Fleequid ovvero</w:delText>
        </w:r>
        <w:r w:rsidR="00C81EC7" w:rsidRPr="000532C5" w:rsidDel="00182E84">
          <w:rPr>
            <w:rFonts w:ascii="Verdana" w:eastAsia="Calibri" w:hAnsi="Verdana" w:cs="Arial"/>
            <w:sz w:val="20"/>
            <w:szCs w:val="20"/>
          </w:rPr>
          <w:delText xml:space="preserve"> al consenso del Venditore a vendere il Veicolo ad un prezzo inferiore</w:delText>
        </w:r>
        <w:r w:rsidR="004E6D22" w:rsidRPr="000532C5" w:rsidDel="00182E84">
          <w:rPr>
            <w:rFonts w:ascii="Verdana" w:eastAsia="Calibri" w:hAnsi="Verdana" w:cs="Arial"/>
            <w:sz w:val="20"/>
            <w:szCs w:val="20"/>
          </w:rPr>
          <w:delText xml:space="preserve"> </w:delText>
        </w:r>
        <w:r w:rsidR="00285F05" w:rsidRPr="000532C5" w:rsidDel="00182E84">
          <w:rPr>
            <w:rFonts w:ascii="Verdana" w:eastAsia="Calibri" w:hAnsi="Verdana" w:cs="Arial"/>
            <w:sz w:val="20"/>
            <w:szCs w:val="20"/>
          </w:rPr>
          <w:delText>allo stesso</w:delText>
        </w:r>
        <w:r w:rsidR="00C81EC7" w:rsidRPr="000532C5" w:rsidDel="00182E84">
          <w:rPr>
            <w:rFonts w:ascii="Verdana" w:eastAsia="Calibri" w:hAnsi="Verdana" w:cs="Arial"/>
            <w:sz w:val="20"/>
            <w:szCs w:val="20"/>
          </w:rPr>
          <w:delText>.</w:delText>
        </w:r>
        <w:r w:rsidR="000D25C7" w:rsidRPr="000532C5" w:rsidDel="00182E84">
          <w:rPr>
            <w:rFonts w:ascii="Verdana" w:eastAsia="Calibri" w:hAnsi="Verdana" w:cs="Arial"/>
            <w:sz w:val="20"/>
            <w:szCs w:val="20"/>
          </w:rPr>
          <w:delText xml:space="preserve"> </w:delText>
        </w:r>
        <w:r w:rsidR="00CA4F9A" w:rsidRPr="000532C5" w:rsidDel="00182E84">
          <w:rPr>
            <w:rFonts w:ascii="Verdana" w:eastAsia="Calibri" w:hAnsi="Verdana" w:cs="Arial"/>
            <w:sz w:val="20"/>
            <w:szCs w:val="20"/>
          </w:rPr>
          <w:delText xml:space="preserve">Se il valore della Puntata massima è pari o superiore al Prezzo di riserva, l’Aggiudicazione costituisce conferma della promessa di vendita del Veicolo da parte del Venditore e promessa di acquisto del Veicolo da parte dell’Acquirente, con la Puntata massima che diventa Prezzo di aggiudicazione. </w:delText>
        </w:r>
        <w:r w:rsidR="000D25C7" w:rsidRPr="000532C5" w:rsidDel="00182E84">
          <w:rPr>
            <w:rFonts w:ascii="Verdana" w:eastAsia="Calibri" w:hAnsi="Verdana" w:cs="Arial"/>
            <w:sz w:val="20"/>
            <w:szCs w:val="20"/>
          </w:rPr>
          <w:delText xml:space="preserve">Fleequid avrà in ogni caso il diritto di verificare, anche dopo tale Aggiudicazione, il </w:delText>
        </w:r>
        <w:r w:rsidR="00806356" w:rsidRPr="000532C5" w:rsidDel="00182E84">
          <w:rPr>
            <w:rFonts w:ascii="Verdana" w:eastAsia="Calibri" w:hAnsi="Verdana" w:cs="Arial"/>
            <w:sz w:val="20"/>
            <w:szCs w:val="20"/>
          </w:rPr>
          <w:delText xml:space="preserve">comprovato </w:delText>
        </w:r>
        <w:r w:rsidR="000D25C7" w:rsidRPr="000532C5" w:rsidDel="00182E84">
          <w:rPr>
            <w:rFonts w:ascii="Verdana" w:eastAsia="Calibri" w:hAnsi="Verdana" w:cs="Arial"/>
            <w:sz w:val="20"/>
            <w:szCs w:val="20"/>
          </w:rPr>
          <w:delText>possesso da parte dell’Acquirente</w:delText>
        </w:r>
        <w:r w:rsidR="00806356" w:rsidRPr="000532C5" w:rsidDel="00182E84">
          <w:rPr>
            <w:rFonts w:ascii="Verdana" w:eastAsia="Calibri" w:hAnsi="Verdana" w:cs="Arial"/>
            <w:sz w:val="20"/>
            <w:szCs w:val="20"/>
          </w:rPr>
          <w:delText xml:space="preserve"> dei requisiti tecnico -professionali necessari per l’efficace conclusione del Contratto di compravendita; e questo in special modo quando l’Asta risulti limitata a determinate categorie di Utenti (ad esempio, veicoli </w:delText>
        </w:r>
        <w:r w:rsidR="00EF70C5" w:rsidRPr="000532C5" w:rsidDel="00182E84">
          <w:rPr>
            <w:rFonts w:ascii="Verdana" w:eastAsia="Calibri" w:hAnsi="Verdana" w:cs="Arial"/>
            <w:sz w:val="20"/>
            <w:szCs w:val="20"/>
          </w:rPr>
          <w:delText>destinati esclusivamente alla rottamazione</w:delText>
        </w:r>
        <w:r w:rsidR="00806356" w:rsidRPr="000532C5" w:rsidDel="00182E84">
          <w:rPr>
            <w:rFonts w:ascii="Verdana" w:eastAsia="Calibri" w:hAnsi="Verdana" w:cs="Arial"/>
            <w:sz w:val="20"/>
            <w:szCs w:val="20"/>
          </w:rPr>
          <w:delText>).</w:delText>
        </w:r>
        <w:r w:rsidR="00C81EC7" w:rsidRPr="000532C5" w:rsidDel="00182E84">
          <w:rPr>
            <w:rFonts w:ascii="Verdana" w:eastAsia="Calibri" w:hAnsi="Verdana" w:cs="Arial"/>
            <w:sz w:val="20"/>
            <w:szCs w:val="20"/>
          </w:rPr>
          <w:delText xml:space="preserve"> L’</w:delText>
        </w:r>
        <w:r w:rsidR="00EF70C5" w:rsidRPr="000532C5" w:rsidDel="00182E84">
          <w:rPr>
            <w:rFonts w:ascii="Verdana" w:eastAsia="Calibri" w:hAnsi="Verdana" w:cs="Arial"/>
            <w:sz w:val="20"/>
            <w:szCs w:val="20"/>
          </w:rPr>
          <w:delText>Utente</w:delText>
        </w:r>
        <w:r w:rsidR="00C81EC7" w:rsidRPr="000532C5" w:rsidDel="00182E84">
          <w:rPr>
            <w:rFonts w:ascii="Verdana" w:eastAsia="Calibri" w:hAnsi="Verdana" w:cs="Arial"/>
            <w:sz w:val="20"/>
            <w:szCs w:val="20"/>
          </w:rPr>
          <w:delText xml:space="preserve"> riceverà una comunicazione definitiva di Aggiudicazione solo dopo queste verifiche e solo da quel momento potrà definirsi Acquirente. </w:delText>
        </w:r>
        <w:r w:rsidR="00CA4F9A" w:rsidRPr="000532C5" w:rsidDel="00182E84">
          <w:rPr>
            <w:rFonts w:ascii="Verdana" w:eastAsia="Calibri" w:hAnsi="Verdana" w:cs="Arial"/>
            <w:sz w:val="20"/>
            <w:szCs w:val="20"/>
          </w:rPr>
          <w:delText>Diversamente, nel</w:delText>
        </w:r>
        <w:r w:rsidR="00B240F1" w:rsidRPr="000532C5" w:rsidDel="00182E84">
          <w:rPr>
            <w:rFonts w:ascii="Verdana" w:eastAsia="Calibri" w:hAnsi="Verdana" w:cs="Arial"/>
            <w:sz w:val="20"/>
            <w:szCs w:val="20"/>
          </w:rPr>
          <w:delText xml:space="preserve"> caso in cui la Puntata massima sia inferiore al Prezzo di riserva</w:delText>
        </w:r>
        <w:r w:rsidR="1251017C" w:rsidRPr="000532C5" w:rsidDel="00182E84">
          <w:rPr>
            <w:rFonts w:ascii="Verdana" w:eastAsia="Calibri" w:hAnsi="Verdana" w:cs="Arial"/>
            <w:sz w:val="20"/>
            <w:szCs w:val="20"/>
          </w:rPr>
          <w:delText xml:space="preserve"> </w:delText>
        </w:r>
        <w:r w:rsidR="1251017C" w:rsidRPr="00B70778" w:rsidDel="00182E84">
          <w:rPr>
            <w:rFonts w:ascii="Verdana" w:eastAsia="Calibri" w:hAnsi="Verdana" w:cs="Arial"/>
            <w:sz w:val="20"/>
            <w:szCs w:val="20"/>
            <w:rPrChange w:id="2596" w:author="Avv. Rosario Panzariello" w:date="2026-09-18T21:11:00Z" w16du:dateUtc="2026-09-18T19:11:00Z">
              <w:rPr>
                <w:rFonts w:ascii="Verdana" w:eastAsiaTheme="minorEastAsia" w:hAnsi="Verdana"/>
                <w:sz w:val="20"/>
                <w:szCs w:val="20"/>
              </w:rPr>
            </w:rPrChange>
          </w:rPr>
          <w:delText>determinato da Fleequid sulla base del PMIV fissato dal Venditore</w:delText>
        </w:r>
        <w:r w:rsidR="00B240F1" w:rsidRPr="00B70778" w:rsidDel="00182E84">
          <w:rPr>
            <w:rFonts w:ascii="Verdana" w:eastAsia="Calibri" w:hAnsi="Verdana" w:cs="Arial"/>
            <w:sz w:val="20"/>
            <w:szCs w:val="20"/>
            <w:rPrChange w:id="2597" w:author="Avv. Rosario Panzariello" w:date="2026-09-18T21:11:00Z" w16du:dateUtc="2026-09-18T19:11:00Z">
              <w:rPr>
                <w:rFonts w:ascii="Verdana" w:eastAsiaTheme="minorEastAsia" w:hAnsi="Verdana"/>
                <w:sz w:val="20"/>
                <w:szCs w:val="20"/>
              </w:rPr>
            </w:rPrChange>
          </w:rPr>
          <w:delText>,</w:delText>
        </w:r>
        <w:r w:rsidR="00B240F1" w:rsidRPr="000532C5" w:rsidDel="00182E84">
          <w:rPr>
            <w:rFonts w:ascii="Verdana" w:eastAsia="Calibri" w:hAnsi="Verdana" w:cs="Arial"/>
            <w:sz w:val="20"/>
            <w:szCs w:val="20"/>
          </w:rPr>
          <w:delText xml:space="preserve"> l’Aggiudicazione implica una promessa di acquisto per il solo Offerente, mentre il Venditore ha la facoltà, entro i successivi 3 giorni</w:delText>
        </w:r>
        <w:r w:rsidR="00B21015" w:rsidRPr="000532C5" w:rsidDel="00182E84">
          <w:rPr>
            <w:rFonts w:ascii="Verdana" w:eastAsia="Calibri" w:hAnsi="Verdana" w:cs="Arial"/>
            <w:sz w:val="20"/>
            <w:szCs w:val="20"/>
          </w:rPr>
          <w:delText xml:space="preserve"> (ovvero entro il diverso termine comunque non superiore a 10 giorni eventualmente indicato da Fleequid ai sensi dell’art. 6.11)</w:delText>
        </w:r>
        <w:r w:rsidR="00B240F1" w:rsidRPr="000532C5" w:rsidDel="00182E84">
          <w:rPr>
            <w:rFonts w:ascii="Verdana" w:eastAsia="Calibri" w:hAnsi="Verdana" w:cs="Arial"/>
            <w:sz w:val="20"/>
            <w:szCs w:val="20"/>
          </w:rPr>
          <w:delText>, di accettare tale Puntata massima o di avanzare</w:delText>
        </w:r>
        <w:r w:rsidR="00CA4F9A" w:rsidRPr="000532C5" w:rsidDel="00182E84">
          <w:rPr>
            <w:rFonts w:ascii="Verdana" w:eastAsia="Calibri" w:hAnsi="Verdana" w:cs="Arial"/>
            <w:sz w:val="20"/>
            <w:szCs w:val="20"/>
          </w:rPr>
          <w:delText>, sempre nello stesso termine,</w:delText>
        </w:r>
        <w:r w:rsidR="00B240F1" w:rsidRPr="000532C5" w:rsidDel="00182E84">
          <w:rPr>
            <w:rFonts w:ascii="Verdana" w:eastAsia="Calibri" w:hAnsi="Verdana" w:cs="Arial"/>
            <w:sz w:val="20"/>
            <w:szCs w:val="20"/>
          </w:rPr>
          <w:delText xml:space="preserve"> una controproposta di vendita. </w:delText>
        </w:r>
        <w:r w:rsidR="03577135" w:rsidRPr="000532C5" w:rsidDel="00182E84">
          <w:rPr>
            <w:rFonts w:ascii="Verdana" w:eastAsia="Calibri" w:hAnsi="Verdana" w:cs="Arial"/>
            <w:sz w:val="20"/>
            <w:szCs w:val="20"/>
          </w:rPr>
          <w:delText xml:space="preserve">Nel caso in cui il Venditore accetti una Puntata massima inferiore al Prezzo di riserva, prende atto ed accetta che l’incasso netto potrà risultare inferiore al PMIV originariamente indicato. </w:delText>
        </w:r>
        <w:r w:rsidR="00B240F1" w:rsidRPr="000532C5" w:rsidDel="00182E84">
          <w:rPr>
            <w:rFonts w:ascii="Verdana" w:eastAsia="Calibri" w:hAnsi="Verdana" w:cs="Arial"/>
            <w:sz w:val="20"/>
            <w:szCs w:val="20"/>
          </w:rPr>
          <w:delText>In questa ultima circostanza, l'Aggiudicazione è provvisoria e non vincolante per il Venditore, diventando definitiva e vincolante</w:delText>
        </w:r>
        <w:r w:rsidR="00CA4F9A" w:rsidRPr="000532C5" w:rsidDel="00182E84">
          <w:rPr>
            <w:rFonts w:ascii="Verdana" w:eastAsia="Calibri" w:hAnsi="Verdana" w:cs="Arial"/>
            <w:sz w:val="20"/>
            <w:szCs w:val="20"/>
          </w:rPr>
          <w:delText xml:space="preserve"> per le Parti</w:delText>
        </w:r>
        <w:r w:rsidR="00B240F1" w:rsidRPr="000532C5" w:rsidDel="00182E84">
          <w:rPr>
            <w:rFonts w:ascii="Verdana" w:eastAsia="Calibri" w:hAnsi="Verdana" w:cs="Arial"/>
            <w:sz w:val="20"/>
            <w:szCs w:val="20"/>
          </w:rPr>
          <w:delText xml:space="preserve"> solo quando il Venditore comunica di accettare la Puntata massima, seppure inferiore al Prezzo di riserva</w:delText>
        </w:r>
        <w:r w:rsidR="06D0FE8C" w:rsidRPr="000532C5" w:rsidDel="00182E84">
          <w:rPr>
            <w:rFonts w:ascii="Verdana" w:eastAsia="Calibri" w:hAnsi="Verdana" w:cs="Arial"/>
            <w:sz w:val="20"/>
            <w:szCs w:val="20"/>
          </w:rPr>
          <w:delText xml:space="preserve"> determinato da Fleequid sulla base del PMIV fissato dal Venditore</w:delText>
        </w:r>
        <w:r w:rsidR="00B240F1" w:rsidRPr="000532C5" w:rsidDel="00182E84">
          <w:rPr>
            <w:rFonts w:ascii="Verdana" w:eastAsia="Calibri" w:hAnsi="Verdana" w:cs="Arial"/>
            <w:sz w:val="20"/>
            <w:szCs w:val="20"/>
          </w:rPr>
          <w:delText>, o quando l'Offerente</w:delText>
        </w:r>
        <w:r w:rsidR="00CA4F9A" w:rsidRPr="000532C5" w:rsidDel="00182E84">
          <w:rPr>
            <w:rFonts w:ascii="Verdana" w:eastAsia="Calibri" w:hAnsi="Verdana" w:cs="Arial"/>
            <w:sz w:val="20"/>
            <w:szCs w:val="20"/>
          </w:rPr>
          <w:delText>, entro i successivi 3 giorni dalla ricezione del</w:delText>
        </w:r>
        <w:r w:rsidR="00B240F1" w:rsidRPr="000532C5" w:rsidDel="00182E84">
          <w:rPr>
            <w:rFonts w:ascii="Verdana" w:eastAsia="Calibri" w:hAnsi="Verdana" w:cs="Arial"/>
            <w:sz w:val="20"/>
            <w:szCs w:val="20"/>
          </w:rPr>
          <w:delText>l’eventuale controproposta formulata dal Venditore</w:delText>
        </w:r>
        <w:r w:rsidR="00CA4F9A" w:rsidRPr="000532C5" w:rsidDel="00182E84">
          <w:rPr>
            <w:rFonts w:ascii="Verdana" w:eastAsia="Calibri" w:hAnsi="Verdana" w:cs="Arial"/>
            <w:sz w:val="20"/>
            <w:szCs w:val="20"/>
          </w:rPr>
          <w:delText>,</w:delText>
        </w:r>
        <w:r w:rsidR="00EF70C5" w:rsidRPr="000532C5" w:rsidDel="00182E84">
          <w:rPr>
            <w:rFonts w:ascii="Verdana" w:eastAsia="Calibri" w:hAnsi="Verdana" w:cs="Arial"/>
            <w:sz w:val="20"/>
            <w:szCs w:val="20"/>
          </w:rPr>
          <w:delText xml:space="preserve"> comunica</w:delText>
        </w:r>
        <w:r w:rsidR="00CA4F9A" w:rsidRPr="000532C5" w:rsidDel="00182E84">
          <w:rPr>
            <w:rFonts w:ascii="Verdana" w:eastAsia="Calibri" w:hAnsi="Verdana" w:cs="Arial"/>
            <w:sz w:val="20"/>
            <w:szCs w:val="20"/>
          </w:rPr>
          <w:delText xml:space="preserve"> l’accettazione </w:delText>
        </w:r>
        <w:r w:rsidR="00EF70C5" w:rsidRPr="000532C5" w:rsidDel="00182E84">
          <w:rPr>
            <w:rFonts w:ascii="Verdana" w:eastAsia="Calibri" w:hAnsi="Verdana" w:cs="Arial"/>
            <w:sz w:val="20"/>
            <w:szCs w:val="20"/>
          </w:rPr>
          <w:delText>di quest’ultima</w:delText>
        </w:r>
        <w:r w:rsidR="00B240F1" w:rsidRPr="000532C5" w:rsidDel="00182E84">
          <w:rPr>
            <w:rFonts w:ascii="Verdana" w:eastAsia="Calibri" w:hAnsi="Verdana" w:cs="Arial"/>
            <w:sz w:val="20"/>
            <w:szCs w:val="20"/>
          </w:rPr>
          <w:delText>.</w:delText>
        </w:r>
        <w:r w:rsidR="00CA4F9A" w:rsidRPr="000532C5" w:rsidDel="00182E84">
          <w:rPr>
            <w:rFonts w:ascii="Verdana" w:eastAsia="Calibri" w:hAnsi="Verdana" w:cs="Arial"/>
            <w:sz w:val="20"/>
            <w:szCs w:val="20"/>
          </w:rPr>
          <w:delText xml:space="preserve"> Quando Fleequid non opera come Intermediario puro, operando quindi la Rivendita, la promessa di vendita, implicita nell’Aggiudicazione definitiva, è da intendersi riferita dal Venditore a Fleequid quale commissario di acquisto dell’Acquirente mentre la promessa di acquisto dell’Acquirente è da intendersi riferita da questi sempre a Fleequid, quale commissario di vendita del Venditore.</w:delText>
        </w:r>
        <w:r w:rsidR="00B240F1" w:rsidRPr="000532C5" w:rsidDel="00182E84">
          <w:rPr>
            <w:rFonts w:ascii="Verdana" w:eastAsia="Calibri" w:hAnsi="Verdana" w:cs="Arial"/>
            <w:sz w:val="20"/>
            <w:szCs w:val="20"/>
          </w:rPr>
          <w:delText xml:space="preserve"> </w:delText>
        </w:r>
        <w:r w:rsidR="00570D7C" w:rsidRPr="000532C5" w:rsidDel="00182E84">
          <w:rPr>
            <w:rFonts w:ascii="Verdana" w:eastAsia="Calibri" w:hAnsi="Verdana" w:cs="Arial"/>
            <w:sz w:val="20"/>
            <w:szCs w:val="20"/>
          </w:rPr>
          <w:delText>L’</w:delText>
        </w:r>
        <w:r w:rsidR="00B44C95" w:rsidRPr="000532C5" w:rsidDel="00182E84">
          <w:rPr>
            <w:rFonts w:ascii="Verdana" w:eastAsia="Calibri" w:hAnsi="Verdana" w:cs="Arial"/>
            <w:sz w:val="20"/>
            <w:szCs w:val="20"/>
          </w:rPr>
          <w:delText>A</w:delText>
        </w:r>
        <w:r w:rsidR="00570D7C" w:rsidRPr="000532C5" w:rsidDel="00182E84">
          <w:rPr>
            <w:rFonts w:ascii="Verdana" w:eastAsia="Calibri" w:hAnsi="Verdana" w:cs="Arial"/>
            <w:sz w:val="20"/>
            <w:szCs w:val="20"/>
          </w:rPr>
          <w:delText xml:space="preserve">ggiudicazione si applica anche alle Aste </w:delText>
        </w:r>
        <w:r w:rsidR="00627337" w:rsidRPr="000532C5" w:rsidDel="00182E84">
          <w:rPr>
            <w:rFonts w:ascii="Verdana" w:eastAsia="Calibri" w:hAnsi="Verdana" w:cs="Arial"/>
            <w:sz w:val="20"/>
            <w:szCs w:val="20"/>
          </w:rPr>
          <w:delText xml:space="preserve">organizzate con la modalità Compra -Subito. </w:delText>
        </w:r>
        <w:r w:rsidR="00B14ACB" w:rsidRPr="000532C5" w:rsidDel="00182E84">
          <w:rPr>
            <w:rFonts w:ascii="Verdana" w:eastAsia="Calibri" w:hAnsi="Verdana" w:cs="Arial"/>
            <w:sz w:val="20"/>
            <w:szCs w:val="20"/>
          </w:rPr>
          <w:delText xml:space="preserve">In tal caso, </w:delText>
        </w:r>
        <w:r w:rsidR="008965A8" w:rsidRPr="000532C5" w:rsidDel="00182E84">
          <w:rPr>
            <w:rFonts w:ascii="Verdana" w:eastAsia="Calibri" w:hAnsi="Verdana" w:cs="Arial"/>
            <w:sz w:val="20"/>
            <w:szCs w:val="20"/>
          </w:rPr>
          <w:delText xml:space="preserve">il Venditore e l’Acquirente </w:delText>
        </w:r>
        <w:r w:rsidR="00F11EE0" w:rsidRPr="000532C5" w:rsidDel="00182E84">
          <w:rPr>
            <w:rFonts w:ascii="Verdana" w:eastAsia="Calibri" w:hAnsi="Verdana" w:cs="Arial"/>
            <w:sz w:val="20"/>
            <w:szCs w:val="20"/>
          </w:rPr>
          <w:delText xml:space="preserve">sono </w:delText>
        </w:r>
        <w:r w:rsidR="00BC4210" w:rsidRPr="000532C5" w:rsidDel="00182E84">
          <w:rPr>
            <w:rFonts w:ascii="Verdana" w:eastAsia="Calibri" w:hAnsi="Verdana" w:cs="Arial"/>
            <w:sz w:val="20"/>
            <w:szCs w:val="20"/>
          </w:rPr>
          <w:delText xml:space="preserve">immediatamente </w:delText>
        </w:r>
        <w:r w:rsidR="00F11EE0" w:rsidRPr="000532C5" w:rsidDel="00182E84">
          <w:rPr>
            <w:rFonts w:ascii="Verdana" w:eastAsia="Calibri" w:hAnsi="Verdana" w:cs="Arial"/>
            <w:sz w:val="20"/>
            <w:szCs w:val="20"/>
          </w:rPr>
          <w:delText>vincolati alla transazione</w:delText>
        </w:r>
        <w:r w:rsidR="0041245D" w:rsidRPr="000532C5" w:rsidDel="00182E84">
          <w:rPr>
            <w:rFonts w:ascii="Verdana" w:eastAsia="Calibri" w:hAnsi="Verdana" w:cs="Arial"/>
            <w:sz w:val="20"/>
            <w:szCs w:val="20"/>
          </w:rPr>
          <w:delText xml:space="preserve"> (considerandosi l’Aggiudicazione già definitiva)</w:delText>
        </w:r>
        <w:r w:rsidR="00F11EE0" w:rsidRPr="000532C5" w:rsidDel="00182E84">
          <w:rPr>
            <w:rFonts w:ascii="Verdana" w:eastAsia="Calibri" w:hAnsi="Verdana" w:cs="Arial"/>
            <w:sz w:val="20"/>
            <w:szCs w:val="20"/>
          </w:rPr>
          <w:delText xml:space="preserve"> </w:delText>
        </w:r>
        <w:r w:rsidR="00FA43F1" w:rsidRPr="000532C5" w:rsidDel="00182E84">
          <w:rPr>
            <w:rFonts w:ascii="Verdana" w:eastAsia="Calibri" w:hAnsi="Verdana" w:cs="Arial"/>
            <w:sz w:val="20"/>
            <w:szCs w:val="20"/>
          </w:rPr>
          <w:delText>fatto salvo il caso in cui</w:delText>
        </w:r>
        <w:r w:rsidR="001C5E52" w:rsidRPr="000532C5" w:rsidDel="00182E84">
          <w:rPr>
            <w:rFonts w:ascii="Verdana" w:eastAsia="Calibri" w:hAnsi="Verdana" w:cs="Arial"/>
            <w:sz w:val="20"/>
            <w:szCs w:val="20"/>
          </w:rPr>
          <w:delText>, per un errore materiale, la Base d’a</w:delText>
        </w:r>
        <w:r w:rsidR="00C445FC" w:rsidRPr="000532C5" w:rsidDel="00182E84">
          <w:rPr>
            <w:rFonts w:ascii="Verdana" w:eastAsia="Calibri" w:hAnsi="Verdana" w:cs="Arial"/>
            <w:sz w:val="20"/>
            <w:szCs w:val="20"/>
          </w:rPr>
          <w:delText>sta sia stata indicata in misura non corrispondente al Prezzo di riserva</w:delText>
        </w:r>
        <w:r w:rsidR="32E26AAE" w:rsidRPr="000532C5" w:rsidDel="00182E84">
          <w:rPr>
            <w:rFonts w:ascii="Verdana" w:eastAsia="Calibri" w:hAnsi="Verdana" w:cs="Arial"/>
            <w:sz w:val="20"/>
            <w:szCs w:val="20"/>
          </w:rPr>
          <w:delText xml:space="preserve"> </w:delText>
        </w:r>
        <w:r w:rsidR="00C445FC" w:rsidRPr="000532C5" w:rsidDel="00182E84">
          <w:rPr>
            <w:rFonts w:ascii="Verdana" w:eastAsia="Calibri" w:hAnsi="Verdana" w:cs="Arial"/>
            <w:sz w:val="20"/>
            <w:szCs w:val="20"/>
          </w:rPr>
          <w:delText xml:space="preserve">e fatto </w:delText>
        </w:r>
        <w:r w:rsidR="00BC4210" w:rsidRPr="000532C5" w:rsidDel="00182E84">
          <w:rPr>
            <w:rFonts w:ascii="Verdana" w:eastAsia="Calibri" w:hAnsi="Verdana" w:cs="Arial"/>
            <w:sz w:val="20"/>
            <w:szCs w:val="20"/>
          </w:rPr>
          <w:delText>comunque</w:delText>
        </w:r>
        <w:r w:rsidR="00C445FC" w:rsidRPr="000532C5" w:rsidDel="00182E84">
          <w:rPr>
            <w:rFonts w:ascii="Verdana" w:eastAsia="Calibri" w:hAnsi="Verdana" w:cs="Arial"/>
            <w:sz w:val="20"/>
            <w:szCs w:val="20"/>
          </w:rPr>
          <w:delText xml:space="preserve"> salvo il diritto di Fleequid di verificare, anche dopo l’Aggiudicazione, </w:delText>
        </w:r>
        <w:r w:rsidR="003A76DD" w:rsidRPr="000532C5" w:rsidDel="00182E84">
          <w:rPr>
            <w:rFonts w:ascii="Verdana" w:eastAsia="Calibri" w:hAnsi="Verdana" w:cs="Arial"/>
            <w:sz w:val="20"/>
            <w:szCs w:val="20"/>
          </w:rPr>
          <w:delText>il possesso da parte dell’Acquirente dei requisiti tecnico -professionali necessari per l’efficace conclusione del Contratto di compravendita</w:delText>
        </w:r>
        <w:r w:rsidR="00955B00" w:rsidRPr="000532C5" w:rsidDel="00182E84">
          <w:rPr>
            <w:rFonts w:ascii="Verdana" w:eastAsia="Calibri" w:hAnsi="Verdana" w:cs="Arial"/>
            <w:sz w:val="20"/>
            <w:szCs w:val="20"/>
          </w:rPr>
          <w:delText xml:space="preserve">. </w:delText>
        </w:r>
        <w:r w:rsidR="006520F5" w:rsidRPr="000532C5" w:rsidDel="00182E84">
          <w:rPr>
            <w:rFonts w:ascii="Verdana" w:eastAsia="Calibri" w:hAnsi="Verdana" w:cs="Arial"/>
            <w:sz w:val="20"/>
            <w:szCs w:val="20"/>
          </w:rPr>
          <w:delText>Nelle Aggiudicazioni che conseguono a</w:delText>
        </w:r>
        <w:r w:rsidR="00EB269E" w:rsidRPr="000532C5" w:rsidDel="00182E84">
          <w:rPr>
            <w:rFonts w:ascii="Verdana" w:eastAsia="Calibri" w:hAnsi="Verdana" w:cs="Arial"/>
            <w:sz w:val="20"/>
            <w:szCs w:val="20"/>
          </w:rPr>
          <w:delText xml:space="preserve">lla modalità Compra -Subito </w:delText>
        </w:r>
        <w:r w:rsidR="009705AD" w:rsidRPr="000532C5" w:rsidDel="00182E84">
          <w:rPr>
            <w:rFonts w:ascii="Verdana" w:eastAsia="Calibri" w:hAnsi="Verdana" w:cs="Arial"/>
            <w:sz w:val="20"/>
            <w:szCs w:val="20"/>
          </w:rPr>
          <w:delText>vi è corrispondenza tra</w:delText>
        </w:r>
        <w:r w:rsidR="00EB269E" w:rsidRPr="000532C5" w:rsidDel="00182E84">
          <w:rPr>
            <w:rFonts w:ascii="Verdana" w:eastAsia="Calibri" w:hAnsi="Verdana" w:cs="Arial"/>
            <w:sz w:val="20"/>
            <w:szCs w:val="20"/>
          </w:rPr>
          <w:delText xml:space="preserve"> Prezzo di aggiudicazione</w:delText>
        </w:r>
        <w:r w:rsidR="00B36FE2" w:rsidRPr="000532C5" w:rsidDel="00182E84">
          <w:rPr>
            <w:rFonts w:ascii="Verdana" w:eastAsia="Calibri" w:hAnsi="Verdana" w:cs="Arial"/>
            <w:sz w:val="20"/>
            <w:szCs w:val="20"/>
          </w:rPr>
          <w:delText xml:space="preserve">, </w:delText>
        </w:r>
        <w:r w:rsidR="005D323D" w:rsidRPr="000532C5" w:rsidDel="00182E84">
          <w:rPr>
            <w:rFonts w:ascii="Verdana" w:eastAsia="Calibri" w:hAnsi="Verdana" w:cs="Arial"/>
            <w:sz w:val="20"/>
            <w:szCs w:val="20"/>
          </w:rPr>
          <w:delText xml:space="preserve">Puntata massima e </w:delText>
        </w:r>
        <w:r w:rsidR="008E3A61" w:rsidRPr="000532C5" w:rsidDel="00182E84">
          <w:rPr>
            <w:rFonts w:ascii="Verdana" w:eastAsia="Calibri" w:hAnsi="Verdana" w:cs="Arial"/>
            <w:sz w:val="20"/>
            <w:szCs w:val="20"/>
          </w:rPr>
          <w:delText>Prezzo di riserva</w:delText>
        </w:r>
        <w:r w:rsidR="00260C51" w:rsidRPr="00B70778" w:rsidDel="00182E84">
          <w:rPr>
            <w:rFonts w:ascii="Verdana" w:eastAsia="Calibri" w:hAnsi="Verdana" w:cs="Arial"/>
            <w:sz w:val="20"/>
            <w:szCs w:val="20"/>
            <w:rPrChange w:id="2598" w:author="Avv. Rosario Panzariello" w:date="2026-09-18T21:11:00Z" w16du:dateUtc="2026-09-18T19:11:00Z">
              <w:rPr>
                <w:rFonts w:ascii="Verdana" w:eastAsiaTheme="minorEastAsia" w:hAnsi="Verdana"/>
                <w:sz w:val="20"/>
                <w:szCs w:val="20"/>
              </w:rPr>
            </w:rPrChange>
          </w:rPr>
          <w:delText>; quanto previsto</w:delText>
        </w:r>
        <w:r w:rsidR="00407940" w:rsidRPr="00B70778" w:rsidDel="00182E84">
          <w:rPr>
            <w:rFonts w:ascii="Verdana" w:eastAsia="Calibri" w:hAnsi="Verdana" w:cs="Arial"/>
            <w:sz w:val="20"/>
            <w:szCs w:val="20"/>
            <w:rPrChange w:id="2599" w:author="Avv. Rosario Panzariello" w:date="2026-09-18T21:11:00Z" w16du:dateUtc="2026-09-18T19:11:00Z">
              <w:rPr>
                <w:rFonts w:ascii="Verdana" w:eastAsiaTheme="minorEastAsia" w:hAnsi="Verdana"/>
                <w:sz w:val="20"/>
                <w:szCs w:val="20"/>
              </w:rPr>
            </w:rPrChange>
          </w:rPr>
          <w:delText xml:space="preserve"> dal presente articolo si applica,</w:delText>
        </w:r>
        <w:r w:rsidR="002A0DD6" w:rsidRPr="00B70778" w:rsidDel="00182E84">
          <w:rPr>
            <w:rFonts w:ascii="Verdana" w:eastAsia="Calibri" w:hAnsi="Verdana" w:cs="Arial"/>
            <w:sz w:val="20"/>
            <w:szCs w:val="20"/>
            <w:rPrChange w:id="2600" w:author="Avv. Rosario Panzariello" w:date="2026-09-18T21:11:00Z" w16du:dateUtc="2026-09-18T19:11:00Z">
              <w:rPr>
                <w:rFonts w:ascii="Verdana" w:eastAsiaTheme="minorEastAsia" w:hAnsi="Verdana"/>
                <w:sz w:val="20"/>
                <w:szCs w:val="20"/>
              </w:rPr>
            </w:rPrChange>
          </w:rPr>
          <w:delText xml:space="preserve"> per quanto compatibile,</w:delText>
        </w:r>
        <w:r w:rsidR="00285F05" w:rsidRPr="00B70778" w:rsidDel="00182E84">
          <w:rPr>
            <w:rFonts w:ascii="Verdana" w:eastAsia="Calibri" w:hAnsi="Verdana" w:cs="Arial"/>
            <w:sz w:val="20"/>
            <w:szCs w:val="20"/>
            <w:rPrChange w:id="2601" w:author="Avv. Rosario Panzariello" w:date="2026-09-18T21:11:00Z" w16du:dateUtc="2026-09-18T19:11:00Z">
              <w:rPr>
                <w:rFonts w:ascii="Verdana" w:eastAsiaTheme="minorEastAsia" w:hAnsi="Verdana"/>
                <w:sz w:val="20"/>
                <w:szCs w:val="20"/>
              </w:rPr>
            </w:rPrChange>
          </w:rPr>
          <w:delText xml:space="preserve"> anche</w:delText>
        </w:r>
        <w:r w:rsidR="002A0DD6" w:rsidRPr="00B70778" w:rsidDel="00182E84">
          <w:rPr>
            <w:rFonts w:ascii="Verdana" w:eastAsia="Calibri" w:hAnsi="Verdana" w:cs="Arial"/>
            <w:sz w:val="20"/>
            <w:szCs w:val="20"/>
            <w:rPrChange w:id="2602" w:author="Avv. Rosario Panzariello" w:date="2026-09-18T21:11:00Z" w16du:dateUtc="2026-09-18T19:11:00Z">
              <w:rPr>
                <w:rFonts w:ascii="Verdana" w:eastAsiaTheme="minorEastAsia" w:hAnsi="Verdana"/>
                <w:sz w:val="20"/>
                <w:szCs w:val="20"/>
              </w:rPr>
            </w:rPrChange>
          </w:rPr>
          <w:delText xml:space="preserve"> alle Vendite Riservate.</w:delText>
        </w:r>
      </w:del>
    </w:p>
    <w:p w14:paraId="6E31F214" w14:textId="77777777" w:rsidR="00273D54" w:rsidRDefault="009742F9" w:rsidP="0017040C">
      <w:pPr>
        <w:pStyle w:val="Paragrafoelenco"/>
        <w:numPr>
          <w:ilvl w:val="1"/>
          <w:numId w:val="1"/>
        </w:numPr>
        <w:spacing w:line="360" w:lineRule="auto"/>
        <w:ind w:left="0" w:firstLine="0"/>
        <w:jc w:val="both"/>
        <w:rPr>
          <w:ins w:id="2603" w:author="Avv. Rosario Panzariello" w:date="2026-09-18T21:18:00Z" w16du:dateUtc="2026-09-18T19:18:00Z"/>
          <w:rFonts w:ascii="Verdana" w:eastAsia="Calibri" w:hAnsi="Verdana" w:cs="Arial"/>
          <w:sz w:val="20"/>
          <w:szCs w:val="20"/>
        </w:rPr>
      </w:pPr>
      <w:ins w:id="2604" w:author="Avv. Rosario Panzariello" w:date="2026-09-14T15:08:00Z">
        <w:del w:id="2605" w:author="Avv. Rosario Panzariello" w:date="2026-09-18T15:18:00Z" w16du:dateUtc="2026-09-18T13:18:00Z">
          <w:r w:rsidRPr="00805619" w:rsidDel="00CE3408">
            <w:rPr>
              <w:rFonts w:ascii="Verdana" w:eastAsia="Calibri" w:hAnsi="Verdana" w:cs="Arial"/>
              <w:sz w:val="20"/>
              <w:szCs w:val="20"/>
              <w:rPrChange w:id="2606" w:author="Avv. Rosario Panzariello" w:date="2026-09-14T15:09:00Z">
                <w:rPr/>
              </w:rPrChange>
            </w:rPr>
            <w:delText xml:space="preserve">Le Offerte </w:delText>
          </w:r>
        </w:del>
      </w:ins>
      <w:ins w:id="2607" w:author="Avv. Rosario Panzariello" w:date="2026-09-18T15:18:00Z" w16du:dateUtc="2026-09-18T13:18:00Z">
        <w:r w:rsidR="00CE3408" w:rsidRPr="00CE3408">
          <w:rPr>
            <w:rFonts w:ascii="Verdana" w:eastAsia="Calibri" w:hAnsi="Verdana" w:cs="Arial"/>
            <w:sz w:val="20"/>
            <w:szCs w:val="20"/>
          </w:rPr>
          <w:t xml:space="preserve">Le Offerte diverse da quella che ha determinato il perfezionamento dell'Accordo vincolante restano vincolanti e irrevocabili per gli Offerenti per 15 (quindici) giorni decorrenti dal perfezionamento del primo Accordo vincolante. </w:t>
        </w:r>
      </w:ins>
      <w:ins w:id="2608" w:author="Avv. Rosario Panzariello" w:date="2026-09-18T21:17:00Z" w16du:dateUtc="2026-09-18T19:17:00Z">
        <w:r w:rsidR="00273D54" w:rsidRPr="00273D54">
          <w:rPr>
            <w:rFonts w:ascii="Verdana" w:eastAsia="Calibri" w:hAnsi="Verdana" w:cs="Arial"/>
            <w:sz w:val="20"/>
            <w:szCs w:val="20"/>
          </w:rPr>
          <w:t>La permanenza in efficacia delle predette Offerte opera anche durante il Termine di pagamento concesso al primo Acquirente e durante l'eventuale successivo periodo di ritardo, fermo restando che esse perdono in ogni caso efficacia alla scadenza del predetto termine di 15 (quindici) giorni</w:t>
        </w:r>
      </w:ins>
      <w:ins w:id="2609" w:author="Avv. Rosario Panzariello" w:date="2026-09-18T15:18:00Z" w16du:dateUtc="2026-09-18T13:18:00Z">
        <w:r w:rsidR="00CE3408" w:rsidRPr="00CE3408">
          <w:rPr>
            <w:rFonts w:ascii="Verdana" w:eastAsia="Calibri" w:hAnsi="Verdana" w:cs="Arial"/>
            <w:sz w:val="20"/>
            <w:szCs w:val="20"/>
          </w:rPr>
          <w:t xml:space="preserve">. Qualora, prima della scadenza del predetto termine, la vendita conclusa con il primo Acquirente venga annullata o il relativo Accordo vincolante venga meno nei casi previsti dalle presenti Condizioni Generali, anche per mancato pagamento dell'Acquirente, Fleequid ha diritto di procedere alla vendita del Veicolo in favore di uno degli altri Offerenti la cui Offerta sia ancora valida, anche se inferiore alla Puntata massima del primo Offerente. </w:t>
        </w:r>
      </w:ins>
    </w:p>
    <w:p w14:paraId="0E3EAEC3" w14:textId="646B0560" w:rsidR="00331FA5" w:rsidRPr="0030707A" w:rsidRDefault="00CE3408" w:rsidP="003A0683">
      <w:pPr>
        <w:pStyle w:val="Paragrafoelenco"/>
        <w:numPr>
          <w:ilvl w:val="2"/>
          <w:numId w:val="1"/>
        </w:numPr>
        <w:spacing w:line="360" w:lineRule="auto"/>
        <w:jc w:val="both"/>
        <w:rPr>
          <w:ins w:id="2610" w:author="Avv. Rosario Panzariello" w:date="2026-09-18T21:18:00Z" w16du:dateUtc="2026-09-18T19:18:00Z"/>
          <w:rFonts w:ascii="Verdana" w:eastAsia="Calibri" w:hAnsi="Verdana" w:cs="Arial"/>
          <w:sz w:val="20"/>
          <w:szCs w:val="20"/>
        </w:rPr>
      </w:pPr>
      <w:ins w:id="2611" w:author="Avv. Rosario Panzariello" w:date="2026-09-18T15:18:00Z" w16du:dateUtc="2026-09-18T13:18:00Z">
        <w:r w:rsidRPr="00027D0B">
          <w:rPr>
            <w:rFonts w:ascii="Verdana" w:eastAsia="Calibri" w:hAnsi="Verdana" w:cs="Arial"/>
            <w:sz w:val="20"/>
            <w:szCs w:val="20"/>
          </w:rPr>
          <w:t xml:space="preserve">Nella Vendita in commissione, qualora sia previsto un Prezzo di riserva, Fleequid può procedere direttamente sulla base di un'Offerta pari o superiore al Prezzo di riserva; qualora l'Offerta prescelta sia inferiore al Prezzo di riserva, trovano applicazione le modalità di accettazione previste dall'art. 10.3. </w:t>
        </w:r>
      </w:ins>
      <w:ins w:id="2612" w:author="Avv. Rosario Panzariello" w:date="2026-09-18T21:19:00Z" w16du:dateUtc="2026-09-18T19:19:00Z">
        <w:r w:rsidR="00027D0B" w:rsidRPr="003A0683">
          <w:rPr>
            <w:rFonts w:ascii="Verdana" w:eastAsia="Calibri" w:hAnsi="Verdana" w:cs="Arial"/>
            <w:sz w:val="20"/>
            <w:szCs w:val="20"/>
          </w:rPr>
          <w:t xml:space="preserve">Qualora non sia previsto un Prezzo di </w:t>
        </w:r>
        <w:r w:rsidR="00027D0B" w:rsidRPr="003A0683">
          <w:rPr>
            <w:rFonts w:ascii="Verdana" w:eastAsia="Calibri" w:hAnsi="Verdana" w:cs="Arial"/>
            <w:sz w:val="20"/>
            <w:szCs w:val="20"/>
          </w:rPr>
          <w:lastRenderedPageBreak/>
          <w:t>riserva, Fleequid può procedere sulla base di una delle Offerte ancora valide secondo le condizioni applicabili allo specifico Evento di vendita, fermi gli eventuali consensi richiesti dalle fonti contrattuali applicabili.</w:t>
        </w:r>
        <w:r w:rsidR="00027D0B">
          <w:rPr>
            <w:rFonts w:ascii="Verdana" w:eastAsia="Calibri" w:hAnsi="Verdana" w:cs="Arial"/>
            <w:sz w:val="20"/>
            <w:szCs w:val="20"/>
          </w:rPr>
          <w:t xml:space="preserve"> </w:t>
        </w:r>
        <w:r w:rsidR="00027D0B" w:rsidRPr="00027D0B">
          <w:rPr>
            <w:rFonts w:ascii="Verdana" w:eastAsia="Calibri" w:hAnsi="Verdana" w:cs="Arial"/>
            <w:sz w:val="20"/>
            <w:szCs w:val="20"/>
          </w:rPr>
          <w:t>Annullata la prima operazione, il Venditore non conserva alcun diritto economico riferibile alla vendita annullata e ha diritto esclusivamente a quanto dovuto in relazione alla nuova operazione effettivamente eseguita.</w:t>
        </w:r>
      </w:ins>
    </w:p>
    <w:p w14:paraId="567344DA" w14:textId="37822F96" w:rsidR="008B07C6" w:rsidRDefault="00CE3408" w:rsidP="00273D54">
      <w:pPr>
        <w:pStyle w:val="Paragrafoelenco"/>
        <w:numPr>
          <w:ilvl w:val="2"/>
          <w:numId w:val="1"/>
        </w:numPr>
        <w:spacing w:line="360" w:lineRule="auto"/>
        <w:jc w:val="both"/>
        <w:rPr>
          <w:ins w:id="2613" w:author="Avv. Rosario Panzariello" w:date="2026-09-18T21:22:00Z" w16du:dateUtc="2026-09-18T19:22:00Z"/>
          <w:rFonts w:ascii="Verdana" w:eastAsia="Calibri" w:hAnsi="Verdana" w:cs="Arial"/>
          <w:sz w:val="20"/>
          <w:szCs w:val="20"/>
        </w:rPr>
      </w:pPr>
      <w:ins w:id="2614" w:author="Avv. Rosario Panzariello" w:date="2026-09-18T15:18:00Z" w16du:dateUtc="2026-09-18T13:18:00Z">
        <w:r w:rsidRPr="00CE3408">
          <w:rPr>
            <w:rFonts w:ascii="Verdana" w:eastAsia="Calibri" w:hAnsi="Verdana" w:cs="Arial"/>
            <w:sz w:val="20"/>
            <w:szCs w:val="20"/>
          </w:rPr>
          <w:t xml:space="preserve">Nel Dealer Sales la scelta di accettare una delle ulteriori Offerte ancora valide compete a Fleequid quale venditore del Veicolo. </w:t>
        </w:r>
      </w:ins>
      <w:ins w:id="2615" w:author="Avv. Rosario Panzariello" w:date="2026-09-18T21:22:00Z" w16du:dateUtc="2026-09-18T19:22:00Z">
        <w:r w:rsidR="008B07C6" w:rsidRPr="008B07C6">
          <w:rPr>
            <w:rFonts w:ascii="Verdana" w:eastAsia="Calibri" w:hAnsi="Verdana" w:cs="Arial"/>
            <w:sz w:val="20"/>
            <w:szCs w:val="20"/>
          </w:rPr>
          <w:t>Fleequid può pertanto accettare una delle predette Offerte anche qualora essa sia inferiore alla precedente Puntata massima o all'eventuale Prezzo di riserva, secondo quanto previsto dall'art. 10.3, lett. b). Il minor prezzo eventualmente realizzato nella successiva rivendita non modifica automaticamente il Prezzo di acquisto concordato tra il Venditore e Fleequid.</w:t>
        </w:r>
      </w:ins>
    </w:p>
    <w:p w14:paraId="7B7D8C45" w14:textId="20D788EA" w:rsidR="00A34054" w:rsidRPr="008B07C6" w:rsidRDefault="008B07C6">
      <w:pPr>
        <w:spacing w:line="360" w:lineRule="auto"/>
        <w:jc w:val="both"/>
        <w:rPr>
          <w:rFonts w:ascii="Verdana" w:eastAsia="Calibri" w:hAnsi="Verdana" w:cs="Arial"/>
          <w:sz w:val="20"/>
          <w:szCs w:val="20"/>
          <w:rPrChange w:id="2616" w:author="Avv. Rosario Panzariello" w:date="2026-09-18T21:22:00Z" w16du:dateUtc="2026-09-18T19:22:00Z">
            <w:rPr/>
          </w:rPrChange>
        </w:rPr>
        <w:pPrChange w:id="2617" w:author="Avv. Rosario Panzariello" w:date="2026-09-19T17:10:00Z" w16du:dateUtc="2026-09-19T15:10:00Z">
          <w:pPr>
            <w:pStyle w:val="Paragrafoelenco"/>
            <w:numPr>
              <w:ilvl w:val="1"/>
              <w:numId w:val="1"/>
            </w:numPr>
            <w:spacing w:line="360" w:lineRule="auto"/>
            <w:ind w:left="0" w:hanging="720"/>
            <w:jc w:val="both"/>
          </w:pPr>
        </w:pPrChange>
      </w:pPr>
      <w:ins w:id="2618" w:author="Avv. Rosario Panzariello" w:date="2026-09-18T21:22:00Z" w16du:dateUtc="2026-09-18T19:22:00Z">
        <w:r>
          <w:rPr>
            <w:rFonts w:ascii="Verdana" w:eastAsia="Calibri" w:hAnsi="Verdana" w:cs="Arial"/>
            <w:sz w:val="20"/>
            <w:szCs w:val="20"/>
          </w:rPr>
          <w:t>Nei</w:t>
        </w:r>
      </w:ins>
      <w:ins w:id="2619" w:author="Avv. Rosario Panzariello" w:date="2026-09-18T15:18:00Z" w16du:dateUtc="2026-09-18T13:18:00Z">
        <w:r w:rsidR="00CE3408" w:rsidRPr="008B07C6">
          <w:rPr>
            <w:rFonts w:ascii="Verdana" w:eastAsia="Calibri" w:hAnsi="Verdana" w:cs="Arial"/>
            <w:sz w:val="20"/>
            <w:szCs w:val="20"/>
            <w:rPrChange w:id="2620" w:author="Avv. Rosario Panzariello" w:date="2026-09-18T21:22:00Z" w16du:dateUtc="2026-09-18T19:22:00Z">
              <w:rPr/>
            </w:rPrChange>
          </w:rPr>
          <w:t xml:space="preserve"> casi </w:t>
        </w:r>
      </w:ins>
      <w:ins w:id="2621" w:author="Avv. Rosario Panzariello" w:date="2026-09-18T21:22:00Z" w16du:dateUtc="2026-09-18T19:22:00Z">
        <w:r w:rsidRPr="008B07C6">
          <w:rPr>
            <w:rFonts w:ascii="Verdana" w:eastAsia="Calibri" w:hAnsi="Verdana" w:cs="Arial"/>
            <w:sz w:val="20"/>
            <w:szCs w:val="20"/>
          </w:rPr>
          <w:t>previsti dalle precedenti lett. a) e b),</w:t>
        </w:r>
        <w:r>
          <w:rPr>
            <w:rFonts w:ascii="Verdana" w:eastAsia="Calibri" w:hAnsi="Verdana" w:cs="Arial"/>
            <w:sz w:val="20"/>
            <w:szCs w:val="20"/>
          </w:rPr>
          <w:t xml:space="preserve"> </w:t>
        </w:r>
      </w:ins>
      <w:ins w:id="2622" w:author="Avv. Rosario Panzariello" w:date="2026-09-18T15:18:00Z" w16du:dateUtc="2026-09-18T13:18:00Z">
        <w:r w:rsidR="00CE3408" w:rsidRPr="008B07C6">
          <w:rPr>
            <w:rFonts w:ascii="Verdana" w:eastAsia="Calibri" w:hAnsi="Verdana" w:cs="Arial"/>
            <w:sz w:val="20"/>
            <w:szCs w:val="20"/>
            <w:rPrChange w:id="2623" w:author="Avv. Rosario Panzariello" w:date="2026-09-18T21:22:00Z" w16du:dateUtc="2026-09-18T19:22:00Z">
              <w:rPr/>
            </w:rPrChange>
          </w:rPr>
          <w:t xml:space="preserve">il nuovo Accordo vincolante si perfeziona con la comunicazione di Fleequid all'Offerente interessato dell'accettazione della relativa Offerta, </w:t>
        </w:r>
      </w:ins>
      <w:ins w:id="2624" w:author="Avv. Rosario Panzariello" w:date="2026-09-18T21:23:00Z" w16du:dateUtc="2026-09-18T19:23:00Z">
        <w:r w:rsidR="003352CF" w:rsidRPr="003352CF">
          <w:rPr>
            <w:rFonts w:ascii="Verdana" w:eastAsia="Calibri" w:hAnsi="Verdana" w:cs="Arial"/>
            <w:sz w:val="20"/>
            <w:szCs w:val="20"/>
          </w:rPr>
          <w:t>previo l'eventuale consenso del Venditore ove richiesto nella Vendita in commissione, ovvero sulla base della decisione della stessa Fleequid nel Dealer Sales, fermo quanto previsto dall'art. 10.4 in materia di verifica dei requisiti.</w:t>
        </w:r>
        <w:r w:rsidR="003352CF">
          <w:rPr>
            <w:rFonts w:ascii="Verdana" w:eastAsia="Calibri" w:hAnsi="Verdana" w:cs="Arial"/>
            <w:sz w:val="20"/>
            <w:szCs w:val="20"/>
          </w:rPr>
          <w:t xml:space="preserve"> </w:t>
        </w:r>
        <w:r w:rsidR="004F68F2">
          <w:rPr>
            <w:rFonts w:ascii="Verdana" w:eastAsia="Calibri" w:hAnsi="Verdana" w:cs="Arial"/>
            <w:sz w:val="20"/>
            <w:szCs w:val="20"/>
          </w:rPr>
          <w:t xml:space="preserve"> </w:t>
        </w:r>
      </w:ins>
      <w:ins w:id="2625" w:author="Avv. Rosario Panzariello" w:date="2026-09-18T15:18:00Z" w16du:dateUtc="2026-09-18T13:18:00Z">
        <w:r w:rsidR="00CE3408" w:rsidRPr="008B07C6">
          <w:rPr>
            <w:rFonts w:ascii="Verdana" w:eastAsia="Calibri" w:hAnsi="Verdana" w:cs="Arial"/>
            <w:sz w:val="20"/>
            <w:szCs w:val="20"/>
            <w:rPrChange w:id="2626" w:author="Avv. Rosario Panzariello" w:date="2026-09-18T21:22:00Z" w16du:dateUtc="2026-09-18T19:22:00Z">
              <w:rPr/>
            </w:rPrChange>
          </w:rPr>
          <w:t>Decorso il termine di 15 (quindici) giorni, le Offerte che non abbiano dato luogo a un Accordo vincolante perdono definitivamente efficacia e non possono essere successivamente ripristinate per effetto dell'Annullamento della vendita o per altra causa.</w:t>
        </w:r>
      </w:ins>
      <w:ins w:id="2627" w:author="Avv. Rosario Panzariello" w:date="2026-09-14T15:12:00Z">
        <w:del w:id="2628" w:author="Avv. Rosario Panzariello" w:date="2026-09-18T15:18:00Z" w16du:dateUtc="2026-09-18T13:18:00Z">
          <w:r w:rsidR="00764925" w:rsidRPr="008B07C6" w:rsidDel="00CE3408">
            <w:rPr>
              <w:rFonts w:ascii="Verdana" w:eastAsia="Calibri" w:hAnsi="Verdana" w:cs="Arial"/>
              <w:sz w:val="20"/>
              <w:szCs w:val="20"/>
              <w:rPrChange w:id="2629" w:author="Avv. Rosario Panzariello" w:date="2026-09-18T21:22:00Z" w16du:dateUtc="2026-09-18T19:22:00Z">
                <w:rPr/>
              </w:rPrChange>
            </w:rPr>
            <w:delText xml:space="preserve">diverse da quella che ha determinato il perfezionamento dell’Accordo vincolante </w:delText>
          </w:r>
        </w:del>
      </w:ins>
      <w:ins w:id="2630" w:author="Avv. Rosario Panzariello" w:date="2026-09-14T15:08:00Z">
        <w:del w:id="2631" w:author="Avv. Rosario Panzariello" w:date="2026-09-18T15:18:00Z" w16du:dateUtc="2026-09-18T13:18:00Z">
          <w:r w:rsidR="009742F9" w:rsidRPr="008B07C6" w:rsidDel="00CE3408">
            <w:rPr>
              <w:rFonts w:ascii="Verdana" w:eastAsia="Calibri" w:hAnsi="Verdana" w:cs="Arial"/>
              <w:sz w:val="20"/>
              <w:szCs w:val="20"/>
              <w:rPrChange w:id="2632" w:author="Avv. Rosario Panzariello" w:date="2026-09-18T21:22:00Z" w16du:dateUtc="2026-09-18T19:22:00Z">
                <w:rPr/>
              </w:rPrChange>
            </w:rPr>
            <w:delText xml:space="preserve">restano vincolanti e irrevocabili per gli Offerenti per </w:delText>
          </w:r>
          <w:r w:rsidR="009742F9" w:rsidRPr="008B07C6" w:rsidDel="00CE3408">
            <w:rPr>
              <w:rFonts w:ascii="Verdana" w:eastAsia="Calibri" w:hAnsi="Verdana" w:cs="Arial"/>
              <w:sz w:val="20"/>
              <w:szCs w:val="20"/>
              <w:rPrChange w:id="2633" w:author="Avv. Rosario Panzariello" w:date="2026-09-18T21:22:00Z" w16du:dateUtc="2026-09-18T19:22:00Z">
                <w:rPr>
                  <w:rStyle w:val="Enfasigrassetto"/>
                </w:rPr>
              </w:rPrChange>
            </w:rPr>
            <w:delText>15 (quindici) giorni</w:delText>
          </w:r>
          <w:r w:rsidR="009742F9" w:rsidRPr="008B07C6" w:rsidDel="00CE3408">
            <w:rPr>
              <w:rFonts w:ascii="Verdana" w:eastAsia="Calibri" w:hAnsi="Verdana" w:cs="Arial"/>
              <w:sz w:val="20"/>
              <w:szCs w:val="20"/>
              <w:rPrChange w:id="2634" w:author="Avv. Rosario Panzariello" w:date="2026-09-18T21:22:00Z" w16du:dateUtc="2026-09-18T19:22:00Z">
                <w:rPr/>
              </w:rPrChange>
            </w:rPr>
            <w:delText xml:space="preserve"> decorrenti dal perfezionamento de</w:delText>
          </w:r>
        </w:del>
      </w:ins>
      <w:ins w:id="2635" w:author="Avv. Rosario Panzariello" w:date="2026-09-14T15:12:00Z">
        <w:del w:id="2636" w:author="Avv. Rosario Panzariello" w:date="2026-09-18T15:18:00Z" w16du:dateUtc="2026-09-18T13:18:00Z">
          <w:r w:rsidR="00764925" w:rsidRPr="008B07C6" w:rsidDel="00CE3408">
            <w:rPr>
              <w:rFonts w:ascii="Verdana" w:eastAsia="Calibri" w:hAnsi="Verdana" w:cs="Arial"/>
              <w:sz w:val="20"/>
              <w:szCs w:val="20"/>
              <w:rPrChange w:id="2637" w:author="Avv. Rosario Panzariello" w:date="2026-09-18T21:22:00Z" w16du:dateUtc="2026-09-18T19:22:00Z">
                <w:rPr/>
              </w:rPrChange>
            </w:rPr>
            <w:delText xml:space="preserve">l primo </w:delText>
          </w:r>
        </w:del>
      </w:ins>
      <w:ins w:id="2638" w:author="Avv. Rosario Panzariello" w:date="2026-09-14T15:08:00Z">
        <w:del w:id="2639" w:author="Avv. Rosario Panzariello" w:date="2026-09-18T15:18:00Z" w16du:dateUtc="2026-09-18T13:18:00Z">
          <w:r w:rsidR="009742F9" w:rsidRPr="008B07C6" w:rsidDel="00CE3408">
            <w:rPr>
              <w:rFonts w:ascii="Verdana" w:eastAsia="Calibri" w:hAnsi="Verdana" w:cs="Arial"/>
              <w:sz w:val="20"/>
              <w:szCs w:val="20"/>
              <w:rPrChange w:id="2640" w:author="Avv. Rosario Panzariello" w:date="2026-09-18T21:22:00Z" w16du:dateUtc="2026-09-18T19:22:00Z">
                <w:rPr/>
              </w:rPrChange>
            </w:rPr>
            <w:delText>Accordo vincolante. Il predetto periodo comprende il Termine di pagamento concesso all’Acquirente con il quale si è perfezionato il primo Accordo vincolante e l’eventuale periodo di ritardo previsto dalle presenti Condizioni Generali, durante il quale Fleequid conserva la facoltà di ricevere il pagamento ovvero, ricorrendone i presupposti, di procedere all’Annullamento della vendita.</w:delText>
          </w:r>
          <w:r w:rsidR="00805619" w:rsidRPr="008B07C6" w:rsidDel="00CE3408">
            <w:rPr>
              <w:rFonts w:ascii="Verdana" w:eastAsia="Calibri" w:hAnsi="Verdana" w:cs="Arial"/>
              <w:sz w:val="20"/>
              <w:szCs w:val="20"/>
              <w:rPrChange w:id="2641" w:author="Avv. Rosario Panzariello" w:date="2026-09-18T21:22:00Z" w16du:dateUtc="2026-09-18T19:22:00Z">
                <w:rPr/>
              </w:rPrChange>
            </w:rPr>
            <w:delText xml:space="preserve"> Qualora, prima della scadenza del predetto termine, la vendita conclusa con il primo Acquirente venga annullata o il relativo Accordo vincolante venga meno nei casi previsti dalle presenti Condizioni Generali, anche per mancato pagamento dell’Acquirente, Fleequid ha diritto di procedere alla vendita del Veicolo in favore di uno degli altri Offerenti la cui Offerta sia ancora valida, anche se inferiore alla Puntata massima del primo Offerente. Nella Vendita in commissione, qualora sia previsto un Prezzo di riserva, Fleequid può procedere direttamente sulla base di un’Offerta pari o superiore al Prezzo di riserva; qualora l’Offerta prescelta sia inferiore al Prezzo di riserva, trovano applicazione le modalità di accettazione previste dall’art. 10.3. Nel Dealer Sales, la scelta di accettare una delle ulteriori Offerte ancora valide compete a Fleequid quale venditore del Veicolo. In tali casi, il nuovo Accordo vincolante si perfeziona con la comunicazione di Fleequid all’Offerente interessato dell’accettazione della relativa Offerta, fermo restando, nella Vendita in commissione, quanto previsto dal precedente comma per le Offerte inferiori al Prezzo di riserva e quanto previsto dall’art. 10.4 in materia di verifica dei requisiti.</w:delText>
          </w:r>
          <w:r w:rsidR="009742F9" w:rsidRPr="008B07C6" w:rsidDel="00CE3408">
            <w:rPr>
              <w:rFonts w:ascii="Verdana" w:eastAsia="Calibri" w:hAnsi="Verdana" w:cs="Arial"/>
              <w:sz w:val="20"/>
              <w:szCs w:val="20"/>
              <w:rPrChange w:id="2642" w:author="Avv. Rosario Panzariello" w:date="2026-09-18T21:22:00Z" w16du:dateUtc="2026-09-18T19:22:00Z">
                <w:rPr/>
              </w:rPrChange>
            </w:rPr>
            <w:delText xml:space="preserve"> </w:delText>
          </w:r>
        </w:del>
      </w:ins>
      <w:ins w:id="2643" w:author="Avv. Rosario Panzariello" w:date="2026-09-14T15:09:00Z">
        <w:del w:id="2644" w:author="Avv. Rosario Panzariello" w:date="2026-09-18T15:18:00Z" w16du:dateUtc="2026-09-18T13:18:00Z">
          <w:r w:rsidR="00805619" w:rsidRPr="008B07C6" w:rsidDel="00CE3408">
            <w:rPr>
              <w:rFonts w:ascii="Verdana" w:eastAsia="Calibri" w:hAnsi="Verdana" w:cs="Arial"/>
              <w:sz w:val="20"/>
              <w:szCs w:val="20"/>
              <w:rPrChange w:id="2645" w:author="Avv. Rosario Panzariello" w:date="2026-09-18T21:22:00Z" w16du:dateUtc="2026-09-18T19:22:00Z">
                <w:rPr/>
              </w:rPrChange>
            </w:rPr>
            <w:delText>Decorso il termine di 15 (quindici) giorni, le Offerte che non abbiano dato luogo a un Accordo vincolante perdono definitivamente efficacia e non possono essere successivamente ripristinate per effetto dell’Annullamento della vendita o per altra causa</w:delText>
          </w:r>
        </w:del>
      </w:ins>
      <w:ins w:id="2646" w:author="Avv. Rosario Panzariello" w:date="2026-09-14T15:00:00Z">
        <w:del w:id="2647" w:author="Avv. Rosario Panzariello" w:date="2026-09-18T15:18:00Z" w16du:dateUtc="2026-09-18T13:18:00Z">
          <w:r w:rsidR="00C855EE" w:rsidDel="00CE3408">
            <w:delText>.</w:delText>
          </w:r>
        </w:del>
      </w:ins>
      <w:ins w:id="2648" w:author="Avv. Rosario Panzariello" w:date="2026-09-14T15:10:00Z">
        <w:del w:id="2649" w:author="Avv. Rosario Panzariello" w:date="2026-09-18T15:18:00Z" w16du:dateUtc="2026-09-18T13:18:00Z">
          <w:r w:rsidR="003273F3" w:rsidDel="00CE3408">
            <w:delText xml:space="preserve"> </w:delText>
          </w:r>
        </w:del>
      </w:ins>
      <w:del w:id="2650" w:author="Avv. Rosario Panzariello" w:date="2026-09-14T15:11:00Z">
        <w:r w:rsidR="00A34054" w:rsidRPr="008B07C6" w:rsidDel="00AB6ABE">
          <w:rPr>
            <w:rFonts w:ascii="Verdana" w:eastAsia="Calibri" w:hAnsi="Verdana" w:cs="Arial"/>
            <w:sz w:val="20"/>
            <w:szCs w:val="20"/>
            <w:rPrChange w:id="2651" w:author="Avv. Rosario Panzariello" w:date="2026-09-18T21:22:00Z" w16du:dateUtc="2026-09-18T19:22:00Z">
              <w:rPr/>
            </w:rPrChange>
          </w:rPr>
          <w:delText xml:space="preserve">Con l'Aggiudicazione </w:delText>
        </w:r>
        <w:r w:rsidR="00274A34" w:rsidRPr="008B07C6" w:rsidDel="00AB6ABE">
          <w:rPr>
            <w:rFonts w:ascii="Verdana" w:eastAsia="Calibri" w:hAnsi="Verdana" w:cs="Arial"/>
            <w:sz w:val="20"/>
            <w:szCs w:val="20"/>
            <w:rPrChange w:id="2652" w:author="Avv. Rosario Panzariello" w:date="2026-09-18T21:22:00Z" w16du:dateUtc="2026-09-18T19:22:00Z">
              <w:rPr/>
            </w:rPrChange>
          </w:rPr>
          <w:delText xml:space="preserve">definitiva </w:delText>
        </w:r>
        <w:r w:rsidR="00A34054" w:rsidRPr="008B07C6" w:rsidDel="00AB6ABE">
          <w:rPr>
            <w:rFonts w:ascii="Verdana" w:eastAsia="Calibri" w:hAnsi="Verdana" w:cs="Arial"/>
            <w:sz w:val="20"/>
            <w:szCs w:val="20"/>
            <w:rPrChange w:id="2653" w:author="Avv. Rosario Panzariello" w:date="2026-09-18T21:22:00Z" w16du:dateUtc="2026-09-18T19:22:00Z">
              <w:rPr/>
            </w:rPrChange>
          </w:rPr>
          <w:delText>si conclude un Contratto di vendita tra l’Acquirente e Fleequid</w:delText>
        </w:r>
        <w:r w:rsidR="00CA4F9A" w:rsidRPr="008B07C6" w:rsidDel="00AB6ABE">
          <w:rPr>
            <w:rFonts w:ascii="Verdana" w:eastAsia="Calibri" w:hAnsi="Verdana" w:cs="Arial"/>
            <w:sz w:val="20"/>
            <w:szCs w:val="20"/>
            <w:rPrChange w:id="2654" w:author="Avv. Rosario Panzariello" w:date="2026-09-18T21:22:00Z" w16du:dateUtc="2026-09-18T19:22:00Z">
              <w:rPr/>
            </w:rPrChange>
          </w:rPr>
          <w:delText xml:space="preserve"> - ovvero, quando Fleequid opera come Intermediario puro, direttamente tra il Venditore e l’Acquirente -</w:delText>
        </w:r>
        <w:r w:rsidR="00B83530" w:rsidRPr="008B07C6" w:rsidDel="00AB6ABE">
          <w:rPr>
            <w:rFonts w:ascii="Verdana" w:eastAsia="Calibri" w:hAnsi="Verdana" w:cs="Arial"/>
            <w:sz w:val="20"/>
            <w:szCs w:val="20"/>
            <w:rPrChange w:id="2655" w:author="Avv. Rosario Panzariello" w:date="2026-09-18T21:22:00Z" w16du:dateUtc="2026-09-18T19:22:00Z">
              <w:rPr/>
            </w:rPrChange>
          </w:rPr>
          <w:delText xml:space="preserve"> conforme a quanto previsto dall’art. 2) delle presenti CG. Tale Contratto di vendita è soggetto alle presenti Condizioni Generali, alle Condizioni particolari d’Asta nonché ad eventuali Condizioni specifiche applicabili e potrebbe essere trasfuso in un Contratto individuale su richiesta di Fleequid.</w:delText>
        </w:r>
      </w:del>
    </w:p>
    <w:p w14:paraId="08A259B1" w14:textId="7024190D"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sidRPr="000532C5">
        <w:rPr>
          <w:rFonts w:ascii="Verdana" w:eastAsia="Calibri" w:hAnsi="Verdana" w:cs="Arial"/>
          <w:sz w:val="20"/>
          <w:szCs w:val="20"/>
        </w:rPr>
        <w:t xml:space="preserve">Con </w:t>
      </w:r>
      <w:del w:id="2656" w:author="Avv. Rosario Panzariello" w:date="2026-09-14T15:36:00Z">
        <w:r w:rsidRPr="000532C5" w:rsidDel="00EB0EBF">
          <w:rPr>
            <w:rFonts w:ascii="Verdana" w:eastAsia="Calibri" w:hAnsi="Verdana" w:cs="Arial"/>
            <w:sz w:val="20"/>
            <w:szCs w:val="20"/>
          </w:rPr>
          <w:delText>l'Aggiudicazione</w:delText>
        </w:r>
        <w:r w:rsidR="00274A34" w:rsidRPr="000532C5" w:rsidDel="00EB0EBF">
          <w:rPr>
            <w:rFonts w:ascii="Verdana" w:eastAsia="Calibri" w:hAnsi="Verdana" w:cs="Arial"/>
            <w:sz w:val="20"/>
            <w:szCs w:val="20"/>
          </w:rPr>
          <w:delText xml:space="preserve"> definitiva</w:delText>
        </w:r>
      </w:del>
      <w:ins w:id="2657" w:author="Avv. Rosario Panzariello" w:date="2026-09-14T15:36:00Z">
        <w:r w:rsidR="00EB0EBF">
          <w:rPr>
            <w:rFonts w:ascii="Verdana" w:eastAsia="Calibri" w:hAnsi="Verdana" w:cs="Arial"/>
            <w:sz w:val="20"/>
            <w:szCs w:val="20"/>
          </w:rPr>
          <w:t>il perfezionamento dell’Accordo vincolante</w:t>
        </w:r>
      </w:ins>
      <w:r w:rsidRPr="000532C5">
        <w:rPr>
          <w:rFonts w:ascii="Verdana" w:eastAsia="Calibri" w:hAnsi="Verdana" w:cs="Arial"/>
          <w:sz w:val="20"/>
          <w:szCs w:val="20"/>
        </w:rPr>
        <w:t>,</w:t>
      </w:r>
      <w:ins w:id="2658" w:author="Avv. Rosario Panzariello" w:date="2026-09-14T15:36:00Z">
        <w:r w:rsidR="00EB0EBF">
          <w:rPr>
            <w:rFonts w:ascii="Verdana" w:eastAsia="Calibri" w:hAnsi="Verdana" w:cs="Arial"/>
            <w:sz w:val="20"/>
            <w:szCs w:val="20"/>
          </w:rPr>
          <w:t xml:space="preserve"> </w:t>
        </w:r>
      </w:ins>
      <w:ins w:id="2659" w:author="Avv. Rosario Panzariello" w:date="2026-09-18T15:18:00Z" w16du:dateUtc="2026-09-18T13:18:00Z">
        <w:r w:rsidR="00107C31" w:rsidRPr="00107C31">
          <w:rPr>
            <w:rFonts w:ascii="Verdana" w:eastAsia="Calibri" w:hAnsi="Verdana" w:cs="Arial"/>
            <w:sz w:val="20"/>
            <w:szCs w:val="20"/>
          </w:rPr>
          <w:t>l'Offerente assume la qualità di Acquirente e sorge a suo carico l'obbligo vincolante di corrispondere integralmente l'Importo Totale Dovuto secondo quanto previsto dagli artt. 11 e 12. L'Accordo vincolante produce gli effetti contrattuali propri del Modello di Vendita applicabile e della modalità di esecuzione prescelta, fermo quanto previsto dall'art. 8.8 con riferimento agli obblighi di acquisto e di trasferimento del Veicolo. Il pagamento dell'Importo Totale Dovuto non costituisce condizione del perfezionamento dell'Accordo vincolante né dell'insorgenza dell'obbligo di pagamento dell'Acquirente, ma costituisce presupposto per la successiva esecuzione dell'operazione secondo quanto previsto dall'art. 12 e, nel caso delle Aste, per l'Aggiudicazione definitiva. Con il perfezionamento dell'Accordo vincolante il Veicolo assume lo Stato Opzionato ai sensi dell'art. 11.</w:t>
        </w:r>
      </w:ins>
      <w:ins w:id="2660" w:author="Avv. Rosario Panzariello" w:date="2026-09-14T15:36:00Z">
        <w:del w:id="2661" w:author="Avv. Rosario Panzariello" w:date="2026-09-18T15:18:00Z" w16du:dateUtc="2026-09-18T13:18:00Z">
          <w:r w:rsidR="00EB0EBF" w:rsidRPr="002C13D5" w:rsidDel="00107C31">
            <w:rPr>
              <w:rFonts w:ascii="Verdana" w:eastAsia="Calibri" w:hAnsi="Verdana" w:cs="Arial"/>
              <w:sz w:val="20"/>
              <w:szCs w:val="20"/>
            </w:rPr>
            <w:delText>l</w:delText>
          </w:r>
          <w:r w:rsidR="00EB0EBF" w:rsidRPr="00D71791" w:rsidDel="00107C31">
            <w:rPr>
              <w:rFonts w:ascii="Verdana" w:eastAsia="Calibri" w:hAnsi="Verdana" w:cs="Arial"/>
              <w:sz w:val="20"/>
              <w:szCs w:val="20"/>
            </w:rPr>
            <w:delText>’</w:delText>
          </w:r>
          <w:r w:rsidR="00EB0EBF" w:rsidRPr="00347B97" w:rsidDel="00107C31">
            <w:rPr>
              <w:rFonts w:ascii="Verdana" w:eastAsia="Calibri" w:hAnsi="Verdana" w:cs="Arial"/>
              <w:sz w:val="20"/>
              <w:szCs w:val="20"/>
            </w:rPr>
            <w:delText>O</w:delText>
          </w:r>
          <w:r w:rsidR="00EB0EBF" w:rsidRPr="00CB20CD" w:rsidDel="00107C31">
            <w:rPr>
              <w:rFonts w:ascii="Verdana" w:eastAsia="Calibri" w:hAnsi="Verdana" w:cs="Arial"/>
              <w:sz w:val="20"/>
              <w:szCs w:val="20"/>
            </w:rPr>
            <w:delText xml:space="preserve">fferente assume la qualità di </w:delText>
          </w:r>
          <w:r w:rsidR="00EB0EBF" w:rsidRPr="00785155" w:rsidDel="00107C31">
            <w:rPr>
              <w:rFonts w:ascii="Verdana" w:eastAsia="Calibri" w:hAnsi="Verdana" w:cs="Arial"/>
              <w:sz w:val="20"/>
              <w:szCs w:val="20"/>
            </w:rPr>
            <w:delText>Acquirente e sorge</w:delText>
          </w:r>
          <w:r w:rsidR="00915A0F" w:rsidRPr="001650F5" w:rsidDel="00107C31">
            <w:rPr>
              <w:rFonts w:ascii="Verdana" w:eastAsia="Calibri" w:hAnsi="Verdana" w:cs="Arial"/>
              <w:sz w:val="20"/>
              <w:szCs w:val="20"/>
            </w:rPr>
            <w:delText xml:space="preserve"> </w:delText>
          </w:r>
          <w:r w:rsidR="00915A0F" w:rsidRPr="002C13D5" w:rsidDel="00107C31">
            <w:rPr>
              <w:rFonts w:ascii="Verdana" w:eastAsia="Calibri" w:hAnsi="Verdana" w:cs="Arial"/>
              <w:sz w:val="20"/>
              <w:szCs w:val="20"/>
              <w:rPrChange w:id="2662" w:author="Avv. Rosario Panzariello" w:date="2026-09-14T15:37:00Z">
                <w:rPr/>
              </w:rPrChange>
            </w:rPr>
            <w:delText>a suo carico l’obbligo vincolante di corrispondere integralmente l’Importo Totale Dovuto secondo quanto previsto dalle presenti Condizioni Generali. L’Accordo vincolante produce gli effetti contrattuali propri del Modello di Vendita applicabile, fermo quanto previsto dall’art. 8.8 con riferimento agli obblighi di acquisto e di trasferimento del Veicolo</w:delText>
          </w:r>
          <w:r w:rsidR="00915A0F" w:rsidRPr="002C13D5" w:rsidDel="00107C31">
            <w:rPr>
              <w:rFonts w:ascii="Verdana" w:eastAsia="Calibri" w:hAnsi="Verdana" w:cs="Arial"/>
              <w:sz w:val="20"/>
              <w:szCs w:val="20"/>
            </w:rPr>
            <w:delText xml:space="preserve">. </w:delText>
          </w:r>
        </w:del>
      </w:ins>
      <w:ins w:id="2663" w:author="Avv. Rosario Panzariello" w:date="2026-09-14T15:38:00Z">
        <w:del w:id="2664" w:author="Avv. Rosario Panzariello" w:date="2026-09-18T15:18:00Z" w16du:dateUtc="2026-09-18T13:18:00Z">
          <w:r w:rsidR="00E1312F" w:rsidRPr="00E1312F" w:rsidDel="00107C31">
            <w:rPr>
              <w:rFonts w:ascii="Verdana" w:eastAsia="Calibri" w:hAnsi="Verdana" w:cs="Arial"/>
              <w:sz w:val="20"/>
              <w:szCs w:val="20"/>
              <w:rPrChange w:id="2665" w:author="Avv. Rosario Panzariello" w:date="2026-09-14T15:39:00Z">
                <w:rPr/>
              </w:rPrChange>
            </w:rPr>
            <w:delText>Il pagamento dell’Importo Totale Dovuto non costituisce condizione del perfezionamento dell’Accordo vincolante né dell’insorgenza dell’obbligo di pagamento dell’Acquirente, ma costituisce presupposto per la successiva esecuzione dell’operazione secondo quanto previsto dalle presenti Condizioni Generali e, nel caso delle Aste, per l’Aggiudicazione definitiva.</w:delText>
          </w:r>
        </w:del>
      </w:ins>
      <w:del w:id="2666" w:author="Avv. Rosario Panzariello" w:date="2026-09-18T15:18:00Z" w16du:dateUtc="2026-09-18T13:18:00Z">
        <w:r w:rsidRPr="002C13D5" w:rsidDel="00107C31">
          <w:rPr>
            <w:rFonts w:ascii="Verdana" w:eastAsia="Calibri" w:hAnsi="Verdana" w:cs="Arial"/>
            <w:sz w:val="20"/>
            <w:szCs w:val="20"/>
          </w:rPr>
          <w:delText xml:space="preserve"> </w:delText>
        </w:r>
      </w:del>
      <w:ins w:id="2667" w:author="Avv. Rosario Panzariello" w:date="2026-09-14T15:37:00Z">
        <w:del w:id="2668" w:author="Avv. Rosario Panzariello" w:date="2026-09-18T15:18:00Z" w16du:dateUtc="2026-09-18T13:18:00Z">
          <w:r w:rsidR="002C13D5" w:rsidDel="00107C31">
            <w:delText>.</w:delText>
          </w:r>
        </w:del>
      </w:ins>
      <w:del w:id="2669" w:author="Avv. Rosario Panzariello" w:date="2026-09-14T15:36:00Z">
        <w:r w:rsidRPr="000532C5" w:rsidDel="00915A0F">
          <w:rPr>
            <w:rFonts w:ascii="Verdana" w:eastAsia="Calibri" w:hAnsi="Verdana" w:cs="Arial"/>
            <w:sz w:val="20"/>
            <w:szCs w:val="20"/>
          </w:rPr>
          <w:delText>Fleequid ha il diritto di ricevere Commissioni, Tariffe e altri emolumenti previsti.</w:delText>
        </w:r>
      </w:del>
    </w:p>
    <w:p w14:paraId="128E85CD" w14:textId="07846D89" w:rsidR="00574B41" w:rsidRDefault="00451000" w:rsidP="00A34054">
      <w:pPr>
        <w:pStyle w:val="Paragrafoelenco"/>
        <w:numPr>
          <w:ilvl w:val="1"/>
          <w:numId w:val="1"/>
        </w:numPr>
        <w:spacing w:line="360" w:lineRule="auto"/>
        <w:ind w:left="0" w:firstLine="0"/>
        <w:jc w:val="both"/>
        <w:rPr>
          <w:ins w:id="2670" w:author="Avv. Rosario Panzariello" w:date="2026-09-20T06:56:00Z" w16du:dateUtc="2026-09-20T04:56:00Z"/>
          <w:rFonts w:ascii="Verdana" w:eastAsia="Calibri" w:hAnsi="Verdana" w:cs="Arial"/>
          <w:sz w:val="20"/>
          <w:szCs w:val="20"/>
        </w:rPr>
      </w:pPr>
      <w:ins w:id="2671" w:author="Avv. Rosario Panzariello" w:date="2026-09-18T15:19:00Z" w16du:dateUtc="2026-09-18T13:19:00Z">
        <w:r w:rsidRPr="00451000">
          <w:rPr>
            <w:rFonts w:ascii="Verdana" w:eastAsia="Calibri" w:hAnsi="Verdana" w:cs="Arial"/>
            <w:sz w:val="20"/>
            <w:szCs w:val="20"/>
          </w:rPr>
          <w:t>Il mancato pagamento dell'Importo Totale Dovuto entro i termini previsti costituisce inadempimento dell'Acquirente e produce gli effetti previsti dall'art. 12 in materia di ritardo, mancato pagamento e Annullamento della vendita. Il mancato pagamento non incide sul perfezionamento dell'Accordo vincolante né sull'obbligo dell'Acquirente di corrispondere le somme dovute, fatto salvo il successivo esercizio, da parte di Fleequid, delle facoltà e dei rimedi previsti dalle presenti Condizioni Generali. Nel caso delle Aste, il mancato prodursi dell'Aggiudicazione definitiva non incide sul perfezionamento dell'Accordo vincolante già intervenuto</w:t>
        </w:r>
      </w:ins>
      <w:ins w:id="2672" w:author="Avv. Rosario Panzariello" w:date="2026-09-14T15:40:00Z">
        <w:del w:id="2673" w:author="Avv. Rosario Panzariello" w:date="2026-09-18T15:19:00Z" w16du:dateUtc="2026-09-18T13:19:00Z">
          <w:r w:rsidR="00B378E1" w:rsidRPr="00B378E1" w:rsidDel="00451000">
            <w:rPr>
              <w:rFonts w:ascii="Verdana" w:eastAsia="Calibri" w:hAnsi="Verdana" w:cs="Arial"/>
              <w:sz w:val="20"/>
              <w:szCs w:val="20"/>
              <w:rPrChange w:id="2674" w:author="Avv. Rosario Panzariello" w:date="2026-09-14T15:40:00Z">
                <w:rPr/>
              </w:rPrChange>
            </w:rPr>
            <w:delText xml:space="preserve">Il mancato pagamento dell’Importo Totale Dovuto entro i termini previsti costituisce </w:delText>
          </w:r>
          <w:r w:rsidR="00B378E1" w:rsidRPr="00B378E1" w:rsidDel="00451000">
            <w:rPr>
              <w:rFonts w:ascii="Verdana" w:eastAsia="Calibri" w:hAnsi="Verdana" w:cs="Arial"/>
              <w:sz w:val="20"/>
              <w:szCs w:val="20"/>
              <w:rPrChange w:id="2675" w:author="Avv. Rosario Panzariello" w:date="2026-09-14T15:40:00Z">
                <w:rPr>
                  <w:rStyle w:val="Enfasigrassetto"/>
                </w:rPr>
              </w:rPrChange>
            </w:rPr>
            <w:delText>inadempimento dell’Acquirente</w:delText>
          </w:r>
          <w:r w:rsidR="00B378E1" w:rsidRPr="00B378E1" w:rsidDel="00451000">
            <w:rPr>
              <w:rFonts w:ascii="Verdana" w:eastAsia="Calibri" w:hAnsi="Verdana" w:cs="Arial"/>
              <w:sz w:val="20"/>
              <w:szCs w:val="20"/>
              <w:rPrChange w:id="2676" w:author="Avv. Rosario Panzariello" w:date="2026-09-14T15:40:00Z">
                <w:rPr/>
              </w:rPrChange>
            </w:rPr>
            <w:delText xml:space="preserve"> e produce gli effetti previsti dalle presenti Condizioni Generali in materia di ritardo, mancato pagamento e Annullamento della vendita. Il mancato pagamento non incide sul perfezionamento dell’Accordo vincolante né sull’obbligo dell’Acquirente di corrispondere le somme dovute, fatto salvo il successivo esercizio, da parte di Fleequid, delle facoltà e dei rimedi previsti dalle presenti Condizioni Generali. </w:delText>
          </w:r>
          <w:r w:rsidR="00B378E1" w:rsidRPr="00B378E1" w:rsidDel="00451000">
            <w:rPr>
              <w:rFonts w:ascii="Verdana" w:eastAsia="Calibri" w:hAnsi="Verdana" w:cs="Arial"/>
              <w:sz w:val="20"/>
              <w:szCs w:val="20"/>
              <w:rPrChange w:id="2677" w:author="Avv. Rosario Panzariello" w:date="2026-09-14T15:40:00Z">
                <w:rPr>
                  <w:rStyle w:val="Enfasigrassetto"/>
                </w:rPr>
              </w:rPrChange>
            </w:rPr>
            <w:delText>Nel caso delle Aste, il mancato prodursi dell’Aggiudicazione definitiva non incide sul perfezionamento dell’Accordo vincolante già intervenuto</w:delText>
          </w:r>
        </w:del>
      </w:ins>
      <w:del w:id="2678" w:author="Avv. Rosario Panzariello" w:date="2026-09-14T15:40:00Z">
        <w:r w:rsidR="004E7D19" w:rsidRPr="000532C5" w:rsidDel="00B378E1">
          <w:rPr>
            <w:rFonts w:ascii="Verdana" w:eastAsia="Calibri" w:hAnsi="Verdana" w:cs="Arial"/>
            <w:sz w:val="20"/>
            <w:szCs w:val="20"/>
          </w:rPr>
          <w:delText xml:space="preserve">Al termine dell'Asta, se </w:delText>
        </w:r>
        <w:r w:rsidR="00176400" w:rsidRPr="000532C5" w:rsidDel="00B378E1">
          <w:rPr>
            <w:rFonts w:ascii="Verdana" w:eastAsia="Calibri" w:hAnsi="Verdana" w:cs="Arial"/>
            <w:sz w:val="20"/>
            <w:szCs w:val="20"/>
          </w:rPr>
          <w:delText>l’Offerente</w:delText>
        </w:r>
        <w:r w:rsidR="004E7D19" w:rsidRPr="000532C5" w:rsidDel="00B378E1">
          <w:rPr>
            <w:rFonts w:ascii="Verdana" w:eastAsia="Calibri" w:hAnsi="Verdana" w:cs="Arial"/>
            <w:sz w:val="20"/>
            <w:szCs w:val="20"/>
          </w:rPr>
          <w:delText xml:space="preserve"> si aggiudica il Veicolo, il Deposito Cauzionale</w:delText>
        </w:r>
        <w:r w:rsidR="00176400" w:rsidRPr="000532C5" w:rsidDel="00B378E1">
          <w:rPr>
            <w:rFonts w:ascii="Verdana" w:eastAsia="Calibri" w:hAnsi="Verdana" w:cs="Arial"/>
            <w:sz w:val="20"/>
            <w:szCs w:val="20"/>
          </w:rPr>
          <w:delText xml:space="preserve">, previa verifica da parte di Fleequid del pagamento da parte dell’Acquirente delle somme da questi integralmente dovute </w:delText>
        </w:r>
        <w:r w:rsidR="00EF70C5" w:rsidRPr="000532C5" w:rsidDel="00B378E1">
          <w:rPr>
            <w:rFonts w:ascii="Verdana" w:eastAsia="Calibri" w:hAnsi="Verdana" w:cs="Arial"/>
            <w:sz w:val="20"/>
            <w:szCs w:val="20"/>
          </w:rPr>
          <w:delText>per</w:delText>
        </w:r>
        <w:r w:rsidR="00176400" w:rsidRPr="000532C5" w:rsidDel="00B378E1">
          <w:rPr>
            <w:rFonts w:ascii="Verdana" w:eastAsia="Calibri" w:hAnsi="Verdana" w:cs="Arial"/>
            <w:sz w:val="20"/>
            <w:szCs w:val="20"/>
          </w:rPr>
          <w:delText xml:space="preserve"> Prezzo di aggiudicazione,</w:delText>
        </w:r>
        <w:r w:rsidR="00EF70C5" w:rsidRPr="000532C5" w:rsidDel="00B378E1">
          <w:rPr>
            <w:rFonts w:ascii="Verdana" w:eastAsia="Calibri" w:hAnsi="Verdana" w:cs="Arial"/>
            <w:sz w:val="20"/>
            <w:szCs w:val="20"/>
          </w:rPr>
          <w:delText xml:space="preserve"> per</w:delText>
        </w:r>
        <w:r w:rsidR="00176400" w:rsidRPr="000532C5" w:rsidDel="00B378E1">
          <w:rPr>
            <w:rFonts w:ascii="Verdana" w:eastAsia="Calibri" w:hAnsi="Verdana" w:cs="Arial"/>
            <w:sz w:val="20"/>
            <w:szCs w:val="20"/>
          </w:rPr>
          <w:delText xml:space="preserve"> Commissioni, </w:delText>
        </w:r>
        <w:r w:rsidR="00EF70C5" w:rsidRPr="000532C5" w:rsidDel="00B378E1">
          <w:rPr>
            <w:rFonts w:ascii="Verdana" w:eastAsia="Calibri" w:hAnsi="Verdana" w:cs="Arial"/>
            <w:sz w:val="20"/>
            <w:szCs w:val="20"/>
          </w:rPr>
          <w:delText xml:space="preserve">per </w:delText>
        </w:r>
        <w:r w:rsidR="00176400" w:rsidRPr="000532C5" w:rsidDel="00B378E1">
          <w:rPr>
            <w:rFonts w:ascii="Verdana" w:eastAsia="Calibri" w:hAnsi="Verdana" w:cs="Arial"/>
            <w:sz w:val="20"/>
            <w:szCs w:val="20"/>
          </w:rPr>
          <w:delText xml:space="preserve">Tariffe e </w:delText>
        </w:r>
        <w:r w:rsidR="00EF70C5" w:rsidRPr="000532C5" w:rsidDel="00B378E1">
          <w:rPr>
            <w:rFonts w:ascii="Verdana" w:eastAsia="Calibri" w:hAnsi="Verdana" w:cs="Arial"/>
            <w:sz w:val="20"/>
            <w:szCs w:val="20"/>
          </w:rPr>
          <w:delText>per</w:delText>
        </w:r>
        <w:r w:rsidR="00176400" w:rsidRPr="000532C5" w:rsidDel="00B378E1">
          <w:rPr>
            <w:rFonts w:ascii="Verdana" w:eastAsia="Calibri" w:hAnsi="Verdana" w:cs="Arial"/>
            <w:sz w:val="20"/>
            <w:szCs w:val="20"/>
          </w:rPr>
          <w:delText xml:space="preserve"> qualsiasi altro titolo </w:delText>
        </w:r>
        <w:r w:rsidR="00EF70C5" w:rsidRPr="000532C5" w:rsidDel="00B378E1">
          <w:rPr>
            <w:rFonts w:ascii="Verdana" w:eastAsia="Calibri" w:hAnsi="Verdana" w:cs="Arial"/>
            <w:sz w:val="20"/>
            <w:szCs w:val="20"/>
          </w:rPr>
          <w:delText>conformemente alle</w:delText>
        </w:r>
        <w:r w:rsidR="00176400" w:rsidRPr="000532C5" w:rsidDel="00B378E1">
          <w:rPr>
            <w:rFonts w:ascii="Verdana" w:eastAsia="Calibri" w:hAnsi="Verdana" w:cs="Arial"/>
            <w:sz w:val="20"/>
            <w:szCs w:val="20"/>
          </w:rPr>
          <w:delText xml:space="preserve"> presenti Condizioni Generali, verrà integralmente restituito, senza interessi, entro 3 giorni dal completamento di tali verifiche. </w:delText>
        </w:r>
        <w:r w:rsidR="00CA4F9A" w:rsidRPr="000532C5" w:rsidDel="00B378E1">
          <w:rPr>
            <w:rFonts w:ascii="Verdana" w:eastAsia="Calibri" w:hAnsi="Verdana" w:cs="Arial"/>
            <w:sz w:val="20"/>
            <w:szCs w:val="20"/>
          </w:rPr>
          <w:delText>Diversamente, in</w:delText>
        </w:r>
        <w:r w:rsidR="00751209" w:rsidRPr="000532C5" w:rsidDel="00B378E1">
          <w:rPr>
            <w:rFonts w:ascii="Verdana" w:eastAsia="Calibri" w:hAnsi="Verdana" w:cs="Arial"/>
            <w:sz w:val="20"/>
            <w:szCs w:val="20"/>
          </w:rPr>
          <w:delText xml:space="preserve"> caso di mancata Aggiudicazione dell’Asta, il Deposito cauzionale v</w:delText>
        </w:r>
        <w:r w:rsidR="00176400" w:rsidRPr="000532C5" w:rsidDel="00B378E1">
          <w:rPr>
            <w:rFonts w:ascii="Verdana" w:eastAsia="Calibri" w:hAnsi="Verdana" w:cs="Arial"/>
            <w:sz w:val="20"/>
            <w:szCs w:val="20"/>
          </w:rPr>
          <w:delText xml:space="preserve">errà </w:delText>
        </w:r>
        <w:r w:rsidR="00751209" w:rsidRPr="000532C5" w:rsidDel="00B378E1">
          <w:rPr>
            <w:rFonts w:ascii="Verdana" w:eastAsia="Calibri" w:hAnsi="Verdana" w:cs="Arial"/>
            <w:sz w:val="20"/>
            <w:szCs w:val="20"/>
          </w:rPr>
          <w:delText>restituito da Fleequid all’</w:delText>
        </w:r>
        <w:r w:rsidR="00176400" w:rsidRPr="000532C5" w:rsidDel="00B378E1">
          <w:rPr>
            <w:rFonts w:ascii="Verdana" w:eastAsia="Calibri" w:hAnsi="Verdana" w:cs="Arial"/>
            <w:sz w:val="20"/>
            <w:szCs w:val="20"/>
          </w:rPr>
          <w:delText>Offerente</w:delText>
        </w:r>
        <w:r w:rsidR="006653CC" w:rsidRPr="000532C5" w:rsidDel="00B378E1">
          <w:rPr>
            <w:rFonts w:ascii="Verdana" w:eastAsia="Calibri" w:hAnsi="Verdana" w:cs="Arial"/>
            <w:sz w:val="20"/>
            <w:szCs w:val="20"/>
          </w:rPr>
          <w:delText>, senza interessi,</w:delText>
        </w:r>
        <w:r w:rsidR="00751209" w:rsidRPr="000532C5" w:rsidDel="00B378E1">
          <w:rPr>
            <w:rFonts w:ascii="Verdana" w:eastAsia="Calibri" w:hAnsi="Verdana" w:cs="Arial"/>
            <w:sz w:val="20"/>
            <w:szCs w:val="20"/>
          </w:rPr>
          <w:delText xml:space="preserve"> entro </w:delText>
        </w:r>
        <w:r w:rsidR="0079142A" w:rsidRPr="000532C5" w:rsidDel="00B378E1">
          <w:rPr>
            <w:rFonts w:ascii="Verdana" w:eastAsia="Calibri" w:hAnsi="Verdana" w:cs="Arial"/>
            <w:sz w:val="20"/>
            <w:szCs w:val="20"/>
          </w:rPr>
          <w:delText>3</w:delText>
        </w:r>
        <w:r w:rsidR="00751209" w:rsidRPr="000532C5" w:rsidDel="00B378E1">
          <w:rPr>
            <w:rFonts w:ascii="Verdana" w:eastAsia="Calibri" w:hAnsi="Verdana" w:cs="Arial"/>
            <w:sz w:val="20"/>
            <w:szCs w:val="20"/>
          </w:rPr>
          <w:delText xml:space="preserve"> giorni </w:delText>
        </w:r>
        <w:r w:rsidR="006653CC" w:rsidRPr="000532C5" w:rsidDel="00B378E1">
          <w:rPr>
            <w:rFonts w:ascii="Verdana" w:eastAsia="Calibri" w:hAnsi="Verdana" w:cs="Arial"/>
            <w:sz w:val="20"/>
            <w:szCs w:val="20"/>
          </w:rPr>
          <w:delText>dal termine del periodo in cui l’Offerta</w:delText>
        </w:r>
        <w:r w:rsidR="00EF70C5" w:rsidRPr="000532C5" w:rsidDel="00B378E1">
          <w:rPr>
            <w:rFonts w:ascii="Verdana" w:eastAsia="Calibri" w:hAnsi="Verdana" w:cs="Arial"/>
            <w:sz w:val="20"/>
            <w:szCs w:val="20"/>
          </w:rPr>
          <w:delText>,</w:delText>
        </w:r>
        <w:r w:rsidR="006653CC" w:rsidRPr="000532C5" w:rsidDel="00B378E1">
          <w:rPr>
            <w:rFonts w:ascii="Verdana" w:eastAsia="Calibri" w:hAnsi="Verdana" w:cs="Arial"/>
            <w:sz w:val="20"/>
            <w:szCs w:val="20"/>
          </w:rPr>
          <w:delText xml:space="preserve"> </w:delText>
        </w:r>
        <w:r w:rsidR="00EF70C5" w:rsidRPr="000532C5" w:rsidDel="00B378E1">
          <w:rPr>
            <w:rFonts w:ascii="Verdana" w:eastAsia="Calibri" w:hAnsi="Verdana" w:cs="Arial"/>
            <w:sz w:val="20"/>
            <w:szCs w:val="20"/>
          </w:rPr>
          <w:delText xml:space="preserve">da esso </w:delText>
        </w:r>
        <w:r w:rsidR="006653CC" w:rsidRPr="000532C5" w:rsidDel="00B378E1">
          <w:rPr>
            <w:rFonts w:ascii="Verdana" w:eastAsia="Calibri" w:hAnsi="Verdana" w:cs="Arial"/>
            <w:sz w:val="20"/>
            <w:szCs w:val="20"/>
          </w:rPr>
          <w:delText>avanzata</w:delText>
        </w:r>
        <w:r w:rsidR="00EF70C5" w:rsidRPr="000532C5" w:rsidDel="00B378E1">
          <w:rPr>
            <w:rFonts w:ascii="Verdana" w:eastAsia="Calibri" w:hAnsi="Verdana" w:cs="Arial"/>
            <w:sz w:val="20"/>
            <w:szCs w:val="20"/>
          </w:rPr>
          <w:delText>,</w:delText>
        </w:r>
        <w:r w:rsidR="006653CC" w:rsidRPr="000532C5" w:rsidDel="00B378E1">
          <w:rPr>
            <w:rFonts w:ascii="Verdana" w:eastAsia="Calibri" w:hAnsi="Verdana" w:cs="Arial"/>
            <w:sz w:val="20"/>
            <w:szCs w:val="20"/>
          </w:rPr>
          <w:delText xml:space="preserve"> </w:delText>
        </w:r>
        <w:r w:rsidR="0079142A" w:rsidRPr="000532C5" w:rsidDel="00B378E1">
          <w:rPr>
            <w:rFonts w:ascii="Verdana" w:eastAsia="Calibri" w:hAnsi="Verdana" w:cs="Arial"/>
            <w:sz w:val="20"/>
            <w:szCs w:val="20"/>
          </w:rPr>
          <w:delText xml:space="preserve">rimane </w:delText>
        </w:r>
        <w:r w:rsidR="00EF70C5" w:rsidRPr="000532C5" w:rsidDel="00B378E1">
          <w:rPr>
            <w:rFonts w:ascii="Verdana" w:eastAsia="Calibri" w:hAnsi="Verdana" w:cs="Arial"/>
            <w:sz w:val="20"/>
            <w:szCs w:val="20"/>
          </w:rPr>
          <w:delText xml:space="preserve">per questi </w:delText>
        </w:r>
        <w:r w:rsidR="006653CC" w:rsidRPr="000532C5" w:rsidDel="00B378E1">
          <w:rPr>
            <w:rFonts w:ascii="Verdana" w:eastAsia="Calibri" w:hAnsi="Verdana" w:cs="Arial"/>
            <w:sz w:val="20"/>
            <w:szCs w:val="20"/>
          </w:rPr>
          <w:delText>vincolante</w:delText>
        </w:r>
        <w:r w:rsidR="00EF70C5" w:rsidRPr="000532C5" w:rsidDel="00B378E1">
          <w:rPr>
            <w:rFonts w:ascii="Verdana" w:eastAsia="Calibri" w:hAnsi="Verdana" w:cs="Arial"/>
            <w:sz w:val="20"/>
            <w:szCs w:val="20"/>
          </w:rPr>
          <w:delText xml:space="preserve"> in conformità alle presenti CG</w:delText>
        </w:r>
        <w:r w:rsidR="00176400" w:rsidRPr="000532C5" w:rsidDel="00B378E1">
          <w:rPr>
            <w:rFonts w:ascii="Verdana" w:eastAsia="Calibri" w:hAnsi="Verdana" w:cs="Arial"/>
            <w:sz w:val="20"/>
            <w:szCs w:val="20"/>
          </w:rPr>
          <w:delText xml:space="preserve"> </w:delText>
        </w:r>
        <w:r w:rsidR="006653CC" w:rsidRPr="000532C5" w:rsidDel="00B378E1">
          <w:rPr>
            <w:rFonts w:ascii="Verdana" w:eastAsia="Calibri" w:hAnsi="Verdana" w:cs="Arial"/>
            <w:sz w:val="20"/>
            <w:szCs w:val="20"/>
          </w:rPr>
          <w:delText>(vedasi</w:delText>
        </w:r>
        <w:r w:rsidR="00EF70C5" w:rsidRPr="000532C5" w:rsidDel="00B378E1">
          <w:rPr>
            <w:rFonts w:ascii="Verdana" w:eastAsia="Calibri" w:hAnsi="Verdana" w:cs="Arial"/>
            <w:sz w:val="20"/>
            <w:szCs w:val="20"/>
          </w:rPr>
          <w:delText xml:space="preserve"> in particolare l’</w:delText>
        </w:r>
        <w:r w:rsidR="006653CC" w:rsidRPr="000532C5" w:rsidDel="00B378E1">
          <w:rPr>
            <w:rFonts w:ascii="Verdana" w:eastAsia="Calibri" w:hAnsi="Verdana" w:cs="Arial"/>
            <w:sz w:val="20"/>
            <w:szCs w:val="20"/>
          </w:rPr>
          <w:delText>art. 7.7</w:delText>
        </w:r>
        <w:r w:rsidR="0079142A" w:rsidRPr="000532C5" w:rsidDel="00B378E1">
          <w:rPr>
            <w:rFonts w:ascii="Verdana" w:eastAsia="Calibri" w:hAnsi="Verdana" w:cs="Arial"/>
            <w:sz w:val="20"/>
            <w:szCs w:val="20"/>
          </w:rPr>
          <w:delText xml:space="preserve">). </w:delText>
        </w:r>
        <w:r w:rsidR="00176400" w:rsidRPr="000532C5" w:rsidDel="00B378E1">
          <w:rPr>
            <w:rFonts w:ascii="Verdana" w:eastAsia="Calibri" w:hAnsi="Verdana" w:cs="Arial"/>
            <w:sz w:val="20"/>
            <w:szCs w:val="20"/>
          </w:rPr>
          <w:delText>L’Offerente</w:delText>
        </w:r>
        <w:r w:rsidR="0079142A" w:rsidRPr="000532C5" w:rsidDel="00B378E1">
          <w:rPr>
            <w:rFonts w:ascii="Verdana" w:eastAsia="Calibri" w:hAnsi="Verdana" w:cs="Arial"/>
            <w:sz w:val="20"/>
            <w:szCs w:val="20"/>
          </w:rPr>
          <w:delText xml:space="preserve"> riconosce ed accetta il diritto di Fleequid a trattenere il deposito cauzionale </w:delText>
        </w:r>
        <w:r w:rsidR="00CC551D" w:rsidRPr="000532C5" w:rsidDel="00B378E1">
          <w:rPr>
            <w:rFonts w:ascii="Verdana" w:eastAsia="Calibri" w:hAnsi="Verdana" w:cs="Arial"/>
            <w:sz w:val="20"/>
            <w:szCs w:val="20"/>
          </w:rPr>
          <w:delText>per imputare lo stesso a pagamento, anche parziale, di penali, interessi e ogni altro importo contrattualmente dovuto dall’</w:delText>
        </w:r>
        <w:r w:rsidR="00176400" w:rsidRPr="000532C5" w:rsidDel="00B378E1">
          <w:rPr>
            <w:rFonts w:ascii="Verdana" w:eastAsia="Calibri" w:hAnsi="Verdana" w:cs="Arial"/>
            <w:sz w:val="20"/>
            <w:szCs w:val="20"/>
          </w:rPr>
          <w:delText>Offerente</w:delText>
        </w:r>
        <w:r w:rsidR="00CC551D" w:rsidRPr="000532C5" w:rsidDel="00B378E1">
          <w:rPr>
            <w:rFonts w:ascii="Verdana" w:eastAsia="Calibri" w:hAnsi="Verdana" w:cs="Arial"/>
            <w:sz w:val="20"/>
            <w:szCs w:val="20"/>
          </w:rPr>
          <w:delText xml:space="preserve"> a Fleequid in applicazione delle presenti Condizioni Generali</w:delText>
        </w:r>
      </w:del>
      <w:r w:rsidR="00CC551D" w:rsidRPr="000532C5">
        <w:rPr>
          <w:rFonts w:ascii="Verdana" w:eastAsia="Calibri" w:hAnsi="Verdana" w:cs="Arial"/>
          <w:sz w:val="20"/>
          <w:szCs w:val="20"/>
        </w:rPr>
        <w:t xml:space="preserve">. </w:t>
      </w:r>
      <w:r w:rsidR="0079142A" w:rsidRPr="000532C5">
        <w:rPr>
          <w:rFonts w:ascii="Verdana" w:eastAsia="Calibri" w:hAnsi="Verdana" w:cs="Arial"/>
          <w:sz w:val="20"/>
          <w:szCs w:val="20"/>
        </w:rPr>
        <w:t xml:space="preserve">  </w:t>
      </w:r>
    </w:p>
    <w:p w14:paraId="455121CC" w14:textId="77777777" w:rsidR="005652B3" w:rsidRDefault="005652B3">
      <w:pPr>
        <w:pStyle w:val="Paragrafoelenco"/>
        <w:spacing w:line="360" w:lineRule="auto"/>
        <w:ind w:left="0"/>
        <w:jc w:val="both"/>
        <w:rPr>
          <w:rFonts w:ascii="Verdana" w:eastAsia="Calibri" w:hAnsi="Verdana" w:cs="Arial"/>
          <w:sz w:val="20"/>
          <w:szCs w:val="20"/>
        </w:rPr>
        <w:pPrChange w:id="2679" w:author="Avv. Rosario Panzariello" w:date="2026-09-20T06:56:00Z" w16du:dateUtc="2026-09-20T04:56:00Z">
          <w:pPr>
            <w:pStyle w:val="Paragrafoelenco"/>
            <w:numPr>
              <w:ilvl w:val="1"/>
              <w:numId w:val="1"/>
            </w:numPr>
            <w:spacing w:line="360" w:lineRule="auto"/>
            <w:ind w:left="0" w:hanging="720"/>
            <w:jc w:val="both"/>
          </w:pPr>
        </w:pPrChange>
      </w:pPr>
    </w:p>
    <w:p w14:paraId="33EA1630" w14:textId="711B2A7C" w:rsidR="00E634A5" w:rsidRPr="000A6706" w:rsidDel="006819A1" w:rsidRDefault="00454F24" w:rsidP="00A34054">
      <w:pPr>
        <w:pStyle w:val="Paragrafoelenco"/>
        <w:numPr>
          <w:ilvl w:val="1"/>
          <w:numId w:val="1"/>
        </w:numPr>
        <w:spacing w:line="360" w:lineRule="auto"/>
        <w:ind w:left="0" w:firstLine="0"/>
        <w:jc w:val="both"/>
        <w:rPr>
          <w:del w:id="2680" w:author="Avv. Rosario Panzariello" w:date="2026-09-14T15:41:00Z"/>
          <w:rFonts w:ascii="Verdana" w:hAnsi="Verdana"/>
          <w:sz w:val="20"/>
          <w:szCs w:val="20"/>
        </w:rPr>
      </w:pPr>
      <w:del w:id="2681" w:author="Avv. Rosario Panzariello" w:date="2026-09-14T15:41:00Z">
        <w:r w:rsidRPr="000A6706" w:rsidDel="006819A1">
          <w:rPr>
            <w:rFonts w:ascii="Verdana" w:hAnsi="Verdana"/>
            <w:sz w:val="20"/>
            <w:szCs w:val="20"/>
          </w:rPr>
          <w:lastRenderedPageBreak/>
          <w:delText>L’Aggiudicazione, anche quando definitiva, nonché il relativo Contratto di vendita, possono avere ad oggetto uno o più Veicoli</w:delText>
        </w:r>
        <w:r w:rsidR="00895A29" w:rsidRPr="000A6706" w:rsidDel="006819A1">
          <w:rPr>
            <w:rFonts w:ascii="Verdana" w:hAnsi="Verdana"/>
            <w:sz w:val="20"/>
            <w:szCs w:val="20"/>
          </w:rPr>
          <w:delText>, anche con trasferimento parziale degli stessi</w:delText>
        </w:r>
        <w:r w:rsidRPr="000A6706" w:rsidDel="006819A1">
          <w:rPr>
            <w:rFonts w:ascii="Verdana" w:hAnsi="Verdana"/>
            <w:sz w:val="20"/>
            <w:szCs w:val="20"/>
          </w:rPr>
          <w:delText xml:space="preserve">. Qualora l’Aggiudicazione riguardi più Veicoli, fino al completamento del ritiro degli stessi Fleequid si riserva il diritto, a propria discrezione e per ragioni operative, tecniche o amministrative, di </w:delText>
        </w:r>
        <w:r w:rsidR="003B26EB" w:rsidRPr="000A6706" w:rsidDel="006819A1">
          <w:rPr>
            <w:rFonts w:ascii="Verdana" w:hAnsi="Verdana"/>
            <w:sz w:val="20"/>
            <w:szCs w:val="20"/>
          </w:rPr>
          <w:delText>(i) annullare integralmente la vendita del Lotto, (ii) annullare la vendita limitatamente ad uno o più dei Veicoli oggetto dell’Aggiudicazione, ovvero (iii) ridurre il numero dei Veicoli trasferiti all’Acquirente,</w:delText>
        </w:r>
        <w:r w:rsidRPr="000A6706" w:rsidDel="006819A1">
          <w:rPr>
            <w:rFonts w:ascii="Verdana" w:hAnsi="Verdana"/>
            <w:sz w:val="20"/>
            <w:szCs w:val="20"/>
          </w:rPr>
          <w:delText xml:space="preserve"> riducendo conseguentemente il numero dei Veicoli trasferiti all’Acquirente. Tale facoltà </w:delText>
        </w:r>
        <w:r w:rsidR="00164230" w:rsidRPr="000A6706" w:rsidDel="006819A1">
          <w:rPr>
            <w:rFonts w:ascii="Verdana" w:hAnsi="Verdana"/>
            <w:sz w:val="20"/>
            <w:szCs w:val="20"/>
          </w:rPr>
          <w:delText xml:space="preserve">costituisce elemento essenziale del funzionamento del Marketplace e della natura intermediata della vendita e si applica indipendentemente dalla imputabilità delle cause a Fleequid, al Venditore, all’Acquirente o a terzi. Essa </w:delText>
        </w:r>
        <w:r w:rsidR="00206124" w:rsidRPr="000A6706" w:rsidDel="006819A1">
          <w:rPr>
            <w:rFonts w:ascii="Verdana" w:hAnsi="Verdana"/>
            <w:sz w:val="20"/>
            <w:szCs w:val="20"/>
          </w:rPr>
          <w:delText>può</w:delText>
        </w:r>
        <w:r w:rsidRPr="000A6706" w:rsidDel="006819A1">
          <w:rPr>
            <w:rFonts w:ascii="Verdana" w:hAnsi="Verdana"/>
            <w:sz w:val="20"/>
            <w:szCs w:val="20"/>
          </w:rPr>
          <w:delText xml:space="preserve"> essere esercitata, tra l’altro, nei casi di sopravvenuta indisponibilità, distruzione o danneggiamento di uno o più Veicoli, impedimenti logistici o amministrativi, esigenze operative del Venditore o di terzi coinvolti nella gestione del Veicolo, mancato ritiro nei termini contrattualmente previsti ovvero violazione delle presenti Condizioni Generali da parte del Venditore o dell’Acquirente. Tale riduzione potrà produrre gli effetti di una risoluzione parziale del Contratto limitatamente ai Veicoli interessati. In tal caso il Contratto rimane valido ed efficace per i Veicoli non oggetto di annullamento e il Prezzo di aggiudicazione sarà automaticamente rideterminato in misura proporzionale al numero dei Veicoli effettivamente trasferiti. L’Acquirente e il Venditore riconoscono ed accettano espressamente di non potersi opporre alla riduzione del numero dei Veicoli oggetto della vendita e di non avere diritto ad alcun indennizzo o risarcimento nei confronti di Fleequid in relazione a tale riduzione, restando esclusivamente dovuta la restituzione delle somme eventualmente corrisposte per i Veicoli oggetto di annullamento. Le Commissioni spettanti a Fleequid restano dovute con riferimento ai Veicoli per i quali la vendita rimane efficace e non sono dovute per i Veicoli oggetto di annullamento, salvo che tale annullamento sia conseguenza di una violazione delle presenti Condizioni Generali imputabile all’Acquirente o al Venditore, nel qual caso restano ferme le Commissioni </w:delText>
        </w:r>
        <w:r w:rsidR="00C301B1" w:rsidRPr="000A6706" w:rsidDel="006819A1">
          <w:rPr>
            <w:rFonts w:ascii="Verdana" w:hAnsi="Verdana"/>
            <w:sz w:val="20"/>
            <w:szCs w:val="20"/>
          </w:rPr>
          <w:delText xml:space="preserve">integralmente </w:delText>
        </w:r>
        <w:r w:rsidRPr="000A6706" w:rsidDel="006819A1">
          <w:rPr>
            <w:rFonts w:ascii="Verdana" w:hAnsi="Verdana"/>
            <w:sz w:val="20"/>
            <w:szCs w:val="20"/>
          </w:rPr>
          <w:delText>maturate, le eventuali penali previste dalle presenti Condizioni Generali e il diritto di Fleequid al risarcimento dei danni. Resta in ogni caso impregiudicato il diritto di Fleequid di annullare l’Aggiudicazione o la vendita nei casi e con le modalità previste dalle presenti Condizioni Generali, ivi inclusi quelli disciplinati dagli articoli 10.3 e 13, anche quale modalità di gestione o risoluzione di eventuali controversie relative alla vendita.</w:delText>
        </w:r>
        <w:bookmarkStart w:id="2682" w:name="_Toc240781617"/>
        <w:bookmarkStart w:id="2683" w:name="_Toc241316659"/>
        <w:bookmarkStart w:id="2684" w:name="_Toc241316776"/>
        <w:bookmarkStart w:id="2685" w:name="_Toc241316948"/>
        <w:bookmarkStart w:id="2686" w:name="_Toc241317091"/>
        <w:bookmarkEnd w:id="2682"/>
        <w:bookmarkEnd w:id="2683"/>
        <w:bookmarkEnd w:id="2684"/>
        <w:bookmarkEnd w:id="2685"/>
        <w:bookmarkEnd w:id="2686"/>
      </w:del>
    </w:p>
    <w:p w14:paraId="7EC770AE" w14:textId="02A9D130" w:rsidR="00D71791" w:rsidRPr="000532C5" w:rsidRDefault="00347B97" w:rsidP="00D71791">
      <w:pPr>
        <w:pStyle w:val="Paragrafoelenco"/>
        <w:numPr>
          <w:ilvl w:val="0"/>
          <w:numId w:val="1"/>
        </w:numPr>
        <w:spacing w:line="360" w:lineRule="auto"/>
        <w:ind w:left="0" w:firstLine="0"/>
        <w:outlineLvl w:val="0"/>
        <w:rPr>
          <w:ins w:id="2687" w:author="Avv. Rosario Panzariello" w:date="2026-09-14T15:42:00Z"/>
          <w:rFonts w:ascii="Verdana" w:hAnsi="Verdana"/>
          <w:b/>
          <w:bCs/>
          <w:smallCaps/>
          <w:sz w:val="20"/>
          <w:szCs w:val="20"/>
        </w:rPr>
      </w:pPr>
      <w:bookmarkStart w:id="2688" w:name="_Toc241317092"/>
      <w:ins w:id="2689" w:author="Avv. Rosario Panzariello" w:date="2026-09-14T15:42:00Z">
        <w:r w:rsidRPr="00347B97">
          <w:rPr>
            <w:rFonts w:ascii="Verdana" w:hAnsi="Verdana"/>
            <w:b/>
            <w:bCs/>
            <w:smallCaps/>
            <w:sz w:val="20"/>
            <w:szCs w:val="20"/>
            <w:rPrChange w:id="2690" w:author="Avv. Rosario Panzariello" w:date="2026-09-14T15:42:00Z">
              <w:rPr/>
            </w:rPrChange>
          </w:rPr>
          <w:t>Stato Opzionato, Proforma e Termine di pagamento</w:t>
        </w:r>
        <w:r w:rsidR="00D71791" w:rsidRPr="000532C5">
          <w:rPr>
            <w:rFonts w:ascii="Verdana" w:hAnsi="Verdana"/>
            <w:b/>
            <w:bCs/>
            <w:smallCaps/>
            <w:sz w:val="20"/>
            <w:szCs w:val="20"/>
          </w:rPr>
          <w:t>.</w:t>
        </w:r>
        <w:bookmarkEnd w:id="2688"/>
      </w:ins>
    </w:p>
    <w:p w14:paraId="443AAEF5" w14:textId="344BEF4A" w:rsidR="00D71791" w:rsidRPr="005C61C0" w:rsidRDefault="00347B97" w:rsidP="00D71791">
      <w:pPr>
        <w:pStyle w:val="Paragrafoelenco"/>
        <w:numPr>
          <w:ilvl w:val="1"/>
          <w:numId w:val="1"/>
        </w:numPr>
        <w:spacing w:line="360" w:lineRule="auto"/>
        <w:ind w:left="0" w:firstLine="0"/>
        <w:jc w:val="both"/>
        <w:rPr>
          <w:ins w:id="2691" w:author="Avv. Rosario Panzariello" w:date="2026-09-14T15:43:00Z"/>
          <w:rFonts w:ascii="Verdana" w:eastAsia="Calibri" w:hAnsi="Verdana" w:cs="Arial"/>
          <w:sz w:val="20"/>
          <w:szCs w:val="20"/>
          <w:rPrChange w:id="2692" w:author="Avv. Rosario Panzariello" w:date="2026-09-18T21:25:00Z" w16du:dateUtc="2026-09-18T19:25:00Z">
            <w:rPr>
              <w:ins w:id="2693" w:author="Avv. Rosario Panzariello" w:date="2026-09-14T15:43:00Z"/>
              <w:rFonts w:ascii="Verdana" w:hAnsi="Verdana"/>
              <w:sz w:val="20"/>
              <w:szCs w:val="20"/>
            </w:rPr>
          </w:rPrChange>
        </w:rPr>
      </w:pPr>
      <w:ins w:id="2694" w:author="Avv. Rosario Panzariello" w:date="2026-09-14T15:43:00Z">
        <w:del w:id="2695" w:author="Avv. Rosario Panzariello" w:date="2026-09-18T15:19:00Z" w16du:dateUtc="2026-09-18T13:19:00Z">
          <w:r w:rsidRPr="005C61C0" w:rsidDel="00C83672">
            <w:rPr>
              <w:rFonts w:ascii="Verdana" w:eastAsia="Calibri" w:hAnsi="Verdana" w:cs="Arial"/>
              <w:sz w:val="20"/>
              <w:szCs w:val="20"/>
              <w:rPrChange w:id="2696" w:author="Avv. Rosario Panzariello" w:date="2026-09-18T21:25:00Z" w16du:dateUtc="2026-09-18T19:25:00Z">
                <w:rPr/>
              </w:rPrChange>
            </w:rPr>
            <w:delText xml:space="preserve">Con il perfezionamento dell’Accordo vincolante, il Veicolo assume immediatamente lo </w:delText>
          </w:r>
          <w:r w:rsidRPr="005C61C0" w:rsidDel="00C83672">
            <w:rPr>
              <w:rFonts w:ascii="Verdana" w:eastAsia="Calibri" w:hAnsi="Verdana" w:cs="Arial"/>
              <w:sz w:val="20"/>
              <w:szCs w:val="20"/>
              <w:rPrChange w:id="2697" w:author="Avv. Rosario Panzariello" w:date="2026-09-18T21:25:00Z" w16du:dateUtc="2026-09-18T19:25:00Z">
                <w:rPr>
                  <w:rStyle w:val="Enfasigrassetto"/>
                </w:rPr>
              </w:rPrChange>
            </w:rPr>
            <w:delText>stato Opzionato</w:delText>
          </w:r>
          <w:r w:rsidRPr="005C61C0" w:rsidDel="00C83672">
            <w:rPr>
              <w:rFonts w:ascii="Verdana" w:eastAsia="Calibri" w:hAnsi="Verdana" w:cs="Arial"/>
              <w:sz w:val="20"/>
              <w:szCs w:val="20"/>
              <w:rPrChange w:id="2698" w:author="Avv. Rosario Panzariello" w:date="2026-09-18T21:25:00Z" w16du:dateUtc="2026-09-18T19:25:00Z">
                <w:rPr/>
              </w:rPrChange>
            </w:rPr>
            <w:delText>. Lo stato Opzionato consegue al perfezionamento dell’Accordo vincolante e non alla messa a disposizione della Proforma.</w:delText>
          </w:r>
        </w:del>
      </w:ins>
      <w:ins w:id="2699" w:author="Avv. Rosario Panzariello" w:date="2026-09-18T15:19:00Z" w16du:dateUtc="2026-09-18T13:19:00Z">
        <w:r w:rsidR="00C83672" w:rsidRPr="005C61C0">
          <w:rPr>
            <w:rFonts w:ascii="Verdana" w:eastAsia="Calibri" w:hAnsi="Verdana" w:cs="Arial"/>
            <w:sz w:val="20"/>
            <w:szCs w:val="20"/>
            <w:rPrChange w:id="2700" w:author="Avv. Rosario Panzariello" w:date="2026-09-18T21:25:00Z" w16du:dateUtc="2026-09-18T19:25:00Z">
              <w:rPr>
                <w:rFonts w:ascii="Verdana" w:hAnsi="Verdana"/>
                <w:sz w:val="20"/>
                <w:szCs w:val="20"/>
              </w:rPr>
            </w:rPrChange>
          </w:rPr>
          <w:t>Con il perfezionamento dell'Accordo vincolante il Veicolo assume immediatamente lo Stato Opzionato. Lo Stato Opzionato consegue al perfezionamento dell'Accordo vincolante e non alla messa a disposizione della Proforma. Lo Stato Opzionato costituisce esclusivamente una fase del processo di vendita gestito da Fleequid, successiva al perfezionamento dell'Accordo vincolante e antecedente all'integrale adempimento dell'obbligo di pagamento e all'avvio della fase esecutiva dell'operazione. Esso non attribuisce all'Acquirente alcuna facoltà di scegliere successivamente se acquistare il Veicolo, non costituisce proposta irrevocabile e non configura un contratto di opzione ai sensi dell'art. 1331 c.c.: durante lo Stato Opzionato l'Accordo vincolante è già perfezionato e l'Acquirente è già obbligato al pagamento dell'Importo Totale Dovuto.</w:t>
        </w:r>
      </w:ins>
    </w:p>
    <w:p w14:paraId="7E0E8864" w14:textId="1F0E936F" w:rsidR="00594BF9" w:rsidRDefault="00333CB4" w:rsidP="00D71791">
      <w:pPr>
        <w:pStyle w:val="Paragrafoelenco"/>
        <w:numPr>
          <w:ilvl w:val="1"/>
          <w:numId w:val="1"/>
        </w:numPr>
        <w:spacing w:line="360" w:lineRule="auto"/>
        <w:ind w:left="0" w:firstLine="0"/>
        <w:jc w:val="both"/>
        <w:rPr>
          <w:ins w:id="2701" w:author="Avv. Rosario Panzariello" w:date="2026-09-14T15:44:00Z"/>
          <w:rFonts w:ascii="Verdana" w:hAnsi="Verdana"/>
          <w:sz w:val="20"/>
          <w:szCs w:val="20"/>
        </w:rPr>
      </w:pPr>
      <w:ins w:id="2702" w:author="Avv. Rosario Panzariello" w:date="2026-09-14T15:44:00Z">
        <w:del w:id="2703" w:author="Avv. Rosario Panzariello" w:date="2026-09-18T15:19:00Z" w16du:dateUtc="2026-09-18T13:19:00Z">
          <w:r w:rsidRPr="00333CB4" w:rsidDel="009C324A">
            <w:rPr>
              <w:rFonts w:ascii="Verdana" w:hAnsi="Verdana"/>
              <w:sz w:val="20"/>
              <w:szCs w:val="20"/>
              <w:rPrChange w:id="2704" w:author="Avv. Rosario Panzariello" w:date="2026-09-14T15:44:00Z">
                <w:rPr/>
              </w:rPrChange>
            </w:rPr>
            <w:delText xml:space="preserve">Durante la permanenza nello stato Opzionato, il Veicolo resta visibile sul Marketplace ma </w:delText>
          </w:r>
          <w:r w:rsidRPr="00333CB4" w:rsidDel="009C324A">
            <w:rPr>
              <w:rFonts w:ascii="Verdana" w:hAnsi="Verdana"/>
              <w:sz w:val="20"/>
              <w:szCs w:val="20"/>
              <w:rPrChange w:id="2705" w:author="Avv. Rosario Panzariello" w:date="2026-09-14T15:44:00Z">
                <w:rPr>
                  <w:rStyle w:val="Enfasigrassetto"/>
                </w:rPr>
              </w:rPrChange>
            </w:rPr>
            <w:delText>non può essere oggetto di nuove Offerte né essere reso disponibile per l’acquisto da parte di altri Utenti</w:delText>
          </w:r>
          <w:r w:rsidRPr="00333CB4" w:rsidDel="009C324A">
            <w:rPr>
              <w:rFonts w:ascii="Verdana" w:hAnsi="Verdana"/>
              <w:sz w:val="20"/>
              <w:szCs w:val="20"/>
              <w:rPrChange w:id="2706" w:author="Avv. Rosario Panzariello" w:date="2026-09-14T15:44:00Z">
                <w:rPr/>
              </w:rPrChange>
            </w:rPr>
            <w:delText>, fermo restando quanto previsto dall’art. 10.5 in ordine alla permanenza in efficacia delle Offerte già formulate prima del perfezionamento dell’Accordo vincolante.</w:delText>
          </w:r>
        </w:del>
      </w:ins>
      <w:ins w:id="2707" w:author="Avv. Rosario Panzariello" w:date="2026-09-18T15:19:00Z" w16du:dateUtc="2026-09-18T13:19:00Z">
        <w:r w:rsidR="009C324A" w:rsidRPr="009C324A">
          <w:rPr>
            <w:rFonts w:ascii="Verdana" w:hAnsi="Verdana"/>
            <w:sz w:val="20"/>
            <w:szCs w:val="20"/>
          </w:rPr>
          <w:t>Durante la permanenza nello Stato Opzionato il Veicolo resta visibile sul Marketplace ma non può essere oggetto di nuove Offerte né essere reso disponibile per l'acquisto da parte di altri Utenti, fermo restando quanto previsto dall'art. 10.5 in ordine alla permanenza in efficacia delle Offerte già formulate prima del perfezionamento dell'Accordo vincolante.</w:t>
        </w:r>
      </w:ins>
    </w:p>
    <w:p w14:paraId="3D812B7F" w14:textId="44A2E143" w:rsidR="00333CB4" w:rsidDel="008A6EC5" w:rsidRDefault="008A6EC5" w:rsidP="00D71791">
      <w:pPr>
        <w:pStyle w:val="Paragrafoelenco"/>
        <w:numPr>
          <w:ilvl w:val="1"/>
          <w:numId w:val="1"/>
        </w:numPr>
        <w:spacing w:line="360" w:lineRule="auto"/>
        <w:ind w:left="0" w:firstLine="0"/>
        <w:jc w:val="both"/>
        <w:rPr>
          <w:del w:id="2708" w:author="Avv. Rosario Panzariello" w:date="2026-09-18T15:19:00Z" w16du:dateUtc="2026-09-18T13:19:00Z"/>
          <w:rFonts w:ascii="Verdana" w:hAnsi="Verdana"/>
          <w:sz w:val="20"/>
          <w:szCs w:val="20"/>
        </w:rPr>
      </w:pPr>
      <w:ins w:id="2709" w:author="Avv. Rosario Panzariello" w:date="2026-09-18T15:19:00Z" w16du:dateUtc="2026-09-18T13:19:00Z">
        <w:r w:rsidRPr="008A6EC5">
          <w:rPr>
            <w:rFonts w:ascii="Verdana" w:hAnsi="Verdana"/>
            <w:sz w:val="20"/>
            <w:szCs w:val="20"/>
          </w:rPr>
          <w:t>Durante la permanenza del Veicolo nello Stato Opzionato: a) l'Acquirente è obbligato a corrispondere l'Importo Totale Dovuto entro il Termine di pagamento; b) qualora il Veicolo sia ancora nella disponibilità o sotto il controllo del Venditore, quest'ultimo è obbligato a mantenerlo disponibile per l'operazione e, in particolare, non può venderlo o prometterlo a terzi, ritirarlo dal processo di vendita, modificarne unilateralmente le condizioni economiche né renderlo comunque indisponibile; c) permangono a carico del Venditore gli obblighi di custodia, conservazione, conformità e non alterazione del Veicolo previsti dall'art. 8.12, salvo quanto disposto dall'art. 13; d) resta ferma, per tutto il periodo in cui il Venditore è vincolato alla vendita, l'esclusiva prevista dall'art. 8.9.</w:t>
        </w:r>
      </w:ins>
      <w:ins w:id="2710" w:author="Avv. Rosario Panzariello" w:date="2026-09-14T15:45:00Z">
        <w:del w:id="2711" w:author="Avv. Rosario Panzariello" w:date="2026-09-18T15:19:00Z" w16du:dateUtc="2026-09-18T13:19:00Z">
          <w:r w:rsidR="004E20B9" w:rsidRPr="001732C3" w:rsidDel="008A6EC5">
            <w:rPr>
              <w:rFonts w:ascii="Verdana" w:hAnsi="Verdana"/>
              <w:sz w:val="20"/>
              <w:szCs w:val="20"/>
              <w:rPrChange w:id="2712" w:author="Avv. Rosario Panzariello" w:date="2026-09-14T15:46:00Z">
                <w:rPr/>
              </w:rPrChange>
            </w:rPr>
            <w:delText xml:space="preserve">Durante la permanenza del Veicolo nello stato Opzionato: </w:delText>
          </w:r>
          <w:r w:rsidR="001732C3" w:rsidRPr="001732C3" w:rsidDel="008A6EC5">
            <w:rPr>
              <w:rFonts w:ascii="Verdana" w:hAnsi="Verdana"/>
              <w:sz w:val="20"/>
              <w:szCs w:val="20"/>
              <w:rPrChange w:id="2713" w:author="Avv. Rosario Panzariello" w:date="2026-09-14T15:46:00Z">
                <w:rPr>
                  <w:rStyle w:val="Enfasigrassetto"/>
                </w:rPr>
              </w:rPrChange>
            </w:rPr>
            <w:delText>a)</w:delText>
          </w:r>
          <w:r w:rsidR="001732C3" w:rsidRPr="001732C3" w:rsidDel="008A6EC5">
            <w:rPr>
              <w:rFonts w:ascii="Verdana" w:hAnsi="Verdana"/>
              <w:sz w:val="20"/>
              <w:szCs w:val="20"/>
              <w:rPrChange w:id="2714" w:author="Avv. Rosario Panzariello" w:date="2026-09-14T15:46:00Z">
                <w:rPr/>
              </w:rPrChange>
            </w:rPr>
            <w:delText xml:space="preserve"> l’Acquirente è obbligato a corrispondere l’Importo Totale Dovuto entro il Termine di pagamento; </w:delText>
          </w:r>
          <w:r w:rsidR="001732C3" w:rsidRPr="001732C3" w:rsidDel="008A6EC5">
            <w:rPr>
              <w:rFonts w:ascii="Verdana" w:hAnsi="Verdana"/>
              <w:sz w:val="20"/>
              <w:szCs w:val="20"/>
              <w:rPrChange w:id="2715" w:author="Avv. Rosario Panzariello" w:date="2026-09-14T15:46:00Z">
                <w:rPr>
                  <w:rStyle w:val="Enfasigrassetto"/>
                </w:rPr>
              </w:rPrChange>
            </w:rPr>
            <w:delText>b)</w:delText>
          </w:r>
          <w:r w:rsidR="001732C3" w:rsidRPr="001732C3" w:rsidDel="008A6EC5">
            <w:rPr>
              <w:rFonts w:ascii="Verdana" w:hAnsi="Verdana"/>
              <w:sz w:val="20"/>
              <w:szCs w:val="20"/>
              <w:rPrChange w:id="2716" w:author="Avv. Rosario Panzariello" w:date="2026-09-14T15:46:00Z">
                <w:rPr/>
              </w:rPrChange>
            </w:rPr>
            <w:delText xml:space="preserve"> qualora il Veicolo sia ancora nella disponibilità o sotto il controllo del Venditore, quest’ultimo è obbligato a mantenerlo disponibile per l’operazione e, in particolare, non può venderlo o prometterlo a terzi, ritirarlo dal processo di vendita, modificarne unilateralmente le condizioni economiche né renderlo comunque indisponibile;</w:delText>
          </w:r>
          <w:r w:rsidR="001732C3" w:rsidRPr="001732C3" w:rsidDel="008A6EC5">
            <w:rPr>
              <w:rFonts w:ascii="Verdana" w:hAnsi="Verdana"/>
              <w:sz w:val="20"/>
              <w:szCs w:val="20"/>
              <w:rPrChange w:id="2717" w:author="Avv. Rosario Panzariello" w:date="2026-09-14T15:46:00Z">
                <w:rPr>
                  <w:rStyle w:val="Titolo1Carattere"/>
                </w:rPr>
              </w:rPrChange>
            </w:rPr>
            <w:delText xml:space="preserve"> </w:delText>
          </w:r>
          <w:r w:rsidR="001732C3" w:rsidRPr="001732C3" w:rsidDel="008A6EC5">
            <w:rPr>
              <w:rFonts w:ascii="Verdana" w:hAnsi="Verdana"/>
              <w:sz w:val="20"/>
              <w:szCs w:val="20"/>
              <w:rPrChange w:id="2718" w:author="Avv. Rosario Panzariello" w:date="2026-09-14T15:46:00Z">
                <w:rPr>
                  <w:rStyle w:val="Enfasigrassetto"/>
                </w:rPr>
              </w:rPrChange>
            </w:rPr>
            <w:delText>c)</w:delText>
          </w:r>
          <w:r w:rsidR="001732C3" w:rsidRPr="001732C3" w:rsidDel="008A6EC5">
            <w:rPr>
              <w:rFonts w:ascii="Verdana" w:hAnsi="Verdana"/>
              <w:sz w:val="20"/>
              <w:szCs w:val="20"/>
              <w:rPrChange w:id="2719" w:author="Avv. Rosario Panzariello" w:date="2026-09-14T15:46:00Z">
                <w:rPr/>
              </w:rPrChange>
            </w:rPr>
            <w:delText xml:space="preserve"> nelle medesime ipotesi, il Venditore è tenuto a mantenere il Veicolo conforme alla descrizione e alle Specifiche tecniche e ad astenersi da qualsiasi condotta idonea ad alterarne le condizioni, fermo quanto previsto dalle presenti Condizioni Generali in materia di custodia e utilizzo del Veicolo;</w:delText>
          </w:r>
        </w:del>
      </w:ins>
      <w:ins w:id="2720" w:author="Avv. Rosario Panzariello" w:date="2026-09-14T15:46:00Z">
        <w:del w:id="2721" w:author="Avv. Rosario Panzariello" w:date="2026-09-18T15:19:00Z" w16du:dateUtc="2026-09-18T13:19:00Z">
          <w:r w:rsidR="001732C3" w:rsidRPr="001732C3" w:rsidDel="008A6EC5">
            <w:rPr>
              <w:rFonts w:ascii="Verdana" w:hAnsi="Verdana"/>
              <w:sz w:val="20"/>
              <w:szCs w:val="20"/>
              <w:rPrChange w:id="2722" w:author="Avv. Rosario Panzariello" w:date="2026-09-14T15:46:00Z">
                <w:rPr>
                  <w:rStyle w:val="Titolo1Carattere"/>
                </w:rPr>
              </w:rPrChange>
            </w:rPr>
            <w:delText xml:space="preserve"> </w:delText>
          </w:r>
          <w:r w:rsidR="001732C3" w:rsidRPr="001732C3" w:rsidDel="008A6EC5">
            <w:rPr>
              <w:rFonts w:ascii="Verdana" w:hAnsi="Verdana"/>
              <w:sz w:val="20"/>
              <w:szCs w:val="20"/>
              <w:rPrChange w:id="2723" w:author="Avv. Rosario Panzariello" w:date="2026-09-14T15:46:00Z">
                <w:rPr>
                  <w:rStyle w:val="Enfasigrassetto"/>
                </w:rPr>
              </w:rPrChange>
            </w:rPr>
            <w:delText>d)</w:delText>
          </w:r>
          <w:r w:rsidR="001732C3" w:rsidRPr="001732C3" w:rsidDel="008A6EC5">
            <w:rPr>
              <w:rFonts w:ascii="Verdana" w:hAnsi="Verdana"/>
              <w:sz w:val="20"/>
              <w:szCs w:val="20"/>
              <w:rPrChange w:id="2724" w:author="Avv. Rosario Panzariello" w:date="2026-09-14T15:46:00Z">
                <w:rPr/>
              </w:rPrChange>
            </w:rPr>
            <w:delText xml:space="preserve"> resta ferma, per tutto il periodo in cui il Venditore è vincolato alla vendita, l’esclusiva prevista </w:delText>
          </w:r>
          <w:r w:rsidR="001732C3" w:rsidRPr="00CB20CD" w:rsidDel="008A6EC5">
            <w:rPr>
              <w:rFonts w:ascii="Verdana" w:hAnsi="Verdana"/>
              <w:sz w:val="20"/>
              <w:szCs w:val="20"/>
              <w:highlight w:val="yellow"/>
              <w:rPrChange w:id="2725" w:author="Avv. Rosario Panzariello" w:date="2026-09-14T15:47:00Z">
                <w:rPr/>
              </w:rPrChange>
            </w:rPr>
            <w:delText>dall’art. 8.9</w:delText>
          </w:r>
          <w:r w:rsidR="001732C3" w:rsidRPr="001732C3" w:rsidDel="008A6EC5">
            <w:rPr>
              <w:rFonts w:ascii="Verdana" w:hAnsi="Verdana"/>
              <w:sz w:val="20"/>
              <w:szCs w:val="20"/>
              <w:rPrChange w:id="2726" w:author="Avv. Rosario Panzariello" w:date="2026-09-14T15:46:00Z">
                <w:rPr/>
              </w:rPrChange>
            </w:rPr>
            <w:delText>.</w:delText>
          </w:r>
        </w:del>
      </w:ins>
    </w:p>
    <w:p w14:paraId="03885E92" w14:textId="77777777" w:rsidR="008A6EC5" w:rsidRDefault="008A6EC5" w:rsidP="00D71791">
      <w:pPr>
        <w:pStyle w:val="Paragrafoelenco"/>
        <w:numPr>
          <w:ilvl w:val="1"/>
          <w:numId w:val="1"/>
        </w:numPr>
        <w:spacing w:line="360" w:lineRule="auto"/>
        <w:ind w:left="0" w:firstLine="0"/>
        <w:jc w:val="both"/>
        <w:rPr>
          <w:ins w:id="2727" w:author="Avv. Rosario Panzariello" w:date="2026-09-18T15:20:00Z" w16du:dateUtc="2026-09-18T13:20:00Z"/>
          <w:rFonts w:ascii="Verdana" w:hAnsi="Verdana"/>
          <w:sz w:val="20"/>
          <w:szCs w:val="20"/>
        </w:rPr>
      </w:pPr>
    </w:p>
    <w:p w14:paraId="763EE2BC" w14:textId="72EBCC64" w:rsidR="00CB20CD" w:rsidDel="00541205" w:rsidRDefault="00541205" w:rsidP="00D71791">
      <w:pPr>
        <w:pStyle w:val="Paragrafoelenco"/>
        <w:numPr>
          <w:ilvl w:val="1"/>
          <w:numId w:val="1"/>
        </w:numPr>
        <w:spacing w:line="360" w:lineRule="auto"/>
        <w:ind w:left="0" w:firstLine="0"/>
        <w:jc w:val="both"/>
        <w:rPr>
          <w:del w:id="2728" w:author="Avv. Rosario Panzariello" w:date="2026-09-18T15:20:00Z" w16du:dateUtc="2026-09-18T13:20:00Z"/>
          <w:rFonts w:ascii="Verdana" w:hAnsi="Verdana"/>
          <w:sz w:val="20"/>
          <w:szCs w:val="20"/>
        </w:rPr>
      </w:pPr>
      <w:ins w:id="2729" w:author="Avv. Rosario Panzariello" w:date="2026-09-18T15:20:00Z" w16du:dateUtc="2026-09-18T13:20:00Z">
        <w:r w:rsidRPr="00541205">
          <w:rPr>
            <w:rFonts w:ascii="Verdana" w:hAnsi="Verdana"/>
            <w:sz w:val="20"/>
            <w:szCs w:val="20"/>
          </w:rPr>
          <w:t xml:space="preserve">Perfezionatosi l'Accordo vincolante, Fleequid mette a disposizione dell'Acquirente la Proforma senza ritardo. La Proforma indica almeno l'intestazione all'Acquirente con i dati risultanti dalla registrazione, l'individuazione del Veicolo e dell'operazione, l'Importo Totale Dovuto, la scadenza del Termine di pagamento, le coordinate bancarie del soggetto o dei soggetti cui il pagamento deve essere eseguito, l'entità Fleequid interessata dall'operazione e il regime IVA applicabile. Nella Vendita in commissione la Proforma cristallizza altresì la modalità di esecuzione prescelta ai sensi dell'art. 17.1, identificando il soggetto che assume la qualità di venditore e di controparte contrattuale dell'Acquirente, il destinatario del prezzo, la struttura della fatturazione e il conseguente regime di garanzia applicabile ai sensi dell'art. 19.7. Qualora Fleequid operi quale Intermediario puro, la Proforma indica distintamente l'identità e i dati del Venditore, l'importo del prezzo dovuto direttamente a quest'ultimo e le relative coordinate e modalità di pagamento, nonché le Commissioni, le Tariffe e gli eventuali ulteriori importi dovuti a Fleequid, con le rispettive coordinate di pagamento, in modo da consentire all'Acquirente di adempiere integralmente sin dal primo giorno del Termine di pagamento. Nella medesima ipotesi, sulla base dei dati che il Venditore è tenuto a fornire e mantenere aggiornati ai sensi dell'art. 8.5, contestualmente alla messa a disposizione della Proforma e comunque non oltre tale </w:t>
        </w:r>
        <w:r w:rsidRPr="00541205">
          <w:rPr>
            <w:rFonts w:ascii="Verdana" w:hAnsi="Verdana"/>
            <w:sz w:val="20"/>
            <w:szCs w:val="20"/>
          </w:rPr>
          <w:lastRenderedPageBreak/>
          <w:t>momento, Fleequid comunica all'Acquirente i dati del Venditore e al Venditore i dati dell'Acquirente necessari alla fatturazione; la relativa fatturazione è disciplinata dall'art. 17.11. La Proforma non costituisce fonte negoziale, non documenta l'assunzione di nuovi obblighi e non può modificare le condizioni applicabili alla specifica operazione né sanare la mancata conoscibilità preventiva delle stesse, secondo quanto previsto dall'art. 4.7. La Proforma è resa disponibile secondo le modalità previste dall'art. 24.</w:t>
        </w:r>
      </w:ins>
      <w:ins w:id="2730" w:author="Avv. Rosario Panzariello" w:date="2026-09-14T15:47:00Z">
        <w:del w:id="2731" w:author="Avv. Rosario Panzariello" w:date="2026-09-18T15:20:00Z" w16du:dateUtc="2026-09-18T13:20:00Z">
          <w:r w:rsidR="000345D0" w:rsidRPr="000345D0" w:rsidDel="00541205">
            <w:rPr>
              <w:rFonts w:ascii="Verdana" w:hAnsi="Verdana"/>
              <w:sz w:val="20"/>
              <w:szCs w:val="20"/>
              <w:rPrChange w:id="2732" w:author="Avv. Rosario Panzariello" w:date="2026-09-14T15:48:00Z">
                <w:rPr/>
              </w:rPrChange>
            </w:rPr>
            <w:delText xml:space="preserve">Perfezionatosi l’Accordo vincolante, Fleequid mette a disposizione dell’Acquirente la </w:delText>
          </w:r>
          <w:r w:rsidR="000345D0" w:rsidRPr="000345D0" w:rsidDel="00541205">
            <w:rPr>
              <w:rFonts w:ascii="Verdana" w:hAnsi="Verdana"/>
              <w:sz w:val="20"/>
              <w:szCs w:val="20"/>
              <w:rPrChange w:id="2733" w:author="Avv. Rosario Panzariello" w:date="2026-09-14T15:48:00Z">
                <w:rPr>
                  <w:rStyle w:val="Enfasigrassetto"/>
                </w:rPr>
              </w:rPrChange>
            </w:rPr>
            <w:delText>Proforma senza ritardo</w:delText>
          </w:r>
          <w:r w:rsidR="000345D0" w:rsidRPr="000345D0" w:rsidDel="00541205">
            <w:rPr>
              <w:rFonts w:ascii="Verdana" w:hAnsi="Verdana"/>
              <w:sz w:val="20"/>
              <w:szCs w:val="20"/>
              <w:rPrChange w:id="2734" w:author="Avv. Rosario Panzariello" w:date="2026-09-14T15:48:00Z">
                <w:rPr/>
              </w:rPrChange>
            </w:rPr>
            <w:delText xml:space="preserve">. </w:delText>
          </w:r>
        </w:del>
      </w:ins>
      <w:ins w:id="2735" w:author="Avv. Rosario Panzariello" w:date="2026-09-14T15:54:00Z">
        <w:del w:id="2736" w:author="Avv. Rosario Panzariello" w:date="2026-09-18T15:20:00Z" w16du:dateUtc="2026-09-18T13:20:00Z">
          <w:r w:rsidR="009E0E82" w:rsidRPr="006F2700" w:rsidDel="00541205">
            <w:rPr>
              <w:rFonts w:ascii="Verdana" w:hAnsi="Verdana"/>
              <w:sz w:val="20"/>
              <w:szCs w:val="20"/>
              <w:rPrChange w:id="2737" w:author="Avv. Rosario Panzariello" w:date="2026-09-14T15:55:00Z">
                <w:rPr/>
              </w:rPrChange>
            </w:rPr>
            <w:delText xml:space="preserve">La Proforma indica almeno l’intestazione all’Acquirente con i dati risultanti dalla registrazione, l’individuazione del Veicolo e dell’operazione, l’Importo Totale Dovuto, la scadenza del Termine di pagamento, le coordinate bancarie del soggetto o dei soggetti cui il pagamento deve essere eseguito, l’entità Fleequid interessata dall’operazione e il regime IVA applicabile. Qualora, nell’ambito della Vendita in commissione, Fleequid proceda come Intermediario puro ai sensi dell’art. 2.6, la Proforma indica distintamente l’identità e i dati del Venditore, l’importo del prezzo dovuto direttamente a quest’ultimo e le relative coordinate e modalità di pagamento, nonché le Commissioni, le Tariffe e gli eventuali ulteriori importi dovuti a Fleequid, con le rispettive coordinate di pagamento, in modo da consentire all’Acquirente di adempiere integralmente sin dal </w:delText>
          </w:r>
          <w:r w:rsidR="009E0E82" w:rsidRPr="006A1C81" w:rsidDel="00541205">
            <w:rPr>
              <w:rFonts w:ascii="Verdana" w:hAnsi="Verdana"/>
              <w:sz w:val="20"/>
              <w:szCs w:val="20"/>
              <w:rPrChange w:id="2738" w:author="Avv. Rosario Panzariello" w:date="2026-09-16T13:09:00Z">
                <w:rPr/>
              </w:rPrChange>
            </w:rPr>
            <w:delText>primo giorno del Termine di pagamento.</w:delText>
          </w:r>
          <w:r w:rsidR="006F2700" w:rsidRPr="006A1C81" w:rsidDel="00541205">
            <w:rPr>
              <w:rFonts w:ascii="Verdana" w:hAnsi="Verdana"/>
              <w:sz w:val="20"/>
              <w:szCs w:val="20"/>
              <w:rPrChange w:id="2739" w:author="Avv. Rosario Panzariello" w:date="2026-09-16T13:09:00Z">
                <w:rPr/>
              </w:rPrChange>
            </w:rPr>
            <w:delText xml:space="preserve"> Nella medesima ipotesi, </w:delText>
          </w:r>
        </w:del>
      </w:ins>
      <w:ins w:id="2740" w:author="Avv. Rosario Panzariello" w:date="2026-09-16T13:09:00Z">
        <w:del w:id="2741" w:author="Avv. Rosario Panzariello" w:date="2026-09-18T15:20:00Z" w16du:dateUtc="2026-09-18T13:20:00Z">
          <w:r w:rsidR="00AF306E" w:rsidRPr="006A1C81" w:rsidDel="00541205">
            <w:rPr>
              <w:rFonts w:ascii="Verdana" w:hAnsi="Verdana"/>
              <w:sz w:val="20"/>
              <w:szCs w:val="20"/>
              <w:rPrChange w:id="2742" w:author="Avv. Rosario Panzariello" w:date="2026-09-16T13:09:00Z">
                <w:rPr>
                  <w:rStyle w:val="Enfasigrassetto"/>
                </w:rPr>
              </w:rPrChange>
            </w:rPr>
            <w:delText>sulla base dei dati che il Venditore è tenuto a fornire e mantenere aggiornati ai sensi dell’art. 8.5</w:delText>
          </w:r>
          <w:r w:rsidR="00AF306E" w:rsidRPr="006A1C81" w:rsidDel="00541205">
            <w:rPr>
              <w:rFonts w:ascii="Verdana" w:hAnsi="Verdana"/>
              <w:sz w:val="20"/>
              <w:szCs w:val="20"/>
              <w:rPrChange w:id="2743" w:author="Avv. Rosario Panzariello" w:date="2026-09-16T13:09:00Z">
                <w:rPr/>
              </w:rPrChange>
            </w:rPr>
            <w:delText>,</w:delText>
          </w:r>
          <w:r w:rsidR="006A1C81" w:rsidDel="00541205">
            <w:delText xml:space="preserve"> </w:delText>
          </w:r>
        </w:del>
      </w:ins>
      <w:ins w:id="2744" w:author="Avv. Rosario Panzariello" w:date="2026-09-14T15:54:00Z">
        <w:del w:id="2745" w:author="Avv. Rosario Panzariello" w:date="2026-09-18T15:20:00Z" w16du:dateUtc="2026-09-18T13:20:00Z">
          <w:r w:rsidR="006F2700" w:rsidRPr="006F2700" w:rsidDel="00541205">
            <w:rPr>
              <w:rFonts w:ascii="Verdana" w:hAnsi="Verdana"/>
              <w:sz w:val="20"/>
              <w:szCs w:val="20"/>
              <w:rPrChange w:id="2746" w:author="Avv. Rosario Panzariello" w:date="2026-09-14T15:55:00Z">
                <w:rPr/>
              </w:rPrChange>
            </w:rPr>
            <w:delText>contestualmente alla messa a disposizione della Proforma e, comunque, non oltre tale momento, Fleequid comunica all’Acquirente i dati del Venditore e al Venditore i dati dell’Acquirente necessari alla fatturazione. Il Venditore è tenuto a emettere e trasmettere all’Acquirente la fattura di vendita del Veicolo entro 5 (cinque) giorni dalla ricezione dei dati necessari alla sua emissione; la fattura deve corrispondere al prezzo dovuto direttamente al Venditore, oltre all’IVA ove applicabile. In caso di ritardo nell’emissione o nella trasmissione della fattura, il Venditore è tenuto a corrispondere a Fleequid una penale pari a € 150,00 per ciascun giorno di ritardo, fatto salvo il risarcimento del maggior danno. L’eventuale ritardo nell’emissione o nella trasmissione della fattura da parte del Venditore non sospende né differisce il Termine di pagamento dell’Acquirente, purché la Proforma contenga tutti gli elementi necessari per consentire l’esecuzione del pagamento.</w:delText>
          </w:r>
        </w:del>
      </w:ins>
      <w:ins w:id="2747" w:author="Avv. Rosario Panzariello" w:date="2026-09-14T15:55:00Z">
        <w:del w:id="2748" w:author="Avv. Rosario Panzariello" w:date="2026-09-18T15:20:00Z" w16du:dateUtc="2026-09-18T13:20:00Z">
          <w:r w:rsidR="006F2700" w:rsidRPr="006F2700" w:rsidDel="00541205">
            <w:rPr>
              <w:rFonts w:ascii="Verdana" w:hAnsi="Verdana"/>
              <w:sz w:val="20"/>
              <w:szCs w:val="20"/>
              <w:rPrChange w:id="2749" w:author="Avv. Rosario Panzariello" w:date="2026-09-14T15:55:00Z">
                <w:rPr/>
              </w:rPrChange>
            </w:rPr>
            <w:delText xml:space="preserve"> La Proforma è resa disponibile mediante invio ai recapiti comunicati dall’Acquirente e, contestualmente, mediante pubblicazione nella relativa area riservata e, ove disponibile, nella scheda del Veicolo sul Marketplace.</w:delText>
          </w:r>
        </w:del>
      </w:ins>
    </w:p>
    <w:p w14:paraId="60F202BB" w14:textId="77777777" w:rsidR="00541205" w:rsidRDefault="00541205" w:rsidP="00D71791">
      <w:pPr>
        <w:pStyle w:val="Paragrafoelenco"/>
        <w:numPr>
          <w:ilvl w:val="1"/>
          <w:numId w:val="1"/>
        </w:numPr>
        <w:spacing w:line="360" w:lineRule="auto"/>
        <w:ind w:left="0" w:firstLine="0"/>
        <w:jc w:val="both"/>
        <w:rPr>
          <w:ins w:id="2750" w:author="Avv. Rosario Panzariello" w:date="2026-09-18T15:20:00Z" w16du:dateUtc="2026-09-18T13:20:00Z"/>
          <w:rFonts w:ascii="Verdana" w:hAnsi="Verdana"/>
          <w:sz w:val="20"/>
          <w:szCs w:val="20"/>
        </w:rPr>
      </w:pPr>
    </w:p>
    <w:p w14:paraId="0FDD4C3A" w14:textId="513161AA" w:rsidR="003D1803" w:rsidRDefault="00907643" w:rsidP="00D71791">
      <w:pPr>
        <w:pStyle w:val="Paragrafoelenco"/>
        <w:numPr>
          <w:ilvl w:val="1"/>
          <w:numId w:val="1"/>
        </w:numPr>
        <w:spacing w:line="360" w:lineRule="auto"/>
        <w:ind w:left="0" w:firstLine="0"/>
        <w:jc w:val="both"/>
        <w:rPr>
          <w:ins w:id="2751" w:author="Avv. Rosario Panzariello" w:date="2026-09-14T15:57:00Z"/>
          <w:rFonts w:ascii="Verdana" w:hAnsi="Verdana"/>
          <w:sz w:val="20"/>
          <w:szCs w:val="20"/>
        </w:rPr>
      </w:pPr>
      <w:ins w:id="2752" w:author="Avv. Rosario Panzariello" w:date="2026-09-14T15:57:00Z">
        <w:del w:id="2753" w:author="Avv. Rosario Panzariello" w:date="2026-09-18T15:20:00Z" w16du:dateUtc="2026-09-18T13:20:00Z">
          <w:r w:rsidRPr="002954A6" w:rsidDel="003B6D3D">
            <w:rPr>
              <w:rFonts w:ascii="Verdana" w:hAnsi="Verdana"/>
              <w:sz w:val="20"/>
              <w:szCs w:val="20"/>
              <w:rPrChange w:id="2754" w:author="Avv. Rosario Panzariello" w:date="2026-09-14T15:57:00Z">
                <w:rPr/>
              </w:rPrChange>
            </w:rPr>
            <w:delText xml:space="preserve">Salvo quanto previsto dai successivi commi, il </w:delText>
          </w:r>
          <w:r w:rsidRPr="002954A6" w:rsidDel="003B6D3D">
            <w:rPr>
              <w:rFonts w:ascii="Verdana" w:hAnsi="Verdana"/>
              <w:sz w:val="20"/>
              <w:szCs w:val="20"/>
              <w:rPrChange w:id="2755" w:author="Avv. Rosario Panzariello" w:date="2026-09-14T15:57:00Z">
                <w:rPr>
                  <w:rStyle w:val="Enfasigrassetto"/>
                </w:rPr>
              </w:rPrChange>
            </w:rPr>
            <w:delText xml:space="preserve">Termine </w:delText>
          </w:r>
          <w:r w:rsidR="00A9297C" w:rsidDel="003B6D3D">
            <w:rPr>
              <w:rFonts w:ascii="Verdana" w:hAnsi="Verdana"/>
              <w:sz w:val="20"/>
              <w:szCs w:val="20"/>
            </w:rPr>
            <w:delText xml:space="preserve">essenziale </w:delText>
          </w:r>
          <w:r w:rsidRPr="002954A6" w:rsidDel="003B6D3D">
            <w:rPr>
              <w:rFonts w:ascii="Verdana" w:hAnsi="Verdana"/>
              <w:sz w:val="20"/>
              <w:szCs w:val="20"/>
              <w:rPrChange w:id="2756" w:author="Avv. Rosario Panzariello" w:date="2026-09-14T15:57:00Z">
                <w:rPr>
                  <w:rStyle w:val="Enfasigrassetto"/>
                </w:rPr>
              </w:rPrChange>
            </w:rPr>
            <w:delText>di pagamento è di 3 (tre) giorni lavorativi</w:delText>
          </w:r>
          <w:r w:rsidRPr="002954A6" w:rsidDel="003B6D3D">
            <w:rPr>
              <w:rFonts w:ascii="Verdana" w:hAnsi="Verdana"/>
              <w:sz w:val="20"/>
              <w:szCs w:val="20"/>
              <w:rPrChange w:id="2757" w:author="Avv. Rosario Panzariello" w:date="2026-09-14T15:57:00Z">
                <w:rPr/>
              </w:rPrChange>
            </w:rPr>
            <w:delText xml:space="preserve"> decorrenti dalla messa a disposizione dell’Acquirente della Proforma ai sensi dell’art. 11.4. Il Termine di pagamento decorre esclusivamente da tale momento e a condizione che la Proforma contenga gli elementi necessari per consentire all’Acquirente di eseguire il pagamento.</w:delText>
          </w:r>
          <w:r w:rsidR="002954A6" w:rsidRPr="002954A6" w:rsidDel="003B6D3D">
            <w:rPr>
              <w:rFonts w:ascii="Verdana" w:hAnsi="Verdana"/>
              <w:sz w:val="20"/>
              <w:szCs w:val="20"/>
              <w:rPrChange w:id="2758" w:author="Avv. Rosario Panzariello" w:date="2026-09-14T15:57:00Z">
                <w:rPr/>
              </w:rPrChange>
            </w:rPr>
            <w:delText xml:space="preserve"> Qualora, nell’ambito della Vendita in commissione, Fleequid proceda come </w:delText>
          </w:r>
          <w:r w:rsidR="002954A6" w:rsidRPr="002954A6" w:rsidDel="003B6D3D">
            <w:rPr>
              <w:rFonts w:ascii="Verdana" w:hAnsi="Verdana"/>
              <w:sz w:val="20"/>
              <w:szCs w:val="20"/>
              <w:rPrChange w:id="2759" w:author="Avv. Rosario Panzariello" w:date="2026-09-14T15:57:00Z">
                <w:rPr>
                  <w:rStyle w:val="Enfasigrassetto"/>
                </w:rPr>
              </w:rPrChange>
            </w:rPr>
            <w:delText>Intermediario puro</w:delText>
          </w:r>
          <w:r w:rsidR="002954A6" w:rsidRPr="002954A6" w:rsidDel="003B6D3D">
            <w:rPr>
              <w:rFonts w:ascii="Verdana" w:hAnsi="Verdana"/>
              <w:sz w:val="20"/>
              <w:szCs w:val="20"/>
              <w:rPrChange w:id="2760" w:author="Avv. Rosario Panzariello" w:date="2026-09-14T15:57:00Z">
                <w:rPr/>
              </w:rPrChange>
            </w:rPr>
            <w:delText>, il medesimo Termine si applica tanto al pagamento del prezzo dovuto al Venditore quanto al pagamento delle Commissioni, delle Tariffe e degli eventuali ulteriori importi dovuti a Fleequid.</w:delText>
          </w:r>
        </w:del>
      </w:ins>
      <w:ins w:id="2761" w:author="Avv. Rosario Panzariello" w:date="2026-09-18T15:20:00Z" w16du:dateUtc="2026-09-18T13:20:00Z">
        <w:r w:rsidR="003B6D3D" w:rsidRPr="003B6D3D">
          <w:rPr>
            <w:rFonts w:ascii="Verdana" w:hAnsi="Verdana"/>
            <w:sz w:val="20"/>
            <w:szCs w:val="20"/>
          </w:rPr>
          <w:t>Salvo quanto previsto dai successivi commi, il Termine di pagamento è di 3 (tre) giorni lavorativi decorrenti dalla messa a disposizione dell'Acquirente della Proforma ai sensi dell'art. 11.4. Il Termine di pagamento decorre esclusivamente da tale momento e a condizione che la Proforma contenga gli elementi necessari per consentire all'Acquirente di eseguire il pagamento. Qualora Fleequid operi quale Intermediario puro, il medesimo Termine si applica tanto al pagamento del prezzo dovuto al Venditore quanto al pagamento delle Commissioni, delle Tariffe e degli eventuali ulteriori importi dovuti a Fleequid.</w:t>
        </w:r>
      </w:ins>
    </w:p>
    <w:p w14:paraId="0055865C" w14:textId="1A7BCFE0" w:rsidR="002954A6" w:rsidRDefault="00A604D0" w:rsidP="00D71791">
      <w:pPr>
        <w:pStyle w:val="Paragrafoelenco"/>
        <w:numPr>
          <w:ilvl w:val="1"/>
          <w:numId w:val="1"/>
        </w:numPr>
        <w:spacing w:line="360" w:lineRule="auto"/>
        <w:ind w:left="0" w:firstLine="0"/>
        <w:jc w:val="both"/>
        <w:rPr>
          <w:ins w:id="2762" w:author="Avv. Rosario Panzariello" w:date="2026-09-14T15:58:00Z"/>
          <w:rFonts w:ascii="Verdana" w:hAnsi="Verdana"/>
          <w:sz w:val="20"/>
          <w:szCs w:val="20"/>
        </w:rPr>
      </w:pPr>
      <w:ins w:id="2763" w:author="Avv. Rosario Panzariello" w:date="2026-09-14T15:58:00Z">
        <w:r w:rsidRPr="00A604D0">
          <w:rPr>
            <w:rFonts w:ascii="Verdana" w:hAnsi="Verdana"/>
            <w:sz w:val="20"/>
            <w:szCs w:val="20"/>
            <w:rPrChange w:id="2764" w:author="Avv. Rosario Panzariello" w:date="2026-09-14T15:58:00Z">
              <w:rPr/>
            </w:rPrChange>
          </w:rPr>
          <w:t xml:space="preserve">L’Acquirente non ha diritto </w:t>
        </w:r>
      </w:ins>
      <w:ins w:id="2765" w:author="Avv. Rosario Panzariello" w:date="2026-09-18T15:21:00Z" w16du:dateUtc="2026-09-18T13:21:00Z">
        <w:r w:rsidR="009B4CE9" w:rsidRPr="009B4CE9">
          <w:rPr>
            <w:rFonts w:ascii="Verdana" w:hAnsi="Verdana"/>
            <w:sz w:val="20"/>
            <w:szCs w:val="20"/>
          </w:rPr>
          <w:t>ad alcuna dilazione o proroga del Termine di pagamento. Fleequid può tuttavia prevedere un Termine di pagamento diverso o concederne la proroga nei casi espressamente previsti dalle presenti Condizioni Generali, dalle Condizioni Specifiche o dalle Condizioni particolari di vendita applicabili alla specifica operazione e, in particolare, in caso di: a) accesso a una Soluzione di finanziamento o a un contratto di locazione finanziaria, secondo quanto previsto dall'art. 22; b) Veicolo temporaneamente in uso presso il Venditore, secondo quanto previsto dall'art. 13; c) vincoli normativi o amministrativi incidenti sull'operazione o sulla controparte; d) ulteriori fattispecie speciali espressamente previste dalle condizioni applicabili. L'eventuale previsione o concessione di un termine diverso riguarda esclusivamente la specifica operazione e non attribuisce all'Acquirente alcun diritto a ottenere analoghe dilazioni o proroghe in operazioni successive</w:t>
        </w:r>
      </w:ins>
      <w:ins w:id="2766" w:author="Avv. Rosario Panzariello" w:date="2026-09-14T15:58:00Z">
        <w:del w:id="2767" w:author="Avv. Rosario Panzariello" w:date="2026-09-18T15:21:00Z" w16du:dateUtc="2026-09-18T13:21:00Z">
          <w:r w:rsidRPr="00A604D0" w:rsidDel="009B4CE9">
            <w:rPr>
              <w:rFonts w:ascii="Verdana" w:hAnsi="Verdana"/>
              <w:sz w:val="20"/>
              <w:szCs w:val="20"/>
              <w:rPrChange w:id="2768" w:author="Avv. Rosario Panzariello" w:date="2026-09-14T15:58:00Z">
                <w:rPr/>
              </w:rPrChange>
            </w:rPr>
            <w:delText xml:space="preserve">ad alcuna dilazione o proroga del Termine di pagamento. Fleequid può tuttavia prevedere un Termine di pagamento diverso o concederne la proroga nei casi espressamente previsti dalle presenti Condizioni Generali, dalle Condizioni Specifiche o dalle Condizioni particolari di vendita applicabili alla specifica operazione e, in particolare, in caso di accesso a una </w:delText>
          </w:r>
          <w:r w:rsidRPr="00A604D0" w:rsidDel="009B4CE9">
            <w:rPr>
              <w:rFonts w:ascii="Verdana" w:hAnsi="Verdana"/>
              <w:sz w:val="20"/>
              <w:szCs w:val="20"/>
              <w:rPrChange w:id="2769" w:author="Avv. Rosario Panzariello" w:date="2026-09-14T15:58:00Z">
                <w:rPr>
                  <w:rStyle w:val="Enfasigrassetto"/>
                </w:rPr>
              </w:rPrChange>
            </w:rPr>
            <w:delText>Soluzione di finanziamento o a un contratto di leasing</w:delText>
          </w:r>
          <w:r w:rsidRPr="00A604D0" w:rsidDel="009B4CE9">
            <w:rPr>
              <w:rFonts w:ascii="Verdana" w:hAnsi="Verdana"/>
              <w:sz w:val="20"/>
              <w:szCs w:val="20"/>
              <w:rPrChange w:id="2770" w:author="Avv. Rosario Panzariello" w:date="2026-09-14T15:58:00Z">
                <w:rPr/>
              </w:rPrChange>
            </w:rPr>
            <w:delText xml:space="preserve">, di Veicolo temporaneamente in uso presso il Venditore, di vincoli normativi o amministrativi incidenti sull’operazione o sulla controparte, nonché nelle ulteriori fattispecie speciali espressamente previste dalle condizioni applicabili. L’eventuale previsione o concessione di un termine diverso riguarda esclusivamente la specifica operazione e </w:delText>
          </w:r>
          <w:r w:rsidRPr="00A604D0" w:rsidDel="009B4CE9">
            <w:rPr>
              <w:rFonts w:ascii="Verdana" w:hAnsi="Verdana"/>
              <w:sz w:val="20"/>
              <w:szCs w:val="20"/>
              <w:rPrChange w:id="2771" w:author="Avv. Rosario Panzariello" w:date="2026-09-14T15:58:00Z">
                <w:rPr>
                  <w:rStyle w:val="Enfasigrassetto"/>
                </w:rPr>
              </w:rPrChange>
            </w:rPr>
            <w:delText>non attribuisce all’Acquirente alcun diritto a ottenere analoghe dilazioni o proroghe in operazioni successive</w:delText>
          </w:r>
        </w:del>
        <w:r w:rsidRPr="00A604D0">
          <w:rPr>
            <w:rFonts w:ascii="Verdana" w:hAnsi="Verdana"/>
            <w:sz w:val="20"/>
            <w:szCs w:val="20"/>
            <w:rPrChange w:id="2772" w:author="Avv. Rosario Panzariello" w:date="2026-09-14T15:58:00Z">
              <w:rPr/>
            </w:rPrChange>
          </w:rPr>
          <w:t>.</w:t>
        </w:r>
      </w:ins>
    </w:p>
    <w:p w14:paraId="02014135" w14:textId="77EB5E36" w:rsidR="001650F5" w:rsidRDefault="001650F5" w:rsidP="00352B07">
      <w:pPr>
        <w:pStyle w:val="Paragrafoelenco"/>
        <w:numPr>
          <w:ilvl w:val="1"/>
          <w:numId w:val="1"/>
        </w:numPr>
        <w:spacing w:line="360" w:lineRule="auto"/>
        <w:ind w:left="0" w:firstLine="0"/>
        <w:jc w:val="both"/>
        <w:rPr>
          <w:ins w:id="2773" w:author="Avv. Rosario Panzariello" w:date="2026-09-14T16:02:00Z"/>
          <w:rFonts w:ascii="Verdana" w:hAnsi="Verdana"/>
          <w:sz w:val="20"/>
          <w:szCs w:val="20"/>
        </w:rPr>
      </w:pPr>
      <w:ins w:id="2774" w:author="Avv. Rosario Panzariello" w:date="2026-09-14T16:01:00Z">
        <w:r w:rsidRPr="001650F5">
          <w:rPr>
            <w:rFonts w:ascii="Verdana" w:hAnsi="Verdana"/>
            <w:sz w:val="20"/>
            <w:szCs w:val="20"/>
            <w:rPrChange w:id="2775" w:author="Avv. Rosario Panzariello" w:date="2026-09-14T16:01:00Z">
              <w:rPr>
                <w:rFonts w:ascii="Times New Roman" w:eastAsia="Times New Roman" w:hAnsi="Times New Roman" w:cs="Times New Roman"/>
                <w:kern w:val="0"/>
                <w:sz w:val="24"/>
                <w:szCs w:val="24"/>
                <w:lang w:eastAsia="it-IT"/>
                <w14:ligatures w14:val="none"/>
              </w:rPr>
            </w:rPrChange>
          </w:rPr>
          <w:t xml:space="preserve">La concessione </w:t>
        </w:r>
      </w:ins>
      <w:ins w:id="2776" w:author="Avv. Rosario Panzariello" w:date="2026-09-18T15:21:00Z" w16du:dateUtc="2026-09-18T13:21:00Z">
        <w:r w:rsidR="002A793A" w:rsidRPr="002A793A">
          <w:rPr>
            <w:rFonts w:ascii="Verdana" w:hAnsi="Verdana"/>
            <w:sz w:val="20"/>
            <w:szCs w:val="20"/>
          </w:rPr>
          <w:t>di una proroga del Termine di pagamento costituisce facoltà discrezionale di Fleequid e non attribuisce alcun diritto all'Acquirente. Fleequid può, in particolare, concedere una proroga qualora sopravvengano disservizi tecnici od operativi, anche relativi al Marketplace o ai sistemi utilizzati per la gestione dell'operazione, che abbiano concretamente impedito o ostacolato il tempestivo adempimento, nonché negli altri casi in cui lo ritenga opportuno in relazione alla specifica operazione. La proroga è efficace esclusivamente se concessa in modo espresso e per iscritto da Fleequid, mediante uno dei canali ufficiali di comunicazione previsti dall'art. 24, e deve indicare il nuovo termine di pagamento applicabile alla specifica operazione. Il silenzio, la mera tolleranza, il mancato immediato esercizio dei rimedi previsti dalle presenti Condizioni Generali o eventuali comunicazioni provenienti da soggetti o attraverso canali diversi da quelli ufficiali non costituiscono proroga del Termine di pagamento.</w:t>
        </w:r>
      </w:ins>
      <w:ins w:id="2777" w:author="Avv. Rosario Panzariello" w:date="2026-09-27T09:21:00Z" w16du:dateUtc="2026-09-27T07:21:00Z">
        <w:r w:rsidR="00BC63B8">
          <w:rPr>
            <w:rFonts w:ascii="Verdana" w:hAnsi="Verdana"/>
            <w:sz w:val="20"/>
            <w:szCs w:val="20"/>
          </w:rPr>
          <w:t xml:space="preserve"> Qualora </w:t>
        </w:r>
      </w:ins>
      <w:ins w:id="2778" w:author="Avv. Rosario Panzariello" w:date="2026-09-27T09:20:00Z" w16du:dateUtc="2026-09-27T07:20:00Z">
        <w:r w:rsidR="00695B4C" w:rsidRPr="00695B4C">
          <w:rPr>
            <w:rFonts w:ascii="Verdana" w:hAnsi="Verdana"/>
            <w:sz w:val="20"/>
            <w:szCs w:val="20"/>
          </w:rPr>
          <w:t xml:space="preserve">la proroga sia concessa in ragione di un disservizio che abbia concretamente impedito o ostacolato il tempestivo adempimento, per il periodo coperto dalla proroga non maturano le penali né gli interessi previsti in conseguenza del ritardo. Negli altri casi, salvo </w:t>
        </w:r>
      </w:ins>
      <w:ins w:id="2779" w:author="Avv. Rosario Panzariello" w:date="2026-09-18T15:21:00Z" w16du:dateUtc="2026-09-18T13:21:00Z">
        <w:r w:rsidR="002A793A" w:rsidRPr="002A793A">
          <w:rPr>
            <w:rFonts w:ascii="Verdana" w:hAnsi="Verdana"/>
            <w:sz w:val="20"/>
            <w:szCs w:val="20"/>
          </w:rPr>
          <w:t xml:space="preserve">che Fleequid disponga espressamente e per iscritto diversamente nella comunicazione di proroga, la concessione della proroga non comporta </w:t>
        </w:r>
        <w:r w:rsidR="002A793A" w:rsidRPr="002A793A">
          <w:rPr>
            <w:rFonts w:ascii="Verdana" w:hAnsi="Verdana"/>
            <w:sz w:val="20"/>
            <w:szCs w:val="20"/>
          </w:rPr>
          <w:lastRenderedPageBreak/>
          <w:t>rinuncia né sospensione degli interessi, delle penali o delle ulteriori somme previste dalle presenti Condizioni Generali in conseguenza del ritardo, che continuano a maturare secondo la disciplina applicabile. La proroga opera esclusivamente per il termine e per l'operazione cui si riferisce e non attribuisce all'Acquirente alcun diritto a ottenere analoghe proroghe in operazioni successive</w:t>
        </w:r>
      </w:ins>
      <w:ins w:id="2780" w:author="Avv. Rosario Panzariello" w:date="2026-09-14T16:01:00Z">
        <w:del w:id="2781" w:author="Avv. Rosario Panzariello" w:date="2026-09-18T15:21:00Z" w16du:dateUtc="2026-09-18T13:21:00Z">
          <w:r w:rsidRPr="001650F5" w:rsidDel="002A793A">
            <w:rPr>
              <w:rFonts w:ascii="Verdana" w:hAnsi="Verdana"/>
              <w:sz w:val="20"/>
              <w:szCs w:val="20"/>
              <w:rPrChange w:id="2782" w:author="Avv. Rosario Panzariello" w:date="2026-09-14T16:01:00Z">
                <w:rPr>
                  <w:rFonts w:ascii="Times New Roman" w:eastAsia="Times New Roman" w:hAnsi="Times New Roman" w:cs="Times New Roman"/>
                  <w:kern w:val="0"/>
                  <w:sz w:val="24"/>
                  <w:szCs w:val="24"/>
                  <w:lang w:eastAsia="it-IT"/>
                  <w14:ligatures w14:val="none"/>
                </w:rPr>
              </w:rPrChange>
            </w:rPr>
            <w:delText>di una proroga del Termine di pagamento costituisce facoltà discrezionale di Fleequid e non attribuisce alcun diritto all’Acquirente. Fleequid può, in particolare, concedere una proroga qualora sopravvengano disservizi tecnici od operativi, anche relativi al Marketplace o ai sistemi utilizzati per la gestione dell’operazione, che abbiano concretamente impedito o ostacolato il tempestivo adempimento, nonché negli altri casi in cui lo ritenga opportuno in relazione alla specifica operazione.</w:delText>
          </w:r>
          <w:r w:rsidRPr="001650F5" w:rsidDel="002A793A">
            <w:rPr>
              <w:rFonts w:ascii="Verdana" w:hAnsi="Verdana"/>
              <w:sz w:val="20"/>
              <w:szCs w:val="20"/>
            </w:rPr>
            <w:delText xml:space="preserve"> </w:delText>
          </w:r>
          <w:r w:rsidRPr="001650F5" w:rsidDel="002A793A">
            <w:rPr>
              <w:rFonts w:ascii="Verdana" w:hAnsi="Verdana"/>
              <w:sz w:val="20"/>
              <w:szCs w:val="20"/>
              <w:rPrChange w:id="2783" w:author="Avv. Rosario Panzariello" w:date="2026-09-14T16:01:00Z">
                <w:rPr>
                  <w:rFonts w:ascii="Times New Roman" w:eastAsia="Times New Roman" w:hAnsi="Times New Roman" w:cs="Times New Roman"/>
                  <w:b/>
                  <w:bCs/>
                  <w:kern w:val="0"/>
                  <w:sz w:val="24"/>
                  <w:szCs w:val="24"/>
                  <w:lang w:eastAsia="it-IT"/>
                  <w14:ligatures w14:val="none"/>
                </w:rPr>
              </w:rPrChange>
            </w:rPr>
            <w:delText>La proroga è efficace esclusivamente se concessa in modo espresso e per iscritto da Fleequid, mediante uno dei canali ufficiali di comunicazione previsti o utilizzati ai sensi delle presenti Condizioni Generali, e deve indicare il nuovo termine di pagamento applicabile alla specifica operazione. Il silenzio, la mera tolleranza, il mancato immediato esercizio dei rimedi previsti dalle presenti Condizioni Generali o eventuali comunicazioni provenienti da soggetti o attraverso canali diversi da quelli ufficiali non costituiscono proroga del Termine di pagamento.</w:delText>
          </w:r>
          <w:r w:rsidRPr="001650F5" w:rsidDel="002A793A">
            <w:rPr>
              <w:rFonts w:ascii="Verdana" w:hAnsi="Verdana"/>
              <w:sz w:val="20"/>
              <w:szCs w:val="20"/>
            </w:rPr>
            <w:delText xml:space="preserve"> </w:delText>
          </w:r>
          <w:r w:rsidRPr="001650F5" w:rsidDel="002A793A">
            <w:rPr>
              <w:rFonts w:ascii="Verdana" w:hAnsi="Verdana"/>
              <w:sz w:val="20"/>
              <w:szCs w:val="20"/>
              <w:rPrChange w:id="2784" w:author="Avv. Rosario Panzariello" w:date="2026-09-14T16:01:00Z">
                <w:rPr>
                  <w:rFonts w:ascii="Times New Roman" w:eastAsia="Times New Roman" w:hAnsi="Times New Roman" w:cs="Times New Roman"/>
                  <w:b/>
                  <w:bCs/>
                  <w:kern w:val="0"/>
                  <w:sz w:val="24"/>
                  <w:szCs w:val="24"/>
                  <w:lang w:eastAsia="it-IT"/>
                  <w14:ligatures w14:val="none"/>
                </w:rPr>
              </w:rPrChange>
            </w:rPr>
            <w:delText>Salvo che Fleequid disponga espressamente e per iscritto diversamente nella comunicazione di proroga, la concessione della proroga non comporta rinuncia né sospensione degli interessi, delle penali o delle ulteriori somme previste dalle presenti Condizioni Generali in conseguenza del ritardo, che continuano a maturare secondo la disciplina applicabile.</w:delText>
          </w:r>
          <w:r w:rsidDel="002A793A">
            <w:rPr>
              <w:rFonts w:ascii="Verdana" w:hAnsi="Verdana"/>
              <w:sz w:val="20"/>
              <w:szCs w:val="20"/>
            </w:rPr>
            <w:delText xml:space="preserve"> </w:delText>
          </w:r>
          <w:r w:rsidRPr="001650F5" w:rsidDel="002A793A">
            <w:rPr>
              <w:rFonts w:ascii="Verdana" w:hAnsi="Verdana"/>
              <w:sz w:val="20"/>
              <w:szCs w:val="20"/>
              <w:rPrChange w:id="2785" w:author="Avv. Rosario Panzariello" w:date="2026-09-14T16:01:00Z">
                <w:rPr>
                  <w:rFonts w:ascii="Times New Roman" w:eastAsia="Times New Roman" w:hAnsi="Times New Roman" w:cs="Times New Roman"/>
                  <w:kern w:val="0"/>
                  <w:sz w:val="24"/>
                  <w:szCs w:val="24"/>
                  <w:lang w:eastAsia="it-IT"/>
                  <w14:ligatures w14:val="none"/>
                </w:rPr>
              </w:rPrChange>
            </w:rPr>
            <w:delText>La proroga opera esclusivamente per il termine e per l’operazione cui si riferisce e non attribuisce all’Acquirente alcun diritto a ottenere analoghe proroghe in operazioni successive</w:delText>
          </w:r>
        </w:del>
        <w:r w:rsidRPr="001650F5">
          <w:rPr>
            <w:rFonts w:ascii="Verdana" w:hAnsi="Verdana"/>
            <w:sz w:val="20"/>
            <w:szCs w:val="20"/>
            <w:rPrChange w:id="2786" w:author="Avv. Rosario Panzariello" w:date="2026-09-14T16:01:00Z">
              <w:rPr>
                <w:rFonts w:ascii="Times New Roman" w:eastAsia="Times New Roman" w:hAnsi="Times New Roman" w:cs="Times New Roman"/>
                <w:kern w:val="0"/>
                <w:sz w:val="24"/>
                <w:szCs w:val="24"/>
                <w:lang w:eastAsia="it-IT"/>
                <w14:ligatures w14:val="none"/>
              </w:rPr>
            </w:rPrChange>
          </w:rPr>
          <w:t>.</w:t>
        </w:r>
      </w:ins>
      <w:ins w:id="2787" w:author="Avv. Rosario Panzariello" w:date="2026-09-18T21:55:00Z" w16du:dateUtc="2026-09-18T19:55:00Z">
        <w:r w:rsidR="0011052A" w:rsidRPr="0011052A">
          <w:t xml:space="preserve"> </w:t>
        </w:r>
        <w:r w:rsidR="0011052A" w:rsidRPr="0011052A">
          <w:rPr>
            <w:rFonts w:ascii="Verdana" w:hAnsi="Verdana"/>
            <w:sz w:val="20"/>
            <w:szCs w:val="20"/>
          </w:rPr>
          <w:t>Il Venditore autorizza espressamente Fleequid a concedere le proroghe del Termine di pagamento previste dal presente comma anche quando Fleequid operi quale Intermediario puro e il prezzo del Veicolo sia dovuto direttamente al Venditore. La concessione della proroga, effettuata nei limiti e secondo le modalità previste dalle presenti Condizioni Generali, non costituisce inadempimento di Fleequid nei confronti del Venditore, non determina il venir meno né la sospensione degli obblighi gravanti su quest’ultimo durante lo Stato Opzionato e non gli attribuisce il diritto di ritirare il Veicolo dalla vendita o di disporne in favore di terzi. Il Venditore non può formulare nei confronti di Fleequid pretese risarcitorie o indennitarie fondate sul solo differimento della fase esecutiva conseguente alla proroga, fatti salvi il dolo o la colpa grave di Fleequid e gli ulteriori limiti inderogabili di legge.</w:t>
        </w:r>
      </w:ins>
    </w:p>
    <w:p w14:paraId="5BBA0D7E" w14:textId="729F6640" w:rsidR="00323598" w:rsidRPr="00323598" w:rsidRDefault="00323598">
      <w:pPr>
        <w:pStyle w:val="Paragrafoelenco"/>
        <w:numPr>
          <w:ilvl w:val="1"/>
          <w:numId w:val="1"/>
        </w:numPr>
        <w:spacing w:line="360" w:lineRule="auto"/>
        <w:ind w:left="0" w:firstLine="0"/>
        <w:jc w:val="both"/>
        <w:rPr>
          <w:ins w:id="2788" w:author="Avv. Rosario Panzariello" w:date="2026-09-14T16:02:00Z"/>
          <w:rFonts w:ascii="Verdana" w:hAnsi="Verdana"/>
          <w:sz w:val="20"/>
          <w:szCs w:val="20"/>
          <w:rPrChange w:id="2789" w:author="Avv. Rosario Panzariello" w:date="2026-09-14T16:03:00Z">
            <w:rPr>
              <w:ins w:id="2790" w:author="Avv. Rosario Panzariello" w:date="2026-09-14T16:02:00Z"/>
            </w:rPr>
          </w:rPrChange>
        </w:rPr>
        <w:pPrChange w:id="2791" w:author="Avv. Rosario Panzariello" w:date="2026-09-14T16:03:00Z">
          <w:pPr>
            <w:pStyle w:val="pdq2pgselectionanchorcontainer"/>
          </w:pPr>
        </w:pPrChange>
      </w:pPr>
      <w:ins w:id="2792" w:author="Avv. Rosario Panzariello" w:date="2026-09-14T16:02:00Z">
        <w:r w:rsidRPr="00323598">
          <w:rPr>
            <w:rFonts w:ascii="Verdana" w:hAnsi="Verdana"/>
            <w:sz w:val="20"/>
            <w:szCs w:val="20"/>
            <w:rPrChange w:id="2793" w:author="Avv. Rosario Panzariello" w:date="2026-09-14T16:03:00Z">
              <w:rPr/>
            </w:rPrChange>
          </w:rPr>
          <w:t xml:space="preserve">Il Veicolo </w:t>
        </w:r>
      </w:ins>
      <w:ins w:id="2794" w:author="Avv. Rosario Panzariello" w:date="2026-09-18T15:21:00Z" w16du:dateUtc="2026-09-18T13:21:00Z">
        <w:r w:rsidR="00282465" w:rsidRPr="00282465">
          <w:rPr>
            <w:rFonts w:ascii="Verdana" w:hAnsi="Verdana"/>
            <w:sz w:val="20"/>
            <w:szCs w:val="20"/>
          </w:rPr>
          <w:t>permane nello Stato Opzionato fino all'integrale adempimento dell'obbligo di pagamento e al conseguente avvio della fase esecutiva dell'operazione ovvero fino all'Annullamento della vendita. Nel caso delle Aste, l'integrale adempimento determina altresì l'Aggiudicazione definitiva ai sensi dell'art. 12.2. La scadenza del Termine di pagamento non determina, di per sé, la cessazione dello Stato Opzionato né il ritorno del Veicolo alla piena disponibilità del Venditore o la sua automatica riapertura a nuove Offerte; durante il periodo di ritardo il Veicolo continua pertanto a permanere nello Stato Opzionato fino al pagamento integrale ovvero all'Annullamento della vendita</w:t>
        </w:r>
      </w:ins>
      <w:ins w:id="2795" w:author="Avv. Rosario Panzariello" w:date="2026-09-14T16:02:00Z">
        <w:del w:id="2796" w:author="Avv. Rosario Panzariello" w:date="2026-09-18T15:21:00Z" w16du:dateUtc="2026-09-18T13:21:00Z">
          <w:r w:rsidRPr="00323598" w:rsidDel="00282465">
            <w:rPr>
              <w:rFonts w:ascii="Verdana" w:hAnsi="Verdana"/>
              <w:sz w:val="20"/>
              <w:szCs w:val="20"/>
              <w:rPrChange w:id="2797" w:author="Avv. Rosario Panzariello" w:date="2026-09-14T16:03:00Z">
                <w:rPr/>
              </w:rPrChange>
            </w:rPr>
            <w:delText xml:space="preserve">permane nello stato Opzionato fino alla ricezione integrale dell’Importo Totale Dovuto e al conseguente avvio della fase esecutiva dell’operazione ovvero fino all’Annullamento della vendita secondo quanto previsto dalle presenti Condizioni Generali. </w:delText>
          </w:r>
          <w:r w:rsidRPr="00323598" w:rsidDel="00282465">
            <w:rPr>
              <w:rFonts w:ascii="Verdana" w:hAnsi="Verdana"/>
              <w:sz w:val="20"/>
              <w:szCs w:val="20"/>
              <w:rPrChange w:id="2798" w:author="Avv. Rosario Panzariello" w:date="2026-09-14T16:03:00Z">
                <w:rPr>
                  <w:rStyle w:val="Enfasigrassetto"/>
                  <w:rFonts w:eastAsiaTheme="majorEastAsia"/>
                </w:rPr>
              </w:rPrChange>
            </w:rPr>
            <w:delText>Nel caso delle Aste, la ricezione integrale dell’Importo Totale Dovuto determina altresì l’Aggiudicazione definitiva.</w:delText>
          </w:r>
          <w:r w:rsidRPr="00323598" w:rsidDel="00282465">
            <w:rPr>
              <w:rFonts w:ascii="Verdana" w:hAnsi="Verdana"/>
              <w:sz w:val="20"/>
              <w:szCs w:val="20"/>
              <w:rPrChange w:id="2799" w:author="Avv. Rosario Panzariello" w:date="2026-09-14T16:03:00Z">
                <w:rPr>
                  <w:rStyle w:val="Enfasigrassetto"/>
                </w:rPr>
              </w:rPrChange>
            </w:rPr>
            <w:delText xml:space="preserve"> </w:delText>
          </w:r>
          <w:r w:rsidRPr="00323598" w:rsidDel="00282465">
            <w:rPr>
              <w:rFonts w:ascii="Verdana" w:hAnsi="Verdana"/>
              <w:sz w:val="20"/>
              <w:szCs w:val="20"/>
              <w:rPrChange w:id="2800" w:author="Avv. Rosario Panzariello" w:date="2026-09-14T16:03:00Z">
                <w:rPr>
                  <w:rStyle w:val="Enfasigrassetto"/>
                  <w:rFonts w:eastAsiaTheme="majorEastAsia"/>
                </w:rPr>
              </w:rPrChange>
            </w:rPr>
            <w:delText>La scadenza del Termine di pagamento non determina, di per sé, la cessazione dello stato Opzionato né il ritorno del Veicolo alla piena disponibilità del Venditore o la sua automatica riapertura a nuove Offerte.</w:delText>
          </w:r>
          <w:r w:rsidRPr="00323598" w:rsidDel="00282465">
            <w:rPr>
              <w:rFonts w:ascii="Verdana" w:hAnsi="Verdana"/>
              <w:sz w:val="20"/>
              <w:szCs w:val="20"/>
              <w:rPrChange w:id="2801" w:author="Avv. Rosario Panzariello" w:date="2026-09-14T16:03:00Z">
                <w:rPr/>
              </w:rPrChange>
            </w:rPr>
            <w:delText xml:space="preserve"> Durante il periodo di ritardo il Veicolo continua pertanto a rimanere Opzionato fino al pagamento integrale ovvero all’Annullamento della vendita da parte di Fleequid, fatto salvo quanto diversamente previsto dalle presenti Condizioni Generali</w:delText>
          </w:r>
        </w:del>
        <w:r w:rsidRPr="00323598">
          <w:rPr>
            <w:rFonts w:ascii="Verdana" w:hAnsi="Verdana"/>
            <w:sz w:val="20"/>
            <w:szCs w:val="20"/>
            <w:rPrChange w:id="2802" w:author="Avv. Rosario Panzariello" w:date="2026-09-14T16:03:00Z">
              <w:rPr/>
            </w:rPrChange>
          </w:rPr>
          <w:t>.</w:t>
        </w:r>
      </w:ins>
    </w:p>
    <w:p w14:paraId="795F8F54" w14:textId="3482736E" w:rsidR="00823E09" w:rsidRDefault="00823E09">
      <w:pPr>
        <w:pStyle w:val="Paragrafoelenco"/>
        <w:numPr>
          <w:ilvl w:val="1"/>
          <w:numId w:val="1"/>
        </w:numPr>
        <w:spacing w:line="360" w:lineRule="auto"/>
        <w:ind w:left="0" w:firstLine="0"/>
        <w:jc w:val="both"/>
        <w:rPr>
          <w:ins w:id="2803" w:author="Avv. Rosario Panzariello" w:date="2026-09-20T06:57:00Z" w16du:dateUtc="2026-09-20T04:57:00Z"/>
          <w:rFonts w:ascii="Verdana" w:hAnsi="Verdana"/>
          <w:sz w:val="20"/>
          <w:szCs w:val="20"/>
        </w:rPr>
      </w:pPr>
      <w:ins w:id="2804" w:author="Avv. Rosario Panzariello" w:date="2026-09-14T16:05:00Z">
        <w:r w:rsidRPr="00534DA3">
          <w:rPr>
            <w:rFonts w:ascii="Verdana" w:hAnsi="Verdana"/>
            <w:sz w:val="20"/>
            <w:szCs w:val="20"/>
            <w:rPrChange w:id="2805" w:author="Avv. Rosario Panzariello" w:date="2026-09-14T16:05:00Z">
              <w:rPr>
                <w:rFonts w:ascii="Times New Roman" w:eastAsia="Times New Roman" w:hAnsi="Times New Roman" w:cs="Times New Roman"/>
                <w:kern w:val="0"/>
                <w:sz w:val="24"/>
                <w:szCs w:val="24"/>
                <w:lang w:eastAsia="it-IT"/>
                <w14:ligatures w14:val="none"/>
              </w:rPr>
            </w:rPrChange>
          </w:rPr>
          <w:t xml:space="preserve">Le comunicazioni </w:t>
        </w:r>
      </w:ins>
      <w:ins w:id="2806" w:author="Avv. Rosario Panzariello" w:date="2026-09-18T15:21:00Z" w16du:dateUtc="2026-09-18T13:21:00Z">
        <w:r w:rsidR="004411A2" w:rsidRPr="004411A2">
          <w:rPr>
            <w:rFonts w:ascii="Verdana" w:hAnsi="Verdana"/>
            <w:sz w:val="20"/>
            <w:szCs w:val="20"/>
          </w:rPr>
          <w:t>relative allo stato del Veicolo, i promemoria, i solleciti di pagamento e ogni altra comunicazione eventualmente inviata da Fleequid in relazione alla scadenza del Termine di pagamento hanno natura meramente informativa o di cortesia, salvo che dalle presenti Condizioni Generali o dal contenuto della specifica comunicazione risulti espressamente una diversa funzione. La loro trasmissione non costituisce condizione per l'esigibilità delle somme dovute, per la decorrenza del ritardo o per l'applicazione degli interessi, delle penali e degli ulteriori rimedi previsti dalle presenti Condizioni Generali, né comporta rinuncia di Fleequid ad avvalersi di una causa di risoluzione o di Annullamento della vendita già maturata. L'invio di solleciti, richieste di pagamento o altre comunicazioni successive alla scadenza del Termine di pagamento non costituisce, inoltre, revoca, rinuncia o acquiescenza rispetto a una risoluzione del Contratto o a un Annullamento della vendita già comunicati da Fleequid, salvo espressa dichiarazione contraria resa per iscritto da Fleequid attraverso uno dei propri canali ufficiali. La mancata ricezione o il mancato invio di tali comunicazioni non sospende né differisce il Termine di pagamento e non esonera l'Acquirente dall'obbligo di adempiere entro il termine applicabile. Resta fermo che qualsiasi proroga del Termine di pagamento è efficace esclusivamente se concessa nelle forme e alle condizioni previste dall'art. 11.7</w:t>
        </w:r>
      </w:ins>
      <w:ins w:id="2807" w:author="Avv. Rosario Panzariello" w:date="2026-09-14T16:05:00Z">
        <w:del w:id="2808" w:author="Avv. Rosario Panzariello" w:date="2026-09-18T15:21:00Z" w16du:dateUtc="2026-09-18T13:21:00Z">
          <w:r w:rsidRPr="00534DA3" w:rsidDel="004411A2">
            <w:rPr>
              <w:rFonts w:ascii="Verdana" w:hAnsi="Verdana"/>
              <w:sz w:val="20"/>
              <w:szCs w:val="20"/>
              <w:rPrChange w:id="2809" w:author="Avv. Rosario Panzariello" w:date="2026-09-14T16:05:00Z">
                <w:rPr>
                  <w:rFonts w:ascii="Times New Roman" w:eastAsia="Times New Roman" w:hAnsi="Times New Roman" w:cs="Times New Roman"/>
                  <w:kern w:val="0"/>
                  <w:sz w:val="24"/>
                  <w:szCs w:val="24"/>
                  <w:lang w:eastAsia="it-IT"/>
                  <w14:ligatures w14:val="none"/>
                </w:rPr>
              </w:rPrChange>
            </w:rPr>
            <w:delText xml:space="preserve">relative allo stato del Veicolo, i promemoria, i solleciti di pagamento e ogni altra comunicazione eventualmente inviata da Fleequid in relazione alla scadenza del Termine di pagamento hanno natura meramente informativa o di cortesia, salvo che dalle presenti Condizioni Generali o dal contenuto della specifica comunicazione risulti espressamente una diversa funzione. La loro trasmissione non costituisce condizione per l’esigibilità delle somme dovute, per la decorrenza del ritardo o per l’applicazione degli interessi, delle penali e degli ulteriori rimedi previsti dalle presenti Condizioni Generali, </w:delText>
          </w:r>
          <w:r w:rsidRPr="00534DA3" w:rsidDel="004411A2">
            <w:rPr>
              <w:rFonts w:ascii="Verdana" w:hAnsi="Verdana"/>
              <w:sz w:val="20"/>
              <w:szCs w:val="20"/>
              <w:rPrChange w:id="2810" w:author="Avv. Rosario Panzariello" w:date="2026-09-14T16:05:00Z">
                <w:rPr>
                  <w:rFonts w:ascii="Times New Roman" w:eastAsia="Times New Roman" w:hAnsi="Times New Roman" w:cs="Times New Roman"/>
                  <w:b/>
                  <w:bCs/>
                  <w:kern w:val="0"/>
                  <w:sz w:val="24"/>
                  <w:szCs w:val="24"/>
                  <w:lang w:eastAsia="it-IT"/>
                  <w14:ligatures w14:val="none"/>
                </w:rPr>
              </w:rPrChange>
            </w:rPr>
            <w:delText>né comporta rinuncia di Fleequid ad avvalersi di una causa di risoluzione o di Annullamento della vendita già maturata</w:delText>
          </w:r>
          <w:r w:rsidRPr="00534DA3" w:rsidDel="004411A2">
            <w:rPr>
              <w:rFonts w:ascii="Verdana" w:hAnsi="Verdana"/>
              <w:sz w:val="20"/>
              <w:szCs w:val="20"/>
              <w:rPrChange w:id="2811" w:author="Avv. Rosario Panzariello" w:date="2026-09-14T16:05:00Z">
                <w:rPr>
                  <w:rFonts w:ascii="Times New Roman" w:eastAsia="Times New Roman" w:hAnsi="Times New Roman" w:cs="Times New Roman"/>
                  <w:kern w:val="0"/>
                  <w:sz w:val="24"/>
                  <w:szCs w:val="24"/>
                  <w:lang w:eastAsia="it-IT"/>
                  <w14:ligatures w14:val="none"/>
                </w:rPr>
              </w:rPrChange>
            </w:rPr>
            <w:delText>.</w:delText>
          </w:r>
          <w:r w:rsidR="00534DA3" w:rsidRPr="00534DA3" w:rsidDel="004411A2">
            <w:rPr>
              <w:rFonts w:ascii="Verdana" w:hAnsi="Verdana"/>
              <w:sz w:val="20"/>
              <w:szCs w:val="20"/>
            </w:rPr>
            <w:delText xml:space="preserve"> </w:delText>
          </w:r>
          <w:r w:rsidRPr="00534DA3" w:rsidDel="004411A2">
            <w:rPr>
              <w:rFonts w:ascii="Verdana" w:hAnsi="Verdana"/>
              <w:sz w:val="20"/>
              <w:szCs w:val="20"/>
              <w:rPrChange w:id="2812" w:author="Avv. Rosario Panzariello" w:date="2026-09-14T16:05:00Z">
                <w:rPr>
                  <w:rFonts w:ascii="Times New Roman" w:eastAsia="Times New Roman" w:hAnsi="Times New Roman" w:cs="Times New Roman"/>
                  <w:b/>
                  <w:bCs/>
                  <w:kern w:val="0"/>
                  <w:sz w:val="24"/>
                  <w:szCs w:val="24"/>
                  <w:lang w:eastAsia="it-IT"/>
                  <w14:ligatures w14:val="none"/>
                </w:rPr>
              </w:rPrChange>
            </w:rPr>
            <w:delText>L’invio di solleciti, richieste di pagamento o altre comunicazioni successive alla scadenza del Termine di pagamento non costituisce, inoltre, revoca, rinuncia o acquiescenza rispetto a una risoluzione del Contratto o a un Annullamento della vendita già comunicati da Fleequid, salvo espressa dichiarazione contraria resa per iscritto da Fleequid attraverso uno dei propri canali ufficiali.</w:delText>
          </w:r>
        </w:del>
      </w:ins>
      <w:ins w:id="2813" w:author="Avv. Rosario Panzariello" w:date="2026-09-16T12:59:00Z">
        <w:del w:id="2814" w:author="Avv. Rosario Panzariello" w:date="2026-09-18T15:21:00Z" w16du:dateUtc="2026-09-18T13:21:00Z">
          <w:r w:rsidR="006B2FA0" w:rsidDel="004411A2">
            <w:rPr>
              <w:rFonts w:ascii="Verdana" w:hAnsi="Verdana"/>
              <w:sz w:val="20"/>
              <w:szCs w:val="20"/>
            </w:rPr>
            <w:delText xml:space="preserve"> </w:delText>
          </w:r>
        </w:del>
      </w:ins>
      <w:ins w:id="2815" w:author="Avv. Rosario Panzariello" w:date="2026-09-14T16:05:00Z">
        <w:del w:id="2816" w:author="Avv. Rosario Panzariello" w:date="2026-09-18T15:21:00Z" w16du:dateUtc="2026-09-18T13:21:00Z">
          <w:r w:rsidRPr="00534DA3" w:rsidDel="004411A2">
            <w:rPr>
              <w:rFonts w:ascii="Verdana" w:hAnsi="Verdana"/>
              <w:sz w:val="20"/>
              <w:szCs w:val="20"/>
              <w:rPrChange w:id="2817" w:author="Avv. Rosario Panzariello" w:date="2026-09-14T16:05:00Z">
                <w:rPr>
                  <w:rFonts w:ascii="Times New Roman" w:eastAsia="Times New Roman" w:hAnsi="Times New Roman" w:cs="Times New Roman"/>
                  <w:kern w:val="0"/>
                  <w:sz w:val="24"/>
                  <w:szCs w:val="24"/>
                  <w:lang w:eastAsia="it-IT"/>
                  <w14:ligatures w14:val="none"/>
                </w:rPr>
              </w:rPrChange>
            </w:rPr>
            <w:delText>La mancata ricezione o il mancato invio di tali comunicazioni non sospende né differisce il Termine di pagamento e non esonera l’Acquirente dall’obbligo di adempiere entro il termine applicabile. Resta fermo che qualsiasi proroga del Termine di pagamento è efficace esclusivamente se concessa nelle forme e alle condizioni previste dall’art. 11.7</w:delText>
          </w:r>
        </w:del>
        <w:r w:rsidRPr="00534DA3">
          <w:rPr>
            <w:rFonts w:ascii="Verdana" w:hAnsi="Verdana"/>
            <w:sz w:val="20"/>
            <w:szCs w:val="20"/>
            <w:rPrChange w:id="2818" w:author="Avv. Rosario Panzariello" w:date="2026-09-14T16:05:00Z">
              <w:rPr>
                <w:rFonts w:ascii="Times New Roman" w:eastAsia="Times New Roman" w:hAnsi="Times New Roman" w:cs="Times New Roman"/>
                <w:kern w:val="0"/>
                <w:sz w:val="24"/>
                <w:szCs w:val="24"/>
                <w:lang w:eastAsia="it-IT"/>
                <w14:ligatures w14:val="none"/>
              </w:rPr>
            </w:rPrChange>
          </w:rPr>
          <w:t>.</w:t>
        </w:r>
      </w:ins>
    </w:p>
    <w:p w14:paraId="5BF3C1B5" w14:textId="77777777" w:rsidR="005C18C1" w:rsidRPr="00534DA3" w:rsidRDefault="005C18C1">
      <w:pPr>
        <w:pStyle w:val="Paragrafoelenco"/>
        <w:spacing w:line="360" w:lineRule="auto"/>
        <w:ind w:left="0"/>
        <w:jc w:val="both"/>
        <w:rPr>
          <w:ins w:id="2819" w:author="Avv. Rosario Panzariello" w:date="2026-09-14T16:05:00Z"/>
          <w:rFonts w:ascii="Verdana" w:hAnsi="Verdana"/>
          <w:sz w:val="20"/>
          <w:szCs w:val="20"/>
          <w:rPrChange w:id="2820" w:author="Avv. Rosario Panzariello" w:date="2026-09-14T16:05:00Z">
            <w:rPr>
              <w:ins w:id="2821" w:author="Avv. Rosario Panzariello" w:date="2026-09-14T16:05:00Z"/>
              <w:rFonts w:ascii="Times New Roman" w:eastAsia="Times New Roman" w:hAnsi="Times New Roman" w:cs="Times New Roman"/>
              <w:kern w:val="0"/>
              <w:sz w:val="24"/>
              <w:szCs w:val="24"/>
              <w:lang w:eastAsia="it-IT"/>
              <w14:ligatures w14:val="none"/>
            </w:rPr>
          </w:rPrChange>
        </w:rPr>
        <w:pPrChange w:id="2822" w:author="Avv. Rosario Panzariello" w:date="2026-09-20T06:57:00Z" w16du:dateUtc="2026-09-20T04:57:00Z">
          <w:pPr>
            <w:pStyle w:val="Paragrafoelenco"/>
            <w:numPr>
              <w:numId w:val="1"/>
            </w:numPr>
            <w:spacing w:before="100" w:beforeAutospacing="1" w:after="100" w:afterAutospacing="1" w:line="240" w:lineRule="auto"/>
            <w:ind w:hanging="360"/>
          </w:pPr>
        </w:pPrChange>
      </w:pPr>
    </w:p>
    <w:p w14:paraId="59B728DA" w14:textId="1FAC1FF5" w:rsidR="00C5197C" w:rsidRDefault="00C5197C" w:rsidP="00C5197C">
      <w:pPr>
        <w:pStyle w:val="Paragrafoelenco"/>
        <w:numPr>
          <w:ilvl w:val="0"/>
          <w:numId w:val="1"/>
        </w:numPr>
        <w:spacing w:line="360" w:lineRule="auto"/>
        <w:ind w:left="0" w:firstLine="0"/>
        <w:outlineLvl w:val="0"/>
        <w:rPr>
          <w:ins w:id="2823" w:author="Avv. Rosario Panzariello" w:date="2026-09-18T15:22:00Z" w16du:dateUtc="2026-09-18T13:22:00Z"/>
          <w:rFonts w:ascii="Verdana" w:hAnsi="Verdana"/>
          <w:b/>
          <w:bCs/>
          <w:smallCaps/>
          <w:sz w:val="20"/>
          <w:szCs w:val="20"/>
        </w:rPr>
      </w:pPr>
      <w:bookmarkStart w:id="2824" w:name="_Toc241317093"/>
      <w:ins w:id="2825" w:author="Avv. Rosario Panzariello" w:date="2026-09-14T16:06:00Z">
        <w:r>
          <w:rPr>
            <w:rFonts w:ascii="Verdana" w:hAnsi="Verdana"/>
            <w:b/>
            <w:bCs/>
            <w:smallCaps/>
            <w:sz w:val="20"/>
            <w:szCs w:val="20"/>
          </w:rPr>
          <w:lastRenderedPageBreak/>
          <w:t>Pagamento, Aggiudicazi</w:t>
        </w:r>
      </w:ins>
      <w:ins w:id="2826" w:author="Avv. Rosario Panzariello" w:date="2026-09-14T16:07:00Z">
        <w:r>
          <w:rPr>
            <w:rFonts w:ascii="Verdana" w:hAnsi="Verdana"/>
            <w:b/>
            <w:bCs/>
            <w:smallCaps/>
            <w:sz w:val="20"/>
            <w:szCs w:val="20"/>
          </w:rPr>
          <w:t>one definitiva nelle Aste, ritardo e Annullamento della vendita</w:t>
        </w:r>
      </w:ins>
      <w:ins w:id="2827" w:author="Avv. Rosario Panzariello" w:date="2026-09-14T16:06:00Z">
        <w:r w:rsidRPr="000532C5">
          <w:rPr>
            <w:rFonts w:ascii="Verdana" w:hAnsi="Verdana"/>
            <w:b/>
            <w:bCs/>
            <w:smallCaps/>
            <w:sz w:val="20"/>
            <w:szCs w:val="20"/>
          </w:rPr>
          <w:t>.</w:t>
        </w:r>
      </w:ins>
      <w:bookmarkEnd w:id="2824"/>
    </w:p>
    <w:p w14:paraId="07AF7537" w14:textId="5A8C07D6" w:rsidR="000D223F" w:rsidRPr="000D223F" w:rsidRDefault="000D223F">
      <w:pPr>
        <w:pStyle w:val="Paragrafoelenco"/>
        <w:numPr>
          <w:ilvl w:val="1"/>
          <w:numId w:val="1"/>
        </w:numPr>
        <w:spacing w:line="360" w:lineRule="auto"/>
        <w:ind w:left="0" w:firstLine="0"/>
        <w:jc w:val="both"/>
        <w:rPr>
          <w:ins w:id="2828" w:author="Avv. Rosario Panzariello" w:date="2026-09-18T15:23:00Z" w16du:dateUtc="2026-09-18T13:23:00Z"/>
          <w:rFonts w:ascii="Verdana" w:hAnsi="Verdana"/>
          <w:sz w:val="20"/>
          <w:szCs w:val="20"/>
          <w:rPrChange w:id="2829" w:author="Avv. Rosario Panzariello" w:date="2026-09-18T15:23:00Z" w16du:dateUtc="2026-09-18T13:23:00Z">
            <w:rPr>
              <w:ins w:id="2830" w:author="Avv. Rosario Panzariello" w:date="2026-09-18T15:23:00Z" w16du:dateUtc="2026-09-18T13:23:00Z"/>
              <w:rFonts w:ascii="Verdana" w:hAnsi="Verdana"/>
              <w:b/>
              <w:bCs/>
              <w:smallCaps/>
              <w:sz w:val="20"/>
              <w:szCs w:val="20"/>
            </w:rPr>
          </w:rPrChange>
        </w:rPr>
        <w:pPrChange w:id="2831" w:author="Avv. Rosario Panzariello" w:date="2026-09-18T15:23:00Z" w16du:dateUtc="2026-09-18T13:23:00Z">
          <w:pPr>
            <w:pStyle w:val="Paragrafoelenco"/>
            <w:spacing w:line="360" w:lineRule="auto"/>
            <w:outlineLvl w:val="0"/>
          </w:pPr>
        </w:pPrChange>
      </w:pPr>
      <w:ins w:id="2832" w:author="Avv. Rosario Panzariello" w:date="2026-09-18T15:23:00Z" w16du:dateUtc="2026-09-18T13:23:00Z">
        <w:r w:rsidRPr="000D223F">
          <w:rPr>
            <w:rFonts w:ascii="Verdana" w:hAnsi="Verdana"/>
            <w:sz w:val="20"/>
            <w:szCs w:val="20"/>
            <w:rPrChange w:id="2833" w:author="Avv. Rosario Panzariello" w:date="2026-09-18T15:23:00Z" w16du:dateUtc="2026-09-18T13:23:00Z">
              <w:rPr>
                <w:rFonts w:ascii="Verdana" w:hAnsi="Verdana"/>
                <w:b/>
                <w:bCs/>
                <w:smallCaps/>
                <w:sz w:val="20"/>
                <w:szCs w:val="20"/>
              </w:rPr>
            </w:rPrChange>
          </w:rPr>
          <w:t>L'Acquirente è tenuto a corrispondere integralmente l'Importo Totale Dovuto entro il Termine di pagamento previsto dall'art. 11, mediante bonifico bancario alle coordinate indicate nella Proforma, salvo che per la specifica operazione sia espressamente prevista una diversa modalità di pagamento. Qualora il pagamento debba essere effettuato a più soggetti, come nel caso in cui Fleequid operi quale Intermediario puro ai sensi dell'art. 2.6, l'obbligazione dell'Acquirente si considera integralmente adempiuta soltanto con il pagamento di tutti gli importi dovuti ai rispettivi destinatari. Salvo diverso accordo espresso, l'Acquirente è tenuto a effettuare il pagamento integralmente, senza operare compensazioni con eventuali propri crediti nei confronti di Fleequid o del Venditore e senza sospendere o rifiutare il pagamento in ragione di contestazioni, reali o presunte, relative alla specifica operazione o ad altri rapporti contrattuali. Non sono ammessi pagamenti parziali, intendendosi per tali, nelle operazioni che prevedano più destinatari, anche il mancato integrale pagamento di uno degli importi indicati nella Proforma. Eventuali costi, spese o corrispettivi aggiuntivi relativi a Servizi il cui importo non sia preventivamente determinabile possono essere richiesti e fatturati anche successivamente e devono essere corrisposti entro 3 (tre) giorni dalla ricezione della relativa richiesta, salvo diverso termine espressamente indicato. L'Acquirente è inoltre tenuto a fornire tempestivamente a Fleequid e, comunque, entro 3 (tre) giorni dal perfezionamento dell'Accordo vincolante, tutte le informazioni e la documentazione necessarie alla fatturazione, all'intestazione del Veicolo e agli ulteriori adempimenti relativi all'operazione.</w:t>
        </w:r>
      </w:ins>
    </w:p>
    <w:p w14:paraId="713072FA" w14:textId="1EA93482" w:rsidR="000D223F" w:rsidRPr="003C5688" w:rsidRDefault="000D223F">
      <w:pPr>
        <w:pStyle w:val="Paragrafoelenco"/>
        <w:numPr>
          <w:ilvl w:val="1"/>
          <w:numId w:val="1"/>
        </w:numPr>
        <w:spacing w:line="360" w:lineRule="auto"/>
        <w:ind w:left="0" w:firstLine="0"/>
        <w:jc w:val="both"/>
        <w:rPr>
          <w:ins w:id="2834" w:author="Avv. Rosario Panzariello" w:date="2026-09-18T15:23:00Z" w16du:dateUtc="2026-09-18T13:23:00Z"/>
          <w:rFonts w:ascii="Verdana" w:hAnsi="Verdana"/>
          <w:sz w:val="20"/>
          <w:szCs w:val="20"/>
          <w:rPrChange w:id="2835" w:author="Avv. Rosario Panzariello" w:date="2026-09-20T06:57:00Z" w16du:dateUtc="2026-09-20T04:57:00Z">
            <w:rPr>
              <w:ins w:id="2836" w:author="Avv. Rosario Panzariello" w:date="2026-09-18T15:23:00Z" w16du:dateUtc="2026-09-18T13:23:00Z"/>
              <w:rFonts w:ascii="Verdana" w:hAnsi="Verdana"/>
              <w:b/>
              <w:bCs/>
              <w:smallCaps/>
              <w:sz w:val="20"/>
              <w:szCs w:val="20"/>
            </w:rPr>
          </w:rPrChange>
        </w:rPr>
        <w:pPrChange w:id="2837" w:author="Avv. Rosario Panzariello" w:date="2026-09-20T06:57:00Z" w16du:dateUtc="2026-09-20T04:57:00Z">
          <w:pPr>
            <w:pStyle w:val="Paragrafoelenco"/>
            <w:spacing w:line="360" w:lineRule="auto"/>
            <w:outlineLvl w:val="0"/>
          </w:pPr>
        </w:pPrChange>
      </w:pPr>
      <w:ins w:id="2838" w:author="Avv. Rosario Panzariello" w:date="2026-09-18T15:23:00Z" w16du:dateUtc="2026-09-18T13:23:00Z">
        <w:r w:rsidRPr="000D223F">
          <w:rPr>
            <w:rFonts w:ascii="Verdana" w:hAnsi="Verdana"/>
            <w:sz w:val="20"/>
            <w:szCs w:val="20"/>
            <w:rPrChange w:id="2839" w:author="Avv. Rosario Panzariello" w:date="2026-09-18T15:23:00Z" w16du:dateUtc="2026-09-18T13:23:00Z">
              <w:rPr>
                <w:rFonts w:ascii="Verdana" w:hAnsi="Verdana"/>
                <w:b/>
                <w:bCs/>
                <w:smallCaps/>
                <w:sz w:val="20"/>
                <w:szCs w:val="20"/>
              </w:rPr>
            </w:rPrChange>
          </w:rPr>
          <w:t>L'integrale adempimento dell'obbligo di pagamento dell'Acquirente, mediante effettiva ricezione di tutte le somme comprese nell'Importo Totale Dovuto da parte dei rispettivi destinatari, determina l'avvio della fase esecutiva dell'operazione secondo il Modello di Vendita applicabile e la modalità di esecuzione prescelta. Nel caso delle Aste, l'integrale adempimento determina altresì l'Aggiudicazione definitiva del Veicolo. Ai fini del presente comma rileva anche il pagamento effettuato da un terzo per conto dell'Acquirente; nelle operazioni assistite da una Soluzione di finanziamento il pagamento effettuato dal Finanziatore produce i medesimi effetti secondo quanto previsto dall'art. 22, senza che il solo intervento del Finanziatore comporti, di per sé, la sostituzione dell'Acquirente, salvo che ciò sia espressamente previsto dalle Condizioni Specifiche applicabili. Qualora Fleequid operi quale Intermediario puro, l'obbligo di pagamento si considera integralmente adempiuto soltanto quando risultino ricevuti sia il prezzo dovuto direttamente al Venditore sia le Commissioni, le Tariffe e ogni altro importo dovuto a Fleequid; il Venditore è tenuto a comunicare a Fleequid l'avvenuta ricezione integrale del prezzo entro 1 (un) giorno dall'incasso e Fleequid può comunque fare affidamento su altro riscontro oggettivamente idoneo a provare l'avvenuto pagamento. Il silenzio del Venditore non equivale a conferma dell'avvenuta ricezione del prezzo.</w:t>
        </w:r>
      </w:ins>
      <w:ins w:id="2840" w:author="Avv. Rosario Panzariello" w:date="2026-09-20T06:57:00Z" w16du:dateUtc="2026-09-20T04:57:00Z">
        <w:r w:rsidR="003C5688" w:rsidRPr="003C5688">
          <w:rPr>
            <w:rFonts w:ascii="Verdana" w:hAnsi="Verdana"/>
            <w:color w:val="008000"/>
            <w:sz w:val="20"/>
            <w:szCs w:val="20"/>
          </w:rPr>
          <w:t xml:space="preserve"> </w:t>
        </w:r>
      </w:ins>
      <w:ins w:id="2841" w:author="Avv. Rosario Panzariello" w:date="2026-09-20T06:57:00Z">
        <w:r w:rsidR="003C5688" w:rsidRPr="003C5688">
          <w:rPr>
            <w:rFonts w:ascii="Verdana" w:hAnsi="Verdana"/>
            <w:sz w:val="20"/>
            <w:szCs w:val="20"/>
          </w:rPr>
          <w:t xml:space="preserve">Il ritardo o l’omissione della comunicazione da parte del Venditore non pregiudica l’Acquirente che dimostri, mediante documentazione bancaria o </w:t>
        </w:r>
        <w:r w:rsidR="003C5688" w:rsidRPr="003C5688">
          <w:rPr>
            <w:rFonts w:ascii="Verdana" w:hAnsi="Verdana"/>
            <w:sz w:val="20"/>
            <w:szCs w:val="20"/>
          </w:rPr>
          <w:lastRenderedPageBreak/>
          <w:t>altra evidenza oggettivamente idonea, che il Venditore ha ricevuto integralmente il pagamento entro il Termine di pagamento.</w:t>
        </w:r>
      </w:ins>
    </w:p>
    <w:p w14:paraId="6AB7E345" w14:textId="76AEBE75" w:rsidR="000D223F" w:rsidRPr="000D223F" w:rsidRDefault="000D223F">
      <w:pPr>
        <w:pStyle w:val="Paragrafoelenco"/>
        <w:numPr>
          <w:ilvl w:val="1"/>
          <w:numId w:val="1"/>
        </w:numPr>
        <w:spacing w:line="360" w:lineRule="auto"/>
        <w:ind w:left="0" w:firstLine="0"/>
        <w:jc w:val="both"/>
        <w:rPr>
          <w:ins w:id="2842" w:author="Avv. Rosario Panzariello" w:date="2026-09-18T15:23:00Z" w16du:dateUtc="2026-09-18T13:23:00Z"/>
          <w:rFonts w:ascii="Verdana" w:hAnsi="Verdana"/>
          <w:sz w:val="20"/>
          <w:szCs w:val="20"/>
          <w:rPrChange w:id="2843" w:author="Avv. Rosario Panzariello" w:date="2026-09-18T15:23:00Z" w16du:dateUtc="2026-09-18T13:23:00Z">
            <w:rPr>
              <w:ins w:id="2844" w:author="Avv. Rosario Panzariello" w:date="2026-09-18T15:23:00Z" w16du:dateUtc="2026-09-18T13:23:00Z"/>
              <w:rFonts w:ascii="Verdana" w:hAnsi="Verdana"/>
              <w:b/>
              <w:bCs/>
              <w:smallCaps/>
              <w:sz w:val="20"/>
              <w:szCs w:val="20"/>
            </w:rPr>
          </w:rPrChange>
        </w:rPr>
        <w:pPrChange w:id="2845" w:author="Avv. Rosario Panzariello" w:date="2026-09-18T15:23:00Z" w16du:dateUtc="2026-09-18T13:23:00Z">
          <w:pPr>
            <w:pStyle w:val="Paragrafoelenco"/>
            <w:spacing w:line="360" w:lineRule="auto"/>
            <w:outlineLvl w:val="0"/>
          </w:pPr>
        </w:pPrChange>
      </w:pPr>
      <w:ins w:id="2846" w:author="Avv. Rosario Panzariello" w:date="2026-09-18T15:23:00Z" w16du:dateUtc="2026-09-18T13:23:00Z">
        <w:r w:rsidRPr="000D223F">
          <w:rPr>
            <w:rFonts w:ascii="Verdana" w:hAnsi="Verdana"/>
            <w:sz w:val="20"/>
            <w:szCs w:val="20"/>
            <w:rPrChange w:id="2847" w:author="Avv. Rosario Panzariello" w:date="2026-09-18T15:23:00Z" w16du:dateUtc="2026-09-18T13:23:00Z">
              <w:rPr>
                <w:rFonts w:ascii="Verdana" w:hAnsi="Verdana"/>
                <w:b/>
                <w:bCs/>
                <w:smallCaps/>
                <w:sz w:val="20"/>
                <w:szCs w:val="20"/>
              </w:rPr>
            </w:rPrChange>
          </w:rPr>
          <w:t>A seguito dell'integrale adempimento dell'obbligo di pagamento ai sensi dell'art. 12.2 il Veicolo assume lo stato di venduto e si dà corso alla fase esecutiva dell'operazione secondo il Modello di Vendita applicabile e la modalità di esecuzione prescelta, ivi compresi, ove previsti, gli adempimenti di fatturazione, trasferimento della proprietà, intestazione, consegna e ritiro del Veicolo disciplinati dall'art. 16 e dalle ulteriori disposizioni applicabili. Nel caso delle Aste tali effetti conseguono all'Aggiudicazione definitiva. La fatturazione e gli adempimenti posti a carico del Venditore, di Fleequid e dell'Acquirente non incidono, salvo espressa previsione contraria, sul momento in cui il pagamento si considera eseguito né sul prodursi degli effetti previsti dal presente articolo.</w:t>
        </w:r>
      </w:ins>
    </w:p>
    <w:p w14:paraId="2B96B10C" w14:textId="64FC9E64" w:rsidR="000D223F" w:rsidRPr="000D223F" w:rsidRDefault="000D223F">
      <w:pPr>
        <w:pStyle w:val="Paragrafoelenco"/>
        <w:numPr>
          <w:ilvl w:val="1"/>
          <w:numId w:val="1"/>
        </w:numPr>
        <w:spacing w:line="360" w:lineRule="auto"/>
        <w:ind w:left="0" w:firstLine="0"/>
        <w:jc w:val="both"/>
        <w:rPr>
          <w:ins w:id="2848" w:author="Avv. Rosario Panzariello" w:date="2026-09-18T15:23:00Z" w16du:dateUtc="2026-09-18T13:23:00Z"/>
          <w:rFonts w:ascii="Verdana" w:hAnsi="Verdana"/>
          <w:sz w:val="20"/>
          <w:szCs w:val="20"/>
          <w:rPrChange w:id="2849" w:author="Avv. Rosario Panzariello" w:date="2026-09-18T15:23:00Z" w16du:dateUtc="2026-09-18T13:23:00Z">
            <w:rPr>
              <w:ins w:id="2850" w:author="Avv. Rosario Panzariello" w:date="2026-09-18T15:23:00Z" w16du:dateUtc="2026-09-18T13:23:00Z"/>
              <w:rFonts w:ascii="Verdana" w:hAnsi="Verdana"/>
              <w:b/>
              <w:bCs/>
              <w:smallCaps/>
              <w:sz w:val="20"/>
              <w:szCs w:val="20"/>
            </w:rPr>
          </w:rPrChange>
        </w:rPr>
        <w:pPrChange w:id="2851" w:author="Avv. Rosario Panzariello" w:date="2026-09-18T15:23:00Z" w16du:dateUtc="2026-09-18T13:23:00Z">
          <w:pPr>
            <w:pStyle w:val="Paragrafoelenco"/>
            <w:spacing w:line="360" w:lineRule="auto"/>
            <w:outlineLvl w:val="0"/>
          </w:pPr>
        </w:pPrChange>
      </w:pPr>
      <w:ins w:id="2852" w:author="Avv. Rosario Panzariello" w:date="2026-09-18T15:23:00Z" w16du:dateUtc="2026-09-18T13:23:00Z">
        <w:r w:rsidRPr="000D223F">
          <w:rPr>
            <w:rFonts w:ascii="Verdana" w:hAnsi="Verdana"/>
            <w:sz w:val="20"/>
            <w:szCs w:val="20"/>
            <w:rPrChange w:id="2853" w:author="Avv. Rosario Panzariello" w:date="2026-09-18T15:23:00Z" w16du:dateUtc="2026-09-18T13:23:00Z">
              <w:rPr>
                <w:rFonts w:ascii="Verdana" w:hAnsi="Verdana"/>
                <w:b/>
                <w:bCs/>
                <w:smallCaps/>
                <w:sz w:val="20"/>
                <w:szCs w:val="20"/>
              </w:rPr>
            </w:rPrChange>
          </w:rPr>
          <w:t>Nella Vendita in commissione le Commissioni a carico del Venditore maturano esclusivamente con il buon fine dell'operazione, che si verifica con l'integrale adempimento dell'obbligo di pagamento dell'Acquirente ai sensi dell'art. 12.2 e il conseguente avvio della fase esecutiva; nel caso delle Aste tale momento coincide con l'Aggiudicazione definitiva. In caso di mancato pagamento dell'Acquirente seguito dall'Annullamento della vendita, le Commissioni a carico del Venditore non maturano e nulla è dovuto dal Venditore a tale titolo, ferme restando le Tariffe relative ai Servizi effettivamente resi e gli ulteriori importi eventualmente dovuti dal Venditore per diverso titolo ai sensi delle presenti Condizioni Generali. Le Commissioni a carico dell'Acquirente sono invece dovute secondo quanto previsto per la specifica operazione e concorrono, ove applicabili, alla determinazione dell'Importo Totale Dovuto; il loro mancato pagamento costituisce inadempimento dell'Acquirente al pari del mancato pagamento delle altre somme dovute. In caso di ritardo, mancato pagamento o Annullamento della vendita per fatto imputabile all'Acquirente restano dovute, nei confronti di quest'ultimo, le Commissioni a suo carico, nonché gli interessi, le penali, le Tariffe per i Servizi resi e gli ulteriori importi previsti dagli artt. 12.6, 12.8 e 12.9, fatto salvo il risarcimento dell'eventuale maggior danno. Nel Dealer Sales non sono dovute le Commissioni proprie della Vendita in commissione e il risultato economico dell'attività di compravendita di Fleequid non costituisce parametro di determinazione delle Commissioni.</w:t>
        </w:r>
      </w:ins>
    </w:p>
    <w:p w14:paraId="4F12F12D" w14:textId="562A53DD" w:rsidR="000D223F" w:rsidRPr="000D223F" w:rsidRDefault="000D223F">
      <w:pPr>
        <w:pStyle w:val="Paragrafoelenco"/>
        <w:numPr>
          <w:ilvl w:val="1"/>
          <w:numId w:val="1"/>
        </w:numPr>
        <w:spacing w:line="360" w:lineRule="auto"/>
        <w:ind w:left="0" w:firstLine="0"/>
        <w:jc w:val="both"/>
        <w:rPr>
          <w:ins w:id="2854" w:author="Avv. Rosario Panzariello" w:date="2026-09-18T15:23:00Z" w16du:dateUtc="2026-09-18T13:23:00Z"/>
          <w:rFonts w:ascii="Verdana" w:hAnsi="Verdana"/>
          <w:sz w:val="20"/>
          <w:szCs w:val="20"/>
          <w:rPrChange w:id="2855" w:author="Avv. Rosario Panzariello" w:date="2026-09-18T15:23:00Z" w16du:dateUtc="2026-09-18T13:23:00Z">
            <w:rPr>
              <w:ins w:id="2856" w:author="Avv. Rosario Panzariello" w:date="2026-09-18T15:23:00Z" w16du:dateUtc="2026-09-18T13:23:00Z"/>
              <w:rFonts w:ascii="Verdana" w:hAnsi="Verdana"/>
              <w:b/>
              <w:bCs/>
              <w:smallCaps/>
              <w:sz w:val="20"/>
              <w:szCs w:val="20"/>
            </w:rPr>
          </w:rPrChange>
        </w:rPr>
        <w:pPrChange w:id="2857" w:author="Avv. Rosario Panzariello" w:date="2026-09-18T15:23:00Z" w16du:dateUtc="2026-09-18T13:23:00Z">
          <w:pPr>
            <w:pStyle w:val="Paragrafoelenco"/>
            <w:spacing w:line="360" w:lineRule="auto"/>
            <w:outlineLvl w:val="0"/>
          </w:pPr>
        </w:pPrChange>
      </w:pPr>
      <w:ins w:id="2858" w:author="Avv. Rosario Panzariello" w:date="2026-09-18T15:23:00Z" w16du:dateUtc="2026-09-18T13:23:00Z">
        <w:r w:rsidRPr="000D223F">
          <w:rPr>
            <w:rFonts w:ascii="Verdana" w:hAnsi="Verdana"/>
            <w:sz w:val="20"/>
            <w:szCs w:val="20"/>
            <w:rPrChange w:id="2859" w:author="Avv. Rosario Panzariello" w:date="2026-09-18T15:23:00Z" w16du:dateUtc="2026-09-18T13:23:00Z">
              <w:rPr>
                <w:rFonts w:ascii="Verdana" w:hAnsi="Verdana"/>
                <w:b/>
                <w:bCs/>
                <w:smallCaps/>
                <w:sz w:val="20"/>
                <w:szCs w:val="20"/>
              </w:rPr>
            </w:rPrChange>
          </w:rPr>
          <w:t>Qualora l'Acquirente effettui il pagamento mediante più versamenti non previamente autorizzati da Fleequid, ma completi l'integrale saldo dell'Importo Totale Dovuto entro il Termine di pagamento, è tenuto a corrispondere a Fleequid, a titolo di penale, l'importo di € 150,00 (euro centocinquanta/00) per ciascun Veicolo interessato, fatto salvo il risarcimento del maggior danno. La violazione prevista dal presente comma è autonoma e distinta dal ritardo nel pagamento; la relativa penale non concorre alla determinazione della componente penale rilevante ai fini dell'art. 12.9, ultimo periodo.</w:t>
        </w:r>
      </w:ins>
    </w:p>
    <w:p w14:paraId="24BB20B1" w14:textId="23EC12F2" w:rsidR="000D223F" w:rsidRPr="000D223F" w:rsidRDefault="000D223F">
      <w:pPr>
        <w:pStyle w:val="Paragrafoelenco"/>
        <w:numPr>
          <w:ilvl w:val="1"/>
          <w:numId w:val="1"/>
        </w:numPr>
        <w:spacing w:line="360" w:lineRule="auto"/>
        <w:ind w:left="0" w:firstLine="0"/>
        <w:jc w:val="both"/>
        <w:rPr>
          <w:ins w:id="2860" w:author="Avv. Rosario Panzariello" w:date="2026-09-18T15:23:00Z" w16du:dateUtc="2026-09-18T13:23:00Z"/>
          <w:rFonts w:ascii="Verdana" w:hAnsi="Verdana"/>
          <w:sz w:val="20"/>
          <w:szCs w:val="20"/>
          <w:rPrChange w:id="2861" w:author="Avv. Rosario Panzariello" w:date="2026-09-18T15:23:00Z" w16du:dateUtc="2026-09-18T13:23:00Z">
            <w:rPr>
              <w:ins w:id="2862" w:author="Avv. Rosario Panzariello" w:date="2026-09-18T15:23:00Z" w16du:dateUtc="2026-09-18T13:23:00Z"/>
              <w:rFonts w:ascii="Verdana" w:hAnsi="Verdana"/>
              <w:b/>
              <w:bCs/>
              <w:smallCaps/>
              <w:sz w:val="20"/>
              <w:szCs w:val="20"/>
            </w:rPr>
          </w:rPrChange>
        </w:rPr>
        <w:pPrChange w:id="2863" w:author="Avv. Rosario Panzariello" w:date="2026-09-18T15:23:00Z" w16du:dateUtc="2026-09-18T13:23:00Z">
          <w:pPr>
            <w:pStyle w:val="Paragrafoelenco"/>
            <w:spacing w:line="360" w:lineRule="auto"/>
            <w:outlineLvl w:val="0"/>
          </w:pPr>
        </w:pPrChange>
      </w:pPr>
      <w:ins w:id="2864" w:author="Avv. Rosario Panzariello" w:date="2026-09-18T15:23:00Z" w16du:dateUtc="2026-09-18T13:23:00Z">
        <w:r w:rsidRPr="000D223F">
          <w:rPr>
            <w:rFonts w:ascii="Verdana" w:hAnsi="Verdana"/>
            <w:sz w:val="20"/>
            <w:szCs w:val="20"/>
            <w:rPrChange w:id="2865" w:author="Avv. Rosario Panzariello" w:date="2026-09-18T15:23:00Z" w16du:dateUtc="2026-09-18T13:23:00Z">
              <w:rPr>
                <w:rFonts w:ascii="Verdana" w:hAnsi="Verdana"/>
                <w:b/>
                <w:bCs/>
                <w:smallCaps/>
                <w:sz w:val="20"/>
                <w:szCs w:val="20"/>
              </w:rPr>
            </w:rPrChange>
          </w:rPr>
          <w:t xml:space="preserve">Decorso inutilmente il Termine di pagamento senza che l'Acquirente abbia integralmente adempiuto all'obbligo di pagamento dell'Importo Totale Dovuto: a) l'Acquirente è in ritardo e matura, a titolo di penale, l'importo di € 150,00 (euro centocinquanta/00) per ciascun giorno di </w:t>
        </w:r>
        <w:r w:rsidRPr="000D223F">
          <w:rPr>
            <w:rFonts w:ascii="Verdana" w:hAnsi="Verdana"/>
            <w:sz w:val="20"/>
            <w:szCs w:val="20"/>
            <w:rPrChange w:id="2866" w:author="Avv. Rosario Panzariello" w:date="2026-09-18T15:23:00Z" w16du:dateUtc="2026-09-18T13:23:00Z">
              <w:rPr>
                <w:rFonts w:ascii="Verdana" w:hAnsi="Verdana"/>
                <w:b/>
                <w:bCs/>
                <w:smallCaps/>
                <w:sz w:val="20"/>
                <w:szCs w:val="20"/>
              </w:rPr>
            </w:rPrChange>
          </w:rPr>
          <w:lastRenderedPageBreak/>
          <w:t>ritardo, a decorrere dal primo giorno successivo alla scadenza del Termine di pagamento</w:t>
        </w:r>
      </w:ins>
      <w:ins w:id="2867" w:author="Avv. Rosario Panzariello" w:date="2026-09-18T21:46:00Z" w16du:dateUtc="2026-09-18T19:46:00Z">
        <w:r w:rsidR="00837665">
          <w:rPr>
            <w:rFonts w:ascii="Verdana" w:hAnsi="Verdana"/>
            <w:sz w:val="20"/>
            <w:szCs w:val="20"/>
          </w:rPr>
          <w:t xml:space="preserve">, </w:t>
        </w:r>
      </w:ins>
      <w:ins w:id="2868" w:author="Avv. Rosario Panzariello" w:date="2026-09-18T15:23:00Z" w16du:dateUtc="2026-09-18T13:23:00Z">
        <w:r w:rsidRPr="000D223F">
          <w:rPr>
            <w:rFonts w:ascii="Verdana" w:hAnsi="Verdana"/>
            <w:sz w:val="20"/>
            <w:szCs w:val="20"/>
            <w:rPrChange w:id="2869" w:author="Avv. Rosario Panzariello" w:date="2026-09-18T15:23:00Z" w16du:dateUtc="2026-09-18T13:23:00Z">
              <w:rPr>
                <w:rFonts w:ascii="Verdana" w:hAnsi="Verdana"/>
                <w:b/>
                <w:bCs/>
                <w:smallCaps/>
                <w:sz w:val="20"/>
                <w:szCs w:val="20"/>
              </w:rPr>
            </w:rPrChange>
          </w:rPr>
          <w:t>senza necessità di costituzione in mora</w:t>
        </w:r>
      </w:ins>
      <w:ins w:id="2870" w:author="Avv. Rosario Panzariello" w:date="2026-09-18T21:46:00Z" w16du:dateUtc="2026-09-18T19:46:00Z">
        <w:r w:rsidR="00837665" w:rsidRPr="00837665">
          <w:rPr>
            <w:rFonts w:ascii="Verdana" w:hAnsi="Verdana"/>
            <w:sz w:val="20"/>
            <w:szCs w:val="20"/>
            <w:rPrChange w:id="2871" w:author="Avv. Rosario Panzariello" w:date="2026-09-18T21:46:00Z" w16du:dateUtc="2026-09-18T19:46:00Z">
              <w:rPr>
                <w:b/>
                <w:bCs/>
              </w:rPr>
            </w:rPrChange>
          </w:rPr>
          <w:t xml:space="preserve"> </w:t>
        </w:r>
        <w:commentRangeStart w:id="2872"/>
        <w:commentRangeStart w:id="2873"/>
        <w:commentRangeStart w:id="2874"/>
        <w:commentRangeStart w:id="2875"/>
        <w:r w:rsidR="00837665" w:rsidRPr="00837665">
          <w:rPr>
            <w:rFonts w:ascii="Verdana" w:hAnsi="Verdana"/>
            <w:sz w:val="20"/>
            <w:szCs w:val="20"/>
            <w:rPrChange w:id="2876" w:author="Avv. Rosario Panzariello" w:date="2026-09-18T21:46:00Z" w16du:dateUtc="2026-09-18T19:46:00Z">
              <w:rPr>
                <w:b/>
                <w:bCs/>
              </w:rPr>
            </w:rPrChange>
          </w:rPr>
          <w:t xml:space="preserve">e </w:t>
        </w:r>
      </w:ins>
      <w:ins w:id="2877" w:author="Avv. Rosario Panzariello" w:date="2026-09-18T21:46:00Z">
        <w:r w:rsidR="00837665" w:rsidRPr="00837665">
          <w:rPr>
            <w:rFonts w:ascii="Verdana" w:hAnsi="Verdana"/>
            <w:sz w:val="20"/>
            <w:szCs w:val="20"/>
            <w:rPrChange w:id="2878" w:author="Avv. Rosario Panzariello" w:date="2026-09-18T21:46:00Z" w16du:dateUtc="2026-09-18T19:46:00Z">
              <w:rPr>
                <w:rFonts w:ascii="Verdana" w:hAnsi="Verdana"/>
                <w:b/>
                <w:bCs/>
                <w:sz w:val="20"/>
                <w:szCs w:val="20"/>
              </w:rPr>
            </w:rPrChange>
          </w:rPr>
          <w:t xml:space="preserve">fino a un importo massimo complessivo di € </w:t>
        </w:r>
      </w:ins>
      <w:ins w:id="2879" w:author="Avv. Rosario Panzariello" w:date="2026-09-26T10:53:00Z" w16du:dateUtc="2026-09-26T08:53:00Z">
        <w:r w:rsidR="00C0488E">
          <w:rPr>
            <w:rFonts w:ascii="Verdana" w:hAnsi="Verdana"/>
            <w:sz w:val="20"/>
            <w:szCs w:val="20"/>
          </w:rPr>
          <w:t>5</w:t>
        </w:r>
      </w:ins>
      <w:ins w:id="2880" w:author="Avv. Rosario Panzariello" w:date="2026-09-18T21:46:00Z">
        <w:r w:rsidR="00837665" w:rsidRPr="00837665">
          <w:rPr>
            <w:rFonts w:ascii="Verdana" w:hAnsi="Verdana"/>
            <w:sz w:val="20"/>
            <w:szCs w:val="20"/>
            <w:rPrChange w:id="2881" w:author="Avv. Rosario Panzariello" w:date="2026-09-18T21:46:00Z" w16du:dateUtc="2026-09-18T19:46:00Z">
              <w:rPr>
                <w:rFonts w:ascii="Verdana" w:hAnsi="Verdana"/>
                <w:b/>
                <w:bCs/>
                <w:sz w:val="20"/>
                <w:szCs w:val="20"/>
              </w:rPr>
            </w:rPrChange>
          </w:rPr>
          <w:t>.</w:t>
        </w:r>
      </w:ins>
      <w:ins w:id="2882" w:author="Avv. Rosario Panzariello" w:date="2026-09-26T10:54:00Z" w16du:dateUtc="2026-09-26T08:54:00Z">
        <w:r w:rsidR="00C0488E">
          <w:rPr>
            <w:rFonts w:ascii="Verdana" w:hAnsi="Verdana"/>
            <w:sz w:val="20"/>
            <w:szCs w:val="20"/>
          </w:rPr>
          <w:t>0</w:t>
        </w:r>
      </w:ins>
      <w:ins w:id="2883" w:author="Avv. Rosario Panzariello" w:date="2026-09-18T21:46:00Z">
        <w:r w:rsidR="00837665" w:rsidRPr="00837665">
          <w:rPr>
            <w:rFonts w:ascii="Verdana" w:hAnsi="Verdana"/>
            <w:sz w:val="20"/>
            <w:szCs w:val="20"/>
            <w:rPrChange w:id="2884" w:author="Avv. Rosario Panzariello" w:date="2026-09-18T21:46:00Z" w16du:dateUtc="2026-09-18T19:46:00Z">
              <w:rPr>
                <w:rFonts w:ascii="Verdana" w:hAnsi="Verdana"/>
                <w:b/>
                <w:bCs/>
                <w:sz w:val="20"/>
                <w:szCs w:val="20"/>
              </w:rPr>
            </w:rPrChange>
          </w:rPr>
          <w:t xml:space="preserve">00,00 (euro </w:t>
        </w:r>
      </w:ins>
      <w:ins w:id="2885" w:author="Avv. Rosario Panzariello" w:date="2026-09-26T10:54:00Z" w16du:dateUtc="2026-09-26T08:54:00Z">
        <w:r w:rsidR="00C0488E">
          <w:rPr>
            <w:rFonts w:ascii="Verdana" w:hAnsi="Verdana"/>
            <w:sz w:val="20"/>
            <w:szCs w:val="20"/>
          </w:rPr>
          <w:t>cinquemila</w:t>
        </w:r>
      </w:ins>
      <w:ins w:id="2886" w:author="Avv. Rosario Panzariello" w:date="2026-09-18T21:46:00Z">
        <w:r w:rsidR="00837665" w:rsidRPr="00837665">
          <w:rPr>
            <w:rFonts w:ascii="Verdana" w:hAnsi="Verdana"/>
            <w:sz w:val="20"/>
            <w:szCs w:val="20"/>
            <w:rPrChange w:id="2887" w:author="Avv. Rosario Panzariello" w:date="2026-09-18T21:46:00Z" w16du:dateUtc="2026-09-18T19:46:00Z">
              <w:rPr>
                <w:rFonts w:ascii="Verdana" w:hAnsi="Verdana"/>
                <w:b/>
                <w:bCs/>
                <w:sz w:val="20"/>
                <w:szCs w:val="20"/>
              </w:rPr>
            </w:rPrChange>
          </w:rPr>
          <w:t>/00) per ciascun Veicolo</w:t>
        </w:r>
      </w:ins>
      <w:commentRangeEnd w:id="2872"/>
      <w:r w:rsidR="005E0032" w:rsidRPr="000D223F">
        <w:rPr>
          <w:rStyle w:val="Rimandocommento"/>
          <w:rFonts w:ascii="Verdana" w:hAnsi="Verdana"/>
          <w:sz w:val="20"/>
          <w:szCs w:val="20"/>
          <w:rPrChange w:id="2888" w:author="Avv. Rosario Panzariello" w:date="2026-09-18T15:23:00Z" w16du:dateUtc="2026-09-18T13:23:00Z">
            <w:rPr>
              <w:rStyle w:val="Rimandocommento"/>
              <w:rFonts w:ascii="Verdana" w:hAnsi="Verdana"/>
              <w:b/>
              <w:bCs/>
              <w:smallCaps/>
              <w:sz w:val="20"/>
              <w:szCs w:val="20"/>
            </w:rPr>
          </w:rPrChange>
        </w:rPr>
        <w:commentReference w:id="2872"/>
      </w:r>
      <w:commentRangeEnd w:id="2873"/>
      <w:r w:rsidRPr="000D223F">
        <w:rPr>
          <w:rStyle w:val="Rimandocommento"/>
          <w:rFonts w:ascii="Verdana" w:hAnsi="Verdana"/>
          <w:sz w:val="20"/>
          <w:szCs w:val="20"/>
          <w:rPrChange w:id="2889" w:author="Avv. Rosario Panzariello" w:date="2026-09-18T15:23:00Z" w16du:dateUtc="2026-09-18T13:23:00Z">
            <w:rPr>
              <w:rStyle w:val="Rimandocommento"/>
              <w:rFonts w:ascii="Verdana" w:hAnsi="Verdana"/>
              <w:b/>
              <w:bCs/>
              <w:smallCaps/>
              <w:sz w:val="20"/>
              <w:szCs w:val="20"/>
            </w:rPr>
          </w:rPrChange>
        </w:rPr>
        <w:commentReference w:id="2873"/>
      </w:r>
      <w:commentRangeEnd w:id="2874"/>
      <w:r w:rsidRPr="000D223F">
        <w:rPr>
          <w:rStyle w:val="Rimandocommento"/>
          <w:rFonts w:ascii="Verdana" w:hAnsi="Verdana"/>
          <w:sz w:val="20"/>
          <w:szCs w:val="20"/>
          <w:rPrChange w:id="2891" w:author="Avv. Rosario Panzariello" w:date="2026-09-18T15:23:00Z" w16du:dateUtc="2026-09-18T13:23:00Z">
            <w:rPr>
              <w:rStyle w:val="Rimandocommento"/>
              <w:rFonts w:ascii="Verdana" w:hAnsi="Verdana"/>
              <w:b/>
              <w:bCs/>
              <w:smallCaps/>
              <w:sz w:val="20"/>
              <w:szCs w:val="20"/>
            </w:rPr>
          </w:rPrChange>
        </w:rPr>
        <w:commentReference w:id="2874"/>
      </w:r>
      <w:commentRangeEnd w:id="2875"/>
      <w:r w:rsidR="00C0488E" w:rsidRPr="000D223F">
        <w:rPr>
          <w:rStyle w:val="Rimandocommento"/>
          <w:rFonts w:ascii="Verdana" w:hAnsi="Verdana"/>
          <w:sz w:val="20"/>
          <w:szCs w:val="20"/>
          <w:rPrChange w:id="2893" w:author="Avv. Rosario Panzariello" w:date="2026-09-18T15:23:00Z" w16du:dateUtc="2026-09-18T13:23:00Z">
            <w:rPr>
              <w:rStyle w:val="Rimandocommento"/>
              <w:rFonts w:ascii="Verdana" w:hAnsi="Verdana"/>
              <w:b/>
              <w:bCs/>
              <w:smallCaps/>
              <w:sz w:val="20"/>
              <w:szCs w:val="20"/>
            </w:rPr>
          </w:rPrChange>
        </w:rPr>
        <w:commentReference w:id="2875"/>
      </w:r>
      <w:ins w:id="2895" w:author="Avv. Rosario Panzariello" w:date="2026-09-18T15:23:00Z" w16du:dateUtc="2026-09-18T13:23:00Z">
        <w:r w:rsidRPr="000D223F">
          <w:rPr>
            <w:rFonts w:ascii="Verdana" w:hAnsi="Verdana"/>
            <w:sz w:val="20"/>
            <w:szCs w:val="20"/>
            <w:rPrChange w:id="2896" w:author="Avv. Rosario Panzariello" w:date="2026-09-18T15:23:00Z" w16du:dateUtc="2026-09-18T13:23:00Z">
              <w:rPr>
                <w:rFonts w:ascii="Verdana" w:hAnsi="Verdana"/>
                <w:b/>
                <w:bCs/>
                <w:smallCaps/>
                <w:sz w:val="20"/>
                <w:szCs w:val="20"/>
              </w:rPr>
            </w:rPrChange>
          </w:rPr>
          <w:t>; b) sono altresì dovuti gli interessi moratori ai sensi del D.Lgs. 231/2002; c) il Veicolo permane nello Stato Opzionato e non può essere oggetto di nuove Offerte, fermo quanto previsto dall'art. 10.5 con riferimento alle Offerte già formulate e ancora efficaci; d) il Venditore resta vincolato alla vendita e agli obblighi previsti dagli artt. 8.9, 8.12 e 11.3 per tutta la permanenza del Veicolo nello Stato Opzionato; e) Fleequid conserva la facoltà di ricevere e accettare il pagamento tardivo, fermo restando quanto previsto in materia di penali, interessi e ulteriori somme dovute per il ritardo; la ricezione o l'accettazione del pagamento tardivo non comporta, di per sé, rinuncia alle penali, agli interessi o agli altri importi già maturati, salvo espressa rinuncia scritta di Fleequid comunicata attraverso uno dei canali ufficiali; f) Fleequid può adottare le misure previste dall'art. 12.10.</w:t>
        </w:r>
      </w:ins>
    </w:p>
    <w:p w14:paraId="39E1FBDF" w14:textId="38A029FC" w:rsidR="000D223F" w:rsidRPr="000D223F" w:rsidRDefault="000D223F">
      <w:pPr>
        <w:pStyle w:val="Paragrafoelenco"/>
        <w:numPr>
          <w:ilvl w:val="1"/>
          <w:numId w:val="1"/>
        </w:numPr>
        <w:spacing w:line="360" w:lineRule="auto"/>
        <w:ind w:left="0" w:firstLine="0"/>
        <w:jc w:val="both"/>
        <w:rPr>
          <w:ins w:id="2897" w:author="Avv. Rosario Panzariello" w:date="2026-09-18T15:23:00Z" w16du:dateUtc="2026-09-18T13:23:00Z"/>
          <w:rFonts w:ascii="Verdana" w:hAnsi="Verdana"/>
          <w:sz w:val="20"/>
          <w:szCs w:val="20"/>
          <w:rPrChange w:id="2898" w:author="Avv. Rosario Panzariello" w:date="2026-09-18T15:23:00Z" w16du:dateUtc="2026-09-18T13:23:00Z">
            <w:rPr>
              <w:ins w:id="2899" w:author="Avv. Rosario Panzariello" w:date="2026-09-18T15:23:00Z" w16du:dateUtc="2026-09-18T13:23:00Z"/>
              <w:rFonts w:ascii="Verdana" w:hAnsi="Verdana"/>
              <w:b/>
              <w:bCs/>
              <w:smallCaps/>
              <w:sz w:val="20"/>
              <w:szCs w:val="20"/>
            </w:rPr>
          </w:rPrChange>
        </w:rPr>
        <w:pPrChange w:id="2900" w:author="Avv. Rosario Panzariello" w:date="2026-09-18T15:23:00Z" w16du:dateUtc="2026-09-18T13:23:00Z">
          <w:pPr>
            <w:pStyle w:val="Paragrafoelenco"/>
            <w:spacing w:line="360" w:lineRule="auto"/>
            <w:outlineLvl w:val="0"/>
          </w:pPr>
        </w:pPrChange>
      </w:pPr>
      <w:ins w:id="2901" w:author="Avv. Rosario Panzariello" w:date="2026-09-18T15:23:00Z" w16du:dateUtc="2026-09-18T13:23:00Z">
        <w:r w:rsidRPr="000D223F">
          <w:rPr>
            <w:rFonts w:ascii="Verdana" w:hAnsi="Verdana"/>
            <w:sz w:val="20"/>
            <w:szCs w:val="20"/>
            <w:rPrChange w:id="2902" w:author="Avv. Rosario Panzariello" w:date="2026-09-18T15:23:00Z" w16du:dateUtc="2026-09-18T13:23:00Z">
              <w:rPr>
                <w:rFonts w:ascii="Verdana" w:hAnsi="Verdana"/>
                <w:b/>
                <w:bCs/>
                <w:smallCaps/>
                <w:sz w:val="20"/>
                <w:szCs w:val="20"/>
              </w:rPr>
            </w:rPrChange>
          </w:rPr>
          <w:t xml:space="preserve">Resta fermo un </w:t>
        </w:r>
      </w:ins>
      <w:ins w:id="2903" w:author="Avv. Rosario Panzariello" w:date="2026-09-27T10:44:00Z" w16du:dateUtc="2026-09-27T08:44:00Z">
        <w:r w:rsidR="005C18A4">
          <w:rPr>
            <w:rFonts w:ascii="Verdana" w:hAnsi="Verdana"/>
            <w:sz w:val="20"/>
            <w:szCs w:val="20"/>
          </w:rPr>
          <w:t>periodo</w:t>
        </w:r>
      </w:ins>
      <w:ins w:id="2904" w:author="Avv. Rosario Panzariello" w:date="2026-09-18T15:23:00Z" w16du:dateUtc="2026-09-18T13:23:00Z">
        <w:r w:rsidRPr="000D223F">
          <w:rPr>
            <w:rFonts w:ascii="Verdana" w:hAnsi="Verdana"/>
            <w:sz w:val="20"/>
            <w:szCs w:val="20"/>
            <w:rPrChange w:id="2905" w:author="Avv. Rosario Panzariello" w:date="2026-09-18T15:23:00Z" w16du:dateUtc="2026-09-18T13:23:00Z">
              <w:rPr>
                <w:rFonts w:ascii="Verdana" w:hAnsi="Verdana"/>
                <w:b/>
                <w:bCs/>
                <w:smallCaps/>
                <w:sz w:val="20"/>
                <w:szCs w:val="20"/>
              </w:rPr>
            </w:rPrChange>
          </w:rPr>
          <w:t xml:space="preserve"> di 7 (sette) giorni, decorrenti dalla messa a disposizione della Proforma ai sensi dell'art. 11.4, entro il quale Fleequid conserva la facoltà di ricevere il pagamento tardivo alle condizioni previste dall'art. 12.6. Il predetto termine comprende il Termine di pagamento ordinario di 3 (tre) giorni di cui all'art. 11.5 e non costituisce un ulteriore termine decorrente dalla sua scadenza. Decorso inutilmente tale termine senza che l'Acquirente abbia integralmente adempiuto, Fleequid può, a propria discrezione e senza necessità di ulteriore diffida o costituzione in mora: a) accettare comunque il pagamento tardivo, restando dovuti le Commissioni a carico dell'Acquirente, le penali, gli interessi, le Tariffe e gli ulteriori importi maturati, salvo espressa rinuncia scritta di Fleequid; ovvero b) procedere all'Annullamento della vendita per inadempimento dell'Acquirente. Le Parti convengono espressamente che il mancato integrale pagamento dell'Importo Totale Dovuto entro il termine previsto dal presente comma costituisce inadempimento di non scarsa importanza e attribuisce a Fleequid il diritto di dichiarare risolto il Contratto ai sensi dell'art. 1456 c.c., mediante comunicazione scritta con la quale dichiari di volersi avvalere della presente clausola risolutiva espressa; l'Annullamento della vendita disposto ai sensi della lett. b) costituisce esercizio di tale facoltà e ne produce gli effetti, secondo quanto previsto dall'art. 14.1. L'Annullamento della vendita è disposto mediante dichiarazione unilaterale di Fleequid comunicata per iscritto all'Acquirente e al Venditore attraverso i canali previsti dall'art. 24 e produce effetto dal momento della comunicazione. Fino a tale momento il Contratto non si scioglie automaticamente, il Veicolo permane nello Stato Opzionato e il Venditore resta vincolato secondo quanto previsto dalle presenti Condizioni Generali. Il mero decorso del termine di 7 (sette) giorni non impedisce a Fleequid di accettare successivamente il pagamento tardivo, fintanto che l'Annullamento della vendita non sia stato comunicato.</w:t>
        </w:r>
      </w:ins>
      <w:ins w:id="2906" w:author="Avv. Rosario Panzariello" w:date="2026-09-18T21:42:00Z" w16du:dateUtc="2026-09-18T19:42:00Z">
        <w:r w:rsidR="00A36257" w:rsidRPr="0026721B">
          <w:rPr>
            <w:rFonts w:ascii="Verdana" w:hAnsi="Verdana"/>
            <w:sz w:val="20"/>
            <w:szCs w:val="20"/>
            <w:rPrChange w:id="2907" w:author="Avv. Rosario Panzariello" w:date="2026-09-18T21:49:00Z" w16du:dateUtc="2026-09-18T19:49:00Z">
              <w:rPr/>
            </w:rPrChange>
          </w:rPr>
          <w:t xml:space="preserve"> </w:t>
        </w:r>
      </w:ins>
      <w:ins w:id="2908" w:author="Avv. Rosario Panzariello" w:date="2026-09-18T21:48:00Z" w16du:dateUtc="2026-09-18T19:48:00Z">
        <w:r w:rsidR="001E5B1A" w:rsidRPr="0026721B">
          <w:rPr>
            <w:rFonts w:ascii="Verdana" w:hAnsi="Verdana"/>
            <w:sz w:val="20"/>
            <w:szCs w:val="20"/>
            <w:rPrChange w:id="2909" w:author="Avv. Rosario Panzariello" w:date="2026-09-18T21:49:00Z" w16du:dateUtc="2026-09-18T19:49:00Z">
              <w:rPr/>
            </w:rPrChange>
          </w:rPr>
          <w:t>Fino all’integrale pagamento ovvero, se anteriore, fino all’efficacia dell’Annullamento della vendita, continuano a maturare gli interessi moratori e gli ulteriori importi dovuti in conseguenza del ritardo; la penale giornaliera di cui all’art. 12.6, lett. a), continua a maturare esclusivamente fino al raggiungimento dell’importo massimo complessivo ivi previsto.</w:t>
        </w:r>
      </w:ins>
      <w:ins w:id="2910" w:author="Avv. Rosario Panzariello" w:date="2026-09-18T21:49:00Z" w16du:dateUtc="2026-09-18T19:49:00Z">
        <w:r w:rsidR="0026721B" w:rsidRPr="0026721B">
          <w:rPr>
            <w:rFonts w:ascii="Verdana" w:hAnsi="Verdana"/>
            <w:sz w:val="20"/>
            <w:szCs w:val="20"/>
            <w:rPrChange w:id="2911" w:author="Avv. Rosario Panzariello" w:date="2026-09-18T21:49:00Z" w16du:dateUtc="2026-09-18T19:49:00Z">
              <w:rPr/>
            </w:rPrChange>
          </w:rPr>
          <w:t xml:space="preserve"> Il raggiungimento di tale importo massimo determina esclusivamente la cessazione della maturazione di ulteriori importi </w:t>
        </w:r>
        <w:r w:rsidR="0026721B" w:rsidRPr="0026721B">
          <w:rPr>
            <w:rFonts w:ascii="Verdana" w:hAnsi="Verdana"/>
            <w:sz w:val="20"/>
            <w:szCs w:val="20"/>
            <w:rPrChange w:id="2912" w:author="Avv. Rosario Panzariello" w:date="2026-09-18T21:49:00Z" w16du:dateUtc="2026-09-18T19:49:00Z">
              <w:rPr/>
            </w:rPrChange>
          </w:rPr>
          <w:lastRenderedPageBreak/>
          <w:t>a titolo di penale giornaliera e non incide sulle Commissioni, sulle Tariffe, sugli interessi moratori, sugli ulteriori importi dovuti né sulle conseguenze dell’Annullamento della vendita previste dalle presenti Condizioni Generali.</w:t>
        </w:r>
      </w:ins>
    </w:p>
    <w:p w14:paraId="2D885E1F" w14:textId="4A745E7C" w:rsidR="000D223F" w:rsidRPr="000D223F" w:rsidRDefault="000D223F">
      <w:pPr>
        <w:pStyle w:val="Paragrafoelenco"/>
        <w:numPr>
          <w:ilvl w:val="1"/>
          <w:numId w:val="1"/>
        </w:numPr>
        <w:spacing w:line="360" w:lineRule="auto"/>
        <w:ind w:left="0" w:firstLine="0"/>
        <w:jc w:val="both"/>
        <w:rPr>
          <w:ins w:id="2913" w:author="Avv. Rosario Panzariello" w:date="2026-09-18T15:23:00Z" w16du:dateUtc="2026-09-18T13:23:00Z"/>
          <w:rFonts w:ascii="Verdana" w:hAnsi="Verdana"/>
          <w:sz w:val="20"/>
          <w:szCs w:val="20"/>
          <w:rPrChange w:id="2914" w:author="Avv. Rosario Panzariello" w:date="2026-09-18T15:23:00Z" w16du:dateUtc="2026-09-18T13:23:00Z">
            <w:rPr>
              <w:ins w:id="2915" w:author="Avv. Rosario Panzariello" w:date="2026-09-18T15:23:00Z" w16du:dateUtc="2026-09-18T13:23:00Z"/>
              <w:rFonts w:ascii="Verdana" w:hAnsi="Verdana"/>
              <w:b/>
              <w:bCs/>
              <w:smallCaps/>
              <w:sz w:val="20"/>
              <w:szCs w:val="20"/>
            </w:rPr>
          </w:rPrChange>
        </w:rPr>
        <w:pPrChange w:id="2916" w:author="Avv. Rosario Panzariello" w:date="2026-09-18T15:23:00Z" w16du:dateUtc="2026-09-18T13:23:00Z">
          <w:pPr>
            <w:pStyle w:val="Paragrafoelenco"/>
            <w:spacing w:line="360" w:lineRule="auto"/>
            <w:outlineLvl w:val="0"/>
          </w:pPr>
        </w:pPrChange>
      </w:pPr>
      <w:ins w:id="2917" w:author="Avv. Rosario Panzariello" w:date="2026-09-18T15:23:00Z" w16du:dateUtc="2026-09-18T13:23:00Z">
        <w:r w:rsidRPr="000D223F">
          <w:rPr>
            <w:rFonts w:ascii="Verdana" w:hAnsi="Verdana"/>
            <w:sz w:val="20"/>
            <w:szCs w:val="20"/>
            <w:rPrChange w:id="2918" w:author="Avv. Rosario Panzariello" w:date="2026-09-18T15:23:00Z" w16du:dateUtc="2026-09-18T13:23:00Z">
              <w:rPr>
                <w:rFonts w:ascii="Verdana" w:hAnsi="Verdana"/>
                <w:b/>
                <w:bCs/>
                <w:smallCaps/>
                <w:sz w:val="20"/>
                <w:szCs w:val="20"/>
              </w:rPr>
            </w:rPrChange>
          </w:rPr>
          <w:t>A seguito dell'Annullamento della vendita per inadempimento dell'Acquirente: a) cessa lo Stato Opzionato del Veicolo nei confronti dell'Acquirente inadempiente e Fleequid può procedere secondo quanto previsto dall'art. 10.5 nei confronti degli altri Offerenti le cui Offerte siano ancora valide e vincolanti; b) qualora Fleequid non si avvalga di una delle Offerte ancora efficaci ai sensi dell'art. 10.5, ovvero qualora non ve ne siano, il Veicolo può essere nuovamente commercializzato da Fleequid mediante un nuovo Evento di vendita, anche secondo un diverso Modello di Vendita, nel rispetto degli artt. 3, 8.6 e 8.8 e delle condizioni economiche applicabili nei rapporti con il Venditore; c) il Venditore cessa di essere obbligato a mantenere il Veicolo riservato all'Acquirente inadempiente, fermi restando l'impegno di commercializzazione e vendita assunto ai sensi dell'art. 8.8 e gli ulteriori obblighi previsti dalle presenti Condizioni Generali; d) la penale giornaliera prevista dall'art. 12.6, lett. a), cessa di maturare alla data di efficacia dell'Annullamento, restando definitivamente dovuti gli importi maturati sino a tale momento, unitamente agli interessi moratori maturati; e) restano dovuti dall'Acquirente gli importi previsti dall'art. 12.9; non maturano invece le Commissioni a carico del Venditore per l'operazione annullata, ai sensi dell'art. 12.4; f) il Deposito cauzionale eventualmente prestato dall'Acquirente può essere trattenuto e imputato alle somme dovute secondo quanto previsto dall'art. 6.3, con restituzione dell'eventuale eccedenza nei termini ivi previsti; g) l'Annullamento produce gli effetti previsti dall'art. 6 in materia di Classificazione dell'Utente, ove ne ricorrano i presupposti, e consente l'adozione delle misure previste dall'art. 12.10; h) resta salvo il diritto di Fleequid al risarcimento dell'eventuale maggior danno; i) l'Acquirente inadempiente non può vantare alcun diritto o pretesa sul Veicolo, sulla sua successiva vendita a un altro Offerente o a un terzo, sul prezzo della successiva operazione né sull'eventuale differenza, positiva o negativa, rispetto al prezzo della vendita annullata. Per gli effetti restitutori e patrimoniali comuni si applica l'art. 15.</w:t>
        </w:r>
      </w:ins>
    </w:p>
    <w:p w14:paraId="638FA95F" w14:textId="3567B46E" w:rsidR="000D223F" w:rsidRPr="000D223F" w:rsidRDefault="003973D9">
      <w:pPr>
        <w:pStyle w:val="Paragrafoelenco"/>
        <w:numPr>
          <w:ilvl w:val="1"/>
          <w:numId w:val="1"/>
        </w:numPr>
        <w:spacing w:line="360" w:lineRule="auto"/>
        <w:ind w:left="0" w:firstLine="0"/>
        <w:jc w:val="both"/>
        <w:rPr>
          <w:ins w:id="2919" w:author="Avv. Rosario Panzariello" w:date="2026-09-18T15:23:00Z" w16du:dateUtc="2026-09-18T13:23:00Z"/>
          <w:rFonts w:ascii="Verdana" w:hAnsi="Verdana"/>
          <w:sz w:val="20"/>
          <w:szCs w:val="20"/>
          <w:rPrChange w:id="2920" w:author="Avv. Rosario Panzariello" w:date="2026-09-18T15:23:00Z" w16du:dateUtc="2026-09-18T13:23:00Z">
            <w:rPr>
              <w:ins w:id="2921" w:author="Avv. Rosario Panzariello" w:date="2026-09-18T15:23:00Z" w16du:dateUtc="2026-09-18T13:23:00Z"/>
              <w:rFonts w:ascii="Verdana" w:hAnsi="Verdana"/>
              <w:b/>
              <w:bCs/>
              <w:smallCaps/>
              <w:sz w:val="20"/>
              <w:szCs w:val="20"/>
            </w:rPr>
          </w:rPrChange>
        </w:rPr>
        <w:pPrChange w:id="2922" w:author="Avv. Rosario Panzariello" w:date="2026-09-18T15:23:00Z" w16du:dateUtc="2026-09-18T13:23:00Z">
          <w:pPr>
            <w:pStyle w:val="Paragrafoelenco"/>
            <w:spacing w:line="360" w:lineRule="auto"/>
            <w:outlineLvl w:val="0"/>
          </w:pPr>
        </w:pPrChange>
      </w:pPr>
      <w:ins w:id="2923" w:author="Avv. Rosario Panzariello" w:date="2026-09-18T15:24:00Z" w16du:dateUtc="2026-09-18T13:24:00Z">
        <w:r>
          <w:rPr>
            <w:rFonts w:ascii="Verdana" w:hAnsi="Verdana"/>
            <w:sz w:val="20"/>
            <w:szCs w:val="20"/>
          </w:rPr>
          <w:t>I</w:t>
        </w:r>
      </w:ins>
      <w:ins w:id="2924" w:author="Avv. Rosario Panzariello" w:date="2026-09-18T15:23:00Z" w16du:dateUtc="2026-09-18T13:23:00Z">
        <w:r w:rsidR="000D223F" w:rsidRPr="000D223F">
          <w:rPr>
            <w:rFonts w:ascii="Verdana" w:hAnsi="Verdana"/>
            <w:sz w:val="20"/>
            <w:szCs w:val="20"/>
            <w:rPrChange w:id="2925" w:author="Avv. Rosario Panzariello" w:date="2026-09-18T15:23:00Z" w16du:dateUtc="2026-09-18T13:23:00Z">
              <w:rPr>
                <w:rFonts w:ascii="Verdana" w:hAnsi="Verdana"/>
                <w:b/>
                <w:bCs/>
                <w:smallCaps/>
                <w:sz w:val="20"/>
                <w:szCs w:val="20"/>
              </w:rPr>
            </w:rPrChange>
          </w:rPr>
          <w:t xml:space="preserve">n caso di Annullamento della vendita per ritardo o mancato integrale pagamento imputabile all'Acquirente restano definitivamente dovuti a Fleequid: a) le Commissioni a carico dell'Acquirente, ove previste per la specifica operazione, secondo quanto stabilito dall'art. 12.4; b) la penale giornaliera di cui all'art. 12.6, lett. a), maturata sino alla data di efficacia dell'Annullamento della vendita, nonché gli interessi moratori maturati; c) nella Vendita in commissione, sia quando Fleequid operi mediante Rivendita sia quando operi quale Intermediario puro, un'ulteriore penale di importo pari a due volte le Commissioni a carico dell'Acquirente, determinata sulla base delle Commissioni applicabili alla specifica operazione, cosicché l'ammontare complessivamente dovuto per Commissioni e per la presente penale sia pari a tre volte l'importo delle Commissioni; d) un'ulteriore penale di € 1.000,00 (euro mille/00) per ciascun Veicolo interessato dall'Accordo vincolante successivamente annullato; e) le Tariffe relative ai Servizi già resi e ogni altro importo maturato per distinto titolo ai sensi delle presenti Condizioni Generali. Nel Dealer Sales, non essendo dovute Commissioni dall'Acquirente secondo </w:t>
        </w:r>
        <w:r w:rsidR="000D223F" w:rsidRPr="000D223F">
          <w:rPr>
            <w:rFonts w:ascii="Verdana" w:hAnsi="Verdana"/>
            <w:sz w:val="20"/>
            <w:szCs w:val="20"/>
            <w:rPrChange w:id="2926" w:author="Avv. Rosario Panzariello" w:date="2026-09-18T15:23:00Z" w16du:dateUtc="2026-09-18T13:23:00Z">
              <w:rPr>
                <w:rFonts w:ascii="Verdana" w:hAnsi="Verdana"/>
                <w:b/>
                <w:bCs/>
                <w:smallCaps/>
                <w:sz w:val="20"/>
                <w:szCs w:val="20"/>
              </w:rPr>
            </w:rPrChange>
          </w:rPr>
          <w:lastRenderedPageBreak/>
          <w:t xml:space="preserve">la Vendita in commissione, non trova applicazione la penale di cui alla lett. c); restano invece dovuti gli importi di cui alle lett. b), d) ed e). Ove ricorrano i presupposti previsti dall'art. 13, resta altresì ferma </w:t>
        </w:r>
      </w:ins>
      <w:ins w:id="2927" w:author="Avv. Rosario Panzariello" w:date="2026-09-27T09:23:00Z" w16du:dateUtc="2026-09-27T07:23:00Z">
        <w:r w:rsidR="001646A5">
          <w:rPr>
            <w:rFonts w:ascii="Verdana" w:hAnsi="Verdana"/>
            <w:sz w:val="20"/>
            <w:szCs w:val="20"/>
          </w:rPr>
          <w:t>la conversione in penale del Pagamento anticipato ai sensi dell’</w:t>
        </w:r>
      </w:ins>
      <w:ins w:id="2928" w:author="Avv. Rosario Panzariello" w:date="2026-09-18T15:23:00Z" w16du:dateUtc="2026-09-18T13:23:00Z">
        <w:r w:rsidR="000D223F" w:rsidRPr="000D223F">
          <w:rPr>
            <w:rFonts w:ascii="Verdana" w:hAnsi="Verdana"/>
            <w:sz w:val="20"/>
            <w:szCs w:val="20"/>
            <w:rPrChange w:id="2929" w:author="Avv. Rosario Panzariello" w:date="2026-09-18T15:23:00Z" w16du:dateUtc="2026-09-18T13:23:00Z">
              <w:rPr>
                <w:rFonts w:ascii="Verdana" w:hAnsi="Verdana"/>
                <w:b/>
                <w:bCs/>
                <w:smallCaps/>
                <w:sz w:val="20"/>
                <w:szCs w:val="20"/>
              </w:rPr>
            </w:rPrChange>
          </w:rPr>
          <w:t xml:space="preserve">art. 13.6. Le somme previste dal presente comma sono dovute per titoli distinti e sono cumulabili nei limiti consentiti dalla legge. Il Deposito cauzionale eventualmente prestato costituisce esclusivamente garanzia delle obbligazioni dell'Acquirente e può essere imputato alle somme dovute secondo quanto previsto dall'art. 6.3, senza costituire un ulteriore titolo di addebito. È fatto salvo il diritto di Fleequid al risarcimento del maggior danno, limitatamente alla parte eccedente quanto già soddisfatto mediante le penali previste dalle presenti Condizioni Generali. Qualora la somma delle penali di cui alle lett. b), limitatamente alla penale giornaliera, c) e d) </w:t>
        </w:r>
      </w:ins>
      <w:ins w:id="2930" w:author="Avv. Rosario Panzariello" w:date="2026-09-27T08:56:00Z" w16du:dateUtc="2026-09-27T06:56:00Z">
        <w:r w:rsidR="00844479">
          <w:rPr>
            <w:rFonts w:ascii="Verdana" w:hAnsi="Verdana"/>
            <w:sz w:val="20"/>
            <w:szCs w:val="20"/>
          </w:rPr>
          <w:t>nonché</w:t>
        </w:r>
        <w:r w:rsidR="005A7847">
          <w:rPr>
            <w:rFonts w:ascii="Verdana" w:hAnsi="Verdana"/>
            <w:sz w:val="20"/>
            <w:szCs w:val="20"/>
          </w:rPr>
          <w:t xml:space="preserve">, ove applicabile, della penale derivante dalla conversione del Pagamento anticipato ai </w:t>
        </w:r>
      </w:ins>
      <w:ins w:id="2931" w:author="Avv. Rosario Panzariello" w:date="2026-09-27T08:57:00Z" w16du:dateUtc="2026-09-27T06:57:00Z">
        <w:r w:rsidR="005A7847">
          <w:rPr>
            <w:rFonts w:ascii="Verdana" w:hAnsi="Verdana"/>
            <w:sz w:val="20"/>
            <w:szCs w:val="20"/>
          </w:rPr>
          <w:t xml:space="preserve">sensi dell’art. 13.6 </w:t>
        </w:r>
      </w:ins>
      <w:ins w:id="2932" w:author="Avv. Rosario Panzariello" w:date="2026-09-18T15:23:00Z" w16du:dateUtc="2026-09-18T13:23:00Z">
        <w:r w:rsidR="000D223F" w:rsidRPr="000D223F">
          <w:rPr>
            <w:rFonts w:ascii="Verdana" w:hAnsi="Verdana"/>
            <w:sz w:val="20"/>
            <w:szCs w:val="20"/>
            <w:rPrChange w:id="2933" w:author="Avv. Rosario Panzariello" w:date="2026-09-18T15:23:00Z" w16du:dateUtc="2026-09-18T13:23:00Z">
              <w:rPr>
                <w:rFonts w:ascii="Verdana" w:hAnsi="Verdana"/>
                <w:b/>
                <w:bCs/>
                <w:smallCaps/>
                <w:sz w:val="20"/>
                <w:szCs w:val="20"/>
              </w:rPr>
            </w:rPrChange>
          </w:rPr>
          <w:t>risulti inferiore al 5% del Prezzo di vendita all'Acquirente del Veicolo oggetto della vendita annullata, la componente penale complessivamente dovuta è integrata esclusivamente fino al raggiungimento di tale soglia, che opera quale pavimento economico e non quale ulteriore sanzione cumulativa. Ai fini del confronto e dell'integrazione previsti dal presente periodo: (i) la base di calcolo è costituita esclusivamente dal Prezzo di vendita all'Acquirente del Veicolo oggetto della vendita annullata, con esclusione dell'Importo Totale Dovuto, delle Commissioni, delle Tariffe e di ogni altro importo accessorio; (ii) rilevano esclusivamente le penali proprie dell'inadempimento dell'Acquirente sopra indicate; (iii) non rilevano le Commissioni a carico dell'Acquirente, le Tariffe, gli interessi moratori, il Deposito cauzionale trattenuto o imputato, i rimborsi di costi e spese</w:t>
        </w:r>
      </w:ins>
      <w:ins w:id="2934" w:author="Avv. Rosario Panzariello" w:date="2026-09-27T09:24:00Z" w16du:dateUtc="2026-09-27T07:24:00Z">
        <w:r w:rsidR="00BF78AD">
          <w:rPr>
            <w:rFonts w:ascii="Verdana" w:hAnsi="Verdana"/>
            <w:sz w:val="20"/>
            <w:szCs w:val="20"/>
          </w:rPr>
          <w:t xml:space="preserve"> e il risarcimento del maggior danno</w:t>
        </w:r>
      </w:ins>
      <w:ins w:id="2935" w:author="Avv. Rosario Panzariello" w:date="2026-09-18T15:23:00Z" w16du:dateUtc="2026-09-18T13:23:00Z">
        <w:r w:rsidR="000D223F" w:rsidRPr="000D223F">
          <w:rPr>
            <w:rFonts w:ascii="Verdana" w:hAnsi="Verdana"/>
            <w:sz w:val="20"/>
            <w:szCs w:val="20"/>
            <w:rPrChange w:id="2936" w:author="Avv. Rosario Panzariello" w:date="2026-09-18T15:23:00Z" w16du:dateUtc="2026-09-18T13:23:00Z">
              <w:rPr>
                <w:rFonts w:ascii="Verdana" w:hAnsi="Verdana"/>
                <w:b/>
                <w:bCs/>
                <w:smallCaps/>
                <w:sz w:val="20"/>
                <w:szCs w:val="20"/>
              </w:rPr>
            </w:rPrChange>
          </w:rPr>
          <w:t>. La presente disposizione si applica a tutti i Modelli di Vendita; nel Dealer Sales il confronto è effettuato con le sole penali ivi applicabili, senza che la penale di cui alla lett. c) possa essere introdotta o computata.</w:t>
        </w:r>
      </w:ins>
    </w:p>
    <w:p w14:paraId="196180C0" w14:textId="2AD847A0" w:rsidR="000D223F" w:rsidRPr="000D223F" w:rsidRDefault="000D223F">
      <w:pPr>
        <w:pStyle w:val="Paragrafoelenco"/>
        <w:numPr>
          <w:ilvl w:val="1"/>
          <w:numId w:val="1"/>
        </w:numPr>
        <w:spacing w:line="360" w:lineRule="auto"/>
        <w:ind w:left="0" w:firstLine="0"/>
        <w:jc w:val="both"/>
        <w:rPr>
          <w:ins w:id="2937" w:author="Avv. Rosario Panzariello" w:date="2026-09-18T15:23:00Z" w16du:dateUtc="2026-09-18T13:23:00Z"/>
          <w:rFonts w:ascii="Verdana" w:hAnsi="Verdana"/>
          <w:sz w:val="20"/>
          <w:szCs w:val="20"/>
          <w:rPrChange w:id="2938" w:author="Avv. Rosario Panzariello" w:date="2026-09-18T15:23:00Z" w16du:dateUtc="2026-09-18T13:23:00Z">
            <w:rPr>
              <w:ins w:id="2939" w:author="Avv. Rosario Panzariello" w:date="2026-09-18T15:23:00Z" w16du:dateUtc="2026-09-18T13:23:00Z"/>
              <w:rFonts w:ascii="Verdana" w:hAnsi="Verdana"/>
              <w:b/>
              <w:bCs/>
              <w:smallCaps/>
              <w:sz w:val="20"/>
              <w:szCs w:val="20"/>
            </w:rPr>
          </w:rPrChange>
        </w:rPr>
        <w:pPrChange w:id="2940" w:author="Avv. Rosario Panzariello" w:date="2026-09-18T15:23:00Z" w16du:dateUtc="2026-09-18T13:23:00Z">
          <w:pPr>
            <w:pStyle w:val="Paragrafoelenco"/>
            <w:spacing w:line="360" w:lineRule="auto"/>
            <w:outlineLvl w:val="0"/>
          </w:pPr>
        </w:pPrChange>
      </w:pPr>
      <w:ins w:id="2941" w:author="Avv. Rosario Panzariello" w:date="2026-09-18T15:23:00Z" w16du:dateUtc="2026-09-18T13:23:00Z">
        <w:r w:rsidRPr="000D223F">
          <w:rPr>
            <w:rFonts w:ascii="Verdana" w:hAnsi="Verdana"/>
            <w:sz w:val="20"/>
            <w:szCs w:val="20"/>
            <w:rPrChange w:id="2942" w:author="Avv. Rosario Panzariello" w:date="2026-09-18T15:23:00Z" w16du:dateUtc="2026-09-18T13:23:00Z">
              <w:rPr>
                <w:rFonts w:ascii="Verdana" w:hAnsi="Verdana"/>
                <w:b/>
                <w:bCs/>
                <w:smallCaps/>
                <w:sz w:val="20"/>
                <w:szCs w:val="20"/>
              </w:rPr>
            </w:rPrChange>
          </w:rPr>
          <w:t>Dal verificarsi del ritardo o del mancato pagamento, e per tutta la sua durata, Fleequid può discrezionalmente limitare o sospendere l'operatività del profilo dell'Acquirente, anche impedendo la formulazione di nuove Offerte o l'accesso a determinati Eventi di vendita. Qualora Fleequid accetti il pagamento tardivo, essa può ripristinare l'operatività del profilo, eventualmente mantenendo un diverso regime cauzionale o una diversa Classificazione dell'Utente ai sensi dell'art. 6. In caso di Annullamento della vendita per mancato pagamento, Fleequid può mantenere o aggravare la limitazione, sino al blocco del profilo dell'Acquirente. Le misure previste dal presente comma, la Classificazione dell'Utente e il conseguente regime del Deposito cauzionale di cui all'art. 6, nonché l'Annullamento della vendita, costituiscono istituti distinti e cumulabili. La limitazione o sospensione dell'operatività del profilo non scioglie l'Accordo vincolante, non incide sulla sua efficacia e non libera l'Acquirente dagli obblighi già assunti, ivi compreso l'obbligo di corrispondere l'Importo Totale Dovuto e gli ulteriori importi dovuti ai sensi del presente articolo. Le misure previste dal presente comma sono autonome rispetto ai provvedimenti adottabili ai sensi degli artt. 5.6 e 5.7 e non sono soggette ai presupposti e ai termini ivi previsti.</w:t>
        </w:r>
      </w:ins>
    </w:p>
    <w:p w14:paraId="3494408D" w14:textId="1ECBC366" w:rsidR="00F549E8" w:rsidRDefault="000D223F">
      <w:pPr>
        <w:pStyle w:val="Paragrafoelenco"/>
        <w:numPr>
          <w:ilvl w:val="1"/>
          <w:numId w:val="1"/>
        </w:numPr>
        <w:spacing w:line="360" w:lineRule="auto"/>
        <w:ind w:left="0" w:firstLine="0"/>
        <w:jc w:val="both"/>
        <w:rPr>
          <w:ins w:id="2943" w:author="Avv. Rosario Panzariello" w:date="2026-09-20T06:58:00Z" w16du:dateUtc="2026-09-20T04:58:00Z"/>
          <w:rFonts w:ascii="Verdana" w:hAnsi="Verdana"/>
          <w:sz w:val="20"/>
          <w:szCs w:val="20"/>
        </w:rPr>
      </w:pPr>
      <w:ins w:id="2944" w:author="Avv. Rosario Panzariello" w:date="2026-09-18T15:23:00Z" w16du:dateUtc="2026-09-18T13:23:00Z">
        <w:r w:rsidRPr="000D223F">
          <w:rPr>
            <w:rFonts w:ascii="Verdana" w:hAnsi="Verdana"/>
            <w:sz w:val="20"/>
            <w:szCs w:val="20"/>
            <w:rPrChange w:id="2945" w:author="Avv. Rosario Panzariello" w:date="2026-09-18T15:23:00Z" w16du:dateUtc="2026-09-18T13:23:00Z">
              <w:rPr>
                <w:rFonts w:ascii="Verdana" w:hAnsi="Verdana"/>
                <w:b/>
                <w:bCs/>
                <w:smallCaps/>
                <w:sz w:val="20"/>
                <w:szCs w:val="20"/>
              </w:rPr>
            </w:rPrChange>
          </w:rPr>
          <w:lastRenderedPageBreak/>
          <w:t>Il Venditore riconosce e accetta che, nei casi previsti dal presente articolo, Fleequid può procedere all'Annullamento della vendita per ritardo o mancato pagamento imputabile all'Acquirente, senza che ciò costituisca inadempimento di Fleequid nei confronti del Venditore. In tali ipotesi il Venditore rinuncia a formulare nei confronti di Fleequid pretese risarcitorie, restitutorie o di altra natura fondate sull'Annullamento della vendita o sul mancato perfezionamento della relativa fase esecutiva, fermo restando il diritto del Venditore alle sole somme eventualmente già maturate per diverso titolo ai sensi delle presenti Condizioni Generali. Resta altresì fermo quanto previsto dagli artt. 8.8 e 10.5 in ordine alla permanenza dell'impegno del Venditore, all'utilizzo delle ulteriori Offerte ancora efficaci e alla successiva commercializzazione del Veicolo.</w:t>
        </w:r>
      </w:ins>
    </w:p>
    <w:p w14:paraId="78EBA998" w14:textId="77777777" w:rsidR="00A93030" w:rsidRPr="000D223F" w:rsidRDefault="00A93030">
      <w:pPr>
        <w:pStyle w:val="Paragrafoelenco"/>
        <w:spacing w:line="360" w:lineRule="auto"/>
        <w:ind w:left="0"/>
        <w:jc w:val="both"/>
        <w:rPr>
          <w:ins w:id="2946" w:author="Avv. Rosario Panzariello" w:date="2026-09-14T16:06:00Z"/>
          <w:rFonts w:ascii="Verdana" w:hAnsi="Verdana"/>
          <w:sz w:val="20"/>
          <w:szCs w:val="20"/>
          <w:rPrChange w:id="2947" w:author="Avv. Rosario Panzariello" w:date="2026-09-18T15:23:00Z" w16du:dateUtc="2026-09-18T13:23:00Z">
            <w:rPr>
              <w:ins w:id="2948" w:author="Avv. Rosario Panzariello" w:date="2026-09-14T16:06:00Z"/>
              <w:rFonts w:ascii="Verdana" w:hAnsi="Verdana"/>
              <w:b/>
              <w:bCs/>
              <w:smallCaps/>
              <w:sz w:val="20"/>
              <w:szCs w:val="20"/>
            </w:rPr>
          </w:rPrChange>
        </w:rPr>
        <w:pPrChange w:id="2949" w:author="Avv. Rosario Panzariello" w:date="2026-09-20T06:58:00Z" w16du:dateUtc="2026-09-20T04:58:00Z">
          <w:pPr>
            <w:pStyle w:val="Paragrafoelenco"/>
            <w:numPr>
              <w:numId w:val="1"/>
            </w:numPr>
            <w:spacing w:line="360" w:lineRule="auto"/>
            <w:ind w:left="0" w:hanging="360"/>
            <w:outlineLvl w:val="0"/>
          </w:pPr>
        </w:pPrChange>
      </w:pPr>
    </w:p>
    <w:p w14:paraId="0E0B9550" w14:textId="6C80802F" w:rsidR="005E3549" w:rsidRPr="00D63641" w:rsidDel="00F549E8" w:rsidRDefault="003E7B46" w:rsidP="005E3549">
      <w:pPr>
        <w:pStyle w:val="Paragrafoelenco"/>
        <w:numPr>
          <w:ilvl w:val="1"/>
          <w:numId w:val="1"/>
        </w:numPr>
        <w:spacing w:line="360" w:lineRule="auto"/>
        <w:ind w:left="0" w:firstLine="0"/>
        <w:jc w:val="both"/>
        <w:rPr>
          <w:ins w:id="2950" w:author="Avv. Rosario Panzariello" w:date="2026-09-14T16:12:00Z"/>
          <w:del w:id="2951" w:author="Avv. Rosario Panzariello" w:date="2026-09-18T15:22:00Z" w16du:dateUtc="2026-09-18T13:22:00Z"/>
          <w:rFonts w:ascii="Verdana" w:hAnsi="Verdana"/>
          <w:b/>
          <w:bCs/>
          <w:smallCaps/>
          <w:sz w:val="20"/>
          <w:szCs w:val="20"/>
          <w:rPrChange w:id="2952" w:author="Avv. Rosario Panzariello" w:date="2026-09-26T11:50:00Z" w16du:dateUtc="2026-09-26T09:50:00Z">
            <w:rPr>
              <w:ins w:id="2953" w:author="Avv. Rosario Panzariello" w:date="2026-09-14T16:12:00Z"/>
              <w:del w:id="2954" w:author="Avv. Rosario Panzariello" w:date="2026-09-18T15:22:00Z" w16du:dateUtc="2026-09-18T13:22:00Z"/>
              <w:rFonts w:ascii="Verdana" w:hAnsi="Verdana"/>
              <w:sz w:val="20"/>
              <w:szCs w:val="20"/>
            </w:rPr>
          </w:rPrChange>
        </w:rPr>
      </w:pPr>
      <w:bookmarkStart w:id="2955" w:name="_Toc241317094"/>
      <w:ins w:id="2956" w:author="Avv. Rosario Panzariello" w:date="2026-09-26T11:49:00Z" w16du:dateUtc="2026-09-26T09:49:00Z">
        <w:r w:rsidRPr="00D63641">
          <w:rPr>
            <w:rFonts w:ascii="Verdana" w:hAnsi="Verdana"/>
            <w:b/>
            <w:bCs/>
            <w:smallCaps/>
            <w:sz w:val="20"/>
            <w:szCs w:val="20"/>
            <w:rPrChange w:id="2957" w:author="Avv. Rosario Panzariello" w:date="2026-09-26T11:50:00Z" w16du:dateUtc="2026-09-26T09:50:00Z">
              <w:rPr>
                <w:rFonts w:ascii="Verdana" w:hAnsi="Verdana"/>
                <w:sz w:val="20"/>
                <w:szCs w:val="20"/>
              </w:rPr>
            </w:rPrChange>
          </w:rPr>
          <w:t>Vend</w:t>
        </w:r>
      </w:ins>
      <w:ins w:id="2958" w:author="Avv. Rosario Panzariello" w:date="2026-09-26T11:50:00Z" w16du:dateUtc="2026-09-26T09:50:00Z">
        <w:r w:rsidR="00D63641" w:rsidRPr="00D63641">
          <w:rPr>
            <w:rFonts w:ascii="Verdana" w:hAnsi="Verdana"/>
            <w:b/>
            <w:bCs/>
            <w:smallCaps/>
            <w:sz w:val="20"/>
            <w:szCs w:val="20"/>
            <w:rPrChange w:id="2959" w:author="Avv. Rosario Panzariello" w:date="2026-09-26T11:50:00Z" w16du:dateUtc="2026-09-26T09:50:00Z">
              <w:rPr>
                <w:rFonts w:ascii="Verdana" w:hAnsi="Verdana"/>
                <w:sz w:val="20"/>
                <w:szCs w:val="20"/>
              </w:rPr>
            </w:rPrChange>
          </w:rPr>
          <w:t>ita differita:</w:t>
        </w:r>
        <w:bookmarkEnd w:id="2955"/>
        <w:r w:rsidR="00D63641" w:rsidRPr="00D63641">
          <w:rPr>
            <w:rFonts w:ascii="Verdana" w:hAnsi="Verdana"/>
            <w:b/>
            <w:bCs/>
            <w:smallCaps/>
            <w:sz w:val="20"/>
            <w:szCs w:val="20"/>
            <w:rPrChange w:id="2960" w:author="Avv. Rosario Panzariello" w:date="2026-09-26T11:50:00Z" w16du:dateUtc="2026-09-26T09:50:00Z">
              <w:rPr>
                <w:rFonts w:ascii="Verdana" w:hAnsi="Verdana"/>
                <w:sz w:val="20"/>
                <w:szCs w:val="20"/>
              </w:rPr>
            </w:rPrChange>
          </w:rPr>
          <w:t xml:space="preserve"> </w:t>
        </w:r>
      </w:ins>
      <w:ins w:id="2961" w:author="Avv. Rosario Panzariello" w:date="2026-09-14T16:11:00Z">
        <w:del w:id="2962" w:author="Avv. Rosario Panzariello" w:date="2026-09-18T15:22:00Z" w16du:dateUtc="2026-09-18T13:22:00Z">
          <w:r w:rsidR="00F70F85" w:rsidRPr="00D63641" w:rsidDel="00F549E8">
            <w:rPr>
              <w:rFonts w:ascii="Verdana" w:hAnsi="Verdana"/>
              <w:b/>
              <w:bCs/>
              <w:smallCaps/>
              <w:sz w:val="20"/>
              <w:szCs w:val="20"/>
              <w:rPrChange w:id="2963" w:author="Avv. Rosario Panzariello" w:date="2026-09-26T11:50:00Z" w16du:dateUtc="2026-09-26T09:50:00Z">
                <w:rPr>
                  <w:rFonts w:ascii="Verdana" w:hAnsi="Verdana"/>
                  <w:sz w:val="20"/>
                  <w:szCs w:val="20"/>
                </w:rPr>
              </w:rPrChange>
            </w:rPr>
            <w:delText>L’Acquirente è tenuto a corrispondere integralmente l’</w:delText>
          </w:r>
          <w:r w:rsidR="00F70F85" w:rsidRPr="00D63641" w:rsidDel="00F549E8">
            <w:rPr>
              <w:rFonts w:ascii="Verdana" w:hAnsi="Verdana"/>
              <w:b/>
              <w:bCs/>
              <w:smallCaps/>
              <w:sz w:val="20"/>
              <w:szCs w:val="20"/>
              <w:rPrChange w:id="2964" w:author="Avv. Rosario Panzariello" w:date="2026-09-26T11:50:00Z" w16du:dateUtc="2026-09-26T09:50:00Z">
                <w:rPr>
                  <w:rFonts w:ascii="Verdana" w:hAnsi="Verdana"/>
                  <w:b/>
                  <w:bCs/>
                  <w:sz w:val="20"/>
                  <w:szCs w:val="20"/>
                </w:rPr>
              </w:rPrChange>
            </w:rPr>
            <w:delText>Importo Totale Dovuto</w:delText>
          </w:r>
          <w:r w:rsidR="00F70F85" w:rsidRPr="00D63641" w:rsidDel="00F549E8">
            <w:rPr>
              <w:rFonts w:ascii="Verdana" w:hAnsi="Verdana"/>
              <w:b/>
              <w:bCs/>
              <w:smallCaps/>
              <w:sz w:val="20"/>
              <w:szCs w:val="20"/>
              <w:rPrChange w:id="2965" w:author="Avv. Rosario Panzariello" w:date="2026-09-26T11:50:00Z" w16du:dateUtc="2026-09-26T09:50:00Z">
                <w:rPr>
                  <w:rFonts w:ascii="Verdana" w:hAnsi="Verdana"/>
                  <w:sz w:val="20"/>
                  <w:szCs w:val="20"/>
                </w:rPr>
              </w:rPrChange>
            </w:rPr>
            <w:delText xml:space="preserve"> entro il Termine di pagamento previsto dall’art. 11, mediante bonifico bancario alle coordinate indicate nella Proforma, salvo che per la specifica operazione sia espressamente prevista una diversa modalità di pagamento. Qualora il pagamento debba essere effettuato a più soggetti, come nel caso in cui Fleequid proceda come Intermediario puro ai sensi dell’art. 2.6, l’obbligazione dell’Acquirente si considera integralmente adempiuta soltanto con il pagamento di tutti gli importi dovuti ai rispettivi destinatari.</w:delText>
          </w:r>
          <w:r w:rsidR="00F70F85" w:rsidRPr="00D63641" w:rsidDel="00F549E8">
            <w:rPr>
              <w:rFonts w:ascii="Verdana" w:hAnsi="Verdana"/>
              <w:b/>
              <w:bCs/>
              <w:smallCaps/>
              <w:sz w:val="20"/>
              <w:szCs w:val="20"/>
              <w:rPrChange w:id="2966" w:author="Avv. Rosario Panzariello" w:date="2026-09-26T11:50:00Z" w16du:dateUtc="2026-09-26T09:50:00Z">
                <w:rPr>
                  <w:rFonts w:ascii="Times New Roman" w:eastAsia="Times New Roman" w:hAnsi="Times New Roman" w:cs="Times New Roman"/>
                  <w:kern w:val="0"/>
                  <w:sz w:val="24"/>
                  <w:szCs w:val="24"/>
                  <w:lang w:eastAsia="it-IT"/>
                  <w14:ligatures w14:val="none"/>
                </w:rPr>
              </w:rPrChange>
            </w:rPr>
            <w:delText xml:space="preserve"> </w:delText>
          </w:r>
          <w:r w:rsidR="00F70F85" w:rsidRPr="00D63641" w:rsidDel="00F549E8">
            <w:rPr>
              <w:rFonts w:ascii="Verdana" w:hAnsi="Verdana"/>
              <w:b/>
              <w:bCs/>
              <w:smallCaps/>
              <w:sz w:val="20"/>
              <w:szCs w:val="20"/>
              <w:rPrChange w:id="2967" w:author="Avv. Rosario Panzariello" w:date="2026-09-26T11:50:00Z" w16du:dateUtc="2026-09-26T09:50:00Z">
                <w:rPr>
                  <w:rFonts w:ascii="Verdana" w:hAnsi="Verdana"/>
                  <w:sz w:val="20"/>
                  <w:szCs w:val="20"/>
                </w:rPr>
              </w:rPrChange>
            </w:rPr>
            <w:delText xml:space="preserve">Salvo diverso accordo espresso, l’Acquirente è tenuto a effettuare il pagamento integralmente, senza operare compensazioni con eventuali propri crediti nei confronti di Fleequid o del Venditore e senza sospendere o rifiutare il pagamento in ragione di contestazioni relative alla specifica operazione o ad altri rapporti contrattuali. </w:delText>
          </w:r>
          <w:r w:rsidR="00F70F85" w:rsidRPr="00D63641" w:rsidDel="00F549E8">
            <w:rPr>
              <w:rFonts w:ascii="Verdana" w:hAnsi="Verdana"/>
              <w:b/>
              <w:bCs/>
              <w:smallCaps/>
              <w:sz w:val="20"/>
              <w:szCs w:val="20"/>
              <w:rPrChange w:id="2968" w:author="Avv. Rosario Panzariello" w:date="2026-09-26T11:50:00Z" w16du:dateUtc="2026-09-26T09:50:00Z">
                <w:rPr>
                  <w:rFonts w:ascii="Verdana" w:hAnsi="Verdana"/>
                  <w:b/>
                  <w:bCs/>
                  <w:sz w:val="20"/>
                  <w:szCs w:val="20"/>
                </w:rPr>
              </w:rPrChange>
            </w:rPr>
            <w:delText>Non sono ammessi pagamenti parziali</w:delText>
          </w:r>
          <w:r w:rsidR="00F70F85" w:rsidRPr="00D63641" w:rsidDel="00F549E8">
            <w:rPr>
              <w:rFonts w:ascii="Verdana" w:hAnsi="Verdana"/>
              <w:b/>
              <w:bCs/>
              <w:smallCaps/>
              <w:sz w:val="20"/>
              <w:szCs w:val="20"/>
              <w:rPrChange w:id="2969" w:author="Avv. Rosario Panzariello" w:date="2026-09-26T11:50:00Z" w16du:dateUtc="2026-09-26T09:50:00Z">
                <w:rPr>
                  <w:rFonts w:ascii="Verdana" w:hAnsi="Verdana"/>
                  <w:sz w:val="20"/>
                  <w:szCs w:val="20"/>
                </w:rPr>
              </w:rPrChange>
            </w:rPr>
            <w:delText>, intendendosi per tali, nelle operazioni che prevedano più destinatari, anche il mancato integrale pagamento di uno degli importi indicati nella Proforma.</w:delText>
          </w:r>
        </w:del>
      </w:ins>
      <w:ins w:id="2970" w:author="Avv. Rosario Panzariello" w:date="2026-09-14T16:12:00Z">
        <w:del w:id="2971" w:author="Avv. Rosario Panzariello" w:date="2026-09-18T15:22:00Z" w16du:dateUtc="2026-09-18T13:22:00Z">
          <w:r w:rsidR="00F70F85" w:rsidRPr="00D63641" w:rsidDel="00F549E8">
            <w:rPr>
              <w:rFonts w:ascii="Verdana" w:hAnsi="Verdana"/>
              <w:b/>
              <w:bCs/>
              <w:smallCaps/>
              <w:sz w:val="20"/>
              <w:szCs w:val="20"/>
              <w:rPrChange w:id="2972" w:author="Avv. Rosario Panzariello" w:date="2026-09-26T11:50:00Z" w16du:dateUtc="2026-09-26T09:50:00Z">
                <w:rPr>
                  <w:rFonts w:ascii="Verdana" w:hAnsi="Verdana"/>
                  <w:sz w:val="20"/>
                  <w:szCs w:val="20"/>
                </w:rPr>
              </w:rPrChange>
            </w:rPr>
            <w:delText xml:space="preserve"> Eventuali costi, spese o corrispettivi aggiuntivi relativi a Servizi il cui importo non sia preventivamente determinabile possono essere richiesti e fatturati anche successivamente e devono essere corrisposti entro </w:delText>
          </w:r>
          <w:r w:rsidR="00F70F85" w:rsidRPr="00D63641" w:rsidDel="00F549E8">
            <w:rPr>
              <w:rFonts w:ascii="Verdana" w:hAnsi="Verdana"/>
              <w:b/>
              <w:bCs/>
              <w:smallCaps/>
              <w:sz w:val="20"/>
              <w:szCs w:val="20"/>
              <w:rPrChange w:id="2973" w:author="Avv. Rosario Panzariello" w:date="2026-09-26T11:50:00Z" w16du:dateUtc="2026-09-26T09:50:00Z">
                <w:rPr>
                  <w:rFonts w:ascii="Verdana" w:hAnsi="Verdana"/>
                  <w:b/>
                  <w:bCs/>
                  <w:sz w:val="20"/>
                  <w:szCs w:val="20"/>
                </w:rPr>
              </w:rPrChange>
            </w:rPr>
            <w:delText>3 (tre) giorni</w:delText>
          </w:r>
          <w:r w:rsidR="00F70F85" w:rsidRPr="00D63641" w:rsidDel="00F549E8">
            <w:rPr>
              <w:rFonts w:ascii="Verdana" w:hAnsi="Verdana"/>
              <w:b/>
              <w:bCs/>
              <w:smallCaps/>
              <w:sz w:val="20"/>
              <w:szCs w:val="20"/>
              <w:rPrChange w:id="2974" w:author="Avv. Rosario Panzariello" w:date="2026-09-26T11:50:00Z" w16du:dateUtc="2026-09-26T09:50:00Z">
                <w:rPr>
                  <w:rFonts w:ascii="Verdana" w:hAnsi="Verdana"/>
                  <w:sz w:val="20"/>
                  <w:szCs w:val="20"/>
                </w:rPr>
              </w:rPrChange>
            </w:rPr>
            <w:delText xml:space="preserve"> dalla ricezione della relativa richiesta, salvo diverso termine espressamente indicato.</w:delText>
          </w:r>
          <w:r w:rsidR="005E3549" w:rsidRPr="00D63641" w:rsidDel="00F549E8">
            <w:rPr>
              <w:rFonts w:ascii="Verdana" w:hAnsi="Verdana"/>
              <w:b/>
              <w:bCs/>
              <w:smallCaps/>
              <w:sz w:val="20"/>
              <w:szCs w:val="20"/>
              <w:rPrChange w:id="2975" w:author="Avv. Rosario Panzariello" w:date="2026-09-26T11:50:00Z" w16du:dateUtc="2026-09-26T09:50:00Z">
                <w:rPr>
                  <w:rFonts w:ascii="Verdana" w:hAnsi="Verdana"/>
                  <w:sz w:val="20"/>
                  <w:szCs w:val="20"/>
                </w:rPr>
              </w:rPrChange>
            </w:rPr>
            <w:delText xml:space="preserve"> L’Acquirente è inoltre tenuto a fornire tempestivamente a Fleequid e, comunque, entro </w:delText>
          </w:r>
          <w:r w:rsidR="005E3549" w:rsidRPr="00D63641" w:rsidDel="00F549E8">
            <w:rPr>
              <w:rFonts w:ascii="Verdana" w:hAnsi="Verdana"/>
              <w:b/>
              <w:bCs/>
              <w:smallCaps/>
              <w:sz w:val="20"/>
              <w:szCs w:val="20"/>
              <w:rPrChange w:id="2976" w:author="Avv. Rosario Panzariello" w:date="2026-09-26T11:50:00Z" w16du:dateUtc="2026-09-26T09:50:00Z">
                <w:rPr>
                  <w:rFonts w:ascii="Verdana" w:hAnsi="Verdana"/>
                  <w:b/>
                  <w:bCs/>
                  <w:sz w:val="20"/>
                  <w:szCs w:val="20"/>
                </w:rPr>
              </w:rPrChange>
            </w:rPr>
            <w:delText>3 (tre) giorni dal perfezionamento dell’Accordo vincolante</w:delText>
          </w:r>
          <w:r w:rsidR="005E3549" w:rsidRPr="00D63641" w:rsidDel="00F549E8">
            <w:rPr>
              <w:rFonts w:ascii="Verdana" w:hAnsi="Verdana"/>
              <w:b/>
              <w:bCs/>
              <w:smallCaps/>
              <w:sz w:val="20"/>
              <w:szCs w:val="20"/>
              <w:rPrChange w:id="2977" w:author="Avv. Rosario Panzariello" w:date="2026-09-26T11:50:00Z" w16du:dateUtc="2026-09-26T09:50:00Z">
                <w:rPr>
                  <w:rFonts w:ascii="Verdana" w:hAnsi="Verdana"/>
                  <w:sz w:val="20"/>
                  <w:szCs w:val="20"/>
                </w:rPr>
              </w:rPrChange>
            </w:rPr>
            <w:delText>, tutte le informazioni e la documentazione necessarie alla fatturazione, all’intestazione del Veicolo e agli ulteriori adempimenti relativi all’operazione.</w:delText>
          </w:r>
          <w:bookmarkStart w:id="2978" w:name="_Toc240781620"/>
          <w:bookmarkEnd w:id="2978"/>
        </w:del>
      </w:ins>
    </w:p>
    <w:p w14:paraId="181326FA" w14:textId="37451696" w:rsidR="00A34054" w:rsidRPr="00AD7909" w:rsidDel="00F549E8" w:rsidRDefault="002F0295" w:rsidP="00F70F85">
      <w:pPr>
        <w:pStyle w:val="Paragrafoelenco"/>
        <w:numPr>
          <w:ilvl w:val="1"/>
          <w:numId w:val="1"/>
        </w:numPr>
        <w:spacing w:line="360" w:lineRule="auto"/>
        <w:ind w:left="0" w:firstLine="0"/>
        <w:jc w:val="both"/>
        <w:rPr>
          <w:ins w:id="2979" w:author="Avv. Rosario Panzariello" w:date="2026-09-14T16:13:00Z"/>
          <w:del w:id="2980" w:author="Avv. Rosario Panzariello" w:date="2026-09-18T15:22:00Z" w16du:dateUtc="2026-09-18T13:22:00Z"/>
          <w:rFonts w:ascii="Verdana" w:hAnsi="Verdana"/>
          <w:sz w:val="20"/>
          <w:szCs w:val="20"/>
          <w:rPrChange w:id="2981" w:author="Avv. Rosario Panzariello" w:date="2026-09-14T16:13:00Z">
            <w:rPr>
              <w:ins w:id="2982" w:author="Avv. Rosario Panzariello" w:date="2026-09-14T16:13:00Z"/>
              <w:del w:id="2983" w:author="Avv. Rosario Panzariello" w:date="2026-09-18T15:22:00Z" w16du:dateUtc="2026-09-18T13:22:00Z"/>
              <w:rFonts w:ascii="Verdana" w:hAnsi="Verdana"/>
              <w:b/>
              <w:bCs/>
              <w:sz w:val="20"/>
              <w:szCs w:val="20"/>
            </w:rPr>
          </w:rPrChange>
        </w:rPr>
      </w:pPr>
      <w:ins w:id="2984" w:author="Avv. Rosario Panzariello" w:date="2026-09-14T16:13:00Z">
        <w:del w:id="2985" w:author="Avv. Rosario Panzariello" w:date="2026-09-18T15:22:00Z" w16du:dateUtc="2026-09-18T13:22:00Z">
          <w:r w:rsidRPr="002F0295" w:rsidDel="00F549E8">
            <w:rPr>
              <w:rFonts w:ascii="Verdana" w:hAnsi="Verdana"/>
              <w:sz w:val="20"/>
              <w:szCs w:val="20"/>
            </w:rPr>
            <w:delText xml:space="preserve">L’integrale adempimento dell’obbligo di pagamento dell’Acquirente, mediante effettiva ricezione di tutte le somme comprese nell’Importo Totale Dovuto da parte dei rispettivi destinatari, determina l’avvio della fase esecutiva dell’operazione secondo il Modello di Vendita applicabile. </w:delText>
          </w:r>
          <w:r w:rsidRPr="00AD7909" w:rsidDel="00F549E8">
            <w:rPr>
              <w:rFonts w:ascii="Verdana" w:hAnsi="Verdana"/>
              <w:sz w:val="20"/>
              <w:szCs w:val="20"/>
              <w:rPrChange w:id="2986" w:author="Avv. Rosario Panzariello" w:date="2026-09-14T16:13:00Z">
                <w:rPr>
                  <w:rFonts w:ascii="Verdana" w:hAnsi="Verdana"/>
                  <w:b/>
                  <w:bCs/>
                  <w:sz w:val="20"/>
                  <w:szCs w:val="20"/>
                </w:rPr>
              </w:rPrChange>
            </w:rPr>
            <w:delText xml:space="preserve">Nel caso delle Aste, l’integrale adempimento determina altresì l’Aggiudicazione definitiva del Veicolo. </w:delText>
          </w:r>
          <w:r w:rsidR="00AD7909" w:rsidRPr="00AD7909" w:rsidDel="00F549E8">
            <w:rPr>
              <w:rFonts w:ascii="Verdana" w:hAnsi="Verdana"/>
              <w:sz w:val="20"/>
              <w:szCs w:val="20"/>
              <w:rPrChange w:id="2987" w:author="Avv. Rosario Panzariello" w:date="2026-09-14T16:13:00Z">
                <w:rPr>
                  <w:rFonts w:ascii="Verdana" w:hAnsi="Verdana"/>
                  <w:b/>
                  <w:bCs/>
                  <w:sz w:val="20"/>
                  <w:szCs w:val="20"/>
                </w:rPr>
              </w:rPrChange>
            </w:rPr>
            <w:delText>Ai fini del presente comma rileva anche il pagamento effettuato da un terzo per conto dell’Acquirente. Nelle operazioni assistite da una Soluzione di finanziamento, il pagamento effettuato dal soggetto finanziatore produce i medesimi effetti secondo quanto previsto dalle Condizioni Specifiche applicabili, senza che il solo intervento del finanziatore comporti, di per sé, la sostituzione dell’Acquirente, salvo che ciò sia espressamente previsto.</w:delText>
          </w:r>
          <w:r w:rsidR="00AD7909" w:rsidRPr="00AD7909" w:rsidDel="00F549E8">
            <w:rPr>
              <w:rFonts w:ascii="Verdana" w:hAnsi="Verdana"/>
              <w:sz w:val="20"/>
              <w:szCs w:val="20"/>
              <w:rPrChange w:id="2988" w:author="Avv. Rosario Panzariello" w:date="2026-09-14T16:13:00Z">
                <w:rPr/>
              </w:rPrChange>
            </w:rPr>
            <w:delText xml:space="preserve"> </w:delText>
          </w:r>
          <w:r w:rsidR="00AD7909" w:rsidRPr="00AD7909" w:rsidDel="00F549E8">
            <w:rPr>
              <w:rFonts w:ascii="Verdana" w:hAnsi="Verdana"/>
              <w:sz w:val="20"/>
              <w:szCs w:val="20"/>
              <w:rPrChange w:id="2989" w:author="Avv. Rosario Panzariello" w:date="2026-09-14T16:13:00Z">
                <w:rPr>
                  <w:rFonts w:ascii="Verdana" w:hAnsi="Verdana"/>
                  <w:b/>
                  <w:bCs/>
                  <w:sz w:val="20"/>
                  <w:szCs w:val="20"/>
                </w:rPr>
              </w:rPrChange>
            </w:rPr>
            <w:delText>Qualora Fleequid proceda come Intermediario puro, l’obbligo di pagamento si considera integralmente adempiuto soltanto quando risultino ricevuti sia il prezzo dovuto direttamente al Venditore sia le Commissioni, le Tariffe e ogni altro importo dovuto a Fleequid. Il Venditore è tenuto a comunicare a Fleequid l’avvenuta ricezione integrale del prezzo entro 1 (un) giorno dall’incasso; Fleequid può comunque fare affidamento su altro riscontro oggettivamente idoneo a provare l’avvenuto pagamento.</w:delText>
          </w:r>
        </w:del>
      </w:ins>
      <w:ins w:id="2990" w:author="Avv. Rosario Panzariello" w:date="2026-09-16T13:06:00Z">
        <w:del w:id="2991" w:author="Avv. Rosario Panzariello" w:date="2026-09-18T15:22:00Z" w16du:dateUtc="2026-09-18T13:22:00Z">
          <w:r w:rsidR="00AD3847" w:rsidRPr="00AD3847" w:rsidDel="00F549E8">
            <w:rPr>
              <w:rFonts w:ascii="Verdana" w:hAnsi="Verdana"/>
              <w:sz w:val="20"/>
              <w:szCs w:val="20"/>
              <w:rPrChange w:id="2992" w:author="Avv. Rosario Panzariello" w:date="2026-09-16T13:06:00Z">
                <w:rPr/>
              </w:rPrChange>
            </w:rPr>
            <w:delText xml:space="preserve"> </w:delText>
          </w:r>
          <w:r w:rsidR="00AD3847" w:rsidRPr="00AD3847" w:rsidDel="00F549E8">
            <w:rPr>
              <w:rFonts w:ascii="Verdana" w:hAnsi="Verdana"/>
              <w:sz w:val="20"/>
              <w:szCs w:val="20"/>
            </w:rPr>
            <w:delText>Il silenzio del Venditore non equivale a conferma dell’avvenuta ricezione del prezzo.</w:delText>
          </w:r>
        </w:del>
      </w:ins>
      <w:bookmarkStart w:id="2993" w:name="_Toc240781621"/>
      <w:bookmarkStart w:id="2994" w:name="_Toc241316663"/>
      <w:bookmarkStart w:id="2995" w:name="_Toc241316780"/>
      <w:bookmarkStart w:id="2996" w:name="_Toc241316952"/>
      <w:bookmarkStart w:id="2997" w:name="_Toc241317095"/>
      <w:bookmarkEnd w:id="2993"/>
      <w:bookmarkEnd w:id="2994"/>
      <w:bookmarkEnd w:id="2995"/>
      <w:bookmarkEnd w:id="2996"/>
      <w:bookmarkEnd w:id="2997"/>
    </w:p>
    <w:p w14:paraId="31793DED" w14:textId="3DEE3B9D" w:rsidR="00AD7909" w:rsidDel="00F549E8" w:rsidRDefault="009D2310" w:rsidP="00F70F85">
      <w:pPr>
        <w:pStyle w:val="Paragrafoelenco"/>
        <w:numPr>
          <w:ilvl w:val="1"/>
          <w:numId w:val="1"/>
        </w:numPr>
        <w:spacing w:line="360" w:lineRule="auto"/>
        <w:ind w:left="0" w:firstLine="0"/>
        <w:jc w:val="both"/>
        <w:rPr>
          <w:ins w:id="2998" w:author="Avv. Rosario Panzariello" w:date="2026-09-14T16:15:00Z"/>
          <w:del w:id="2999" w:author="Avv. Rosario Panzariello" w:date="2026-09-18T15:22:00Z" w16du:dateUtc="2026-09-18T13:22:00Z"/>
          <w:rFonts w:ascii="Verdana" w:hAnsi="Verdana"/>
          <w:sz w:val="20"/>
          <w:szCs w:val="20"/>
        </w:rPr>
      </w:pPr>
      <w:ins w:id="3000" w:author="Avv. Rosario Panzariello" w:date="2026-09-14T16:15:00Z">
        <w:del w:id="3001" w:author="Avv. Rosario Panzariello" w:date="2026-09-18T15:22:00Z" w16du:dateUtc="2026-09-18T13:22:00Z">
          <w:r w:rsidRPr="00F84DB5" w:rsidDel="00F549E8">
            <w:rPr>
              <w:rFonts w:ascii="Verdana" w:hAnsi="Verdana"/>
              <w:sz w:val="20"/>
              <w:szCs w:val="20"/>
              <w:rPrChange w:id="3002" w:author="Avv. Rosario Panzariello" w:date="2026-09-14T16:15:00Z">
                <w:rPr/>
              </w:rPrChange>
            </w:rPr>
            <w:delText xml:space="preserve">A seguito dell’integrale adempimento dell’obbligo di pagamento ai sensi dell’art. 12.2, il Veicolo assume lo stato di </w:delText>
          </w:r>
          <w:r w:rsidRPr="00F84DB5" w:rsidDel="00F549E8">
            <w:rPr>
              <w:rFonts w:ascii="Verdana" w:hAnsi="Verdana"/>
              <w:sz w:val="20"/>
              <w:szCs w:val="20"/>
              <w:rPrChange w:id="3003" w:author="Avv. Rosario Panzariello" w:date="2026-09-14T16:15:00Z">
                <w:rPr>
                  <w:rStyle w:val="Enfasigrassetto"/>
                </w:rPr>
              </w:rPrChange>
            </w:rPr>
            <w:delText>Venduto</w:delText>
          </w:r>
          <w:r w:rsidRPr="00F84DB5" w:rsidDel="00F549E8">
            <w:rPr>
              <w:rFonts w:ascii="Verdana" w:hAnsi="Verdana"/>
              <w:sz w:val="20"/>
              <w:szCs w:val="20"/>
              <w:rPrChange w:id="3004" w:author="Avv. Rosario Panzariello" w:date="2026-09-14T16:15:00Z">
                <w:rPr/>
              </w:rPrChange>
            </w:rPr>
            <w:delText xml:space="preserve"> e si dà corso alla fase esecutiva dell’operazione secondo il Modello di Vendita applicabile, ivi compresi, ove previsti, gli adempimenti di fatturazione, trasferimento della proprietà, intestazione, consegna e ritiro del Veicolo. </w:delText>
          </w:r>
          <w:r w:rsidR="00F84DB5" w:rsidRPr="00F84DB5" w:rsidDel="00F549E8">
            <w:rPr>
              <w:rFonts w:ascii="Verdana" w:hAnsi="Verdana"/>
              <w:sz w:val="20"/>
              <w:szCs w:val="20"/>
              <w:rPrChange w:id="3005" w:author="Avv. Rosario Panzariello" w:date="2026-09-14T16:15:00Z">
                <w:rPr/>
              </w:rPrChange>
            </w:rPr>
            <w:delText xml:space="preserve">Nel caso delle Aste, tali effetti conseguono all’Aggiudicazione definitiva, che si produce con l’integrale adempimento dell’obbligo di pagamento secondo quanto previsto dall’art. 12.2. La fatturazione e gli adempimenti posti a carico del Venditore, di Fleequid e dell’Acquirente sono regolati dalle disposizioni applicabili al relativo Modello di Vendita e </w:delText>
          </w:r>
          <w:r w:rsidR="00F84DB5" w:rsidRPr="00F84DB5" w:rsidDel="00F549E8">
            <w:rPr>
              <w:rFonts w:ascii="Verdana" w:hAnsi="Verdana"/>
              <w:sz w:val="20"/>
              <w:szCs w:val="20"/>
              <w:rPrChange w:id="3006" w:author="Avv. Rosario Panzariello" w:date="2026-09-14T16:15:00Z">
                <w:rPr>
                  <w:b/>
                  <w:bCs/>
                </w:rPr>
              </w:rPrChange>
            </w:rPr>
            <w:delText>non incidono, salvo espressa previsione contraria, sul momento in cui il pagamento si considera eseguito né sul prodursi degli effetti previsti dal presente articolo</w:delText>
          </w:r>
          <w:r w:rsidR="00F84DB5" w:rsidRPr="00F84DB5" w:rsidDel="00F549E8">
            <w:rPr>
              <w:rFonts w:ascii="Verdana" w:hAnsi="Verdana"/>
              <w:sz w:val="20"/>
              <w:szCs w:val="20"/>
              <w:rPrChange w:id="3007" w:author="Avv. Rosario Panzariello" w:date="2026-09-14T16:15:00Z">
                <w:rPr/>
              </w:rPrChange>
            </w:rPr>
            <w:delText>.</w:delText>
          </w:r>
          <w:bookmarkStart w:id="3008" w:name="_Toc240781622"/>
          <w:bookmarkStart w:id="3009" w:name="_Toc241316664"/>
          <w:bookmarkStart w:id="3010" w:name="_Toc241316781"/>
          <w:bookmarkStart w:id="3011" w:name="_Toc241316953"/>
          <w:bookmarkStart w:id="3012" w:name="_Toc241317096"/>
          <w:bookmarkEnd w:id="3008"/>
          <w:bookmarkEnd w:id="3009"/>
          <w:bookmarkEnd w:id="3010"/>
          <w:bookmarkEnd w:id="3011"/>
          <w:bookmarkEnd w:id="3012"/>
        </w:del>
      </w:ins>
    </w:p>
    <w:p w14:paraId="403472D5" w14:textId="695DC57A" w:rsidR="005B3923" w:rsidRPr="00BB1BB0" w:rsidDel="00F549E8" w:rsidRDefault="001A2031" w:rsidP="00BB1BB0">
      <w:pPr>
        <w:pStyle w:val="Paragrafoelenco"/>
        <w:numPr>
          <w:ilvl w:val="1"/>
          <w:numId w:val="1"/>
        </w:numPr>
        <w:spacing w:line="360" w:lineRule="auto"/>
        <w:ind w:left="0" w:firstLine="0"/>
        <w:jc w:val="both"/>
        <w:rPr>
          <w:ins w:id="3013" w:author="Avv. Rosario Panzariello" w:date="2026-09-14T16:17:00Z"/>
          <w:del w:id="3014" w:author="Avv. Rosario Panzariello" w:date="2026-09-18T15:22:00Z" w16du:dateUtc="2026-09-18T13:22:00Z"/>
          <w:rFonts w:ascii="Verdana" w:hAnsi="Verdana"/>
          <w:sz w:val="20"/>
          <w:szCs w:val="20"/>
          <w:rPrChange w:id="3015" w:author="Avv. Rosario Panzariello" w:date="2026-09-14T16:21:00Z">
            <w:rPr>
              <w:ins w:id="3016" w:author="Avv. Rosario Panzariello" w:date="2026-09-14T16:17:00Z"/>
              <w:del w:id="3017" w:author="Avv. Rosario Panzariello" w:date="2026-09-18T15:22:00Z" w16du:dateUtc="2026-09-18T13:22:00Z"/>
              <w:b/>
              <w:bCs/>
            </w:rPr>
          </w:rPrChange>
        </w:rPr>
      </w:pPr>
      <w:ins w:id="3018" w:author="Avv. Rosario Panzariello" w:date="2026-09-14T16:19:00Z">
        <w:del w:id="3019" w:author="Avv. Rosario Panzariello" w:date="2026-09-18T15:22:00Z" w16du:dateUtc="2026-09-18T13:22:00Z">
          <w:r w:rsidRPr="00EE5E01" w:rsidDel="00F549E8">
            <w:rPr>
              <w:rFonts w:ascii="Verdana" w:hAnsi="Verdana"/>
              <w:sz w:val="20"/>
              <w:szCs w:val="20"/>
              <w:rPrChange w:id="3020" w:author="Avv. Rosario Panzariello" w:date="2026-09-14T16:20:00Z">
                <w:rPr/>
              </w:rPrChange>
            </w:rPr>
            <w:delText xml:space="preserve">Nel Modello di Vendita in commissione, le </w:delText>
          </w:r>
          <w:r w:rsidRPr="00EE5E01" w:rsidDel="00F549E8">
            <w:rPr>
              <w:rFonts w:ascii="Verdana" w:hAnsi="Verdana"/>
              <w:sz w:val="20"/>
              <w:szCs w:val="20"/>
              <w:rPrChange w:id="3021" w:author="Avv. Rosario Panzariello" w:date="2026-09-14T16:20:00Z">
                <w:rPr>
                  <w:rStyle w:val="Enfasigrassetto"/>
                </w:rPr>
              </w:rPrChange>
            </w:rPr>
            <w:delText>Commissioni a carico del Venditore maturano esclusivamente con il buon fine dell’operazione</w:delText>
          </w:r>
          <w:r w:rsidRPr="00EE5E01" w:rsidDel="00F549E8">
            <w:rPr>
              <w:rFonts w:ascii="Verdana" w:hAnsi="Verdana"/>
              <w:sz w:val="20"/>
              <w:szCs w:val="20"/>
              <w:rPrChange w:id="3022" w:author="Avv. Rosario Panzariello" w:date="2026-09-14T16:20:00Z">
                <w:rPr/>
              </w:rPrChange>
            </w:rPr>
            <w:delText>, che si verifica con l’integrale adempimento dell’obbligo di pagamento dell’Acquirente ai sensi dell’art. 12.2 e il conseguente avvio della fase esecutiva della vendita. Nel caso delle Aste, tale momento coincide con l’Aggiudicazione definitiva</w:delText>
          </w:r>
          <w:r w:rsidR="00674ECF" w:rsidRPr="00EE5E01" w:rsidDel="00F549E8">
            <w:rPr>
              <w:rFonts w:ascii="Verdana" w:hAnsi="Verdana"/>
              <w:sz w:val="20"/>
              <w:szCs w:val="20"/>
              <w:rPrChange w:id="3023" w:author="Avv. Rosario Panzariello" w:date="2026-09-14T16:20:00Z">
                <w:rPr/>
              </w:rPrChange>
            </w:rPr>
            <w:delText>.</w:delText>
          </w:r>
          <w:r w:rsidR="00674ECF" w:rsidRPr="00EE5E01" w:rsidDel="00F549E8">
            <w:rPr>
              <w:rFonts w:ascii="Verdana" w:hAnsi="Verdana"/>
              <w:sz w:val="20"/>
              <w:szCs w:val="20"/>
              <w:rPrChange w:id="3024" w:author="Avv. Rosario Panzariello" w:date="2026-09-14T16:20:00Z">
                <w:rPr>
                  <w:rFonts w:ascii="Times New Roman" w:eastAsia="Times New Roman" w:hAnsi="Times New Roman" w:cs="Times New Roman"/>
                  <w:kern w:val="0"/>
                  <w:sz w:val="24"/>
                  <w:szCs w:val="24"/>
                  <w:lang w:eastAsia="it-IT"/>
                  <w14:ligatures w14:val="none"/>
                </w:rPr>
              </w:rPrChange>
            </w:rPr>
            <w:delText xml:space="preserve"> </w:delText>
          </w:r>
          <w:r w:rsidR="00674ECF" w:rsidRPr="00EE5E01" w:rsidDel="00F549E8">
            <w:rPr>
              <w:rFonts w:ascii="Verdana" w:hAnsi="Verdana"/>
              <w:sz w:val="20"/>
              <w:szCs w:val="20"/>
              <w:rPrChange w:id="3025" w:author="Avv. Rosario Panzariello" w:date="2026-09-14T16:20:00Z">
                <w:rPr/>
              </w:rPrChange>
            </w:rPr>
            <w:delText xml:space="preserve">In caso di mancato pagamento dell’Acquirente seguito dall’Annullamento della vendita, </w:delText>
          </w:r>
          <w:r w:rsidR="00674ECF" w:rsidRPr="00EE5E01" w:rsidDel="00F549E8">
            <w:rPr>
              <w:rFonts w:ascii="Verdana" w:hAnsi="Verdana"/>
              <w:sz w:val="20"/>
              <w:szCs w:val="20"/>
              <w:rPrChange w:id="3026" w:author="Avv. Rosario Panzariello" w:date="2026-09-14T16:20:00Z">
                <w:rPr>
                  <w:b/>
                  <w:bCs/>
                </w:rPr>
              </w:rPrChange>
            </w:rPr>
            <w:delText>le Commissioni a carico del Venditore non maturano e nulla è dovuto dal Venditore a tale titolo</w:delText>
          </w:r>
          <w:r w:rsidR="00674ECF" w:rsidRPr="00EE5E01" w:rsidDel="00F549E8">
            <w:rPr>
              <w:rFonts w:ascii="Verdana" w:hAnsi="Verdana"/>
              <w:sz w:val="20"/>
              <w:szCs w:val="20"/>
              <w:rPrChange w:id="3027" w:author="Avv. Rosario Panzariello" w:date="2026-09-14T16:20:00Z">
                <w:rPr/>
              </w:rPrChange>
            </w:rPr>
            <w:delText>, ferme restando le Tariffe relative a eventuali Servizi effettivamente resi e gli ulteriori importi eventualmente dovuti dal Venditore per diverso titolo ai sensi delle presenti Condizioni Generali.</w:delText>
          </w:r>
          <w:r w:rsidR="00674ECF" w:rsidRPr="00EE5E01" w:rsidDel="00F549E8">
            <w:rPr>
              <w:rFonts w:ascii="Verdana" w:hAnsi="Verdana"/>
              <w:sz w:val="20"/>
              <w:szCs w:val="20"/>
              <w:rPrChange w:id="3028" w:author="Avv. Rosario Panzariello" w:date="2026-09-14T16:20:00Z">
                <w:rPr>
                  <w:b/>
                  <w:bCs/>
                </w:rPr>
              </w:rPrChange>
            </w:rPr>
            <w:delText xml:space="preserve"> Le Commissioni a carico dell’Acquirente sono invece dovute secondo quanto previsto per la specifica operazione e concorrono, ove applicabili, alla determinazione dell’Importo Totale Dovuto.</w:delText>
          </w:r>
          <w:r w:rsidR="00674ECF" w:rsidRPr="00EE5E01" w:rsidDel="00F549E8">
            <w:rPr>
              <w:rFonts w:ascii="Verdana" w:hAnsi="Verdana"/>
              <w:sz w:val="20"/>
              <w:szCs w:val="20"/>
              <w:rPrChange w:id="3029" w:author="Avv. Rosario Panzariello" w:date="2026-09-14T16:20:00Z">
                <w:rPr/>
              </w:rPrChange>
            </w:rPr>
            <w:delText xml:space="preserve"> Il loro mancato pagamento costituisce inadempimento dell’Acquirente al pari del mancato pagamento delle altre somme dovute.</w:delText>
          </w:r>
        </w:del>
      </w:ins>
      <w:ins w:id="3030" w:author="Avv. Rosario Panzariello" w:date="2026-09-14T16:20:00Z">
        <w:del w:id="3031" w:author="Avv. Rosario Panzariello" w:date="2026-09-18T15:22:00Z" w16du:dateUtc="2026-09-18T13:22:00Z">
          <w:r w:rsidR="00B54F16" w:rsidRPr="00B54F16" w:rsidDel="00F549E8">
            <w:rPr>
              <w:rFonts w:ascii="Verdana" w:hAnsi="Verdana"/>
              <w:sz w:val="20"/>
              <w:szCs w:val="20"/>
              <w:rPrChange w:id="3032" w:author="Avv. Rosario Panzariello" w:date="2026-09-14T16:20:00Z">
                <w:rPr/>
              </w:rPrChange>
            </w:rPr>
            <w:delText xml:space="preserve"> In caso di ritardo, mancato pagamento o Annullamento della vendita per fatto imputabile all’Acquirente restano dovute, nei confronti di quest’ultimo, le Commissioni a suo carico, nonché gli interessi, le penali, le Tariffe per i Servizi resi e gli ulteriori importi previsti dalle presenti Condizioni Generali, fatto salvo il risarcimento dell’eventuale maggior danno nei casi previsti</w:delText>
          </w:r>
        </w:del>
      </w:ins>
      <w:ins w:id="3033" w:author="Avv. Rosario Panzariello" w:date="2026-09-14T16:21:00Z">
        <w:del w:id="3034" w:author="Avv. Rosario Panzariello" w:date="2026-09-18T15:22:00Z" w16du:dateUtc="2026-09-18T13:22:00Z">
          <w:r w:rsidR="00BB1BB0" w:rsidDel="00F549E8">
            <w:rPr>
              <w:rFonts w:ascii="Verdana" w:hAnsi="Verdana"/>
              <w:sz w:val="20"/>
              <w:szCs w:val="20"/>
            </w:rPr>
            <w:delText>.</w:delText>
          </w:r>
        </w:del>
      </w:ins>
      <w:bookmarkStart w:id="3035" w:name="_Toc240781623"/>
      <w:bookmarkStart w:id="3036" w:name="_Toc241316665"/>
      <w:bookmarkStart w:id="3037" w:name="_Toc241316782"/>
      <w:bookmarkStart w:id="3038" w:name="_Toc241316954"/>
      <w:bookmarkStart w:id="3039" w:name="_Toc241317097"/>
      <w:bookmarkEnd w:id="3035"/>
      <w:bookmarkEnd w:id="3036"/>
      <w:bookmarkEnd w:id="3037"/>
      <w:bookmarkEnd w:id="3038"/>
      <w:bookmarkEnd w:id="3039"/>
    </w:p>
    <w:p w14:paraId="532DD7A9" w14:textId="77997933" w:rsidR="00C65B72" w:rsidDel="00F549E8" w:rsidRDefault="005039D0" w:rsidP="00F70F85">
      <w:pPr>
        <w:pStyle w:val="Paragrafoelenco"/>
        <w:numPr>
          <w:ilvl w:val="1"/>
          <w:numId w:val="1"/>
        </w:numPr>
        <w:spacing w:line="360" w:lineRule="auto"/>
        <w:ind w:left="0" w:firstLine="0"/>
        <w:jc w:val="both"/>
        <w:rPr>
          <w:ins w:id="3040" w:author="Avv. Rosario Panzariello" w:date="2026-09-14T16:24:00Z"/>
          <w:del w:id="3041" w:author="Avv. Rosario Panzariello" w:date="2026-09-18T15:22:00Z" w16du:dateUtc="2026-09-18T13:22:00Z"/>
          <w:rFonts w:ascii="Verdana" w:hAnsi="Verdana"/>
          <w:sz w:val="20"/>
          <w:szCs w:val="20"/>
        </w:rPr>
      </w:pPr>
      <w:ins w:id="3042" w:author="Avv. Rosario Panzariello" w:date="2026-09-14T16:22:00Z">
        <w:del w:id="3043" w:author="Avv. Rosario Panzariello" w:date="2026-09-18T15:22:00Z" w16du:dateUtc="2026-09-18T13:22:00Z">
          <w:r w:rsidRPr="000A6B93" w:rsidDel="00F549E8">
            <w:rPr>
              <w:rFonts w:ascii="Verdana" w:hAnsi="Verdana"/>
              <w:sz w:val="20"/>
              <w:szCs w:val="20"/>
              <w:rPrChange w:id="3044" w:author="Avv. Rosario Panzariello" w:date="2026-09-14T16:23:00Z">
                <w:rPr/>
              </w:rPrChange>
            </w:rPr>
            <w:delText xml:space="preserve">Decorso inutilmente il Termine di pagamento senza che l’Acquirente abbia integralmente adempiuto all’obbligo di pagamento dell’Importo Totale Dovuto: </w:delText>
          </w:r>
          <w:r w:rsidR="004903A0" w:rsidRPr="000A6B93" w:rsidDel="00F549E8">
            <w:rPr>
              <w:rFonts w:ascii="Verdana" w:hAnsi="Verdana"/>
              <w:sz w:val="20"/>
              <w:szCs w:val="20"/>
              <w:rPrChange w:id="3045" w:author="Avv. Rosario Panzariello" w:date="2026-09-14T16:23:00Z">
                <w:rPr>
                  <w:rStyle w:val="Enfasigrassetto"/>
                </w:rPr>
              </w:rPrChange>
            </w:rPr>
            <w:delText>a)</w:delText>
          </w:r>
          <w:r w:rsidR="004903A0" w:rsidRPr="000A6B93" w:rsidDel="00F549E8">
            <w:rPr>
              <w:rFonts w:ascii="Verdana" w:hAnsi="Verdana"/>
              <w:sz w:val="20"/>
              <w:szCs w:val="20"/>
              <w:rPrChange w:id="3046" w:author="Avv. Rosario Panzariello" w:date="2026-09-14T16:23:00Z">
                <w:rPr/>
              </w:rPrChange>
            </w:rPr>
            <w:delText xml:space="preserve"> l’Acquirente è in ritardo e matura, a titolo di penale, l’importo di </w:delText>
          </w:r>
          <w:r w:rsidR="004903A0" w:rsidRPr="000A6B93" w:rsidDel="00F549E8">
            <w:rPr>
              <w:rFonts w:ascii="Verdana" w:hAnsi="Verdana"/>
              <w:sz w:val="20"/>
              <w:szCs w:val="20"/>
              <w:rPrChange w:id="3047" w:author="Avv. Rosario Panzariello" w:date="2026-09-14T16:23:00Z">
                <w:rPr>
                  <w:rStyle w:val="Enfasigrassetto"/>
                </w:rPr>
              </w:rPrChange>
            </w:rPr>
            <w:delText>€ 150,00 (euro centocinquanta/00) per ciascun giorno di ritardo</w:delText>
          </w:r>
          <w:r w:rsidR="004903A0" w:rsidRPr="000A6B93" w:rsidDel="00F549E8">
            <w:rPr>
              <w:rFonts w:ascii="Verdana" w:hAnsi="Verdana"/>
              <w:sz w:val="20"/>
              <w:szCs w:val="20"/>
              <w:rPrChange w:id="3048" w:author="Avv. Rosario Panzariello" w:date="2026-09-14T16:23:00Z">
                <w:rPr/>
              </w:rPrChange>
            </w:rPr>
            <w:delText xml:space="preserve">, a decorrere dal primo giorno successivo alla scadenza del Termine di pagamento e senza necessità di costituzione in mora; </w:delText>
          </w:r>
          <w:r w:rsidR="004903A0" w:rsidRPr="000A6B93" w:rsidDel="00F549E8">
            <w:rPr>
              <w:rFonts w:ascii="Verdana" w:hAnsi="Verdana"/>
              <w:sz w:val="20"/>
              <w:szCs w:val="20"/>
              <w:rPrChange w:id="3049" w:author="Avv. Rosario Panzariello" w:date="2026-09-14T16:23:00Z">
                <w:rPr>
                  <w:rStyle w:val="Enfasigrassetto"/>
                </w:rPr>
              </w:rPrChange>
            </w:rPr>
            <w:delText>b)</w:delText>
          </w:r>
          <w:r w:rsidR="004903A0" w:rsidRPr="000A6B93" w:rsidDel="00F549E8">
            <w:rPr>
              <w:rFonts w:ascii="Verdana" w:hAnsi="Verdana"/>
              <w:sz w:val="20"/>
              <w:szCs w:val="20"/>
              <w:rPrChange w:id="3050" w:author="Avv. Rosario Panzariello" w:date="2026-09-14T16:23:00Z">
                <w:rPr/>
              </w:rPrChange>
            </w:rPr>
            <w:delText xml:space="preserve"> sono altresì dovuti gli </w:delText>
          </w:r>
          <w:r w:rsidR="004903A0" w:rsidRPr="000A6B93" w:rsidDel="00F549E8">
            <w:rPr>
              <w:rFonts w:ascii="Verdana" w:hAnsi="Verdana"/>
              <w:sz w:val="20"/>
              <w:szCs w:val="20"/>
              <w:rPrChange w:id="3051" w:author="Avv. Rosario Panzariello" w:date="2026-09-14T16:23:00Z">
                <w:rPr>
                  <w:rStyle w:val="Enfasigrassetto"/>
                </w:rPr>
              </w:rPrChange>
            </w:rPr>
            <w:delText>interessi moratori ai sensi del D.Lgs. 231/2002</w:delText>
          </w:r>
          <w:r w:rsidR="004903A0" w:rsidRPr="000A6B93" w:rsidDel="00F549E8">
            <w:rPr>
              <w:rFonts w:ascii="Verdana" w:hAnsi="Verdana"/>
              <w:sz w:val="20"/>
              <w:szCs w:val="20"/>
              <w:rPrChange w:id="3052" w:author="Avv. Rosario Panzariello" w:date="2026-09-14T16:23:00Z">
                <w:rPr/>
              </w:rPrChange>
            </w:rPr>
            <w:delText>, secondo quanto previsto dalle presenti Condizioni Generali;</w:delText>
          </w:r>
          <w:r w:rsidR="004903A0" w:rsidRPr="000A6B93" w:rsidDel="00F549E8">
            <w:rPr>
              <w:rFonts w:ascii="Verdana" w:hAnsi="Verdana"/>
              <w:sz w:val="20"/>
              <w:szCs w:val="20"/>
              <w:rPrChange w:id="3053" w:author="Avv. Rosario Panzariello" w:date="2026-09-14T16:23:00Z">
                <w:rPr>
                  <w:rStyle w:val="Titolo1Carattere"/>
                </w:rPr>
              </w:rPrChange>
            </w:rPr>
            <w:delText xml:space="preserve"> </w:delText>
          </w:r>
          <w:r w:rsidR="004903A0" w:rsidRPr="000A6B93" w:rsidDel="00F549E8">
            <w:rPr>
              <w:rFonts w:ascii="Verdana" w:hAnsi="Verdana"/>
              <w:sz w:val="20"/>
              <w:szCs w:val="20"/>
              <w:rPrChange w:id="3054" w:author="Avv. Rosario Panzariello" w:date="2026-09-14T16:23:00Z">
                <w:rPr>
                  <w:rStyle w:val="Enfasigrassetto"/>
                </w:rPr>
              </w:rPrChange>
            </w:rPr>
            <w:delText>c)</w:delText>
          </w:r>
          <w:r w:rsidR="004903A0" w:rsidRPr="000A6B93" w:rsidDel="00F549E8">
            <w:rPr>
              <w:rFonts w:ascii="Verdana" w:hAnsi="Verdana"/>
              <w:sz w:val="20"/>
              <w:szCs w:val="20"/>
              <w:rPrChange w:id="3055" w:author="Avv. Rosario Panzariello" w:date="2026-09-14T16:23:00Z">
                <w:rPr/>
              </w:rPrChange>
            </w:rPr>
            <w:delText xml:space="preserve"> il Veicolo permane nello </w:delText>
          </w:r>
          <w:r w:rsidR="004903A0" w:rsidRPr="000A6B93" w:rsidDel="00F549E8">
            <w:rPr>
              <w:rFonts w:ascii="Verdana" w:hAnsi="Verdana"/>
              <w:sz w:val="20"/>
              <w:szCs w:val="20"/>
              <w:rPrChange w:id="3056" w:author="Avv. Rosario Panzariello" w:date="2026-09-14T16:23:00Z">
                <w:rPr>
                  <w:rStyle w:val="Enfasigrassetto"/>
                </w:rPr>
              </w:rPrChange>
            </w:rPr>
            <w:delText>stato Opzionato</w:delText>
          </w:r>
          <w:r w:rsidR="004903A0" w:rsidRPr="000A6B93" w:rsidDel="00F549E8">
            <w:rPr>
              <w:rFonts w:ascii="Verdana" w:hAnsi="Verdana"/>
              <w:sz w:val="20"/>
              <w:szCs w:val="20"/>
              <w:rPrChange w:id="3057" w:author="Avv. Rosario Panzariello" w:date="2026-09-14T16:23:00Z">
                <w:rPr/>
              </w:rPrChange>
            </w:rPr>
            <w:delText xml:space="preserve"> e non può essere oggetto di nuove Offerte, fermo quanto previsto dall’art. 10.5 con riferimento alle Offerte già formulate e ancora efficaci;</w:delText>
          </w:r>
        </w:del>
      </w:ins>
      <w:ins w:id="3058" w:author="Avv. Rosario Panzariello" w:date="2026-09-14T16:23:00Z">
        <w:del w:id="3059" w:author="Avv. Rosario Panzariello" w:date="2026-09-18T15:22:00Z" w16du:dateUtc="2026-09-18T13:22:00Z">
          <w:r w:rsidR="004903A0" w:rsidRPr="000A6B93" w:rsidDel="00F549E8">
            <w:rPr>
              <w:rFonts w:ascii="Verdana" w:hAnsi="Verdana"/>
              <w:sz w:val="20"/>
              <w:szCs w:val="20"/>
              <w:rPrChange w:id="3060" w:author="Avv. Rosario Panzariello" w:date="2026-09-14T16:23:00Z">
                <w:rPr>
                  <w:rStyle w:val="Titolo1Carattere"/>
                </w:rPr>
              </w:rPrChange>
            </w:rPr>
            <w:delText xml:space="preserve"> </w:delText>
          </w:r>
          <w:r w:rsidR="004903A0" w:rsidRPr="000A6B93" w:rsidDel="00F549E8">
            <w:rPr>
              <w:rFonts w:ascii="Verdana" w:hAnsi="Verdana"/>
              <w:sz w:val="20"/>
              <w:szCs w:val="20"/>
              <w:rPrChange w:id="3061" w:author="Avv. Rosario Panzariello" w:date="2026-09-14T16:23:00Z">
                <w:rPr>
                  <w:rStyle w:val="Enfasigrassetto"/>
                </w:rPr>
              </w:rPrChange>
            </w:rPr>
            <w:delText>d)</w:delText>
          </w:r>
          <w:r w:rsidR="004903A0" w:rsidRPr="000A6B93" w:rsidDel="00F549E8">
            <w:rPr>
              <w:rFonts w:ascii="Verdana" w:hAnsi="Verdana"/>
              <w:sz w:val="20"/>
              <w:szCs w:val="20"/>
              <w:rPrChange w:id="3062" w:author="Avv. Rosario Panzariello" w:date="2026-09-14T16:23:00Z">
                <w:rPr/>
              </w:rPrChange>
            </w:rPr>
            <w:delText xml:space="preserve"> il Venditore resta vincolato alla vendita e agli obblighi previsti dalle presenti Condizioni Generali per tutta la permanenza del Veicolo nello stato Opzionato;</w:delText>
          </w:r>
          <w:r w:rsidR="004903A0" w:rsidRPr="000A6B93" w:rsidDel="00F549E8">
            <w:rPr>
              <w:rFonts w:ascii="Verdana" w:hAnsi="Verdana"/>
              <w:sz w:val="20"/>
              <w:szCs w:val="20"/>
              <w:rPrChange w:id="3063" w:author="Avv. Rosario Panzariello" w:date="2026-09-14T16:23:00Z">
                <w:rPr>
                  <w:rStyle w:val="Titolo1Carattere"/>
                </w:rPr>
              </w:rPrChange>
            </w:rPr>
            <w:delText xml:space="preserve"> </w:delText>
          </w:r>
          <w:r w:rsidR="004903A0" w:rsidRPr="000A6B93" w:rsidDel="00F549E8">
            <w:rPr>
              <w:rFonts w:ascii="Verdana" w:hAnsi="Verdana"/>
              <w:sz w:val="20"/>
              <w:szCs w:val="20"/>
              <w:rPrChange w:id="3064" w:author="Avv. Rosario Panzariello" w:date="2026-09-14T16:23:00Z">
                <w:rPr>
                  <w:rStyle w:val="Enfasigrassetto"/>
                </w:rPr>
              </w:rPrChange>
            </w:rPr>
            <w:delText>e)</w:delText>
          </w:r>
          <w:r w:rsidR="004903A0" w:rsidRPr="000A6B93" w:rsidDel="00F549E8">
            <w:rPr>
              <w:rFonts w:ascii="Verdana" w:hAnsi="Verdana"/>
              <w:sz w:val="20"/>
              <w:szCs w:val="20"/>
              <w:rPrChange w:id="3065" w:author="Avv. Rosario Panzariello" w:date="2026-09-14T16:23:00Z">
                <w:rPr/>
              </w:rPrChange>
            </w:rPr>
            <w:delText xml:space="preserve"> Fleequid conserva la facoltà di ricevere e accettare il pagamento tardivo, fermo restando quanto previsto in materia di penali, interessi e ulteriori somme dovute per il ritardo.</w:delText>
          </w:r>
          <w:r w:rsidR="000A6B93" w:rsidRPr="000A6B93" w:rsidDel="00F549E8">
            <w:rPr>
              <w:rFonts w:ascii="Verdana" w:hAnsi="Verdana"/>
              <w:sz w:val="20"/>
              <w:szCs w:val="20"/>
              <w:rPrChange w:id="3066" w:author="Avv. Rosario Panzariello" w:date="2026-09-14T16:23:00Z">
                <w:rPr/>
              </w:rPrChange>
            </w:rPr>
            <w:delText xml:space="preserve"> La ricezione o accettazione del pagamento tardivo non comporta, di per sé, rinuncia alle penali, agli interessi o agli altri importi già maturati, salvo espressa rinuncia scritta di Fleequid comunicata attraverso uno dei canali ufficiali.</w:delText>
          </w:r>
        </w:del>
      </w:ins>
      <w:bookmarkStart w:id="3067" w:name="_Toc240781624"/>
      <w:bookmarkStart w:id="3068" w:name="_Toc241316666"/>
      <w:bookmarkStart w:id="3069" w:name="_Toc241316783"/>
      <w:bookmarkStart w:id="3070" w:name="_Toc241316955"/>
      <w:bookmarkStart w:id="3071" w:name="_Toc241317098"/>
      <w:bookmarkEnd w:id="3067"/>
      <w:bookmarkEnd w:id="3068"/>
      <w:bookmarkEnd w:id="3069"/>
      <w:bookmarkEnd w:id="3070"/>
      <w:bookmarkEnd w:id="3071"/>
    </w:p>
    <w:p w14:paraId="59AD9CE8" w14:textId="60AF0D5A" w:rsidR="00CD6BAF" w:rsidDel="00F549E8" w:rsidRDefault="005B1B2A" w:rsidP="00F70F85">
      <w:pPr>
        <w:pStyle w:val="Paragrafoelenco"/>
        <w:numPr>
          <w:ilvl w:val="1"/>
          <w:numId w:val="1"/>
        </w:numPr>
        <w:spacing w:line="360" w:lineRule="auto"/>
        <w:ind w:left="0" w:firstLine="0"/>
        <w:jc w:val="both"/>
        <w:rPr>
          <w:ins w:id="3072" w:author="Avv. Rosario Panzariello" w:date="2026-09-14T16:28:00Z"/>
          <w:del w:id="3073" w:author="Avv. Rosario Panzariello" w:date="2026-09-18T15:22:00Z" w16du:dateUtc="2026-09-18T13:22:00Z"/>
          <w:rFonts w:ascii="Verdana" w:hAnsi="Verdana"/>
          <w:sz w:val="20"/>
          <w:szCs w:val="20"/>
        </w:rPr>
      </w:pPr>
      <w:ins w:id="3074" w:author="Avv. Rosario Panzariello" w:date="2026-09-14T16:27:00Z">
        <w:del w:id="3075" w:author="Avv. Rosario Panzariello" w:date="2026-09-18T15:22:00Z" w16du:dateUtc="2026-09-18T13:22:00Z">
          <w:r w:rsidRPr="00CC7F25" w:rsidDel="00F549E8">
            <w:rPr>
              <w:rFonts w:ascii="Verdana" w:hAnsi="Verdana"/>
              <w:sz w:val="20"/>
              <w:szCs w:val="20"/>
              <w:rPrChange w:id="3076" w:author="Avv. Rosario Panzariello" w:date="2026-09-14T16:28:00Z">
                <w:rPr/>
              </w:rPrChange>
            </w:rPr>
            <w:delText xml:space="preserve">Resta fermo un termine massimo di </w:delText>
          </w:r>
          <w:r w:rsidRPr="00CC7F25" w:rsidDel="00F549E8">
            <w:rPr>
              <w:rFonts w:ascii="Verdana" w:hAnsi="Verdana"/>
              <w:sz w:val="20"/>
              <w:szCs w:val="20"/>
              <w:rPrChange w:id="3077" w:author="Avv. Rosario Panzariello" w:date="2026-09-14T16:28:00Z">
                <w:rPr>
                  <w:rStyle w:val="Enfasigrassetto"/>
                </w:rPr>
              </w:rPrChange>
            </w:rPr>
            <w:delText>7 (sette) giorni</w:delText>
          </w:r>
          <w:r w:rsidRPr="00CC7F25" w:rsidDel="00F549E8">
            <w:rPr>
              <w:rFonts w:ascii="Verdana" w:hAnsi="Verdana"/>
              <w:sz w:val="20"/>
              <w:szCs w:val="20"/>
              <w:rPrChange w:id="3078" w:author="Avv. Rosario Panzariello" w:date="2026-09-14T16:28:00Z">
                <w:rPr/>
              </w:rPrChange>
            </w:rPr>
            <w:delText xml:space="preserve">, decorrenti dalla messa a disposizione della Proforma ai sensi dell’art. 11.4, entro il quale Fleequid conserva la facoltà di ricevere il pagamento tardivo alle condizioni previste dall’art. 12.5. Il predetto termine comprende il Termine di pagamento ordinario di 3 (tre) giorni di cui all’art. 11.5 e </w:delText>
          </w:r>
          <w:r w:rsidRPr="00CC7F25" w:rsidDel="00F549E8">
            <w:rPr>
              <w:rFonts w:ascii="Verdana" w:hAnsi="Verdana"/>
              <w:sz w:val="20"/>
              <w:szCs w:val="20"/>
              <w:rPrChange w:id="3079" w:author="Avv. Rosario Panzariello" w:date="2026-09-14T16:28:00Z">
                <w:rPr>
                  <w:rStyle w:val="Enfasigrassetto"/>
                </w:rPr>
              </w:rPrChange>
            </w:rPr>
            <w:delText>non costituisce un ulteriore termine di sette giorni decorrente dalla sua scadenza</w:delText>
          </w:r>
          <w:r w:rsidRPr="00CC7F25" w:rsidDel="00F549E8">
            <w:rPr>
              <w:rFonts w:ascii="Verdana" w:hAnsi="Verdana"/>
              <w:sz w:val="20"/>
              <w:szCs w:val="20"/>
              <w:rPrChange w:id="3080" w:author="Avv. Rosario Panzariello" w:date="2026-09-14T16:28:00Z">
                <w:rPr/>
              </w:rPrChange>
            </w:rPr>
            <w:delText xml:space="preserve">. </w:delText>
          </w:r>
          <w:r w:rsidR="00CC7F25" w:rsidRPr="00CC7F25" w:rsidDel="00F549E8">
            <w:rPr>
              <w:rFonts w:ascii="Verdana" w:hAnsi="Verdana"/>
              <w:sz w:val="20"/>
              <w:szCs w:val="20"/>
              <w:rPrChange w:id="3081" w:author="Avv. Rosario Panzariello" w:date="2026-09-14T16:28:00Z">
                <w:rPr/>
              </w:rPrChange>
            </w:rPr>
            <w:delText>Decorso inutilmente tale termine senza che l’Acquirente abbia integralmente adempiuto, Fleequid può, a propria discrezione e senza necessità di ulteriore diffida o costituzione in mora:</w:delText>
          </w:r>
          <w:r w:rsidR="00CC7F25" w:rsidRPr="00CC7F25" w:rsidDel="00F549E8">
            <w:rPr>
              <w:rFonts w:ascii="Verdana" w:hAnsi="Verdana"/>
              <w:sz w:val="20"/>
              <w:szCs w:val="20"/>
              <w:rPrChange w:id="3082" w:author="Avv. Rosario Panzariello" w:date="2026-09-14T16:28:00Z">
                <w:rPr>
                  <w:rStyle w:val="Titolo1Carattere"/>
                </w:rPr>
              </w:rPrChange>
            </w:rPr>
            <w:delText xml:space="preserve"> </w:delText>
          </w:r>
          <w:r w:rsidR="00CC7F25" w:rsidRPr="00CC7F25" w:rsidDel="00F549E8">
            <w:rPr>
              <w:rFonts w:ascii="Verdana" w:hAnsi="Verdana"/>
              <w:sz w:val="20"/>
              <w:szCs w:val="20"/>
              <w:rPrChange w:id="3083" w:author="Avv. Rosario Panzariello" w:date="2026-09-14T16:28:00Z">
                <w:rPr>
                  <w:rStyle w:val="Enfasigrassetto"/>
                </w:rPr>
              </w:rPrChange>
            </w:rPr>
            <w:delText>a)</w:delText>
          </w:r>
          <w:r w:rsidR="00CC7F25" w:rsidRPr="00CC7F25" w:rsidDel="00F549E8">
            <w:rPr>
              <w:rFonts w:ascii="Verdana" w:hAnsi="Verdana"/>
              <w:sz w:val="20"/>
              <w:szCs w:val="20"/>
              <w:rPrChange w:id="3084" w:author="Avv. Rosario Panzariello" w:date="2026-09-14T16:28:00Z">
                <w:rPr/>
              </w:rPrChange>
            </w:rPr>
            <w:delText xml:space="preserve"> accettare comunque il pagamento tardivo, restando dovuti le Commissioni a carico dell’Acquirente, le penali, gli interessi, le Tariffe e gli ulteriori importi maturati secondo le presenti Condizioni Generali, salvo espressa rinuncia scritta di Fleequid; oppure </w:delText>
          </w:r>
          <w:r w:rsidR="00CC7F25" w:rsidRPr="00CC7F25" w:rsidDel="00F549E8">
            <w:rPr>
              <w:rFonts w:ascii="Verdana" w:hAnsi="Verdana"/>
              <w:sz w:val="20"/>
              <w:szCs w:val="20"/>
              <w:rPrChange w:id="3085" w:author="Avv. Rosario Panzariello" w:date="2026-09-14T16:28:00Z">
                <w:rPr>
                  <w:rStyle w:val="Enfasigrassetto"/>
                </w:rPr>
              </w:rPrChange>
            </w:rPr>
            <w:delText>b)</w:delText>
          </w:r>
          <w:r w:rsidR="00CC7F25" w:rsidRPr="00CC7F25" w:rsidDel="00F549E8">
            <w:rPr>
              <w:rFonts w:ascii="Verdana" w:hAnsi="Verdana"/>
              <w:sz w:val="20"/>
              <w:szCs w:val="20"/>
              <w:rPrChange w:id="3086" w:author="Avv. Rosario Panzariello" w:date="2026-09-14T16:28:00Z">
                <w:rPr/>
              </w:rPrChange>
            </w:rPr>
            <w:delText xml:space="preserve"> procedere all’</w:delText>
          </w:r>
          <w:r w:rsidR="00CC7F25" w:rsidRPr="00CC7F25" w:rsidDel="00F549E8">
            <w:rPr>
              <w:rFonts w:ascii="Verdana" w:hAnsi="Verdana"/>
              <w:sz w:val="20"/>
              <w:szCs w:val="20"/>
              <w:rPrChange w:id="3087" w:author="Avv. Rosario Panzariello" w:date="2026-09-14T16:28:00Z">
                <w:rPr>
                  <w:rStyle w:val="Enfasigrassetto"/>
                </w:rPr>
              </w:rPrChange>
            </w:rPr>
            <w:delText>Annullamento della vendita per inadempimento dell’Acquirente</w:delText>
          </w:r>
          <w:r w:rsidR="00CC7F25" w:rsidRPr="00CC7F25" w:rsidDel="00F549E8">
            <w:rPr>
              <w:rFonts w:ascii="Verdana" w:hAnsi="Verdana"/>
              <w:sz w:val="20"/>
              <w:szCs w:val="20"/>
              <w:rPrChange w:id="3088" w:author="Avv. Rosario Panzariello" w:date="2026-09-14T16:28:00Z">
                <w:rPr/>
              </w:rPrChange>
            </w:rPr>
            <w:delText>.</w:delText>
          </w:r>
        </w:del>
      </w:ins>
      <w:ins w:id="3089" w:author="Avv. Rosario Panzariello" w:date="2026-09-14T16:28:00Z">
        <w:del w:id="3090" w:author="Avv. Rosario Panzariello" w:date="2026-09-18T15:22:00Z" w16du:dateUtc="2026-09-18T13:22:00Z">
          <w:r w:rsidR="00CC7F25" w:rsidRPr="00CC7F25" w:rsidDel="00F549E8">
            <w:rPr>
              <w:rFonts w:ascii="Verdana" w:hAnsi="Verdana"/>
              <w:sz w:val="20"/>
              <w:szCs w:val="20"/>
              <w:rPrChange w:id="3091" w:author="Avv. Rosario Panzariello" w:date="2026-09-14T16:28:00Z">
                <w:rPr/>
              </w:rPrChange>
            </w:rPr>
            <w:delText xml:space="preserve"> L’Annullamento della vendita è disposto mediante dichiarazione unilaterale di Fleequid comunicata per iscritto all’Acquirente e al Venditore attraverso i canali ufficiali previsti dalle presenti Condizioni Generali e </w:delText>
          </w:r>
          <w:r w:rsidR="00CC7F25" w:rsidRPr="00CC7F25" w:rsidDel="00F549E8">
            <w:rPr>
              <w:rFonts w:ascii="Verdana" w:hAnsi="Verdana"/>
              <w:sz w:val="20"/>
              <w:szCs w:val="20"/>
              <w:rPrChange w:id="3092" w:author="Avv. Rosario Panzariello" w:date="2026-09-14T16:28:00Z">
                <w:rPr>
                  <w:b/>
                  <w:bCs/>
                </w:rPr>
              </w:rPrChange>
            </w:rPr>
            <w:delText>produce effetto dal momento della comunicazione</w:delText>
          </w:r>
          <w:r w:rsidR="00CC7F25" w:rsidRPr="00CC7F25" w:rsidDel="00F549E8">
            <w:rPr>
              <w:rFonts w:ascii="Verdana" w:hAnsi="Verdana"/>
              <w:sz w:val="20"/>
              <w:szCs w:val="20"/>
              <w:rPrChange w:id="3093" w:author="Avv. Rosario Panzariello" w:date="2026-09-14T16:28:00Z">
                <w:rPr/>
              </w:rPrChange>
            </w:rPr>
            <w:delText>. Fino a tale momento il Contratto non si scioglie automaticamente, il Veicolo permane nello stato Opzionato e il Venditore resta vincolato secondo quanto previsto dalle presenti Condizioni Generali.</w:delText>
          </w:r>
          <w:r w:rsidR="00CC7F25" w:rsidRPr="00CC7F25" w:rsidDel="00F549E8">
            <w:rPr>
              <w:rFonts w:ascii="Verdana" w:hAnsi="Verdana"/>
              <w:sz w:val="20"/>
              <w:szCs w:val="20"/>
              <w:rPrChange w:id="3094" w:author="Avv. Rosario Panzariello" w:date="2026-09-14T16:28:00Z">
                <w:rPr>
                  <w:rStyle w:val="Titolo1Carattere"/>
                </w:rPr>
              </w:rPrChange>
            </w:rPr>
            <w:delText xml:space="preserve"> </w:delText>
          </w:r>
          <w:r w:rsidR="00CC7F25" w:rsidRPr="00CC7F25" w:rsidDel="00F549E8">
            <w:rPr>
              <w:rFonts w:ascii="Verdana" w:hAnsi="Verdana"/>
              <w:sz w:val="20"/>
              <w:szCs w:val="20"/>
              <w:rPrChange w:id="3095" w:author="Avv. Rosario Panzariello" w:date="2026-09-14T16:28:00Z">
                <w:rPr>
                  <w:rStyle w:val="Enfasigrassetto"/>
                </w:rPr>
              </w:rPrChange>
            </w:rPr>
            <w:delText>Il mero decorso del termine di 7 (sette) giorni non impedisce a Fleequid di accettare successivamente il pagamento tardivo</w:delText>
          </w:r>
          <w:r w:rsidR="00CC7F25" w:rsidRPr="00CC7F25" w:rsidDel="00F549E8">
            <w:rPr>
              <w:rFonts w:ascii="Verdana" w:hAnsi="Verdana"/>
              <w:sz w:val="20"/>
              <w:szCs w:val="20"/>
              <w:rPrChange w:id="3096" w:author="Avv. Rosario Panzariello" w:date="2026-09-14T16:28:00Z">
                <w:rPr/>
              </w:rPrChange>
            </w:rPr>
            <w:delText>, fintanto che l’Annullamento della vendita non sia stato comunicato.</w:delText>
          </w:r>
          <w:bookmarkStart w:id="3097" w:name="_Toc240781625"/>
          <w:bookmarkStart w:id="3098" w:name="_Toc241316667"/>
          <w:bookmarkStart w:id="3099" w:name="_Toc241316784"/>
          <w:bookmarkStart w:id="3100" w:name="_Toc241316956"/>
          <w:bookmarkStart w:id="3101" w:name="_Toc241317099"/>
          <w:bookmarkEnd w:id="3097"/>
          <w:bookmarkEnd w:id="3098"/>
          <w:bookmarkEnd w:id="3099"/>
          <w:bookmarkEnd w:id="3100"/>
          <w:bookmarkEnd w:id="3101"/>
        </w:del>
      </w:ins>
    </w:p>
    <w:p w14:paraId="28DB9789" w14:textId="068AEFA6" w:rsidR="003759D6" w:rsidRPr="003759D6" w:rsidDel="00F549E8" w:rsidRDefault="00555D57">
      <w:pPr>
        <w:pStyle w:val="Paragrafoelenco"/>
        <w:numPr>
          <w:ilvl w:val="1"/>
          <w:numId w:val="1"/>
        </w:numPr>
        <w:spacing w:line="360" w:lineRule="auto"/>
        <w:ind w:left="0" w:firstLine="0"/>
        <w:jc w:val="both"/>
        <w:rPr>
          <w:ins w:id="3102" w:author="Avv. Rosario Panzariello" w:date="2026-09-14T16:29:00Z"/>
          <w:del w:id="3103" w:author="Avv. Rosario Panzariello" w:date="2026-09-18T15:22:00Z" w16du:dateUtc="2026-09-18T13:22:00Z"/>
          <w:rFonts w:ascii="Verdana" w:hAnsi="Verdana"/>
          <w:sz w:val="20"/>
          <w:szCs w:val="20"/>
          <w:rPrChange w:id="3104" w:author="Avv. Rosario Panzariello" w:date="2026-09-14T16:30:00Z">
            <w:rPr>
              <w:ins w:id="3105" w:author="Avv. Rosario Panzariello" w:date="2026-09-14T16:29:00Z"/>
              <w:del w:id="3106" w:author="Avv. Rosario Panzariello" w:date="2026-09-18T15:22:00Z" w16du:dateUtc="2026-09-18T13:22:00Z"/>
              <w:rFonts w:ascii="Times New Roman" w:eastAsia="Times New Roman" w:hAnsi="Times New Roman" w:cs="Times New Roman"/>
              <w:kern w:val="0"/>
              <w:sz w:val="24"/>
              <w:szCs w:val="24"/>
              <w:lang w:eastAsia="it-IT"/>
              <w14:ligatures w14:val="none"/>
            </w:rPr>
          </w:rPrChange>
        </w:rPr>
        <w:pPrChange w:id="3107" w:author="Avv. Rosario Panzariello" w:date="2026-09-14T16:30:00Z">
          <w:pPr>
            <w:spacing w:before="100" w:beforeAutospacing="1" w:after="100" w:afterAutospacing="1" w:line="240" w:lineRule="auto"/>
          </w:pPr>
        </w:pPrChange>
      </w:pPr>
      <w:ins w:id="3108" w:author="Avv. Rosario Panzariello" w:date="2026-09-14T16:29:00Z">
        <w:del w:id="3109" w:author="Avv. Rosario Panzariello" w:date="2026-09-18T15:22:00Z" w16du:dateUtc="2026-09-18T13:22:00Z">
          <w:r w:rsidRPr="003759D6" w:rsidDel="00F549E8">
            <w:rPr>
              <w:rFonts w:ascii="Verdana" w:hAnsi="Verdana"/>
              <w:sz w:val="20"/>
              <w:szCs w:val="20"/>
              <w:rPrChange w:id="3110" w:author="Avv. Rosario Panzariello" w:date="2026-09-14T16:30:00Z">
                <w:rPr/>
              </w:rPrChange>
            </w:rPr>
            <w:delText xml:space="preserve">A seguito dell’Annullamento della vendita per inadempimento dell’Acquirente: </w:delText>
          </w:r>
          <w:r w:rsidR="003759D6" w:rsidRPr="003759D6" w:rsidDel="00F549E8">
            <w:rPr>
              <w:rFonts w:ascii="Verdana" w:hAnsi="Verdana"/>
              <w:sz w:val="20"/>
              <w:szCs w:val="20"/>
              <w:rPrChange w:id="3111" w:author="Avv. Rosario Panzariello" w:date="2026-09-14T16:30:00Z">
                <w:rPr>
                  <w:rFonts w:eastAsia="Times New Roman"/>
                  <w:b/>
                  <w:bCs/>
                </w:rPr>
              </w:rPrChange>
            </w:rPr>
            <w:delText>a)</w:delText>
          </w:r>
          <w:r w:rsidR="003759D6" w:rsidRPr="003759D6" w:rsidDel="00F549E8">
            <w:rPr>
              <w:rFonts w:ascii="Verdana" w:hAnsi="Verdana"/>
              <w:sz w:val="20"/>
              <w:szCs w:val="20"/>
              <w:rPrChange w:id="3112" w:author="Avv. Rosario Panzariello" w:date="2026-09-14T16:30:00Z">
                <w:rPr/>
              </w:rPrChange>
            </w:rPr>
            <w:delText xml:space="preserve"> cessa lo stato Opzionato del Veicolo nei confronti dell’Acquirente inadempiente e Fleequid può procedere secondo quanto previsto dall’art. 10.5 nei confronti degli altri Offerenti le cui Offerte siano ancora valide e vincolanti;</w:delText>
          </w:r>
        </w:del>
      </w:ins>
      <w:ins w:id="3113" w:author="Avv. Rosario Panzariello" w:date="2026-09-14T16:30:00Z">
        <w:del w:id="3114" w:author="Avv. Rosario Panzariello" w:date="2026-09-18T15:22:00Z" w16du:dateUtc="2026-09-18T13:22:00Z">
          <w:r w:rsidR="003759D6" w:rsidRPr="003759D6" w:rsidDel="00F549E8">
            <w:rPr>
              <w:rFonts w:ascii="Verdana" w:hAnsi="Verdana"/>
              <w:sz w:val="20"/>
              <w:szCs w:val="20"/>
            </w:rPr>
            <w:delText xml:space="preserve"> </w:delText>
          </w:r>
        </w:del>
      </w:ins>
      <w:ins w:id="3115" w:author="Avv. Rosario Panzariello" w:date="2026-09-14T16:29:00Z">
        <w:del w:id="3116" w:author="Avv. Rosario Panzariello" w:date="2026-09-18T15:22:00Z" w16du:dateUtc="2026-09-18T13:22:00Z">
          <w:r w:rsidR="003759D6" w:rsidRPr="003759D6" w:rsidDel="00F549E8">
            <w:rPr>
              <w:rFonts w:ascii="Verdana" w:hAnsi="Verdana"/>
              <w:sz w:val="20"/>
              <w:szCs w:val="20"/>
              <w:rPrChange w:id="3117" w:author="Avv. Rosario Panzariello" w:date="2026-09-14T16:30:00Z">
                <w:rPr>
                  <w:rFonts w:ascii="Times New Roman" w:eastAsia="Times New Roman" w:hAnsi="Times New Roman" w:cs="Times New Roman"/>
                  <w:b/>
                  <w:bCs/>
                  <w:kern w:val="0"/>
                  <w:sz w:val="24"/>
                  <w:szCs w:val="24"/>
                  <w:lang w:eastAsia="it-IT"/>
                  <w14:ligatures w14:val="none"/>
                </w:rPr>
              </w:rPrChange>
            </w:rPr>
            <w:delText>b)</w:delText>
          </w:r>
          <w:r w:rsidR="003759D6" w:rsidRPr="003759D6" w:rsidDel="00F549E8">
            <w:rPr>
              <w:rFonts w:ascii="Verdana" w:hAnsi="Verdana"/>
              <w:sz w:val="20"/>
              <w:szCs w:val="20"/>
              <w:rPrChange w:id="3118"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qualora Fleequid non si avvalga di una delle Offerte ancora efficaci ai sensi dell’art. 10.5, ovvero qualora non ve ne siano, il Veicolo può essere nuovamente commercializzato da Fleequid mediante un nuovo Evento di vendita, anche secondo un diverso Modello di Vendita, nel rispetto degli artt. 3, 8.6 e 8.8 e delle condizioni economiche applicabili nei rapporti con il Venditore;</w:delText>
          </w:r>
        </w:del>
      </w:ins>
      <w:ins w:id="3119" w:author="Avv. Rosario Panzariello" w:date="2026-09-14T16:30:00Z">
        <w:del w:id="3120" w:author="Avv. Rosario Panzariello" w:date="2026-09-18T15:22:00Z" w16du:dateUtc="2026-09-18T13:22:00Z">
          <w:r w:rsidR="003759D6" w:rsidRPr="003759D6" w:rsidDel="00F549E8">
            <w:rPr>
              <w:rFonts w:ascii="Verdana" w:hAnsi="Verdana"/>
              <w:sz w:val="20"/>
              <w:szCs w:val="20"/>
              <w:rPrChange w:id="3121"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22" w:author="Avv. Rosario Panzariello" w:date="2026-09-14T16:29:00Z">
        <w:del w:id="3123" w:author="Avv. Rosario Panzariello" w:date="2026-09-18T15:22:00Z" w16du:dateUtc="2026-09-18T13:22:00Z">
          <w:r w:rsidR="003759D6" w:rsidRPr="003759D6" w:rsidDel="00F549E8">
            <w:rPr>
              <w:rFonts w:ascii="Verdana" w:hAnsi="Verdana"/>
              <w:sz w:val="20"/>
              <w:szCs w:val="20"/>
              <w:rPrChange w:id="3124" w:author="Avv. Rosario Panzariello" w:date="2026-09-14T16:30:00Z">
                <w:rPr>
                  <w:rFonts w:ascii="Times New Roman" w:eastAsia="Times New Roman" w:hAnsi="Times New Roman" w:cs="Times New Roman"/>
                  <w:b/>
                  <w:bCs/>
                  <w:kern w:val="0"/>
                  <w:sz w:val="24"/>
                  <w:szCs w:val="24"/>
                  <w:lang w:eastAsia="it-IT"/>
                  <w14:ligatures w14:val="none"/>
                </w:rPr>
              </w:rPrChange>
            </w:rPr>
            <w:delText>c)</w:delText>
          </w:r>
          <w:r w:rsidR="003759D6" w:rsidRPr="003759D6" w:rsidDel="00F549E8">
            <w:rPr>
              <w:rFonts w:ascii="Verdana" w:hAnsi="Verdana"/>
              <w:sz w:val="20"/>
              <w:szCs w:val="20"/>
              <w:rPrChange w:id="3125"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il Venditore cessa di essere obbligato a mantenere il Veicolo riservato all’Acquirente inadempiente, fermo restando l’impegno di commercializzazione e vendita assunto ai sensi dell’art. 8.8 e gli ulteriori obblighi previsti dalle presenti Condizioni Generali;</w:delText>
          </w:r>
        </w:del>
      </w:ins>
      <w:ins w:id="3126" w:author="Avv. Rosario Panzariello" w:date="2026-09-14T16:30:00Z">
        <w:del w:id="3127" w:author="Avv. Rosario Panzariello" w:date="2026-09-18T15:22:00Z" w16du:dateUtc="2026-09-18T13:22:00Z">
          <w:r w:rsidR="003759D6" w:rsidRPr="003759D6" w:rsidDel="00F549E8">
            <w:rPr>
              <w:rFonts w:ascii="Verdana" w:hAnsi="Verdana"/>
              <w:sz w:val="20"/>
              <w:szCs w:val="20"/>
              <w:rPrChange w:id="3128"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29" w:author="Avv. Rosario Panzariello" w:date="2026-09-14T16:29:00Z">
        <w:del w:id="3130" w:author="Avv. Rosario Panzariello" w:date="2026-09-18T15:22:00Z" w16du:dateUtc="2026-09-18T13:22:00Z">
          <w:r w:rsidR="003759D6" w:rsidRPr="003759D6" w:rsidDel="00F549E8">
            <w:rPr>
              <w:rFonts w:ascii="Verdana" w:hAnsi="Verdana"/>
              <w:sz w:val="20"/>
              <w:szCs w:val="20"/>
              <w:rPrChange w:id="3131" w:author="Avv. Rosario Panzariello" w:date="2026-09-14T16:30:00Z">
                <w:rPr>
                  <w:rFonts w:ascii="Times New Roman" w:eastAsia="Times New Roman" w:hAnsi="Times New Roman" w:cs="Times New Roman"/>
                  <w:b/>
                  <w:bCs/>
                  <w:kern w:val="0"/>
                  <w:sz w:val="24"/>
                  <w:szCs w:val="24"/>
                  <w:lang w:eastAsia="it-IT"/>
                  <w14:ligatures w14:val="none"/>
                </w:rPr>
              </w:rPrChange>
            </w:rPr>
            <w:delText>d)</w:delText>
          </w:r>
          <w:r w:rsidR="003759D6" w:rsidRPr="003759D6" w:rsidDel="00F549E8">
            <w:rPr>
              <w:rFonts w:ascii="Verdana" w:hAnsi="Verdana"/>
              <w:sz w:val="20"/>
              <w:szCs w:val="20"/>
              <w:rPrChange w:id="3132"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la penale giornaliera prevista dall’art. 12.5 cessa di maturare alla data di efficacia dell’Annullamento, restando definitivamente dovuti gli importi maturati sino a tale momento, unitamente agli interessi moratori maturati;</w:delText>
          </w:r>
        </w:del>
      </w:ins>
      <w:ins w:id="3133" w:author="Avv. Rosario Panzariello" w:date="2026-09-14T16:30:00Z">
        <w:del w:id="3134" w:author="Avv. Rosario Panzariello" w:date="2026-09-18T15:22:00Z" w16du:dateUtc="2026-09-18T13:22:00Z">
          <w:r w:rsidR="003759D6" w:rsidRPr="003759D6" w:rsidDel="00F549E8">
            <w:rPr>
              <w:rFonts w:ascii="Verdana" w:hAnsi="Verdana"/>
              <w:sz w:val="20"/>
              <w:szCs w:val="20"/>
              <w:rPrChange w:id="3135"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36" w:author="Avv. Rosario Panzariello" w:date="2026-09-14T16:29:00Z">
        <w:del w:id="3137" w:author="Avv. Rosario Panzariello" w:date="2026-09-18T15:22:00Z" w16du:dateUtc="2026-09-18T13:22:00Z">
          <w:r w:rsidR="003759D6" w:rsidRPr="003759D6" w:rsidDel="00F549E8">
            <w:rPr>
              <w:rFonts w:ascii="Verdana" w:hAnsi="Verdana"/>
              <w:sz w:val="20"/>
              <w:szCs w:val="20"/>
              <w:rPrChange w:id="3138" w:author="Avv. Rosario Panzariello" w:date="2026-09-14T16:30:00Z">
                <w:rPr>
                  <w:rFonts w:ascii="Times New Roman" w:eastAsia="Times New Roman" w:hAnsi="Times New Roman" w:cs="Times New Roman"/>
                  <w:b/>
                  <w:bCs/>
                  <w:kern w:val="0"/>
                  <w:sz w:val="24"/>
                  <w:szCs w:val="24"/>
                  <w:lang w:eastAsia="it-IT"/>
                  <w14:ligatures w14:val="none"/>
                </w:rPr>
              </w:rPrChange>
            </w:rPr>
            <w:delText>e)</w:delText>
          </w:r>
          <w:r w:rsidR="003759D6" w:rsidRPr="003759D6" w:rsidDel="00F549E8">
            <w:rPr>
              <w:rFonts w:ascii="Verdana" w:hAnsi="Verdana"/>
              <w:sz w:val="20"/>
              <w:szCs w:val="20"/>
              <w:rPrChange w:id="3139"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restano dovute dall’Acquirente le </w:delText>
          </w:r>
          <w:r w:rsidR="003759D6" w:rsidRPr="003759D6" w:rsidDel="00F549E8">
            <w:rPr>
              <w:rFonts w:ascii="Verdana" w:hAnsi="Verdana"/>
              <w:sz w:val="20"/>
              <w:szCs w:val="20"/>
              <w:rPrChange w:id="3140" w:author="Avv. Rosario Panzariello" w:date="2026-09-14T16:30:00Z">
                <w:rPr>
                  <w:rFonts w:ascii="Times New Roman" w:eastAsia="Times New Roman" w:hAnsi="Times New Roman" w:cs="Times New Roman"/>
                  <w:b/>
                  <w:bCs/>
                  <w:kern w:val="0"/>
                  <w:sz w:val="24"/>
                  <w:szCs w:val="24"/>
                  <w:lang w:eastAsia="it-IT"/>
                  <w14:ligatures w14:val="none"/>
                </w:rPr>
              </w:rPrChange>
            </w:rPr>
            <w:delText>Commissioni a suo carico</w:delText>
          </w:r>
          <w:r w:rsidR="003759D6" w:rsidRPr="003759D6" w:rsidDel="00F549E8">
            <w:rPr>
              <w:rFonts w:ascii="Verdana" w:hAnsi="Verdana"/>
              <w:sz w:val="20"/>
              <w:szCs w:val="20"/>
              <w:rPrChange w:id="3141"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le Tariffe relative ai Servizi già resi, le penali e gli ulteriori importi previsti dalle presenti Condizioni Generali, secondo quanto specificamente disciplinato dal successivo art. 12.8; </w:delText>
          </w:r>
          <w:r w:rsidR="003759D6" w:rsidRPr="003759D6" w:rsidDel="00F549E8">
            <w:rPr>
              <w:rFonts w:ascii="Verdana" w:hAnsi="Verdana"/>
              <w:sz w:val="20"/>
              <w:szCs w:val="20"/>
              <w:rPrChange w:id="3142" w:author="Avv. Rosario Panzariello" w:date="2026-09-14T16:30:00Z">
                <w:rPr>
                  <w:rFonts w:ascii="Times New Roman" w:eastAsia="Times New Roman" w:hAnsi="Times New Roman" w:cs="Times New Roman"/>
                  <w:b/>
                  <w:bCs/>
                  <w:kern w:val="0"/>
                  <w:sz w:val="24"/>
                  <w:szCs w:val="24"/>
                  <w:lang w:eastAsia="it-IT"/>
                  <w14:ligatures w14:val="none"/>
                </w:rPr>
              </w:rPrChange>
            </w:rPr>
            <w:delText>non maturano invece le Commissioni a carico del Venditore</w:delText>
          </w:r>
          <w:r w:rsidR="003759D6" w:rsidRPr="003759D6" w:rsidDel="00F549E8">
            <w:rPr>
              <w:rFonts w:ascii="Verdana" w:hAnsi="Verdana"/>
              <w:sz w:val="20"/>
              <w:szCs w:val="20"/>
              <w:rPrChange w:id="3143"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per l’operazione annullata;</w:delText>
          </w:r>
        </w:del>
      </w:ins>
      <w:ins w:id="3144" w:author="Avv. Rosario Panzariello" w:date="2026-09-14T16:30:00Z">
        <w:del w:id="3145" w:author="Avv. Rosario Panzariello" w:date="2026-09-18T15:22:00Z" w16du:dateUtc="2026-09-18T13:22:00Z">
          <w:r w:rsidR="003759D6" w:rsidRPr="003759D6" w:rsidDel="00F549E8">
            <w:rPr>
              <w:rFonts w:ascii="Verdana" w:hAnsi="Verdana"/>
              <w:sz w:val="20"/>
              <w:szCs w:val="20"/>
              <w:rPrChange w:id="3146"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47" w:author="Avv. Rosario Panzariello" w:date="2026-09-14T16:29:00Z">
        <w:del w:id="3148" w:author="Avv. Rosario Panzariello" w:date="2026-09-18T15:22:00Z" w16du:dateUtc="2026-09-18T13:22:00Z">
          <w:r w:rsidR="003759D6" w:rsidRPr="003759D6" w:rsidDel="00F549E8">
            <w:rPr>
              <w:rFonts w:ascii="Verdana" w:hAnsi="Verdana"/>
              <w:sz w:val="20"/>
              <w:szCs w:val="20"/>
              <w:rPrChange w:id="3149" w:author="Avv. Rosario Panzariello" w:date="2026-09-14T16:30:00Z">
                <w:rPr>
                  <w:rFonts w:ascii="Times New Roman" w:eastAsia="Times New Roman" w:hAnsi="Times New Roman" w:cs="Times New Roman"/>
                  <w:b/>
                  <w:bCs/>
                  <w:kern w:val="0"/>
                  <w:sz w:val="24"/>
                  <w:szCs w:val="24"/>
                  <w:lang w:eastAsia="it-IT"/>
                  <w14:ligatures w14:val="none"/>
                </w:rPr>
              </w:rPrChange>
            </w:rPr>
            <w:delText>f)</w:delText>
          </w:r>
          <w:r w:rsidR="003759D6" w:rsidRPr="003759D6" w:rsidDel="00F549E8">
            <w:rPr>
              <w:rFonts w:ascii="Verdana" w:hAnsi="Verdana"/>
              <w:sz w:val="20"/>
              <w:szCs w:val="20"/>
              <w:rPrChange w:id="3150"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il Deposito cauzionale eventualmente prestato dall’Acquirente può essere escusso e imputato alle somme dovute secondo quanto previsto dall’art. 6.3, con restituzione dell’eventuale eccedenza nei termini ivi previsti;</w:delText>
          </w:r>
        </w:del>
      </w:ins>
      <w:ins w:id="3151" w:author="Avv. Rosario Panzariello" w:date="2026-09-14T16:30:00Z">
        <w:del w:id="3152" w:author="Avv. Rosario Panzariello" w:date="2026-09-18T15:22:00Z" w16du:dateUtc="2026-09-18T13:22:00Z">
          <w:r w:rsidR="003759D6" w:rsidRPr="003759D6" w:rsidDel="00F549E8">
            <w:rPr>
              <w:rFonts w:ascii="Verdana" w:hAnsi="Verdana"/>
              <w:sz w:val="20"/>
              <w:szCs w:val="20"/>
              <w:rPrChange w:id="3153"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54" w:author="Avv. Rosario Panzariello" w:date="2026-09-14T16:29:00Z">
        <w:del w:id="3155" w:author="Avv. Rosario Panzariello" w:date="2026-09-18T15:22:00Z" w16du:dateUtc="2026-09-18T13:22:00Z">
          <w:r w:rsidR="003759D6" w:rsidRPr="003759D6" w:rsidDel="00F549E8">
            <w:rPr>
              <w:rFonts w:ascii="Verdana" w:hAnsi="Verdana"/>
              <w:sz w:val="20"/>
              <w:szCs w:val="20"/>
              <w:rPrChange w:id="3156" w:author="Avv. Rosario Panzariello" w:date="2026-09-14T16:30:00Z">
                <w:rPr>
                  <w:rFonts w:ascii="Times New Roman" w:eastAsia="Times New Roman" w:hAnsi="Times New Roman" w:cs="Times New Roman"/>
                  <w:b/>
                  <w:bCs/>
                  <w:kern w:val="0"/>
                  <w:sz w:val="24"/>
                  <w:szCs w:val="24"/>
                  <w:lang w:eastAsia="it-IT"/>
                  <w14:ligatures w14:val="none"/>
                </w:rPr>
              </w:rPrChange>
            </w:rPr>
            <w:delText>g)</w:delText>
          </w:r>
          <w:r w:rsidR="003759D6" w:rsidRPr="003759D6" w:rsidDel="00F549E8">
            <w:rPr>
              <w:rFonts w:ascii="Verdana" w:hAnsi="Verdana"/>
              <w:sz w:val="20"/>
              <w:szCs w:val="20"/>
              <w:rPrChange w:id="3157"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l’Annullamento produce gli effetti previsti dall’art. 6 in materia di Classificazione dell’Utente, ove ne ricorrano i presupposti;</w:delText>
          </w:r>
        </w:del>
      </w:ins>
      <w:ins w:id="3158" w:author="Avv. Rosario Panzariello" w:date="2026-09-14T16:30:00Z">
        <w:del w:id="3159" w:author="Avv. Rosario Panzariello" w:date="2026-09-18T15:22:00Z" w16du:dateUtc="2026-09-18T13:22:00Z">
          <w:r w:rsidR="003759D6" w:rsidRPr="003759D6" w:rsidDel="00F549E8">
            <w:rPr>
              <w:rFonts w:ascii="Verdana" w:hAnsi="Verdana"/>
              <w:sz w:val="20"/>
              <w:szCs w:val="20"/>
              <w:rPrChange w:id="3160"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61" w:author="Avv. Rosario Panzariello" w:date="2026-09-14T16:29:00Z">
        <w:del w:id="3162" w:author="Avv. Rosario Panzariello" w:date="2026-09-18T15:22:00Z" w16du:dateUtc="2026-09-18T13:22:00Z">
          <w:r w:rsidR="003759D6" w:rsidRPr="003759D6" w:rsidDel="00F549E8">
            <w:rPr>
              <w:rFonts w:ascii="Verdana" w:hAnsi="Verdana"/>
              <w:sz w:val="20"/>
              <w:szCs w:val="20"/>
              <w:rPrChange w:id="3163" w:author="Avv. Rosario Panzariello" w:date="2026-09-14T16:30:00Z">
                <w:rPr>
                  <w:rFonts w:ascii="Times New Roman" w:eastAsia="Times New Roman" w:hAnsi="Times New Roman" w:cs="Times New Roman"/>
                  <w:b/>
                  <w:bCs/>
                  <w:kern w:val="0"/>
                  <w:sz w:val="24"/>
                  <w:szCs w:val="24"/>
                  <w:lang w:eastAsia="it-IT"/>
                  <w14:ligatures w14:val="none"/>
                </w:rPr>
              </w:rPrChange>
            </w:rPr>
            <w:delText>h)</w:delText>
          </w:r>
          <w:r w:rsidR="003759D6" w:rsidRPr="003759D6" w:rsidDel="00F549E8">
            <w:rPr>
              <w:rFonts w:ascii="Verdana" w:hAnsi="Verdana"/>
              <w:sz w:val="20"/>
              <w:szCs w:val="20"/>
              <w:rPrChange w:id="3164"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resta salvo il diritto di Fleequid al risarcimento dell’eventuale maggior danno nei casi previsti dalle presenti Condizioni Generali;</w:delText>
          </w:r>
        </w:del>
      </w:ins>
      <w:ins w:id="3165" w:author="Avv. Rosario Panzariello" w:date="2026-09-14T16:30:00Z">
        <w:del w:id="3166" w:author="Avv. Rosario Panzariello" w:date="2026-09-18T15:22:00Z" w16du:dateUtc="2026-09-18T13:22:00Z">
          <w:r w:rsidR="003759D6" w:rsidRPr="003759D6" w:rsidDel="00F549E8">
            <w:rPr>
              <w:rFonts w:ascii="Verdana" w:hAnsi="Verdana"/>
              <w:sz w:val="20"/>
              <w:szCs w:val="20"/>
              <w:rPrChange w:id="3167"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w:delText>
          </w:r>
        </w:del>
      </w:ins>
      <w:ins w:id="3168" w:author="Avv. Rosario Panzariello" w:date="2026-09-14T16:29:00Z">
        <w:del w:id="3169" w:author="Avv. Rosario Panzariello" w:date="2026-09-18T15:22:00Z" w16du:dateUtc="2026-09-18T13:22:00Z">
          <w:r w:rsidR="003759D6" w:rsidRPr="003759D6" w:rsidDel="00F549E8">
            <w:rPr>
              <w:rFonts w:ascii="Verdana" w:hAnsi="Verdana"/>
              <w:sz w:val="20"/>
              <w:szCs w:val="20"/>
              <w:rPrChange w:id="3170" w:author="Avv. Rosario Panzariello" w:date="2026-09-14T16:30:00Z">
                <w:rPr>
                  <w:rFonts w:ascii="Times New Roman" w:eastAsia="Times New Roman" w:hAnsi="Times New Roman" w:cs="Times New Roman"/>
                  <w:b/>
                  <w:bCs/>
                  <w:kern w:val="0"/>
                  <w:sz w:val="24"/>
                  <w:szCs w:val="24"/>
                  <w:lang w:eastAsia="it-IT"/>
                  <w14:ligatures w14:val="none"/>
                </w:rPr>
              </w:rPrChange>
            </w:rPr>
            <w:delText>i)</w:delText>
          </w:r>
          <w:r w:rsidR="003759D6" w:rsidRPr="003759D6" w:rsidDel="00F549E8">
            <w:rPr>
              <w:rFonts w:ascii="Verdana" w:hAnsi="Verdana"/>
              <w:sz w:val="20"/>
              <w:szCs w:val="20"/>
              <w:rPrChange w:id="3171" w:author="Avv. Rosario Panzariello" w:date="2026-09-14T16:30:00Z">
                <w:rPr>
                  <w:rFonts w:ascii="Times New Roman" w:eastAsia="Times New Roman" w:hAnsi="Times New Roman" w:cs="Times New Roman"/>
                  <w:kern w:val="0"/>
                  <w:sz w:val="24"/>
                  <w:szCs w:val="24"/>
                  <w:lang w:eastAsia="it-IT"/>
                  <w14:ligatures w14:val="none"/>
                </w:rPr>
              </w:rPrChange>
            </w:rPr>
            <w:delText xml:space="preserve"> l’Acquirente inadempiente non può vantare alcun diritto o pretesa sul Veicolo, sulla sua successiva vendita a un altro Offerente o a un terzo, sul prezzo della successiva operazione né sull’eventuale differenza, positiva o negativa, rispetto al prezzo della vendita annullata.</w:delText>
          </w:r>
          <w:bookmarkStart w:id="3172" w:name="_Toc240781626"/>
          <w:bookmarkStart w:id="3173" w:name="_Toc241316668"/>
          <w:bookmarkStart w:id="3174" w:name="_Toc241316785"/>
          <w:bookmarkStart w:id="3175" w:name="_Toc241316957"/>
          <w:bookmarkStart w:id="3176" w:name="_Toc241317100"/>
          <w:bookmarkEnd w:id="3172"/>
          <w:bookmarkEnd w:id="3173"/>
          <w:bookmarkEnd w:id="3174"/>
          <w:bookmarkEnd w:id="3175"/>
          <w:bookmarkEnd w:id="3176"/>
        </w:del>
      </w:ins>
    </w:p>
    <w:p w14:paraId="0AD1FBB1" w14:textId="29FA6A63" w:rsidR="00A55C5E" w:rsidRPr="00A55C5E" w:rsidDel="00F549E8" w:rsidRDefault="000D142F">
      <w:pPr>
        <w:pStyle w:val="Paragrafoelenco"/>
        <w:numPr>
          <w:ilvl w:val="1"/>
          <w:numId w:val="1"/>
        </w:numPr>
        <w:spacing w:line="360" w:lineRule="auto"/>
        <w:ind w:left="0" w:firstLine="0"/>
        <w:jc w:val="both"/>
        <w:rPr>
          <w:ins w:id="3177" w:author="Avv. Rosario Panzariello" w:date="2026-09-14T16:32:00Z"/>
          <w:del w:id="3178" w:author="Avv. Rosario Panzariello" w:date="2026-09-18T15:22:00Z" w16du:dateUtc="2026-09-18T13:22:00Z"/>
          <w:rFonts w:ascii="Verdana" w:hAnsi="Verdana"/>
          <w:sz w:val="20"/>
          <w:szCs w:val="20"/>
          <w:rPrChange w:id="3179" w:author="Avv. Rosario Panzariello" w:date="2026-09-14T16:33:00Z">
            <w:rPr>
              <w:ins w:id="3180" w:author="Avv. Rosario Panzariello" w:date="2026-09-14T16:32:00Z"/>
              <w:del w:id="3181" w:author="Avv. Rosario Panzariello" w:date="2026-09-18T15:22:00Z" w16du:dateUtc="2026-09-18T13:22:00Z"/>
              <w:rFonts w:ascii="Times New Roman" w:eastAsia="Times New Roman" w:hAnsi="Times New Roman" w:cs="Times New Roman"/>
              <w:kern w:val="0"/>
              <w:sz w:val="24"/>
              <w:szCs w:val="24"/>
              <w:lang w:eastAsia="it-IT"/>
              <w14:ligatures w14:val="none"/>
            </w:rPr>
          </w:rPrChange>
        </w:rPr>
        <w:pPrChange w:id="3182" w:author="Avv. Rosario Panzariello" w:date="2026-09-14T16:33:00Z">
          <w:pPr>
            <w:spacing w:before="100" w:beforeAutospacing="1" w:after="100" w:afterAutospacing="1" w:line="240" w:lineRule="auto"/>
          </w:pPr>
        </w:pPrChange>
      </w:pPr>
      <w:ins w:id="3183" w:author="Avv. Rosario Panzariello" w:date="2026-09-14T16:31:00Z">
        <w:del w:id="3184" w:author="Avv. Rosario Panzariello" w:date="2026-09-18T15:22:00Z" w16du:dateUtc="2026-09-18T13:22:00Z">
          <w:r w:rsidRPr="00A55C5E" w:rsidDel="00F549E8">
            <w:rPr>
              <w:rFonts w:ascii="Verdana" w:hAnsi="Verdana"/>
              <w:sz w:val="20"/>
              <w:szCs w:val="20"/>
              <w:rPrChange w:id="3185" w:author="Avv. Rosario Panzariello" w:date="2026-09-14T16:33:00Z">
                <w:rPr/>
              </w:rPrChange>
            </w:rPr>
            <w:delText xml:space="preserve">In caso di Annullamento della vendita per ritardo o mancato integrale pagamento imputabile all’Acquirente, restano definitivamente dovuti a Fleequid: </w:delText>
          </w:r>
        </w:del>
      </w:ins>
      <w:ins w:id="3186" w:author="Avv. Rosario Panzariello" w:date="2026-09-14T16:32:00Z">
        <w:del w:id="3187" w:author="Avv. Rosario Panzariello" w:date="2026-09-18T15:22:00Z" w16du:dateUtc="2026-09-18T13:22:00Z">
          <w:r w:rsidR="00A55C5E" w:rsidRPr="00A55C5E" w:rsidDel="00F549E8">
            <w:rPr>
              <w:rFonts w:ascii="Verdana" w:hAnsi="Verdana"/>
              <w:sz w:val="20"/>
              <w:szCs w:val="20"/>
              <w:rPrChange w:id="3188" w:author="Avv. Rosario Panzariello" w:date="2026-09-14T16:33:00Z">
                <w:rPr>
                  <w:rFonts w:eastAsia="Times New Roman"/>
                  <w:b/>
                  <w:bCs/>
                </w:rPr>
              </w:rPrChange>
            </w:rPr>
            <w:delText>a)</w:delText>
          </w:r>
          <w:r w:rsidR="00A55C5E" w:rsidRPr="00A55C5E" w:rsidDel="00F549E8">
            <w:rPr>
              <w:rFonts w:ascii="Verdana" w:hAnsi="Verdana"/>
              <w:sz w:val="20"/>
              <w:szCs w:val="20"/>
              <w:rPrChange w:id="3189" w:author="Avv. Rosario Panzariello" w:date="2026-09-14T16:33:00Z">
                <w:rPr/>
              </w:rPrChange>
            </w:rPr>
            <w:delText xml:space="preserve"> le </w:delText>
          </w:r>
          <w:r w:rsidR="00A55C5E" w:rsidRPr="00A55C5E" w:rsidDel="00F549E8">
            <w:rPr>
              <w:rFonts w:ascii="Verdana" w:hAnsi="Verdana"/>
              <w:sz w:val="20"/>
              <w:szCs w:val="20"/>
              <w:rPrChange w:id="3190" w:author="Avv. Rosario Panzariello" w:date="2026-09-14T16:33:00Z">
                <w:rPr>
                  <w:rFonts w:eastAsia="Times New Roman"/>
                  <w:b/>
                  <w:bCs/>
                </w:rPr>
              </w:rPrChange>
            </w:rPr>
            <w:delText>Commissioni a carico dell’Acquirente</w:delText>
          </w:r>
          <w:r w:rsidR="00A55C5E" w:rsidRPr="00A55C5E" w:rsidDel="00F549E8">
            <w:rPr>
              <w:rFonts w:ascii="Verdana" w:hAnsi="Verdana"/>
              <w:sz w:val="20"/>
              <w:szCs w:val="20"/>
              <w:rPrChange w:id="3191" w:author="Avv. Rosario Panzariello" w:date="2026-09-14T16:33:00Z">
                <w:rPr/>
              </w:rPrChange>
            </w:rPr>
            <w:delText xml:space="preserve">, ove previste per la specifica operazione, secondo quanto stabilito dall’art. 12.4; </w:delText>
          </w:r>
          <w:r w:rsidR="00A55C5E" w:rsidRPr="00A55C5E" w:rsidDel="00F549E8">
            <w:rPr>
              <w:rFonts w:ascii="Verdana" w:hAnsi="Verdana"/>
              <w:sz w:val="20"/>
              <w:szCs w:val="20"/>
              <w:rPrChange w:id="3192" w:author="Avv. Rosario Panzariello" w:date="2026-09-14T16:33:00Z">
                <w:rPr>
                  <w:rFonts w:ascii="Times New Roman" w:eastAsia="Times New Roman" w:hAnsi="Times New Roman" w:cs="Times New Roman"/>
                  <w:b/>
                  <w:bCs/>
                  <w:kern w:val="0"/>
                  <w:sz w:val="24"/>
                  <w:szCs w:val="24"/>
                  <w:lang w:eastAsia="it-IT"/>
                  <w14:ligatures w14:val="none"/>
                </w:rPr>
              </w:rPrChange>
            </w:rPr>
            <w:delText>b)</w:delText>
          </w:r>
          <w:r w:rsidR="00A55C5E" w:rsidRPr="00A55C5E" w:rsidDel="00F549E8">
            <w:rPr>
              <w:rFonts w:ascii="Verdana" w:hAnsi="Verdana"/>
              <w:sz w:val="20"/>
              <w:szCs w:val="20"/>
              <w:rPrChange w:id="3193"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la penale giornaliera di cui all’art. 12.5, maturata sino alla data di efficacia dell’Annullamento della vendita, nonché gli interessi moratori maturati;</w:delText>
          </w:r>
          <w:r w:rsidR="00A55C5E" w:rsidRPr="00A55C5E" w:rsidDel="00F549E8">
            <w:rPr>
              <w:rFonts w:ascii="Verdana" w:hAnsi="Verdana"/>
              <w:sz w:val="20"/>
              <w:szCs w:val="20"/>
              <w:rPrChange w:id="3194" w:author="Avv. Rosario Panzariello" w:date="2026-09-14T16:33:00Z">
                <w:rPr/>
              </w:rPrChange>
            </w:rPr>
            <w:delText xml:space="preserve"> </w:delText>
          </w:r>
          <w:r w:rsidR="00A55C5E" w:rsidRPr="00A55C5E" w:rsidDel="00F549E8">
            <w:rPr>
              <w:rFonts w:ascii="Verdana" w:hAnsi="Verdana"/>
              <w:sz w:val="20"/>
              <w:szCs w:val="20"/>
              <w:rPrChange w:id="3195" w:author="Avv. Rosario Panzariello" w:date="2026-09-14T16:33:00Z">
                <w:rPr>
                  <w:rFonts w:ascii="Times New Roman" w:eastAsia="Times New Roman" w:hAnsi="Times New Roman" w:cs="Times New Roman"/>
                  <w:b/>
                  <w:bCs/>
                  <w:kern w:val="0"/>
                  <w:sz w:val="24"/>
                  <w:szCs w:val="24"/>
                  <w:lang w:eastAsia="it-IT"/>
                  <w14:ligatures w14:val="none"/>
                </w:rPr>
              </w:rPrChange>
            </w:rPr>
            <w:delText>c)</w:delText>
          </w:r>
          <w:r w:rsidR="00A55C5E" w:rsidRPr="00A55C5E" w:rsidDel="00F549E8">
            <w:rPr>
              <w:rFonts w:ascii="Verdana" w:hAnsi="Verdana"/>
              <w:sz w:val="20"/>
              <w:szCs w:val="20"/>
              <w:rPrChange w:id="3196"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nella </w:delText>
          </w:r>
          <w:r w:rsidR="00A55C5E" w:rsidRPr="00A55C5E" w:rsidDel="00F549E8">
            <w:rPr>
              <w:rFonts w:ascii="Verdana" w:hAnsi="Verdana"/>
              <w:sz w:val="20"/>
              <w:szCs w:val="20"/>
              <w:rPrChange w:id="3197" w:author="Avv. Rosario Panzariello" w:date="2026-09-14T16:33:00Z">
                <w:rPr>
                  <w:rFonts w:ascii="Times New Roman" w:eastAsia="Times New Roman" w:hAnsi="Times New Roman" w:cs="Times New Roman"/>
                  <w:b/>
                  <w:bCs/>
                  <w:kern w:val="0"/>
                  <w:sz w:val="24"/>
                  <w:szCs w:val="24"/>
                  <w:lang w:eastAsia="it-IT"/>
                  <w14:ligatures w14:val="none"/>
                </w:rPr>
              </w:rPrChange>
            </w:rPr>
            <w:delText>Vendita in commissione</w:delText>
          </w:r>
          <w:r w:rsidR="00A55C5E" w:rsidRPr="00A55C5E" w:rsidDel="00F549E8">
            <w:rPr>
              <w:rFonts w:ascii="Verdana" w:hAnsi="Verdana"/>
              <w:sz w:val="20"/>
              <w:szCs w:val="20"/>
              <w:rPrChange w:id="3198"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una ulteriore penale di importo pari a </w:delText>
          </w:r>
          <w:r w:rsidR="00A55C5E" w:rsidRPr="00A55C5E" w:rsidDel="00F549E8">
            <w:rPr>
              <w:rFonts w:ascii="Verdana" w:hAnsi="Verdana"/>
              <w:sz w:val="20"/>
              <w:szCs w:val="20"/>
              <w:rPrChange w:id="3199" w:author="Avv. Rosario Panzariello" w:date="2026-09-14T16:33:00Z">
                <w:rPr>
                  <w:rFonts w:ascii="Times New Roman" w:eastAsia="Times New Roman" w:hAnsi="Times New Roman" w:cs="Times New Roman"/>
                  <w:b/>
                  <w:bCs/>
                  <w:kern w:val="0"/>
                  <w:sz w:val="24"/>
                  <w:szCs w:val="24"/>
                  <w:lang w:eastAsia="it-IT"/>
                  <w14:ligatures w14:val="none"/>
                </w:rPr>
              </w:rPrChange>
            </w:rPr>
            <w:delText>due volte le Commissioni a carico dell’Acquirente</w:delText>
          </w:r>
          <w:r w:rsidR="00A55C5E" w:rsidRPr="00A55C5E" w:rsidDel="00F549E8">
            <w:rPr>
              <w:rFonts w:ascii="Verdana" w:hAnsi="Verdana"/>
              <w:sz w:val="20"/>
              <w:szCs w:val="20"/>
              <w:rPrChange w:id="3200"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determinata sulla base delle Commissioni applicabili alla specifica operazione, cosicché l’ammontare complessivamente dovuto per Commissioni e per la presente penale sia pari a </w:delText>
          </w:r>
          <w:r w:rsidR="00A55C5E" w:rsidRPr="00A55C5E" w:rsidDel="00F549E8">
            <w:rPr>
              <w:rFonts w:ascii="Verdana" w:hAnsi="Verdana"/>
              <w:sz w:val="20"/>
              <w:szCs w:val="20"/>
              <w:rPrChange w:id="3201" w:author="Avv. Rosario Panzariello" w:date="2026-09-14T16:33:00Z">
                <w:rPr>
                  <w:rFonts w:ascii="Times New Roman" w:eastAsia="Times New Roman" w:hAnsi="Times New Roman" w:cs="Times New Roman"/>
                  <w:b/>
                  <w:bCs/>
                  <w:kern w:val="0"/>
                  <w:sz w:val="24"/>
                  <w:szCs w:val="24"/>
                  <w:lang w:eastAsia="it-IT"/>
                  <w14:ligatures w14:val="none"/>
                </w:rPr>
              </w:rPrChange>
            </w:rPr>
            <w:delText>tre volte l’importo delle Commissioni</w:delText>
          </w:r>
          <w:r w:rsidR="00A55C5E" w:rsidRPr="00A55C5E" w:rsidDel="00F549E8">
            <w:rPr>
              <w:rFonts w:ascii="Verdana" w:hAnsi="Verdana"/>
              <w:sz w:val="20"/>
              <w:szCs w:val="20"/>
              <w:rPrChange w:id="3202" w:author="Avv. Rosario Panzariello" w:date="2026-09-14T16:33:00Z">
                <w:rPr>
                  <w:rFonts w:ascii="Times New Roman" w:eastAsia="Times New Roman" w:hAnsi="Times New Roman" w:cs="Times New Roman"/>
                  <w:kern w:val="0"/>
                  <w:sz w:val="24"/>
                  <w:szCs w:val="24"/>
                  <w:lang w:eastAsia="it-IT"/>
                  <w14:ligatures w14:val="none"/>
                </w:rPr>
              </w:rPrChange>
            </w:rPr>
            <w:delText>. Tale penale trova applicazione sia quando Fleequid operi mediante Rivendita sia quando, ai sensi dell’art. 2.6, proceda come Intermediario puro;</w:delText>
          </w:r>
          <w:r w:rsidR="00A55C5E" w:rsidRPr="00A55C5E" w:rsidDel="00F549E8">
            <w:rPr>
              <w:rFonts w:ascii="Verdana" w:hAnsi="Verdana"/>
              <w:sz w:val="20"/>
              <w:szCs w:val="20"/>
              <w:rPrChange w:id="3203" w:author="Avv. Rosario Panzariello" w:date="2026-09-14T16:33:00Z">
                <w:rPr/>
              </w:rPrChange>
            </w:rPr>
            <w:delText xml:space="preserve"> </w:delText>
          </w:r>
          <w:r w:rsidR="00A55C5E" w:rsidRPr="00A55C5E" w:rsidDel="00F549E8">
            <w:rPr>
              <w:rFonts w:ascii="Verdana" w:hAnsi="Verdana"/>
              <w:sz w:val="20"/>
              <w:szCs w:val="20"/>
              <w:rPrChange w:id="3204" w:author="Avv. Rosario Panzariello" w:date="2026-09-14T16:33:00Z">
                <w:rPr>
                  <w:rFonts w:ascii="Times New Roman" w:eastAsia="Times New Roman" w:hAnsi="Times New Roman" w:cs="Times New Roman"/>
                  <w:b/>
                  <w:bCs/>
                  <w:kern w:val="0"/>
                  <w:sz w:val="24"/>
                  <w:szCs w:val="24"/>
                  <w:lang w:eastAsia="it-IT"/>
                  <w14:ligatures w14:val="none"/>
                </w:rPr>
              </w:rPrChange>
            </w:rPr>
            <w:delText>d)</w:delText>
          </w:r>
          <w:r w:rsidR="00A55C5E" w:rsidRPr="00A55C5E" w:rsidDel="00F549E8">
            <w:rPr>
              <w:rFonts w:ascii="Verdana" w:hAnsi="Verdana"/>
              <w:sz w:val="20"/>
              <w:szCs w:val="20"/>
              <w:rPrChange w:id="3205"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una ulteriore penale pari a </w:delText>
          </w:r>
          <w:r w:rsidR="00A55C5E" w:rsidRPr="00A55C5E" w:rsidDel="00F549E8">
            <w:rPr>
              <w:rFonts w:ascii="Verdana" w:hAnsi="Verdana"/>
              <w:sz w:val="20"/>
              <w:szCs w:val="20"/>
              <w:rPrChange w:id="3206" w:author="Avv. Rosario Panzariello" w:date="2026-09-14T16:33:00Z">
                <w:rPr>
                  <w:rFonts w:ascii="Times New Roman" w:eastAsia="Times New Roman" w:hAnsi="Times New Roman" w:cs="Times New Roman"/>
                  <w:b/>
                  <w:bCs/>
                  <w:kern w:val="0"/>
                  <w:sz w:val="24"/>
                  <w:szCs w:val="24"/>
                  <w:lang w:eastAsia="it-IT"/>
                  <w14:ligatures w14:val="none"/>
                </w:rPr>
              </w:rPrChange>
            </w:rPr>
            <w:delText>€ 1.000,00 (euro mille/00) per ciascun Veicolo</w:delText>
          </w:r>
          <w:r w:rsidR="00A55C5E" w:rsidRPr="00A55C5E" w:rsidDel="00F549E8">
            <w:rPr>
              <w:rFonts w:ascii="Verdana" w:hAnsi="Verdana"/>
              <w:sz w:val="20"/>
              <w:szCs w:val="20"/>
              <w:rPrChange w:id="3207"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interessato dall’Accordo vincolante successivamente annullato;</w:delText>
          </w:r>
          <w:r w:rsidR="00A55C5E" w:rsidRPr="00A55C5E" w:rsidDel="00F549E8">
            <w:rPr>
              <w:rFonts w:ascii="Verdana" w:hAnsi="Verdana"/>
              <w:sz w:val="20"/>
              <w:szCs w:val="20"/>
              <w:rPrChange w:id="3208" w:author="Avv. Rosario Panzariello" w:date="2026-09-14T16:33:00Z">
                <w:rPr/>
              </w:rPrChange>
            </w:rPr>
            <w:delText xml:space="preserve"> </w:delText>
          </w:r>
          <w:r w:rsidR="00A55C5E" w:rsidRPr="00A55C5E" w:rsidDel="00F549E8">
            <w:rPr>
              <w:rFonts w:ascii="Verdana" w:hAnsi="Verdana"/>
              <w:sz w:val="20"/>
              <w:szCs w:val="20"/>
              <w:rPrChange w:id="3209" w:author="Avv. Rosario Panzariello" w:date="2026-09-14T16:33:00Z">
                <w:rPr>
                  <w:rFonts w:ascii="Times New Roman" w:eastAsia="Times New Roman" w:hAnsi="Times New Roman" w:cs="Times New Roman"/>
                  <w:b/>
                  <w:bCs/>
                  <w:kern w:val="0"/>
                  <w:sz w:val="24"/>
                  <w:szCs w:val="24"/>
                  <w:lang w:eastAsia="it-IT"/>
                  <w14:ligatures w14:val="none"/>
                </w:rPr>
              </w:rPrChange>
            </w:rPr>
            <w:delText>e)</w:delText>
          </w:r>
          <w:r w:rsidR="00A55C5E" w:rsidRPr="00A55C5E" w:rsidDel="00F549E8">
            <w:rPr>
              <w:rFonts w:ascii="Verdana" w:hAnsi="Verdana"/>
              <w:sz w:val="20"/>
              <w:szCs w:val="20"/>
              <w:rPrChange w:id="3210"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le </w:delText>
          </w:r>
          <w:r w:rsidR="00A55C5E" w:rsidRPr="00A55C5E" w:rsidDel="00F549E8">
            <w:rPr>
              <w:rFonts w:ascii="Verdana" w:hAnsi="Verdana"/>
              <w:sz w:val="20"/>
              <w:szCs w:val="20"/>
              <w:rPrChange w:id="3211" w:author="Avv. Rosario Panzariello" w:date="2026-09-14T16:33:00Z">
                <w:rPr>
                  <w:rFonts w:ascii="Times New Roman" w:eastAsia="Times New Roman" w:hAnsi="Times New Roman" w:cs="Times New Roman"/>
                  <w:b/>
                  <w:bCs/>
                  <w:kern w:val="0"/>
                  <w:sz w:val="24"/>
                  <w:szCs w:val="24"/>
                  <w:lang w:eastAsia="it-IT"/>
                  <w14:ligatures w14:val="none"/>
                </w:rPr>
              </w:rPrChange>
            </w:rPr>
            <w:delText>Tariffe relative ai Servizi già resi</w:delText>
          </w:r>
          <w:r w:rsidR="00A55C5E" w:rsidRPr="00A55C5E" w:rsidDel="00F549E8">
            <w:rPr>
              <w:rFonts w:ascii="Verdana" w:hAnsi="Verdana"/>
              <w:sz w:val="20"/>
              <w:szCs w:val="20"/>
              <w:rPrChange w:id="3212"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e ogni altro importo maturato per distinto titolo ai sensi delle presenti Condizioni Generali.</w:delText>
          </w:r>
          <w:r w:rsidR="00A55C5E" w:rsidRPr="00A55C5E" w:rsidDel="00F549E8">
            <w:rPr>
              <w:rFonts w:ascii="Verdana" w:hAnsi="Verdana"/>
              <w:sz w:val="20"/>
              <w:szCs w:val="20"/>
              <w:rPrChange w:id="3213" w:author="Avv. Rosario Panzariello" w:date="2026-09-14T16:33:00Z">
                <w:rPr/>
              </w:rPrChange>
            </w:rPr>
            <w:delText xml:space="preserve"> </w:delText>
          </w:r>
          <w:r w:rsidR="00A55C5E" w:rsidRPr="00A55C5E" w:rsidDel="00F549E8">
            <w:rPr>
              <w:rFonts w:ascii="Verdana" w:hAnsi="Verdana"/>
              <w:sz w:val="20"/>
              <w:szCs w:val="20"/>
              <w:rPrChange w:id="3214"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Nel </w:delText>
          </w:r>
          <w:r w:rsidR="00A55C5E" w:rsidRPr="00A55C5E" w:rsidDel="00F549E8">
            <w:rPr>
              <w:rFonts w:ascii="Verdana" w:hAnsi="Verdana"/>
              <w:sz w:val="20"/>
              <w:szCs w:val="20"/>
              <w:rPrChange w:id="3215" w:author="Avv. Rosario Panzariello" w:date="2026-09-14T16:33:00Z">
                <w:rPr>
                  <w:rFonts w:ascii="Times New Roman" w:eastAsia="Times New Roman" w:hAnsi="Times New Roman" w:cs="Times New Roman"/>
                  <w:b/>
                  <w:bCs/>
                  <w:kern w:val="0"/>
                  <w:sz w:val="24"/>
                  <w:szCs w:val="24"/>
                  <w:lang w:eastAsia="it-IT"/>
                  <w14:ligatures w14:val="none"/>
                </w:rPr>
              </w:rPrChange>
            </w:rPr>
            <w:delText>Dealer Sales</w:delText>
          </w:r>
          <w:r w:rsidR="00A55C5E" w:rsidRPr="00A55C5E" w:rsidDel="00F549E8">
            <w:rPr>
              <w:rFonts w:ascii="Verdana" w:hAnsi="Verdana"/>
              <w:sz w:val="20"/>
              <w:szCs w:val="20"/>
              <w:rPrChange w:id="3216"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 non essendo dovute Commissioni dall’Acquirente secondo il Modello di Vendita in commissione, non trova applicazione la penale di cui alla lett. c); restano invece dovuti gli importi di cui alle lett. </w:delText>
          </w:r>
          <w:r w:rsidR="00A55C5E" w:rsidRPr="00A55C5E" w:rsidDel="00F549E8">
            <w:rPr>
              <w:rFonts w:ascii="Verdana" w:hAnsi="Verdana"/>
              <w:sz w:val="20"/>
              <w:szCs w:val="20"/>
              <w:rPrChange w:id="3217" w:author="Avv. Rosario Panzariello" w:date="2026-09-14T16:33:00Z">
                <w:rPr>
                  <w:rFonts w:ascii="Times New Roman" w:eastAsia="Times New Roman" w:hAnsi="Times New Roman" w:cs="Times New Roman"/>
                  <w:b/>
                  <w:bCs/>
                  <w:kern w:val="0"/>
                  <w:sz w:val="24"/>
                  <w:szCs w:val="24"/>
                  <w:lang w:eastAsia="it-IT"/>
                  <w14:ligatures w14:val="none"/>
                </w:rPr>
              </w:rPrChange>
            </w:rPr>
            <w:delText>b), d) ed e)</w:delText>
          </w:r>
          <w:r w:rsidR="00A55C5E" w:rsidRPr="00A55C5E" w:rsidDel="00F549E8">
            <w:rPr>
              <w:rFonts w:ascii="Verdana" w:hAnsi="Verdana"/>
              <w:sz w:val="20"/>
              <w:szCs w:val="20"/>
              <w:rPrChange w:id="3218" w:author="Avv. Rosario Panzariello" w:date="2026-09-14T16:33:00Z">
                <w:rPr>
                  <w:rFonts w:ascii="Times New Roman" w:eastAsia="Times New Roman" w:hAnsi="Times New Roman" w:cs="Times New Roman"/>
                  <w:kern w:val="0"/>
                  <w:sz w:val="24"/>
                  <w:szCs w:val="24"/>
                  <w:lang w:eastAsia="it-IT"/>
                  <w14:ligatures w14:val="none"/>
                </w:rPr>
              </w:rPrChange>
            </w:rPr>
            <w:delText>.</w:delText>
          </w:r>
          <w:r w:rsidR="00A55C5E" w:rsidRPr="00A55C5E" w:rsidDel="00F549E8">
            <w:rPr>
              <w:rFonts w:ascii="Verdana" w:hAnsi="Verdana"/>
              <w:sz w:val="20"/>
              <w:szCs w:val="20"/>
              <w:rPrChange w:id="3219" w:author="Avv. Rosario Panzariello" w:date="2026-09-14T16:33:00Z">
                <w:rPr/>
              </w:rPrChange>
            </w:rPr>
            <w:delText xml:space="preserve"> </w:delText>
          </w:r>
          <w:r w:rsidR="00A55C5E" w:rsidRPr="00A55C5E" w:rsidDel="00F549E8">
            <w:rPr>
              <w:rFonts w:ascii="Verdana" w:hAnsi="Verdana"/>
              <w:sz w:val="20"/>
              <w:szCs w:val="20"/>
              <w:rPrChange w:id="3220"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Ove ricorrano i presupposti previsti dall’art. 13, resta altresì ferma la disciplina relativa alla ritenzione del </w:delText>
          </w:r>
          <w:r w:rsidR="00A55C5E" w:rsidRPr="00A55C5E" w:rsidDel="00F549E8">
            <w:rPr>
              <w:rFonts w:ascii="Verdana" w:hAnsi="Verdana"/>
              <w:sz w:val="20"/>
              <w:szCs w:val="20"/>
              <w:rPrChange w:id="3221" w:author="Avv. Rosario Panzariello" w:date="2026-09-14T16:33:00Z">
                <w:rPr>
                  <w:rFonts w:ascii="Times New Roman" w:eastAsia="Times New Roman" w:hAnsi="Times New Roman" w:cs="Times New Roman"/>
                  <w:b/>
                  <w:bCs/>
                  <w:kern w:val="0"/>
                  <w:sz w:val="24"/>
                  <w:szCs w:val="24"/>
                  <w:lang w:eastAsia="it-IT"/>
                  <w14:ligatures w14:val="none"/>
                </w:rPr>
              </w:rPrChange>
            </w:rPr>
            <w:delText>Pagamento anticipato</w:delText>
          </w:r>
          <w:r w:rsidR="00A55C5E" w:rsidRPr="00A55C5E" w:rsidDel="00F549E8">
            <w:rPr>
              <w:rFonts w:ascii="Verdana" w:hAnsi="Verdana"/>
              <w:sz w:val="20"/>
              <w:szCs w:val="20"/>
              <w:rPrChange w:id="3222" w:author="Avv. Rosario Panzariello" w:date="2026-09-14T16:33:00Z">
                <w:rPr>
                  <w:rFonts w:ascii="Times New Roman" w:eastAsia="Times New Roman" w:hAnsi="Times New Roman" w:cs="Times New Roman"/>
                  <w:kern w:val="0"/>
                  <w:sz w:val="24"/>
                  <w:szCs w:val="24"/>
                  <w:lang w:eastAsia="it-IT"/>
                  <w14:ligatures w14:val="none"/>
                </w:rPr>
              </w:rPrChange>
            </w:rPr>
            <w:delText>.</w:delText>
          </w:r>
          <w:r w:rsidR="00A55C5E" w:rsidRPr="00A55C5E" w:rsidDel="00F549E8">
            <w:rPr>
              <w:rFonts w:ascii="Verdana" w:hAnsi="Verdana"/>
              <w:sz w:val="20"/>
              <w:szCs w:val="20"/>
              <w:rPrChange w:id="3223" w:author="Avv. Rosario Panzariello" w:date="2026-09-14T16:33:00Z">
                <w:rPr/>
              </w:rPrChange>
            </w:rPr>
            <w:delText xml:space="preserve"> </w:delText>
          </w:r>
          <w:r w:rsidR="00A55C5E" w:rsidRPr="00A55C5E" w:rsidDel="00F549E8">
            <w:rPr>
              <w:rFonts w:ascii="Verdana" w:hAnsi="Verdana"/>
              <w:sz w:val="20"/>
              <w:szCs w:val="20"/>
              <w:rPrChange w:id="3224" w:author="Avv. Rosario Panzariello" w:date="2026-09-14T16:33:00Z">
                <w:rPr>
                  <w:rFonts w:ascii="Times New Roman" w:eastAsia="Times New Roman" w:hAnsi="Times New Roman" w:cs="Times New Roman"/>
                  <w:kern w:val="0"/>
                  <w:sz w:val="24"/>
                  <w:szCs w:val="24"/>
                  <w:lang w:eastAsia="it-IT"/>
                  <w14:ligatures w14:val="none"/>
                </w:rPr>
              </w:rPrChange>
            </w:rPr>
            <w:delText>Le somme previste dal presente articolo sono dovute per titoli distinti e sono cumulabili nei limiti consentiti dalla legge. Il Deposito cauzionale eventualmente prestato costituisce esclusivamente garanzia delle obbligazioni dell’Acquirente e può essere imputato alle somme dovute secondo quanto previsto dall’art. 6.3, senza costituire un ulteriore titolo di addebito.</w:delText>
          </w:r>
        </w:del>
      </w:ins>
      <w:ins w:id="3225" w:author="Avv. Rosario Panzariello" w:date="2026-09-14T16:33:00Z">
        <w:del w:id="3226" w:author="Avv. Rosario Panzariello" w:date="2026-09-18T15:22:00Z" w16du:dateUtc="2026-09-18T13:22:00Z">
          <w:r w:rsidR="002968E8" w:rsidDel="00F549E8">
            <w:rPr>
              <w:rFonts w:ascii="Verdana" w:hAnsi="Verdana"/>
              <w:sz w:val="20"/>
              <w:szCs w:val="20"/>
            </w:rPr>
            <w:delText xml:space="preserve"> </w:delText>
          </w:r>
        </w:del>
      </w:ins>
      <w:ins w:id="3227" w:author="Avv. Rosario Panzariello" w:date="2026-09-14T16:32:00Z">
        <w:del w:id="3228" w:author="Avv. Rosario Panzariello" w:date="2026-09-18T15:22:00Z" w16du:dateUtc="2026-09-18T13:22:00Z">
          <w:r w:rsidR="00A55C5E" w:rsidRPr="00A55C5E" w:rsidDel="00F549E8">
            <w:rPr>
              <w:rFonts w:ascii="Verdana" w:hAnsi="Verdana"/>
              <w:sz w:val="20"/>
              <w:szCs w:val="20"/>
              <w:rPrChange w:id="3229" w:author="Avv. Rosario Panzariello" w:date="2026-09-14T16:33:00Z">
                <w:rPr>
                  <w:rFonts w:ascii="Times New Roman" w:eastAsia="Times New Roman" w:hAnsi="Times New Roman" w:cs="Times New Roman"/>
                  <w:kern w:val="0"/>
                  <w:sz w:val="24"/>
                  <w:szCs w:val="24"/>
                  <w:lang w:eastAsia="it-IT"/>
                  <w14:ligatures w14:val="none"/>
                </w:rPr>
              </w:rPrChange>
            </w:rPr>
            <w:delText xml:space="preserve">È fatto salvo il diritto di Fleequid al </w:delText>
          </w:r>
          <w:r w:rsidR="00A55C5E" w:rsidRPr="00A55C5E" w:rsidDel="00F549E8">
            <w:rPr>
              <w:rFonts w:ascii="Verdana" w:hAnsi="Verdana"/>
              <w:sz w:val="20"/>
              <w:szCs w:val="20"/>
              <w:rPrChange w:id="3230" w:author="Avv. Rosario Panzariello" w:date="2026-09-14T16:33:00Z">
                <w:rPr>
                  <w:rFonts w:ascii="Times New Roman" w:eastAsia="Times New Roman" w:hAnsi="Times New Roman" w:cs="Times New Roman"/>
                  <w:b/>
                  <w:bCs/>
                  <w:kern w:val="0"/>
                  <w:sz w:val="24"/>
                  <w:szCs w:val="24"/>
                  <w:lang w:eastAsia="it-IT"/>
                  <w14:ligatures w14:val="none"/>
                </w:rPr>
              </w:rPrChange>
            </w:rPr>
            <w:delText>risarcimento del maggior danno</w:delText>
          </w:r>
          <w:r w:rsidR="00A55C5E" w:rsidRPr="00A55C5E" w:rsidDel="00F549E8">
            <w:rPr>
              <w:rFonts w:ascii="Verdana" w:hAnsi="Verdana"/>
              <w:sz w:val="20"/>
              <w:szCs w:val="20"/>
              <w:rPrChange w:id="3231" w:author="Avv. Rosario Panzariello" w:date="2026-09-14T16:33:00Z">
                <w:rPr>
                  <w:rFonts w:ascii="Times New Roman" w:eastAsia="Times New Roman" w:hAnsi="Times New Roman" w:cs="Times New Roman"/>
                  <w:kern w:val="0"/>
                  <w:sz w:val="24"/>
                  <w:szCs w:val="24"/>
                  <w:lang w:eastAsia="it-IT"/>
                  <w14:ligatures w14:val="none"/>
                </w:rPr>
              </w:rPrChange>
            </w:rPr>
            <w:delText>, limitatamente alla parte eccedente quanto già soddisfatto mediante le penali previste dalle presenti Condizioni Generali.</w:delText>
          </w:r>
          <w:bookmarkStart w:id="3232" w:name="_Toc240781627"/>
          <w:bookmarkStart w:id="3233" w:name="_Toc241316669"/>
          <w:bookmarkStart w:id="3234" w:name="_Toc241316786"/>
          <w:bookmarkStart w:id="3235" w:name="_Toc241316958"/>
          <w:bookmarkStart w:id="3236" w:name="_Toc241317101"/>
          <w:bookmarkEnd w:id="3232"/>
          <w:bookmarkEnd w:id="3233"/>
          <w:bookmarkEnd w:id="3234"/>
          <w:bookmarkEnd w:id="3235"/>
          <w:bookmarkEnd w:id="3236"/>
        </w:del>
      </w:ins>
    </w:p>
    <w:p w14:paraId="0118E45E" w14:textId="43D18FE2" w:rsidR="00957D6E" w:rsidRPr="00E2695B" w:rsidDel="00F549E8" w:rsidRDefault="00C54AE4">
      <w:pPr>
        <w:pStyle w:val="Paragrafoelenco"/>
        <w:numPr>
          <w:ilvl w:val="1"/>
          <w:numId w:val="1"/>
        </w:numPr>
        <w:spacing w:line="360" w:lineRule="auto"/>
        <w:ind w:left="0" w:firstLine="0"/>
        <w:jc w:val="both"/>
        <w:rPr>
          <w:del w:id="3237" w:author="Avv. Rosario Panzariello" w:date="2026-09-18T15:22:00Z" w16du:dateUtc="2026-09-18T13:22:00Z"/>
          <w:rFonts w:ascii="Verdana" w:hAnsi="Verdana"/>
          <w:sz w:val="20"/>
          <w:szCs w:val="20"/>
          <w:rPrChange w:id="3238" w:author="Avv. Rosario Panzariello" w:date="2026-09-14T16:36:00Z">
            <w:rPr>
              <w:del w:id="3239" w:author="Avv. Rosario Panzariello" w:date="2026-09-18T15:22:00Z" w16du:dateUtc="2026-09-18T13:22:00Z"/>
              <w:rFonts w:ascii="Verdana" w:eastAsia="Calibri" w:hAnsi="Verdana" w:cs="Arial"/>
              <w:sz w:val="20"/>
              <w:szCs w:val="20"/>
            </w:rPr>
          </w:rPrChange>
        </w:rPr>
        <w:pPrChange w:id="3240" w:author="Avv. Rosario Panzariello" w:date="2026-09-14T16:36:00Z">
          <w:pPr>
            <w:pStyle w:val="Paragrafoelenco"/>
            <w:spacing w:line="360" w:lineRule="auto"/>
            <w:ind w:left="0"/>
            <w:jc w:val="both"/>
          </w:pPr>
        </w:pPrChange>
      </w:pPr>
      <w:ins w:id="3241" w:author="Avv. Rosario Panzariello" w:date="2026-09-14T16:34:00Z">
        <w:del w:id="3242" w:author="Avv. Rosario Panzariello" w:date="2026-09-18T15:22:00Z" w16du:dateUtc="2026-09-18T13:22:00Z">
          <w:r w:rsidRPr="008A0856" w:rsidDel="00F549E8">
            <w:rPr>
              <w:rFonts w:ascii="Verdana" w:hAnsi="Verdana"/>
              <w:sz w:val="20"/>
              <w:szCs w:val="20"/>
              <w:rPrChange w:id="3243" w:author="Avv. Rosario Panzariello" w:date="2026-09-14T16:34:00Z">
                <w:rPr/>
              </w:rPrChange>
            </w:rPr>
            <w:delText xml:space="preserve">Il Venditore riconosce e accetta che, nei casi previsti dal presente articolo, Fleequid può procedere all’Annullamento della vendita per ritardo o mancato pagamento imputabile all’Acquirente, senza che ciò costituisca inadempimento di Fleequid nei confronti del Venditore. In tali ipotesi, il Venditore rinuncia a formulare nei confronti di Fleequid pretese risarcitorie, restitutorie o di altra natura fondate sull’Annullamento della vendita o sul mancato perfezionamento della relativa fase esecutiva, </w:delText>
          </w:r>
          <w:r w:rsidRPr="008A0856" w:rsidDel="00F549E8">
            <w:rPr>
              <w:rFonts w:ascii="Verdana" w:hAnsi="Verdana"/>
              <w:sz w:val="20"/>
              <w:szCs w:val="20"/>
              <w:rPrChange w:id="3244" w:author="Avv. Rosario Panzariello" w:date="2026-09-14T16:34:00Z">
                <w:rPr>
                  <w:rStyle w:val="Enfasigrassetto"/>
                </w:rPr>
              </w:rPrChange>
            </w:rPr>
            <w:delText>fermo restando il diritto del Venditore alle sole somme eventualmente già maturate per diverso titolo ai sensi delle presenti Condizioni Generali</w:delText>
          </w:r>
          <w:r w:rsidRPr="008A0856" w:rsidDel="00F549E8">
            <w:rPr>
              <w:rFonts w:ascii="Verdana" w:hAnsi="Verdana"/>
              <w:sz w:val="20"/>
              <w:szCs w:val="20"/>
              <w:rPrChange w:id="3245" w:author="Avv. Rosario Panzariello" w:date="2026-09-14T16:34:00Z">
                <w:rPr/>
              </w:rPrChange>
            </w:rPr>
            <w:delText xml:space="preserve">. </w:delText>
          </w:r>
          <w:r w:rsidR="008A0856" w:rsidRPr="008A0856" w:rsidDel="00F549E8">
            <w:rPr>
              <w:rFonts w:ascii="Verdana" w:hAnsi="Verdana"/>
              <w:sz w:val="20"/>
              <w:szCs w:val="20"/>
              <w:rPrChange w:id="3246" w:author="Avv. Rosario Panzariello" w:date="2026-09-14T16:34:00Z">
                <w:rPr/>
              </w:rPrChange>
            </w:rPr>
            <w:delText>Resta altresì fermo quanto previsto dagli artt. 8.8 e 10.5 in ordine alla permanenza dell’impegno del Venditore, all’utilizzo delle ulteriori Offerte ancora efficaci e alla successiva commercializzazione del Veicolo.</w:delText>
          </w:r>
        </w:del>
      </w:ins>
      <w:bookmarkStart w:id="3247" w:name="_Toc240781628"/>
      <w:bookmarkStart w:id="3248" w:name="_Toc241316670"/>
      <w:bookmarkStart w:id="3249" w:name="_Toc241316787"/>
      <w:bookmarkStart w:id="3250" w:name="_Toc241316959"/>
      <w:bookmarkStart w:id="3251" w:name="_Toc241317102"/>
      <w:bookmarkEnd w:id="3247"/>
      <w:bookmarkEnd w:id="3248"/>
      <w:bookmarkEnd w:id="3249"/>
      <w:bookmarkEnd w:id="3250"/>
      <w:bookmarkEnd w:id="3251"/>
    </w:p>
    <w:p w14:paraId="212D5C9F" w14:textId="2972EB6A" w:rsidR="00A82031" w:rsidRDefault="00D63641" w:rsidP="00476BC8">
      <w:pPr>
        <w:pStyle w:val="Paragrafoelenco"/>
        <w:numPr>
          <w:ilvl w:val="0"/>
          <w:numId w:val="1"/>
        </w:numPr>
        <w:spacing w:line="360" w:lineRule="auto"/>
        <w:ind w:left="0" w:firstLine="0"/>
        <w:outlineLvl w:val="0"/>
        <w:rPr>
          <w:ins w:id="3252" w:author="Avv. Rosario Panzariello" w:date="2026-09-18T15:25:00Z" w16du:dateUtc="2026-09-18T13:25:00Z"/>
          <w:rFonts w:ascii="Verdana" w:hAnsi="Verdana"/>
          <w:b/>
          <w:bCs/>
          <w:smallCaps/>
          <w:sz w:val="20"/>
          <w:szCs w:val="20"/>
        </w:rPr>
      </w:pPr>
      <w:bookmarkStart w:id="3253" w:name="_Toc241317103"/>
      <w:ins w:id="3254" w:author="Avv. Rosario Panzariello" w:date="2026-09-26T11:50:00Z" w16du:dateUtc="2026-09-26T09:50:00Z">
        <w:r>
          <w:rPr>
            <w:rFonts w:ascii="Verdana" w:hAnsi="Verdana"/>
            <w:b/>
            <w:bCs/>
            <w:smallCaps/>
            <w:sz w:val="20"/>
            <w:szCs w:val="20"/>
          </w:rPr>
          <w:t>p</w:t>
        </w:r>
      </w:ins>
      <w:commentRangeStart w:id="3255"/>
      <w:commentRangeStart w:id="3256"/>
      <w:commentRangeStart w:id="3257"/>
      <w:commentRangeStart w:id="3258"/>
      <w:commentRangeStart w:id="3259"/>
      <w:ins w:id="3260" w:author="Avv. Rosario Panzariello" w:date="2026-09-14T21:54:00Z">
        <w:r w:rsidR="00A82031">
          <w:rPr>
            <w:rFonts w:ascii="Verdana" w:hAnsi="Verdana"/>
            <w:b/>
            <w:bCs/>
            <w:smallCaps/>
            <w:sz w:val="20"/>
            <w:szCs w:val="20"/>
          </w:rPr>
          <w:t>agamento anticipato e Veicolo temporaneamente in uso presso il Venditore.</w:t>
        </w:r>
      </w:ins>
      <w:bookmarkEnd w:id="3253"/>
      <w:commentRangeEnd w:id="3255"/>
      <w:r w:rsidR="005E0032">
        <w:rPr>
          <w:rStyle w:val="Rimandocommento"/>
          <w:rFonts w:ascii="Verdana" w:hAnsi="Verdana"/>
          <w:b/>
          <w:bCs/>
          <w:smallCaps/>
          <w:sz w:val="20"/>
          <w:szCs w:val="20"/>
        </w:rPr>
        <w:commentReference w:id="3255"/>
      </w:r>
      <w:commentRangeEnd w:id="3256"/>
      <w:r w:rsidR="00A82031">
        <w:rPr>
          <w:rStyle w:val="Rimandocommento"/>
          <w:rFonts w:ascii="Verdana" w:hAnsi="Verdana"/>
          <w:b/>
          <w:bCs/>
          <w:smallCaps/>
          <w:sz w:val="20"/>
          <w:szCs w:val="20"/>
        </w:rPr>
        <w:commentReference w:id="3256"/>
      </w:r>
      <w:commentRangeEnd w:id="3257"/>
      <w:r w:rsidR="00A82031">
        <w:rPr>
          <w:rStyle w:val="Rimandocommento"/>
          <w:rFonts w:ascii="Verdana" w:hAnsi="Verdana"/>
          <w:b/>
          <w:bCs/>
          <w:smallCaps/>
          <w:sz w:val="20"/>
          <w:szCs w:val="20"/>
        </w:rPr>
        <w:commentReference w:id="3257"/>
      </w:r>
      <w:commentRangeEnd w:id="3258"/>
      <w:r w:rsidR="00A82031">
        <w:rPr>
          <w:rStyle w:val="Rimandocommento"/>
          <w:rFonts w:ascii="Verdana" w:hAnsi="Verdana"/>
          <w:b/>
          <w:bCs/>
          <w:smallCaps/>
          <w:sz w:val="20"/>
          <w:szCs w:val="20"/>
        </w:rPr>
        <w:commentReference w:id="3258"/>
      </w:r>
      <w:commentRangeEnd w:id="3259"/>
      <w:r w:rsidR="003E7B46">
        <w:rPr>
          <w:rStyle w:val="Rimandocommento"/>
          <w:rFonts w:ascii="Verdana" w:hAnsi="Verdana"/>
          <w:b/>
          <w:bCs/>
          <w:smallCaps/>
          <w:sz w:val="20"/>
          <w:szCs w:val="20"/>
        </w:rPr>
        <w:commentReference w:id="3259"/>
      </w:r>
    </w:p>
    <w:p w14:paraId="471C8BB2" w14:textId="7DDD0A95" w:rsidR="00DC48A3" w:rsidRPr="00DC48A3" w:rsidRDefault="00DC48A3">
      <w:pPr>
        <w:pStyle w:val="Paragrafoelenco"/>
        <w:numPr>
          <w:ilvl w:val="1"/>
          <w:numId w:val="1"/>
        </w:numPr>
        <w:spacing w:line="360" w:lineRule="auto"/>
        <w:ind w:left="0" w:firstLine="0"/>
        <w:jc w:val="both"/>
        <w:rPr>
          <w:ins w:id="3265" w:author="Avv. Rosario Panzariello" w:date="2026-09-18T15:25:00Z" w16du:dateUtc="2026-09-18T13:25:00Z"/>
          <w:rFonts w:ascii="Verdana" w:hAnsi="Verdana"/>
          <w:sz w:val="20"/>
          <w:szCs w:val="20"/>
          <w:rPrChange w:id="3266" w:author="Avv. Rosario Panzariello" w:date="2026-09-18T15:26:00Z" w16du:dateUtc="2026-09-18T13:26:00Z">
            <w:rPr>
              <w:ins w:id="3267" w:author="Avv. Rosario Panzariello" w:date="2026-09-18T15:25:00Z" w16du:dateUtc="2026-09-18T13:25:00Z"/>
              <w:rFonts w:ascii="Verdana" w:hAnsi="Verdana"/>
              <w:b/>
              <w:bCs/>
              <w:smallCaps/>
              <w:sz w:val="20"/>
              <w:szCs w:val="20"/>
            </w:rPr>
          </w:rPrChange>
        </w:rPr>
        <w:pPrChange w:id="3268" w:author="Avv. Rosario Panzariello" w:date="2026-09-18T15:26:00Z" w16du:dateUtc="2026-09-18T13:26:00Z">
          <w:pPr>
            <w:pStyle w:val="Paragrafoelenco"/>
            <w:spacing w:line="360" w:lineRule="auto"/>
            <w:outlineLvl w:val="0"/>
          </w:pPr>
        </w:pPrChange>
      </w:pPr>
      <w:ins w:id="3269" w:author="Avv. Rosario Panzariello" w:date="2026-09-18T15:25:00Z" w16du:dateUtc="2026-09-18T13:25:00Z">
        <w:r w:rsidRPr="00DC48A3">
          <w:rPr>
            <w:rFonts w:ascii="Verdana" w:hAnsi="Verdana"/>
            <w:sz w:val="20"/>
            <w:szCs w:val="20"/>
            <w:rPrChange w:id="3270" w:author="Avv. Rosario Panzariello" w:date="2026-09-18T15:26:00Z" w16du:dateUtc="2026-09-18T13:26:00Z">
              <w:rPr>
                <w:rFonts w:ascii="Verdana" w:hAnsi="Verdana"/>
                <w:b/>
                <w:bCs/>
                <w:smallCaps/>
                <w:sz w:val="20"/>
                <w:szCs w:val="20"/>
              </w:rPr>
            </w:rPrChange>
          </w:rPr>
          <w:t xml:space="preserve">Nelle operazioni nelle quali sia espressamente convenuto che, dopo il perfezionamento dell'Accordo vincolante, il Veicolo rimanga temporaneamente in uso presso il Venditore, Fleequid può richiedere all'Acquirente il versamento anticipato di un importo pari al 30% dell'Importo Totale Dovuto (il "Pagamento anticipato"). </w:t>
        </w:r>
      </w:ins>
      <w:ins w:id="3271" w:author="Avv. Rosario Panzariello" w:date="2026-09-26T11:51:00Z" w16du:dateUtc="2026-09-26T09:51:00Z">
        <w:r w:rsidR="007B17D6" w:rsidRPr="007B17D6">
          <w:rPr>
            <w:rFonts w:ascii="Verdana" w:hAnsi="Verdana"/>
            <w:sz w:val="20"/>
            <w:szCs w:val="20"/>
          </w:rPr>
          <w:t>La fattispecie disciplinata dal presente articolo è denominata, ai soli fini descrittivi e commerciali, "Vendita differita". La Vendita differita non costituisce un autonomo Modello di Vendita e resta integralmente soggetta al Modello di Vendita applicabile alla specifica operazione e, nell'ambito della Vendita in commissione, alla relativa modalità di esecuzione.</w:t>
        </w:r>
      </w:ins>
      <w:ins w:id="3272" w:author="Avv. Rosario Panzariello" w:date="2026-09-27T08:57:00Z" w16du:dateUtc="2026-09-27T06:57:00Z">
        <w:r w:rsidR="007B0866" w:rsidRPr="007B0866">
          <w:t xml:space="preserve"> </w:t>
        </w:r>
        <w:r w:rsidR="007B0866" w:rsidRPr="007B0866">
          <w:rPr>
            <w:rFonts w:ascii="Verdana" w:hAnsi="Verdana"/>
            <w:sz w:val="20"/>
            <w:szCs w:val="20"/>
          </w:rPr>
          <w:t xml:space="preserve">La Vendita differita può essere convenuta esclusivamente nella Vendita in commissione eseguita mediante Rivendita e nel Dealer Sales e non trova applicazione quando Fleequid opera quale Intermediario puro; nelle operazioni di Vendita in commissione alle quali si applica il presente articolo Fleequid dà pertanto esecuzione all'operazione mediante Rivendita. </w:t>
        </w:r>
      </w:ins>
      <w:ins w:id="3273" w:author="Avv. Rosario Panzariello" w:date="2026-09-26T11:51:00Z" w16du:dateUtc="2026-09-26T09:51:00Z">
        <w:r w:rsidR="007B17D6">
          <w:rPr>
            <w:rFonts w:ascii="Verdana" w:hAnsi="Verdana"/>
            <w:sz w:val="20"/>
            <w:szCs w:val="20"/>
          </w:rPr>
          <w:t xml:space="preserve"> </w:t>
        </w:r>
      </w:ins>
      <w:ins w:id="3274" w:author="Avv. Rosario Panzariello" w:date="2026-09-18T15:25:00Z" w16du:dateUtc="2026-09-18T13:25:00Z">
        <w:r w:rsidRPr="00DC48A3">
          <w:rPr>
            <w:rFonts w:ascii="Verdana" w:hAnsi="Verdana"/>
            <w:sz w:val="20"/>
            <w:szCs w:val="20"/>
            <w:rPrChange w:id="3275" w:author="Avv. Rosario Panzariello" w:date="2026-09-18T15:26:00Z" w16du:dateUtc="2026-09-18T13:26:00Z">
              <w:rPr>
                <w:rFonts w:ascii="Verdana" w:hAnsi="Verdana"/>
                <w:b/>
                <w:bCs/>
                <w:smallCaps/>
                <w:sz w:val="20"/>
                <w:szCs w:val="20"/>
              </w:rPr>
            </w:rPrChange>
          </w:rPr>
          <w:t>La circostanza che il Veicolo rimanga temporaneamente in uso presso il Venditore, unitamente alle condizioni particolari applicabili all'operazione, deve essere resa conoscibile all'Offerente prima della formulazione dell'Offerta secondo quanto previsto dagli artt. 3.2 e 4.5. Ove richiesto, il Pagamento anticipato deve essere corrisposto entro il Termine di pagamento ordinario di cui all'art. 11.5, decorrente dalla messa a disposizione della Proforma, salvo che le Condizioni particolari di vendita prevedano espressamente un diverso termine ai sensi dell'art. 11.6, lett. b). La presente disciplina si applica esclusivamente a tale fattispecie e costituisce deroga alla disciplina ordinaria del Termine di pagamento nei limiti previsti dal presente articolo e dalle Condizioni particolari di vendita applicabili.</w:t>
        </w:r>
      </w:ins>
    </w:p>
    <w:p w14:paraId="2D2811F1" w14:textId="4BA47BC2" w:rsidR="00DC48A3" w:rsidRPr="00DC48A3" w:rsidRDefault="00DC48A3">
      <w:pPr>
        <w:pStyle w:val="Paragrafoelenco"/>
        <w:numPr>
          <w:ilvl w:val="1"/>
          <w:numId w:val="1"/>
        </w:numPr>
        <w:spacing w:line="360" w:lineRule="auto"/>
        <w:ind w:left="0" w:firstLine="0"/>
        <w:jc w:val="both"/>
        <w:rPr>
          <w:ins w:id="3276" w:author="Avv. Rosario Panzariello" w:date="2026-09-18T15:25:00Z" w16du:dateUtc="2026-09-18T13:25:00Z"/>
          <w:rFonts w:ascii="Verdana" w:hAnsi="Verdana"/>
          <w:sz w:val="20"/>
          <w:szCs w:val="20"/>
          <w:rPrChange w:id="3277" w:author="Avv. Rosario Panzariello" w:date="2026-09-18T15:26:00Z" w16du:dateUtc="2026-09-18T13:26:00Z">
            <w:rPr>
              <w:ins w:id="3278" w:author="Avv. Rosario Panzariello" w:date="2026-09-18T15:25:00Z" w16du:dateUtc="2026-09-18T13:25:00Z"/>
              <w:rFonts w:ascii="Verdana" w:hAnsi="Verdana"/>
              <w:b/>
              <w:bCs/>
              <w:smallCaps/>
              <w:sz w:val="20"/>
              <w:szCs w:val="20"/>
            </w:rPr>
          </w:rPrChange>
        </w:rPr>
        <w:pPrChange w:id="3279" w:author="Avv. Rosario Panzariello" w:date="2026-09-18T15:26:00Z" w16du:dateUtc="2026-09-18T13:26:00Z">
          <w:pPr>
            <w:pStyle w:val="Paragrafoelenco"/>
            <w:spacing w:line="360" w:lineRule="auto"/>
            <w:outlineLvl w:val="0"/>
          </w:pPr>
        </w:pPrChange>
      </w:pPr>
      <w:ins w:id="3280" w:author="Avv. Rosario Panzariello" w:date="2026-09-18T15:25:00Z" w16du:dateUtc="2026-09-18T13:25:00Z">
        <w:r w:rsidRPr="00DC48A3">
          <w:rPr>
            <w:rFonts w:ascii="Verdana" w:hAnsi="Verdana"/>
            <w:sz w:val="20"/>
            <w:szCs w:val="20"/>
            <w:rPrChange w:id="3281" w:author="Avv. Rosario Panzariello" w:date="2026-09-18T15:26:00Z" w16du:dateUtc="2026-09-18T13:26:00Z">
              <w:rPr>
                <w:rFonts w:ascii="Verdana" w:hAnsi="Verdana"/>
                <w:b/>
                <w:bCs/>
                <w:smallCaps/>
                <w:sz w:val="20"/>
                <w:szCs w:val="20"/>
              </w:rPr>
            </w:rPrChange>
          </w:rPr>
          <w:t>Il Pagamento anticipato è effettuato in acconto sul prezzo ed è imputato all'Importo Totale Dovuto qualora l'operazione sia regolarmente completata. Il Pagamento anticipato non costituisce caparra confirmatoria né caparra penitenziale e non trovano applicazione gli artt. 1385 e 1386 c.c.</w:t>
        </w:r>
      </w:ins>
    </w:p>
    <w:p w14:paraId="75452210" w14:textId="7028422B" w:rsidR="00DC48A3" w:rsidRPr="00DC48A3" w:rsidRDefault="00DC48A3">
      <w:pPr>
        <w:pStyle w:val="Paragrafoelenco"/>
        <w:numPr>
          <w:ilvl w:val="1"/>
          <w:numId w:val="1"/>
        </w:numPr>
        <w:spacing w:line="360" w:lineRule="auto"/>
        <w:ind w:left="0" w:firstLine="0"/>
        <w:jc w:val="both"/>
        <w:rPr>
          <w:ins w:id="3282" w:author="Avv. Rosario Panzariello" w:date="2026-09-18T15:25:00Z" w16du:dateUtc="2026-09-18T13:25:00Z"/>
          <w:rFonts w:ascii="Verdana" w:hAnsi="Verdana"/>
          <w:sz w:val="20"/>
          <w:szCs w:val="20"/>
          <w:rPrChange w:id="3283" w:author="Avv. Rosario Panzariello" w:date="2026-09-18T15:26:00Z" w16du:dateUtc="2026-09-18T13:26:00Z">
            <w:rPr>
              <w:ins w:id="3284" w:author="Avv. Rosario Panzariello" w:date="2026-09-18T15:25:00Z" w16du:dateUtc="2026-09-18T13:25:00Z"/>
              <w:rFonts w:ascii="Verdana" w:hAnsi="Verdana"/>
              <w:b/>
              <w:bCs/>
              <w:smallCaps/>
              <w:sz w:val="20"/>
              <w:szCs w:val="20"/>
            </w:rPr>
          </w:rPrChange>
        </w:rPr>
        <w:pPrChange w:id="3285" w:author="Avv. Rosario Panzariello" w:date="2026-09-18T15:26:00Z" w16du:dateUtc="2026-09-18T13:26:00Z">
          <w:pPr>
            <w:pStyle w:val="Paragrafoelenco"/>
            <w:spacing w:line="360" w:lineRule="auto"/>
            <w:outlineLvl w:val="0"/>
          </w:pPr>
        </w:pPrChange>
      </w:pPr>
      <w:ins w:id="3286" w:author="Avv. Rosario Panzariello" w:date="2026-09-18T15:25:00Z" w16du:dateUtc="2026-09-18T13:25:00Z">
        <w:r w:rsidRPr="00DC48A3">
          <w:rPr>
            <w:rFonts w:ascii="Verdana" w:hAnsi="Verdana"/>
            <w:sz w:val="20"/>
            <w:szCs w:val="20"/>
            <w:rPrChange w:id="3287" w:author="Avv. Rosario Panzariello" w:date="2026-09-18T15:26:00Z" w16du:dateUtc="2026-09-18T13:26:00Z">
              <w:rPr>
                <w:rFonts w:ascii="Verdana" w:hAnsi="Verdana"/>
                <w:b/>
                <w:bCs/>
                <w:smallCaps/>
                <w:sz w:val="20"/>
                <w:szCs w:val="20"/>
              </w:rPr>
            </w:rPrChange>
          </w:rPr>
          <w:t xml:space="preserve">Il saldo dell'Importo Totale Dovuto, detratto il Pagamento anticipato già versato, deve essere corrisposto entro la diversa scadenza prevista per la specifica operazione e resa nota </w:t>
        </w:r>
        <w:r w:rsidRPr="00DC48A3">
          <w:rPr>
            <w:rFonts w:ascii="Verdana" w:hAnsi="Verdana"/>
            <w:sz w:val="20"/>
            <w:szCs w:val="20"/>
            <w:rPrChange w:id="3288" w:author="Avv. Rosario Panzariello" w:date="2026-09-18T15:26:00Z" w16du:dateUtc="2026-09-18T13:26:00Z">
              <w:rPr>
                <w:rFonts w:ascii="Verdana" w:hAnsi="Verdana"/>
                <w:b/>
                <w:bCs/>
                <w:smallCaps/>
                <w:sz w:val="20"/>
                <w:szCs w:val="20"/>
              </w:rPr>
            </w:rPrChange>
          </w:rPr>
          <w:lastRenderedPageBreak/>
          <w:t>all'Acquirente nelle Condizioni particolari di vendita. Fino all'integrale pagamento del saldo il Veicolo permane nello Stato Opzionato e il Venditore resta vincolato alla vendita e agli obblighi previsti dagli artt. 8.8, 8.12 e 11.3, con le deroghe di cui all'art. 13.4. Il versamento del Pagamento anticipato non determina, di per sé, l'avvio della fase esecutiva della vendita né, nel caso delle Aste, l'Aggiudicazione definitiva, che conseguono soltanto all'integrale adempimento dell'obbligo di pagamento secondo quanto previsto dall'art. 12.2.</w:t>
        </w:r>
      </w:ins>
    </w:p>
    <w:p w14:paraId="7838C602" w14:textId="2479801E" w:rsidR="00DC48A3" w:rsidRPr="00DC48A3" w:rsidRDefault="00DC48A3">
      <w:pPr>
        <w:pStyle w:val="Paragrafoelenco"/>
        <w:numPr>
          <w:ilvl w:val="1"/>
          <w:numId w:val="1"/>
        </w:numPr>
        <w:spacing w:line="360" w:lineRule="auto"/>
        <w:ind w:left="0" w:firstLine="0"/>
        <w:jc w:val="both"/>
        <w:rPr>
          <w:ins w:id="3289" w:author="Avv. Rosario Panzariello" w:date="2026-09-18T15:25:00Z" w16du:dateUtc="2026-09-18T13:25:00Z"/>
          <w:rFonts w:ascii="Verdana" w:hAnsi="Verdana"/>
          <w:sz w:val="20"/>
          <w:szCs w:val="20"/>
          <w:rPrChange w:id="3290" w:author="Avv. Rosario Panzariello" w:date="2026-09-18T15:26:00Z" w16du:dateUtc="2026-09-18T13:26:00Z">
            <w:rPr>
              <w:ins w:id="3291" w:author="Avv. Rosario Panzariello" w:date="2026-09-18T15:25:00Z" w16du:dateUtc="2026-09-18T13:25:00Z"/>
              <w:rFonts w:ascii="Verdana" w:hAnsi="Verdana"/>
              <w:b/>
              <w:bCs/>
              <w:smallCaps/>
              <w:sz w:val="20"/>
              <w:szCs w:val="20"/>
            </w:rPr>
          </w:rPrChange>
        </w:rPr>
        <w:pPrChange w:id="3292" w:author="Avv. Rosario Panzariello" w:date="2026-09-18T15:26:00Z" w16du:dateUtc="2026-09-18T13:26:00Z">
          <w:pPr>
            <w:pStyle w:val="Paragrafoelenco"/>
            <w:spacing w:line="360" w:lineRule="auto"/>
            <w:outlineLvl w:val="0"/>
          </w:pPr>
        </w:pPrChange>
      </w:pPr>
      <w:ins w:id="3293" w:author="Avv. Rosario Panzariello" w:date="2026-09-18T15:25:00Z" w16du:dateUtc="2026-09-18T13:25:00Z">
        <w:r w:rsidRPr="00DC48A3">
          <w:rPr>
            <w:rFonts w:ascii="Verdana" w:hAnsi="Verdana"/>
            <w:sz w:val="20"/>
            <w:szCs w:val="20"/>
            <w:rPrChange w:id="3294" w:author="Avv. Rosario Panzariello" w:date="2026-09-18T15:26:00Z" w16du:dateUtc="2026-09-18T13:26:00Z">
              <w:rPr>
                <w:rFonts w:ascii="Verdana" w:hAnsi="Verdana"/>
                <w:b/>
                <w:bCs/>
                <w:smallCaps/>
                <w:sz w:val="20"/>
                <w:szCs w:val="20"/>
              </w:rPr>
            </w:rPrChange>
          </w:rPr>
          <w:t xml:space="preserve">Il Venditore può continuare a utilizzare il Veicolo soltanto nei limiti e alle condizioni concordate per la specifica operazione, in deroga al generale obbligo di mantenerlo inutilizzato e disponibile per la vendita previsto dall'art. 8.12. Durante tale periodo il Venditore è, in particolare, tenuto a: a) mantenere il Veicolo disponibile per la successiva consegna; b) non venderlo, non prometterlo a terzi, non costituire su di esso Gravami e non renderlo comunque indisponibile; c) custodire il Veicolo con la dovuta diligenza, mantenerlo in condizioni di efficienza e conservarne, per quanto compatibile con l'utilizzo autorizzato, lo stato e le caratteristiche risultanti dalle Specifiche tecniche; d) non superare l'eventuale limite di chilometraggio convenuto; e) comunicare senza ritardo a Fleequid qualsiasi incidente, guasto, deterioramento, danneggiamento o altro evento idoneo a incidere sullo stato, sul valore, sulla disponibilità o sulla commerciabilità del Veicolo; f) rispettare la data convenuta per la cessazione dell'utilizzo e per la messa a disposizione o il rilascio del Veicolo. Le Condizioni particolari di vendita applicabili alla specifica operazione indicano almeno: la data di rilascio o di messa a disposizione del Veicolo; il chilometraggio massimo aggiuntivo consentito; la scadenza per il pagamento del saldo; le conseguenze del superamento del limite chilometrico, del deterioramento e del ritardo nella messa a disposizione o nel rilascio. </w:t>
        </w:r>
      </w:ins>
      <w:ins w:id="3295" w:author="Avv. Rosario Panzariello" w:date="2026-09-18T22:13:00Z">
        <w:r w:rsidR="0090613E" w:rsidRPr="0090613E">
          <w:rPr>
            <w:rFonts w:ascii="Verdana" w:hAnsi="Verdana"/>
            <w:sz w:val="20"/>
            <w:szCs w:val="20"/>
          </w:rPr>
          <w:t>Le conseguenze economiche derivanti dal superamento dei limiti di utilizzo, chilometraggio, durata o dalle altre condizioni previste per il temporaneo utilizzo del Veicolo da parte del Venditore, ivi comprese eventuali penali, indennizzi, rettifiche o tolleranze, sono determinate nelle Condizioni particolari di vendita applicabili alla specifica operazione.</w:t>
        </w:r>
      </w:ins>
    </w:p>
    <w:p w14:paraId="351120DB" w14:textId="10CE5411" w:rsidR="00DC48A3" w:rsidRPr="00DC48A3" w:rsidRDefault="00DC48A3">
      <w:pPr>
        <w:pStyle w:val="Paragrafoelenco"/>
        <w:numPr>
          <w:ilvl w:val="1"/>
          <w:numId w:val="1"/>
        </w:numPr>
        <w:spacing w:line="360" w:lineRule="auto"/>
        <w:ind w:left="0" w:firstLine="0"/>
        <w:jc w:val="both"/>
        <w:rPr>
          <w:ins w:id="3296" w:author="Avv. Rosario Panzariello" w:date="2026-09-18T15:25:00Z" w16du:dateUtc="2026-09-18T13:25:00Z"/>
          <w:rFonts w:ascii="Verdana" w:hAnsi="Verdana"/>
          <w:sz w:val="20"/>
          <w:szCs w:val="20"/>
          <w:rPrChange w:id="3297" w:author="Avv. Rosario Panzariello" w:date="2026-09-18T15:26:00Z" w16du:dateUtc="2026-09-18T13:26:00Z">
            <w:rPr>
              <w:ins w:id="3298" w:author="Avv. Rosario Panzariello" w:date="2026-09-18T15:25:00Z" w16du:dateUtc="2026-09-18T13:25:00Z"/>
              <w:rFonts w:ascii="Verdana" w:hAnsi="Verdana"/>
              <w:b/>
              <w:bCs/>
              <w:smallCaps/>
              <w:sz w:val="20"/>
              <w:szCs w:val="20"/>
            </w:rPr>
          </w:rPrChange>
        </w:rPr>
        <w:pPrChange w:id="3299" w:author="Avv. Rosario Panzariello" w:date="2026-09-18T15:26:00Z" w16du:dateUtc="2026-09-18T13:26:00Z">
          <w:pPr>
            <w:pStyle w:val="Paragrafoelenco"/>
            <w:spacing w:line="360" w:lineRule="auto"/>
            <w:outlineLvl w:val="0"/>
          </w:pPr>
        </w:pPrChange>
      </w:pPr>
      <w:ins w:id="3300" w:author="Avv. Rosario Panzariello" w:date="2026-09-18T15:25:00Z" w16du:dateUtc="2026-09-18T13:25:00Z">
        <w:r w:rsidRPr="00DC48A3">
          <w:rPr>
            <w:rFonts w:ascii="Verdana" w:hAnsi="Verdana"/>
            <w:sz w:val="20"/>
            <w:szCs w:val="20"/>
            <w:rPrChange w:id="3301" w:author="Avv. Rosario Panzariello" w:date="2026-09-18T15:26:00Z" w16du:dateUtc="2026-09-18T13:26:00Z">
              <w:rPr>
                <w:rFonts w:ascii="Verdana" w:hAnsi="Verdana"/>
                <w:b/>
                <w:bCs/>
                <w:smallCaps/>
                <w:sz w:val="20"/>
                <w:szCs w:val="20"/>
              </w:rPr>
            </w:rPrChange>
          </w:rPr>
          <w:t>Il mancato pagamento del Pagamento anticipato entro il relativo termine ovvero il mancato pagamento integrale del saldo entro la scadenza prevista per la specifica operazione costituiscono ritardo dell'Acquirente. A decorrere dal primo giorno successivo alla rispettiva scadenza trovano applicazione, per quanto compatibili, le disposizioni dell'art. 12.6, ivi compresa la penale di € 150,00 per ciascun giorno di ritardo</w:t>
        </w:r>
      </w:ins>
      <w:ins w:id="3302" w:author="Avv. Rosario Panzariello" w:date="2026-09-27T08:57:00Z" w16du:dateUtc="2026-09-27T06:57:00Z">
        <w:r w:rsidR="007B0866">
          <w:rPr>
            <w:rFonts w:ascii="Verdana" w:hAnsi="Verdana"/>
            <w:sz w:val="20"/>
            <w:szCs w:val="20"/>
          </w:rPr>
          <w:t xml:space="preserve"> e per ciascun Veicolo interessato</w:t>
        </w:r>
      </w:ins>
      <w:ins w:id="3303" w:author="Avv. Rosario Panzariello" w:date="2026-09-18T15:25:00Z" w16du:dateUtc="2026-09-18T13:25:00Z">
        <w:r w:rsidRPr="00DC48A3">
          <w:rPr>
            <w:rFonts w:ascii="Verdana" w:hAnsi="Verdana"/>
            <w:sz w:val="20"/>
            <w:szCs w:val="20"/>
            <w:rPrChange w:id="3304" w:author="Avv. Rosario Panzariello" w:date="2026-09-18T15:26:00Z" w16du:dateUtc="2026-09-18T13:26:00Z">
              <w:rPr>
                <w:rFonts w:ascii="Verdana" w:hAnsi="Verdana"/>
                <w:b/>
                <w:bCs/>
                <w:smallCaps/>
                <w:sz w:val="20"/>
                <w:szCs w:val="20"/>
              </w:rPr>
            </w:rPrChange>
          </w:rPr>
          <w:t xml:space="preserve">, </w:t>
        </w:r>
      </w:ins>
      <w:ins w:id="3305" w:author="Avv. Rosario Panzariello" w:date="2026-09-26T10:55:00Z" w16du:dateUtc="2026-09-26T08:55:00Z">
        <w:r w:rsidR="00321538">
          <w:rPr>
            <w:rFonts w:ascii="Verdana" w:hAnsi="Verdana"/>
            <w:sz w:val="20"/>
            <w:szCs w:val="20"/>
          </w:rPr>
          <w:t>entro l’i</w:t>
        </w:r>
        <w:r w:rsidR="003B47B3">
          <w:rPr>
            <w:rFonts w:ascii="Verdana" w:hAnsi="Verdana"/>
            <w:sz w:val="20"/>
            <w:szCs w:val="20"/>
          </w:rPr>
          <w:t xml:space="preserve">mporto massimo complessivo previsto dall’art. 12.6, lett. a), che opera </w:t>
        </w:r>
      </w:ins>
      <w:ins w:id="3306" w:author="Avv. Rosario Panzariello" w:date="2026-09-26T11:38:00Z" w16du:dateUtc="2026-09-26T09:38:00Z">
        <w:r w:rsidR="00492E18">
          <w:rPr>
            <w:rFonts w:ascii="Verdana" w:hAnsi="Verdana"/>
            <w:sz w:val="20"/>
            <w:szCs w:val="20"/>
          </w:rPr>
          <w:t>unitar</w:t>
        </w:r>
      </w:ins>
      <w:ins w:id="3307" w:author="Avv. Rosario Panzariello" w:date="2026-09-26T11:39:00Z" w16du:dateUtc="2026-09-26T09:39:00Z">
        <w:r w:rsidR="00492E18">
          <w:rPr>
            <w:rFonts w:ascii="Verdana" w:hAnsi="Verdana"/>
            <w:sz w:val="20"/>
            <w:szCs w:val="20"/>
          </w:rPr>
          <w:t>iamente</w:t>
        </w:r>
      </w:ins>
      <w:ins w:id="3308" w:author="Avv. Rosario Panzariello" w:date="2026-09-26T10:55:00Z" w16du:dateUtc="2026-09-26T08:55:00Z">
        <w:r w:rsidR="003B47B3">
          <w:rPr>
            <w:rFonts w:ascii="Verdana" w:hAnsi="Verdana"/>
            <w:sz w:val="20"/>
            <w:szCs w:val="20"/>
          </w:rPr>
          <w:t xml:space="preserve"> per ciascun Veicolo e per la medesima operazione con riferimento sia al ritardo nel versamento del Pagamento </w:t>
        </w:r>
      </w:ins>
      <w:ins w:id="3309" w:author="Avv. Rosario Panzariello" w:date="2026-09-26T10:56:00Z" w16du:dateUtc="2026-09-26T08:56:00Z">
        <w:r w:rsidR="00A86860">
          <w:rPr>
            <w:rFonts w:ascii="Verdana" w:hAnsi="Verdana"/>
            <w:sz w:val="20"/>
            <w:szCs w:val="20"/>
          </w:rPr>
          <w:t xml:space="preserve">anticipato sia al ritardo nel pagamento del saldo, </w:t>
        </w:r>
      </w:ins>
      <w:ins w:id="3310" w:author="Avv. Rosario Panzariello" w:date="2026-09-18T15:25:00Z" w16du:dateUtc="2026-09-18T13:25:00Z">
        <w:r w:rsidRPr="00DC48A3">
          <w:rPr>
            <w:rFonts w:ascii="Verdana" w:hAnsi="Verdana"/>
            <w:sz w:val="20"/>
            <w:szCs w:val="20"/>
            <w:rPrChange w:id="3311" w:author="Avv. Rosario Panzariello" w:date="2026-09-18T15:26:00Z" w16du:dateUtc="2026-09-18T13:26:00Z">
              <w:rPr>
                <w:rFonts w:ascii="Verdana" w:hAnsi="Verdana"/>
                <w:b/>
                <w:bCs/>
                <w:smallCaps/>
                <w:sz w:val="20"/>
                <w:szCs w:val="20"/>
              </w:rPr>
            </w:rPrChange>
          </w:rPr>
          <w:t xml:space="preserve">nonché gli interessi e gli ulteriori importi ivi previsti. In caso di mancato pagamento del Pagamento anticipato trovano applicazione i termini e le facoltà previsti dall'art. 12.7. In caso di mancato pagamento del saldo, </w:t>
        </w:r>
      </w:ins>
      <w:ins w:id="3312" w:author="Avv. Rosario Panzariello" w:date="2026-09-27T09:25:00Z" w16du:dateUtc="2026-09-27T07:25:00Z">
        <w:r w:rsidR="00040B4E" w:rsidRPr="00040B4E">
          <w:rPr>
            <w:rFonts w:ascii="Verdana" w:hAnsi="Verdana"/>
            <w:sz w:val="20"/>
            <w:szCs w:val="20"/>
          </w:rPr>
          <w:t>in luogo del termine massimo previsto dall'art. 12.7, Fleequid conserva la facoltà di ricevere il pagamento tardivo per i 4 (quattro) giorni successivi alla scadenza stabilita per il pagamento del saldo, senza che decorra dalla predetta scadenza un nuovo termine di 7 (sette) giorni</w:t>
        </w:r>
      </w:ins>
      <w:ins w:id="3313" w:author="Avv. Rosario Panzariello" w:date="2026-09-18T15:25:00Z" w16du:dateUtc="2026-09-18T13:25:00Z">
        <w:r w:rsidRPr="00DC48A3">
          <w:rPr>
            <w:rFonts w:ascii="Verdana" w:hAnsi="Verdana"/>
            <w:sz w:val="20"/>
            <w:szCs w:val="20"/>
            <w:rPrChange w:id="3314" w:author="Avv. Rosario Panzariello" w:date="2026-09-18T15:26:00Z" w16du:dateUtc="2026-09-18T13:26:00Z">
              <w:rPr>
                <w:rFonts w:ascii="Verdana" w:hAnsi="Verdana"/>
                <w:b/>
                <w:bCs/>
                <w:smallCaps/>
                <w:sz w:val="20"/>
                <w:szCs w:val="20"/>
              </w:rPr>
            </w:rPrChange>
          </w:rPr>
          <w:t xml:space="preserve">. Decorso inutilmente </w:t>
        </w:r>
        <w:r w:rsidRPr="00DC48A3">
          <w:rPr>
            <w:rFonts w:ascii="Verdana" w:hAnsi="Verdana"/>
            <w:sz w:val="20"/>
            <w:szCs w:val="20"/>
            <w:rPrChange w:id="3315" w:author="Avv. Rosario Panzariello" w:date="2026-09-18T15:26:00Z" w16du:dateUtc="2026-09-18T13:26:00Z">
              <w:rPr>
                <w:rFonts w:ascii="Verdana" w:hAnsi="Verdana"/>
                <w:b/>
                <w:bCs/>
                <w:smallCaps/>
                <w:sz w:val="20"/>
                <w:szCs w:val="20"/>
              </w:rPr>
            </w:rPrChange>
          </w:rPr>
          <w:lastRenderedPageBreak/>
          <w:t>tale termine senza integrale pagamento, Fleequid può, a propria discrezione, accettare comunque il pagamento tardivo ovvero procedere all'Annullamento della vendita secondo quanto previsto dall'art. 12.7, con gli effetti di cui agli artt. 12.8 e 12.9.</w:t>
        </w:r>
      </w:ins>
    </w:p>
    <w:p w14:paraId="6D263B36" w14:textId="7A96556D" w:rsidR="00DC48A3" w:rsidRPr="00DC48A3" w:rsidRDefault="00DC48A3">
      <w:pPr>
        <w:pStyle w:val="Paragrafoelenco"/>
        <w:numPr>
          <w:ilvl w:val="1"/>
          <w:numId w:val="1"/>
        </w:numPr>
        <w:spacing w:line="360" w:lineRule="auto"/>
        <w:ind w:left="0" w:firstLine="0"/>
        <w:jc w:val="both"/>
        <w:rPr>
          <w:ins w:id="3316" w:author="Avv. Rosario Panzariello" w:date="2026-09-18T15:25:00Z" w16du:dateUtc="2026-09-18T13:25:00Z"/>
          <w:rFonts w:ascii="Verdana" w:hAnsi="Verdana"/>
          <w:sz w:val="20"/>
          <w:szCs w:val="20"/>
          <w:rPrChange w:id="3317" w:author="Avv. Rosario Panzariello" w:date="2026-09-18T15:26:00Z" w16du:dateUtc="2026-09-18T13:26:00Z">
            <w:rPr>
              <w:ins w:id="3318" w:author="Avv. Rosario Panzariello" w:date="2026-09-18T15:25:00Z" w16du:dateUtc="2026-09-18T13:25:00Z"/>
              <w:rFonts w:ascii="Verdana" w:hAnsi="Verdana"/>
              <w:b/>
              <w:bCs/>
              <w:smallCaps/>
              <w:sz w:val="20"/>
              <w:szCs w:val="20"/>
            </w:rPr>
          </w:rPrChange>
        </w:rPr>
        <w:pPrChange w:id="3319" w:author="Avv. Rosario Panzariello" w:date="2026-09-18T15:26:00Z" w16du:dateUtc="2026-09-18T13:26:00Z">
          <w:pPr>
            <w:pStyle w:val="Paragrafoelenco"/>
            <w:spacing w:line="360" w:lineRule="auto"/>
            <w:outlineLvl w:val="0"/>
          </w:pPr>
        </w:pPrChange>
      </w:pPr>
      <w:ins w:id="3320" w:author="Avv. Rosario Panzariello" w:date="2026-09-18T15:25:00Z" w16du:dateUtc="2026-09-18T13:25:00Z">
        <w:r w:rsidRPr="00DC48A3">
          <w:rPr>
            <w:rFonts w:ascii="Verdana" w:hAnsi="Verdana"/>
            <w:sz w:val="20"/>
            <w:szCs w:val="20"/>
            <w:rPrChange w:id="3321" w:author="Avv. Rosario Panzariello" w:date="2026-09-18T15:26:00Z" w16du:dateUtc="2026-09-18T13:26:00Z">
              <w:rPr>
                <w:rFonts w:ascii="Verdana" w:hAnsi="Verdana"/>
                <w:b/>
                <w:bCs/>
                <w:smallCaps/>
                <w:sz w:val="20"/>
                <w:szCs w:val="20"/>
              </w:rPr>
            </w:rPrChange>
          </w:rPr>
          <w:t xml:space="preserve">Qualora Fleequid proceda all'Annullamento della vendita per </w:t>
        </w:r>
      </w:ins>
      <w:ins w:id="3322" w:author="Avv. Rosario Panzariello" w:date="2026-09-27T08:58:00Z" w16du:dateUtc="2026-09-27T06:58:00Z">
        <w:r w:rsidR="00A96035">
          <w:rPr>
            <w:rFonts w:ascii="Verdana" w:hAnsi="Verdana"/>
            <w:sz w:val="20"/>
            <w:szCs w:val="20"/>
          </w:rPr>
          <w:t>il ritardo o il mancato pagamento del Pagamento anticipato o del saldo imputabile all’Acquirente ai sensi dell’art. 13.5</w:t>
        </w:r>
      </w:ins>
      <w:ins w:id="3323" w:author="Avv. Rosario Panzariello" w:date="2026-09-18T15:25:00Z" w16du:dateUtc="2026-09-18T13:25:00Z">
        <w:r w:rsidRPr="00DC48A3">
          <w:rPr>
            <w:rFonts w:ascii="Verdana" w:hAnsi="Verdana"/>
            <w:sz w:val="20"/>
            <w:szCs w:val="20"/>
            <w:rPrChange w:id="3324" w:author="Avv. Rosario Panzariello" w:date="2026-09-18T15:26:00Z" w16du:dateUtc="2026-09-18T13:26:00Z">
              <w:rPr>
                <w:rFonts w:ascii="Verdana" w:hAnsi="Verdana"/>
                <w:b/>
                <w:bCs/>
                <w:smallCaps/>
                <w:sz w:val="20"/>
                <w:szCs w:val="20"/>
              </w:rPr>
            </w:rPrChange>
          </w:rPr>
          <w:t>, il Pagamento anticipato effettivamente versato cessa di essere imputabile al prezzo e si converte definitivamente in un'ulteriore penale autonoma, che resta acquisita a Fleequid.</w:t>
        </w:r>
      </w:ins>
      <w:ins w:id="3325" w:author="Avv. Rosario Panzariello" w:date="2026-09-27T08:59:00Z" w16du:dateUtc="2026-09-27T06:59:00Z">
        <w:r w:rsidR="000D6175" w:rsidRPr="000D6175">
          <w:t xml:space="preserve"> </w:t>
        </w:r>
        <w:r w:rsidR="000D6175" w:rsidRPr="000D6175">
          <w:rPr>
            <w:rFonts w:ascii="Verdana" w:hAnsi="Verdana"/>
            <w:sz w:val="20"/>
            <w:szCs w:val="20"/>
          </w:rPr>
          <w:t>La conversione non opera quando l'Annullamento della vendita consegua a inadempimenti dell'Acquirente diversi da quelli disciplinati dall'art. 13.5, quale, a titolo esemplificativo, il mancato ritiro del Veicolo successivo all'integrale pagamento.</w:t>
        </w:r>
      </w:ins>
      <w:ins w:id="3326" w:author="Avv. Rosario Panzariello" w:date="2026-09-18T15:25:00Z" w16du:dateUtc="2026-09-18T13:25:00Z">
        <w:r w:rsidRPr="00DC48A3">
          <w:rPr>
            <w:rFonts w:ascii="Verdana" w:hAnsi="Verdana"/>
            <w:sz w:val="20"/>
            <w:szCs w:val="20"/>
            <w:rPrChange w:id="3327" w:author="Avv. Rosario Panzariello" w:date="2026-09-18T15:26:00Z" w16du:dateUtc="2026-09-18T13:26:00Z">
              <w:rPr>
                <w:rFonts w:ascii="Verdana" w:hAnsi="Verdana"/>
                <w:b/>
                <w:bCs/>
                <w:smallCaps/>
                <w:sz w:val="20"/>
                <w:szCs w:val="20"/>
              </w:rPr>
            </w:rPrChange>
          </w:rPr>
          <w:t xml:space="preserve"> La predetta penale è cumulabile, nei limiti consentiti dalla legge, con la penale giornaliera maturata ai sensi dell'art. 13.5, con le Commissioni a carico dell'Acquirente e con le ulteriori penali, Tariffe e importi dovuti ai sensi dell'art. 12.9</w:t>
        </w:r>
      </w:ins>
      <w:ins w:id="3328" w:author="Avv. Rosario Panzariello" w:date="2026-09-27T08:59:00Z" w16du:dateUtc="2026-09-27T06:59:00Z">
        <w:r w:rsidR="000D6175">
          <w:rPr>
            <w:rFonts w:ascii="Verdana" w:hAnsi="Verdana"/>
            <w:sz w:val="20"/>
            <w:szCs w:val="20"/>
          </w:rPr>
          <w:t>,</w:t>
        </w:r>
        <w:r w:rsidR="00C31771" w:rsidRPr="00C31771">
          <w:t xml:space="preserve"> </w:t>
        </w:r>
        <w:r w:rsidR="00C31771" w:rsidRPr="00C31771">
          <w:rPr>
            <w:rFonts w:ascii="Verdana" w:hAnsi="Verdana"/>
            <w:sz w:val="20"/>
            <w:szCs w:val="20"/>
          </w:rPr>
          <w:t>fermo che la presente penale è computata ai fini del raggiungimento del pavimento economico previsto dall'art. 12.9, il quale opera esclusivamente per l'eventuale differenza necessaria a raggiungere la relativa soglia</w:t>
        </w:r>
      </w:ins>
      <w:ins w:id="3329" w:author="Avv. Rosario Panzariello" w:date="2026-09-18T15:25:00Z" w16du:dateUtc="2026-09-18T13:25:00Z">
        <w:r w:rsidRPr="00DC48A3">
          <w:rPr>
            <w:rFonts w:ascii="Verdana" w:hAnsi="Verdana"/>
            <w:sz w:val="20"/>
            <w:szCs w:val="20"/>
            <w:rPrChange w:id="3330" w:author="Avv. Rosario Panzariello" w:date="2026-09-18T15:26:00Z" w16du:dateUtc="2026-09-18T13:26:00Z">
              <w:rPr>
                <w:rFonts w:ascii="Verdana" w:hAnsi="Verdana"/>
                <w:b/>
                <w:bCs/>
                <w:smallCaps/>
                <w:sz w:val="20"/>
                <w:szCs w:val="20"/>
              </w:rPr>
            </w:rPrChange>
          </w:rPr>
          <w:t>. Qualora il Pagamento anticipato non sia stato versato o sia stato versato solo parzialmente, la conversione in penale opera esclusivamente nei limiti dell'importo effettivamente corrisposto, fermi restando tutti gli ulteriori importi dovuti dall'Acquirente in conseguenza dell'inadempimento e dell'Annullamento della vendita. Resta salvo il diritto di Fleequid al risarcimento dell'eventuale maggior danno per la sola parte eccedente.</w:t>
        </w:r>
      </w:ins>
    </w:p>
    <w:p w14:paraId="6EBA75A9" w14:textId="4CB230FB" w:rsidR="00DC48A3" w:rsidRPr="00DC48A3" w:rsidRDefault="00DC48A3">
      <w:pPr>
        <w:pStyle w:val="Paragrafoelenco"/>
        <w:numPr>
          <w:ilvl w:val="1"/>
          <w:numId w:val="1"/>
        </w:numPr>
        <w:spacing w:line="360" w:lineRule="auto"/>
        <w:ind w:left="0" w:firstLine="0"/>
        <w:jc w:val="both"/>
        <w:rPr>
          <w:ins w:id="3331" w:author="Avv. Rosario Panzariello" w:date="2026-09-18T15:25:00Z" w16du:dateUtc="2026-09-18T13:25:00Z"/>
          <w:rFonts w:ascii="Verdana" w:hAnsi="Verdana"/>
          <w:sz w:val="20"/>
          <w:szCs w:val="20"/>
          <w:rPrChange w:id="3332" w:author="Avv. Rosario Panzariello" w:date="2026-09-18T15:26:00Z" w16du:dateUtc="2026-09-18T13:26:00Z">
            <w:rPr>
              <w:ins w:id="3333" w:author="Avv. Rosario Panzariello" w:date="2026-09-18T15:25:00Z" w16du:dateUtc="2026-09-18T13:25:00Z"/>
              <w:rFonts w:ascii="Verdana" w:hAnsi="Verdana"/>
              <w:b/>
              <w:bCs/>
              <w:smallCaps/>
              <w:sz w:val="20"/>
              <w:szCs w:val="20"/>
            </w:rPr>
          </w:rPrChange>
        </w:rPr>
        <w:pPrChange w:id="3334" w:author="Avv. Rosario Panzariello" w:date="2026-09-18T15:26:00Z" w16du:dateUtc="2026-09-18T13:26:00Z">
          <w:pPr>
            <w:pStyle w:val="Paragrafoelenco"/>
            <w:spacing w:line="360" w:lineRule="auto"/>
            <w:outlineLvl w:val="0"/>
          </w:pPr>
        </w:pPrChange>
      </w:pPr>
      <w:ins w:id="3335" w:author="Avv. Rosario Panzariello" w:date="2026-09-18T15:25:00Z" w16du:dateUtc="2026-09-18T13:25:00Z">
        <w:r w:rsidRPr="00DC48A3">
          <w:rPr>
            <w:rFonts w:ascii="Verdana" w:hAnsi="Verdana"/>
            <w:sz w:val="20"/>
            <w:szCs w:val="20"/>
            <w:rPrChange w:id="3336" w:author="Avv. Rosario Panzariello" w:date="2026-09-18T15:26:00Z" w16du:dateUtc="2026-09-18T13:26:00Z">
              <w:rPr>
                <w:rFonts w:ascii="Verdana" w:hAnsi="Verdana"/>
                <w:b/>
                <w:bCs/>
                <w:smallCaps/>
                <w:sz w:val="20"/>
                <w:szCs w:val="20"/>
              </w:rPr>
            </w:rPrChange>
          </w:rPr>
          <w:t xml:space="preserve">Qualora, per fatto imputabile al Venditore, l'operazione non possa essere completata o il Veicolo non possa essere trasferito o consegnato secondo quanto convenuto, Fleequid può procedere all'Annullamento della vendita, fermo restando ogni ulteriore rimedio previsto dalle presenti Condizioni Generali. In tale ipotesi il Pagamento anticipato effettivamente versato è integralmente restituito all'Acquirente secondo quanto previsto dall'art. 15, senza applicazione nei suoi confronti delle conseguenze previste per l'inadempimento dell'Acquirente. L'Annullamento della vendita per fatto imputabile al Venditore non pregiudica né assorbe le conseguenze del suo inadempimento: al Venditore si applicano, in quanto compatibili, le medesime penali, Tariffe, obblighi risarcitori e ulteriori conseguenze previste dalle presenti Condizioni Generali per l'inadempimento del Venditore nelle operazioni prive della temporanea permanenza del Veicolo in uso presso di lui, ivi comprese quelle previste dagli artt. 8.11, 16.9 e 17.8 in caso di mancato trasferimento della proprietà, mancata consegna o indisponibilità del Veicolo, fermo quanto eventualmente previsto dalle Condizioni particolari di vendita per la specifica operazione. Le conseguenze eventualmente previste dalle Condizioni particolari di vendita in relazione al superamento del chilometraggio consentito, al deterioramento del Veicolo, al ritardo nella messa a disposizione o nel rilascio e agli altri obblighi propri della presente fattispecie si aggiungono, ove espressamente previsto e nei limiti consentiti dalla legge, ai rimedi applicabili ai sensi del precedente periodo. Qualora il Venditore incida significativamente sul valore, sulle caratteristiche o sulla disponibilità del Veicolo, Fleequid può in ogni caso procedere </w:t>
        </w:r>
        <w:r w:rsidRPr="00DC48A3">
          <w:rPr>
            <w:rFonts w:ascii="Verdana" w:hAnsi="Verdana"/>
            <w:sz w:val="20"/>
            <w:szCs w:val="20"/>
            <w:rPrChange w:id="3337" w:author="Avv. Rosario Panzariello" w:date="2026-09-18T15:26:00Z" w16du:dateUtc="2026-09-18T13:26:00Z">
              <w:rPr>
                <w:rFonts w:ascii="Verdana" w:hAnsi="Verdana"/>
                <w:b/>
                <w:bCs/>
                <w:smallCaps/>
                <w:sz w:val="20"/>
                <w:szCs w:val="20"/>
              </w:rPr>
            </w:rPrChange>
          </w:rPr>
          <w:lastRenderedPageBreak/>
          <w:t>all'Annullamento della vendita, restituire all'Acquirente quanto a questi dovuto ai sensi dell'art. 15 e conservare integralmente i rimedi spettanti nei confronti del Venditore.</w:t>
        </w:r>
      </w:ins>
    </w:p>
    <w:p w14:paraId="0240B5BB" w14:textId="16CB3785" w:rsidR="00DC48A3" w:rsidRPr="00DC48A3" w:rsidRDefault="00DC48A3">
      <w:pPr>
        <w:pStyle w:val="Paragrafoelenco"/>
        <w:numPr>
          <w:ilvl w:val="1"/>
          <w:numId w:val="1"/>
        </w:numPr>
        <w:spacing w:line="360" w:lineRule="auto"/>
        <w:ind w:left="0" w:firstLine="0"/>
        <w:jc w:val="both"/>
        <w:rPr>
          <w:ins w:id="3338" w:author="Avv. Rosario Panzariello" w:date="2026-09-18T15:25:00Z" w16du:dateUtc="2026-09-18T13:25:00Z"/>
          <w:rFonts w:ascii="Verdana" w:hAnsi="Verdana"/>
          <w:sz w:val="20"/>
          <w:szCs w:val="20"/>
          <w:rPrChange w:id="3339" w:author="Avv. Rosario Panzariello" w:date="2026-09-18T15:26:00Z" w16du:dateUtc="2026-09-18T13:26:00Z">
            <w:rPr>
              <w:ins w:id="3340" w:author="Avv. Rosario Panzariello" w:date="2026-09-18T15:25:00Z" w16du:dateUtc="2026-09-18T13:25:00Z"/>
              <w:rFonts w:ascii="Verdana" w:hAnsi="Verdana"/>
              <w:b/>
              <w:bCs/>
              <w:smallCaps/>
              <w:sz w:val="20"/>
              <w:szCs w:val="20"/>
            </w:rPr>
          </w:rPrChange>
        </w:rPr>
        <w:pPrChange w:id="3341" w:author="Avv. Rosario Panzariello" w:date="2026-09-18T15:26:00Z" w16du:dateUtc="2026-09-18T13:26:00Z">
          <w:pPr>
            <w:pStyle w:val="Paragrafoelenco"/>
            <w:spacing w:line="360" w:lineRule="auto"/>
            <w:outlineLvl w:val="0"/>
          </w:pPr>
        </w:pPrChange>
      </w:pPr>
      <w:ins w:id="3342" w:author="Avv. Rosario Panzariello" w:date="2026-09-18T15:25:00Z" w16du:dateUtc="2026-09-18T13:25:00Z">
        <w:r w:rsidRPr="00DC48A3">
          <w:rPr>
            <w:rFonts w:ascii="Verdana" w:hAnsi="Verdana"/>
            <w:sz w:val="20"/>
            <w:szCs w:val="20"/>
            <w:rPrChange w:id="3343" w:author="Avv. Rosario Panzariello" w:date="2026-09-18T15:26:00Z" w16du:dateUtc="2026-09-18T13:26:00Z">
              <w:rPr>
                <w:rFonts w:ascii="Verdana" w:hAnsi="Verdana"/>
                <w:b/>
                <w:bCs/>
                <w:smallCaps/>
                <w:sz w:val="20"/>
                <w:szCs w:val="20"/>
              </w:rPr>
            </w:rPrChange>
          </w:rPr>
          <w:t>Salvo quanto espressamente derogato dal presente articolo o dalle Condizioni particolari di vendita applicabili alla specifica operazione, restano integralmente applicabili tutte le disposizioni delle presenti Condizioni Generali relative al Modello di Vendita applicabile e alla modalità di esecuzione prescelta, ivi comprese quelle concernenti la fatturazione, i termini per l'emissione, la trasmissione, la rettifica o la riemissione dei relativi documenti, le eventuali penali connesse al ritardo, il pagamento delle somme dovute al Venditore, il trasferimento della proprietà, la documentazione necessaria, la consegna e il ritiro del Veicolo. La temporanea permanenza del Veicolo in uso presso il Venditore e la particolare articolazione del pagamento prevista dal presente articolo non comportano, di per sé, alcuna deroga agli altri obblighi del Venditore o dell'Acquirente, salvo che la deroga risulti espressamente dalle Condizioni particolari di vendita applicabili.</w:t>
        </w:r>
      </w:ins>
    </w:p>
    <w:p w14:paraId="7EEB50AB" w14:textId="6028A3F0" w:rsidR="00DC48A3" w:rsidRDefault="00DC48A3">
      <w:pPr>
        <w:pStyle w:val="Paragrafoelenco"/>
        <w:numPr>
          <w:ilvl w:val="1"/>
          <w:numId w:val="1"/>
        </w:numPr>
        <w:spacing w:line="360" w:lineRule="auto"/>
        <w:ind w:left="0" w:firstLine="0"/>
        <w:jc w:val="both"/>
        <w:rPr>
          <w:ins w:id="3344" w:author="Avv. Rosario Panzariello" w:date="2026-09-20T06:59:00Z" w16du:dateUtc="2026-09-20T04:59:00Z"/>
          <w:rFonts w:ascii="Verdana" w:hAnsi="Verdana"/>
          <w:sz w:val="20"/>
          <w:szCs w:val="20"/>
        </w:rPr>
      </w:pPr>
      <w:ins w:id="3345" w:author="Avv. Rosario Panzariello" w:date="2026-09-18T15:25:00Z" w16du:dateUtc="2026-09-18T13:25:00Z">
        <w:r w:rsidRPr="00F2524C">
          <w:rPr>
            <w:rFonts w:ascii="Verdana" w:hAnsi="Verdana"/>
            <w:sz w:val="20"/>
            <w:szCs w:val="20"/>
            <w:rPrChange w:id="3346" w:author="Avv. Rosario Panzariello" w:date="2026-09-18T22:21:00Z" w16du:dateUtc="2026-09-18T20:21:00Z">
              <w:rPr>
                <w:rFonts w:ascii="Verdana" w:hAnsi="Verdana"/>
                <w:b/>
                <w:bCs/>
                <w:smallCaps/>
                <w:sz w:val="20"/>
                <w:szCs w:val="20"/>
              </w:rPr>
            </w:rPrChange>
          </w:rPr>
          <w:t>Fermo quanto previsto dall'art. 8.13, per tutto il periodo in cui il Veicolo rimane temporaneamente in uso o comunque nella disponibilità del Venditore ai sensi del presente articolo, ogni rischio, responsabilità e costo connesso alla custodia, all'utilizzo, alla circolazione, alla conservazione e alla disponibilità del Veicolo resta a carico del Venditore, salvo quanto inderogabilmente imputabile a Fleequid o all'Acquirente. Il Venditore si obbliga pertanto a manlevare e tenere indenni Fleequid e l'Acquirente, nonché le società del gruppo Fleequid e i rispettivi amministratori, dipendenti, collaboratori e incaricati, da qualsiasi pretesa, richiesta, azione, sanzione, costo, spesa, danno o responsabilità derivante, direttamente o indirettamente, dalla custodia, dall'utilizzo, dalla circolazione, dalla conservazione o dalla disponibilità del Veicolo durante tale periodo, ivi comprese quelle conseguenti a incidenti, danni a persone o cose, violazioni amministrative o stradali, mancata o inadeguata copertura assicurativa, perdita, furto, deterioramento o danneggiamento del Veicolo, sua indisponibilità, modifica delle sue condizioni o caratteristiche, superamento dei limiti di utilizzo o di chilometraggio eventualmente convenuti, nonché da pretese avanzate da terzi in conseguenza di fatti imputabili al Venditore. La presente manleva si aggiunge a quella prevista dall'art. 8.13 e non esclude né limita gli obblighi inderogabili eventualmente gravanti su Fleequid nei confronti dell'Acquirente in ragione del Modello di Vendita applicabile; in tali casi resta impregiudicato il diritto di Fleequid di rivalersi nei confronti del Venditore per tutto quanto ad esso imputabile. Restano altresì impregiudicati gli ulteriori diritti di regresso, rimborso e risarcimento spettanti a Fleequid e all'Acquirente ai sensi delle presenti Condizioni Generali e della legge, fermo che la presente manleva non si estende alle conseguenze direttamente imputabili al dolo o alla colpa grave del soggetto che intenda avvalersene.</w:t>
        </w:r>
      </w:ins>
    </w:p>
    <w:p w14:paraId="7361C175" w14:textId="77777777" w:rsidR="00440000" w:rsidRPr="00F2524C" w:rsidRDefault="00440000">
      <w:pPr>
        <w:pStyle w:val="Paragrafoelenco"/>
        <w:spacing w:line="360" w:lineRule="auto"/>
        <w:ind w:left="0"/>
        <w:jc w:val="both"/>
        <w:rPr>
          <w:ins w:id="3347" w:author="Avv. Rosario Panzariello" w:date="2026-09-14T21:54:00Z"/>
          <w:rFonts w:ascii="Verdana" w:hAnsi="Verdana"/>
          <w:sz w:val="20"/>
          <w:szCs w:val="20"/>
          <w:rPrChange w:id="3348" w:author="Avv. Rosario Panzariello" w:date="2026-09-18T22:21:00Z" w16du:dateUtc="2026-09-18T20:21:00Z">
            <w:rPr>
              <w:ins w:id="3349" w:author="Avv. Rosario Panzariello" w:date="2026-09-14T21:54:00Z"/>
              <w:rFonts w:ascii="Verdana" w:hAnsi="Verdana"/>
              <w:b/>
              <w:bCs/>
              <w:smallCaps/>
              <w:sz w:val="20"/>
              <w:szCs w:val="20"/>
            </w:rPr>
          </w:rPrChange>
        </w:rPr>
        <w:pPrChange w:id="3350" w:author="Avv. Rosario Panzariello" w:date="2026-09-20T06:59:00Z" w16du:dateUtc="2026-09-20T04:59:00Z">
          <w:pPr>
            <w:pStyle w:val="Paragrafoelenco"/>
            <w:numPr>
              <w:numId w:val="1"/>
            </w:numPr>
            <w:spacing w:line="360" w:lineRule="auto"/>
            <w:ind w:left="0" w:hanging="360"/>
            <w:outlineLvl w:val="0"/>
          </w:pPr>
        </w:pPrChange>
      </w:pPr>
    </w:p>
    <w:p w14:paraId="3BBF62EF" w14:textId="1C8979FF" w:rsidR="00B93EFB" w:rsidRPr="00611113" w:rsidRDefault="00B93EFB" w:rsidP="00611113">
      <w:pPr>
        <w:pStyle w:val="Paragrafoelenco"/>
        <w:numPr>
          <w:ilvl w:val="0"/>
          <w:numId w:val="1"/>
        </w:numPr>
        <w:spacing w:line="360" w:lineRule="auto"/>
        <w:ind w:left="0" w:firstLine="0"/>
        <w:outlineLvl w:val="0"/>
        <w:rPr>
          <w:ins w:id="3351" w:author="Avv. Rosario Panzariello" w:date="2026-09-14T22:32:00Z"/>
          <w:rFonts w:ascii="Verdana" w:hAnsi="Verdana"/>
          <w:b/>
          <w:bCs/>
          <w:smallCaps/>
          <w:sz w:val="20"/>
          <w:szCs w:val="20"/>
        </w:rPr>
      </w:pPr>
      <w:bookmarkStart w:id="3352" w:name="_Toc241317104"/>
      <w:ins w:id="3353" w:author="Avv. Rosario Panzariello" w:date="2026-09-14T22:31:00Z">
        <w:r w:rsidRPr="0073776C">
          <w:rPr>
            <w:rFonts w:ascii="Verdana" w:hAnsi="Verdana"/>
            <w:b/>
            <w:bCs/>
            <w:smallCaps/>
            <w:sz w:val="20"/>
            <w:szCs w:val="20"/>
          </w:rPr>
          <w:t xml:space="preserve">Annullamento </w:t>
        </w:r>
      </w:ins>
      <w:ins w:id="3354" w:author="Avv. Rosario Panzariello" w:date="2026-09-14T22:32:00Z">
        <w:r w:rsidRPr="0073776C">
          <w:rPr>
            <w:rFonts w:ascii="Verdana" w:hAnsi="Verdana"/>
            <w:b/>
            <w:bCs/>
            <w:smallCaps/>
            <w:sz w:val="20"/>
            <w:szCs w:val="20"/>
          </w:rPr>
          <w:t>della vendita</w:t>
        </w:r>
      </w:ins>
      <w:ins w:id="3355" w:author="Avv. Rosario Panzariello" w:date="2026-09-18T15:28:00Z" w16du:dateUtc="2026-09-18T13:28:00Z">
        <w:r w:rsidR="00611113">
          <w:rPr>
            <w:rFonts w:ascii="Verdana" w:hAnsi="Verdana"/>
            <w:b/>
            <w:bCs/>
            <w:smallCaps/>
            <w:sz w:val="20"/>
            <w:szCs w:val="20"/>
          </w:rPr>
          <w:t>: disciplina generale e riduzione dell’oggetto</w:t>
        </w:r>
      </w:ins>
      <w:ins w:id="3356" w:author="Avv. Rosario Panzariello" w:date="2026-09-14T22:32:00Z">
        <w:r w:rsidRPr="0073776C">
          <w:rPr>
            <w:rFonts w:ascii="Verdana" w:hAnsi="Verdana"/>
            <w:b/>
            <w:bCs/>
            <w:smallCaps/>
            <w:sz w:val="20"/>
            <w:szCs w:val="20"/>
          </w:rPr>
          <w:t>.</w:t>
        </w:r>
        <w:bookmarkEnd w:id="3352"/>
      </w:ins>
    </w:p>
    <w:p w14:paraId="63699B59" w14:textId="255C17AD" w:rsidR="002D6F8C" w:rsidRPr="002D6F8C" w:rsidRDefault="002D6F8C">
      <w:pPr>
        <w:pStyle w:val="Paragrafoelenco"/>
        <w:numPr>
          <w:ilvl w:val="1"/>
          <w:numId w:val="1"/>
        </w:numPr>
        <w:spacing w:line="360" w:lineRule="auto"/>
        <w:ind w:left="0" w:firstLine="0"/>
        <w:jc w:val="both"/>
        <w:rPr>
          <w:ins w:id="3357" w:author="Avv. Rosario Panzariello" w:date="2026-09-18T15:28:00Z" w16du:dateUtc="2026-09-18T13:28:00Z"/>
          <w:rFonts w:ascii="Verdana" w:hAnsi="Verdana"/>
          <w:sz w:val="20"/>
          <w:szCs w:val="20"/>
        </w:rPr>
        <w:pPrChange w:id="3358" w:author="Avv. Rosario Panzariello" w:date="2026-09-18T15:29:00Z" w16du:dateUtc="2026-09-18T13:29:00Z">
          <w:pPr>
            <w:pStyle w:val="Paragrafoelenco"/>
            <w:spacing w:line="360" w:lineRule="auto"/>
            <w:jc w:val="both"/>
          </w:pPr>
        </w:pPrChange>
      </w:pPr>
      <w:ins w:id="3359" w:author="Avv. Rosario Panzariello" w:date="2026-09-18T15:28:00Z" w16du:dateUtc="2026-09-18T13:28:00Z">
        <w:r w:rsidRPr="002D6F8C">
          <w:rPr>
            <w:rFonts w:ascii="Verdana" w:hAnsi="Verdana"/>
            <w:sz w:val="20"/>
            <w:szCs w:val="20"/>
          </w:rPr>
          <w:t xml:space="preserve">L'Annullamento della vendita costituisce l'istituto contrattuale mediante il quale Fleequid, nei casi previsti dalle presenti Condizioni Generali, dalle Condizioni Specifiche o dalle Condizioni </w:t>
        </w:r>
        <w:r w:rsidRPr="002D6F8C">
          <w:rPr>
            <w:rFonts w:ascii="Verdana" w:hAnsi="Verdana"/>
            <w:sz w:val="20"/>
            <w:szCs w:val="20"/>
          </w:rPr>
          <w:lastRenderedPageBreak/>
          <w:t>particolari di vendita applicabili, dispone che l'operazione non sia eseguita o cessi di essere eseguita, in tutto o limitatamente a uno o più Veicoli. L'Annullamento della vendita non coincide necessariamente con l'annullamento del contratto per cause di invalidità né con la risoluzione per inadempimento: la causa giuridica concreta dipende dalla singola fattispecie che lo determina. Quando l'Annullamento consegue a un inadempimento assistito da clausola risolutiva espressa ai sensi delle presenti Condizioni Generali, esso opera quale risoluzione del Contratto ai sensi dell'art. 1456 c.c. e ne produce gli effetti. Negli altri casi l'Annullamento produce gli effetti previsti dalla disposizione che lo prevede e, per quanto non diversamente disciplinato, quelli previsti dal presente articolo e dall'art. 15.</w:t>
        </w:r>
      </w:ins>
    </w:p>
    <w:p w14:paraId="657985EA" w14:textId="7DD2BD22" w:rsidR="002D6F8C" w:rsidRPr="002D6F8C" w:rsidRDefault="002D6F8C">
      <w:pPr>
        <w:pStyle w:val="Paragrafoelenco"/>
        <w:numPr>
          <w:ilvl w:val="1"/>
          <w:numId w:val="1"/>
        </w:numPr>
        <w:spacing w:line="360" w:lineRule="auto"/>
        <w:ind w:left="0" w:firstLine="0"/>
        <w:jc w:val="both"/>
        <w:rPr>
          <w:ins w:id="3360" w:author="Avv. Rosario Panzariello" w:date="2026-09-18T15:28:00Z" w16du:dateUtc="2026-09-18T13:28:00Z"/>
          <w:rFonts w:ascii="Verdana" w:hAnsi="Verdana"/>
          <w:sz w:val="20"/>
          <w:szCs w:val="20"/>
        </w:rPr>
        <w:pPrChange w:id="3361" w:author="Avv. Rosario Panzariello" w:date="2026-09-18T15:29:00Z" w16du:dateUtc="2026-09-18T13:29:00Z">
          <w:pPr>
            <w:pStyle w:val="Paragrafoelenco"/>
            <w:spacing w:line="360" w:lineRule="auto"/>
            <w:jc w:val="both"/>
          </w:pPr>
        </w:pPrChange>
      </w:pPr>
      <w:ins w:id="3362" w:author="Avv. Rosario Panzariello" w:date="2026-09-18T15:28:00Z" w16du:dateUtc="2026-09-18T13:28:00Z">
        <w:r w:rsidRPr="002D6F8C">
          <w:rPr>
            <w:rFonts w:ascii="Verdana" w:hAnsi="Verdana"/>
            <w:sz w:val="20"/>
            <w:szCs w:val="20"/>
          </w:rPr>
          <w:t xml:space="preserve">I presupposti e le cause dell'Annullamento della vendita sono disciplinati dalle disposizioni che regolano la relativa fattispecie e, in particolare: dall'art. 9.4, lett. b), in caso di errore materiale manifesto; dall'art. 12.7 in caso di ritardo o mancato pagamento imputabile all'Acquirente; dall'art. 13.7 in caso di fatto imputabile al Venditore nelle operazioni con Veicolo temporaneamente in uso presso il medesimo; dagli artt. 16.7 e 16.9 in caso di mancato ritiro del Veicolo da parte dell'Acquirente e di mancata consegna imputabile al Venditore; dall'art. 16.14 in caso di carenza dei requisiti dell'Acquirente; </w:t>
        </w:r>
      </w:ins>
      <w:ins w:id="3363" w:author="Avv. Rosario Panzariello" w:date="2026-09-27T09:00:00Z" w16du:dateUtc="2026-09-27T07:00:00Z">
        <w:r w:rsidR="00277BDF" w:rsidRPr="00277BDF">
          <w:rPr>
            <w:rFonts w:ascii="Verdana" w:hAnsi="Verdana"/>
            <w:sz w:val="20"/>
            <w:szCs w:val="20"/>
          </w:rPr>
          <w:t xml:space="preserve">dagli artt. 17.6, 17.8, 17.14 e 18.7 </w:t>
        </w:r>
      </w:ins>
      <w:ins w:id="3364" w:author="Avv. Rosario Panzariello" w:date="2026-09-18T15:28:00Z" w16du:dateUtc="2026-09-18T13:28:00Z">
        <w:r w:rsidRPr="002D6F8C">
          <w:rPr>
            <w:rFonts w:ascii="Verdana" w:hAnsi="Verdana"/>
            <w:sz w:val="20"/>
            <w:szCs w:val="20"/>
          </w:rPr>
          <w:t>nelle ipotesi ivi previste; dall'art. 20.8 quale esito della gestione di un reclamo; dall'art. 4.9 in caso di sopravvenuta incompatibilità dell'operazione con la normativa applicabile; nonché dal successivo art. 14.4 in caso di riduzione dell'oggetto della vendita. Restano impregiudicate le ulteriori ipotesi previste dalle presenti Condizioni Generali, dalle Condizioni Specifiche o dalle Condizioni particolari di vendita applicabili alla specifica operazione, senza che le disposizioni del presente articolo possano essere interpretate come limitative delle facoltà attribuite a Fleequid.</w:t>
        </w:r>
      </w:ins>
    </w:p>
    <w:p w14:paraId="02134105" w14:textId="2B7A137E" w:rsidR="002D6F8C" w:rsidRPr="002D6F8C" w:rsidRDefault="002D6F8C">
      <w:pPr>
        <w:pStyle w:val="Paragrafoelenco"/>
        <w:numPr>
          <w:ilvl w:val="1"/>
          <w:numId w:val="1"/>
        </w:numPr>
        <w:spacing w:line="360" w:lineRule="auto"/>
        <w:ind w:left="0" w:firstLine="0"/>
        <w:jc w:val="both"/>
        <w:rPr>
          <w:ins w:id="3365" w:author="Avv. Rosario Panzariello" w:date="2026-09-18T15:28:00Z" w16du:dateUtc="2026-09-18T13:28:00Z"/>
          <w:rFonts w:ascii="Verdana" w:hAnsi="Verdana"/>
          <w:sz w:val="20"/>
          <w:szCs w:val="20"/>
        </w:rPr>
        <w:pPrChange w:id="3366" w:author="Avv. Rosario Panzariello" w:date="2026-09-18T15:29:00Z" w16du:dateUtc="2026-09-18T13:29:00Z">
          <w:pPr>
            <w:pStyle w:val="Paragrafoelenco"/>
            <w:spacing w:line="360" w:lineRule="auto"/>
            <w:jc w:val="both"/>
          </w:pPr>
        </w:pPrChange>
      </w:pPr>
      <w:ins w:id="3367" w:author="Avv. Rosario Panzariello" w:date="2026-09-18T15:28:00Z" w16du:dateUtc="2026-09-18T13:28:00Z">
        <w:r w:rsidRPr="002D6F8C">
          <w:rPr>
            <w:rFonts w:ascii="Verdana" w:hAnsi="Verdana"/>
            <w:sz w:val="20"/>
            <w:szCs w:val="20"/>
          </w:rPr>
          <w:t>L'Annullamento della vendita è disposto mediante dichiarazione unilaterale di Fleequid, comunicata per iscritto ai soggetti interessati secondo le modalità previste dall'art. 24, e produce effetto dal momento della comunicazione, salvo che la disposizione applicabile alla specifica fattispecie preveda diversamente. Fino a tale momento l'operazione non si scioglie automaticamente e restano fermi gli obblighi delle Parti. L'esercizio della facoltà di Annullamento non richiede l'accertamento giudiziale dei relativi presupposti e non pregiudica gli ulteriori rimedi spettanti a Fleequid.</w:t>
        </w:r>
      </w:ins>
    </w:p>
    <w:p w14:paraId="37B21C95" w14:textId="56C6DCCF" w:rsidR="002D6F8C" w:rsidRPr="002D6F8C" w:rsidRDefault="002D6F8C">
      <w:pPr>
        <w:pStyle w:val="Paragrafoelenco"/>
        <w:numPr>
          <w:ilvl w:val="1"/>
          <w:numId w:val="1"/>
        </w:numPr>
        <w:spacing w:line="360" w:lineRule="auto"/>
        <w:ind w:left="0" w:firstLine="0"/>
        <w:jc w:val="both"/>
        <w:rPr>
          <w:ins w:id="3368" w:author="Avv. Rosario Panzariello" w:date="2026-09-18T15:28:00Z" w16du:dateUtc="2026-09-18T13:28:00Z"/>
          <w:rFonts w:ascii="Verdana" w:hAnsi="Verdana"/>
          <w:sz w:val="20"/>
          <w:szCs w:val="20"/>
        </w:rPr>
        <w:pPrChange w:id="3369" w:author="Avv. Rosario Panzariello" w:date="2026-09-18T15:29:00Z" w16du:dateUtc="2026-09-18T13:29:00Z">
          <w:pPr>
            <w:pStyle w:val="Paragrafoelenco"/>
            <w:spacing w:line="360" w:lineRule="auto"/>
            <w:jc w:val="both"/>
          </w:pPr>
        </w:pPrChange>
      </w:pPr>
      <w:ins w:id="3370" w:author="Avv. Rosario Panzariello" w:date="2026-09-18T15:28:00Z" w16du:dateUtc="2026-09-18T13:28:00Z">
        <w:r w:rsidRPr="002D6F8C">
          <w:rPr>
            <w:rFonts w:ascii="Verdana" w:hAnsi="Verdana"/>
            <w:sz w:val="20"/>
            <w:szCs w:val="20"/>
          </w:rPr>
          <w:t xml:space="preserve">L'operazione e il relativo Contratto possono avere ad oggetto uno o più Veicoli, anche con trasferimento parziale degli stessi. Qualora l'operazione riguardi più Veicoli, fino al completamento del trasferimento e del ritiro dei Veicoli interessati Fleequid si riserva il diritto, a propria discrezione e per ragioni operative, tecniche, amministrative o comunque connesse alla corretta esecuzione dell'operazione, di: a) annullare integralmente la vendita; b) annullare la vendita limitatamente a uno o più Veicoli; oppure c) ridurre il numero dei Veicoli oggetto della vendita. Tale facoltà costituisce elemento essenziale del funzionamento del Marketplace e dell'organizzazione delle operazioni gestite da Fleequid e può essere esercitata indipendentemente dall'imputabilità delle relative cause al Venditore, all'Acquirente, a terzi o, nei limiti consentiti dalla legge, alla stessa Fleequid. Essa può essere esercitata, a titolo </w:t>
        </w:r>
        <w:r w:rsidRPr="002D6F8C">
          <w:rPr>
            <w:rFonts w:ascii="Verdana" w:hAnsi="Verdana"/>
            <w:sz w:val="20"/>
            <w:szCs w:val="20"/>
          </w:rPr>
          <w:lastRenderedPageBreak/>
          <w:t>esemplificativo, in caso di sopravvenuta indisponibilità, perdita, distruzione o danneggiamento di uno o più Veicoli, impedimenti tecnici, logistici, amministrativi o normativi, esigenze operative relative alla gestione del Veicolo, mancato ritiro nei termini previsti, nonché in caso di violazione delle presenti Condizioni Generali da parte del Venditore o dell'Acquirente.</w:t>
        </w:r>
      </w:ins>
    </w:p>
    <w:p w14:paraId="46FF49B6" w14:textId="0AAEE559" w:rsidR="002D6F8C" w:rsidRPr="002D6F8C" w:rsidRDefault="002D6F8C">
      <w:pPr>
        <w:pStyle w:val="Paragrafoelenco"/>
        <w:numPr>
          <w:ilvl w:val="1"/>
          <w:numId w:val="1"/>
        </w:numPr>
        <w:spacing w:line="360" w:lineRule="auto"/>
        <w:ind w:left="0" w:firstLine="0"/>
        <w:jc w:val="both"/>
        <w:rPr>
          <w:ins w:id="3371" w:author="Avv. Rosario Panzariello" w:date="2026-09-18T15:28:00Z" w16du:dateUtc="2026-09-18T13:28:00Z"/>
          <w:rFonts w:ascii="Verdana" w:hAnsi="Verdana"/>
          <w:sz w:val="20"/>
          <w:szCs w:val="20"/>
        </w:rPr>
        <w:pPrChange w:id="3372" w:author="Avv. Rosario Panzariello" w:date="2026-09-18T15:29:00Z" w16du:dateUtc="2026-09-18T13:29:00Z">
          <w:pPr>
            <w:pStyle w:val="Paragrafoelenco"/>
            <w:spacing w:line="360" w:lineRule="auto"/>
            <w:jc w:val="both"/>
          </w:pPr>
        </w:pPrChange>
      </w:pPr>
      <w:ins w:id="3373" w:author="Avv. Rosario Panzariello" w:date="2026-09-18T15:28:00Z" w16du:dateUtc="2026-09-18T13:28:00Z">
        <w:r w:rsidRPr="002D6F8C">
          <w:rPr>
            <w:rFonts w:ascii="Verdana" w:hAnsi="Verdana"/>
            <w:sz w:val="20"/>
            <w:szCs w:val="20"/>
          </w:rPr>
          <w:t>La riduzione dell'oggetto della vendita produce gli effetti di una risoluzione parziale del Contratto limitatamente ai Veicoli interessati. Il Contratto rimane valido ed efficace per i Veicoli non oggetto di annullamento e l'Importo Totale Dovuto è conseguentemente rideterminato. Qualora per i singoli Veicoli siano stati individuati distinti prezzi o valori ai fini della specifica operazione, la rideterminazione avviene escludendo gli importi riferibili ai Veicoli oggetto di annullamento. Qualora, invece, sia stato stabilito un unico prezzo complessivo senza indicazione del prezzo riferibile a ciascun Veicolo, il prezzo è rideterminato in misura proporzionale al numero dei Veicoli per i quali la vendita rimane efficace, salvo che le Condizioni particolari di vendita o gli accordi applicabili alla specifica operazione prevedano un diverso criterio di allocazione. Sono conseguentemente rideterminate, secondo i medesimi criteri e per quanto applicabili, le Commissioni, le Tariffe e gli ulteriori importi collegati ai Veicoli per i quali la vendita rimane efficace. Nella Vendita in commissione la riduzione comporta la corrispondente rideterminazione degli importi dovuti al Venditore con riferimento ai soli Veicoli effettivamente trasferiti, applicando, in assenza di distinta valorizzazione dei singoli Veicoli, il medesimo criterio proporzionale. Nel Dealer Sales con acquisto collegato alla vendita a uno specifico Acquirente, la riduzione comporta, nei limiti in cui non si siano ancora prodotti gli effetti dell'acquisto ai sensi degli artt. 8.8 e 18.2, la corrispondente riduzione dei Veicoli che Fleequid è tenuta ad acquistare dal Venditore e del relativo Prezzo di acquisto, applicando i criteri sopra indicati. La riduzione della successiva vendita all'Acquirente non incide invece sul Prezzo di acquisto né sugli altri effetti di un acquisto da stock già perfezionato ed efficace tra il Venditore e Fleequid, salvo diversa pattuizione tra le relative Parti.</w:t>
        </w:r>
      </w:ins>
      <w:ins w:id="3374" w:author="Avv. Rosario Panzariello" w:date="2026-09-27T09:26:00Z" w16du:dateUtc="2026-09-27T07:26:00Z">
        <w:r w:rsidR="00EE7126" w:rsidRPr="00EE7126">
          <w:t xml:space="preserve"> </w:t>
        </w:r>
        <w:r w:rsidR="00EE7126" w:rsidRPr="00EE7126">
          <w:rPr>
            <w:rFonts w:ascii="Verdana" w:hAnsi="Verdana"/>
            <w:sz w:val="20"/>
            <w:szCs w:val="20"/>
          </w:rPr>
          <w:t>Nelle operazioni aventi ad oggetto più Veicoli, i criteri previsti dal presente comma si applicano altresì alla determinazione delle basi di calcolo delle penali previste dalle presenti Condizioni Generali, ivi comprese le Commissioni, effettive o convenzionali, assunte quale parametro: la base è costituita dal valore individualmente attribuito al singolo Veicolo, ove disponibile, ovvero, in mancanza, dalla quota del valore complessivo ad esso riferibile secondo il criterio proporzionale sopra indicato, e la penale è calcolata esclusivamente con riferimento ai Veicoli interessati dalla violazione o dall'Annullamento.</w:t>
        </w:r>
      </w:ins>
    </w:p>
    <w:p w14:paraId="4ABBA3D5" w14:textId="3D9456BC" w:rsidR="002D6F8C" w:rsidRPr="002D6F8C" w:rsidRDefault="002D6F8C">
      <w:pPr>
        <w:pStyle w:val="Paragrafoelenco"/>
        <w:numPr>
          <w:ilvl w:val="1"/>
          <w:numId w:val="1"/>
        </w:numPr>
        <w:spacing w:line="360" w:lineRule="auto"/>
        <w:ind w:left="0" w:firstLine="0"/>
        <w:jc w:val="both"/>
        <w:rPr>
          <w:ins w:id="3375" w:author="Avv. Rosario Panzariello" w:date="2026-09-18T15:28:00Z" w16du:dateUtc="2026-09-18T13:28:00Z"/>
          <w:rFonts w:ascii="Verdana" w:hAnsi="Verdana"/>
          <w:sz w:val="20"/>
          <w:szCs w:val="20"/>
        </w:rPr>
        <w:pPrChange w:id="3376" w:author="Avv. Rosario Panzariello" w:date="2026-09-18T15:29:00Z" w16du:dateUtc="2026-09-18T13:29:00Z">
          <w:pPr>
            <w:pStyle w:val="Paragrafoelenco"/>
            <w:spacing w:line="360" w:lineRule="auto"/>
            <w:jc w:val="both"/>
          </w:pPr>
        </w:pPrChange>
      </w:pPr>
      <w:ins w:id="3377" w:author="Avv. Rosario Panzariello" w:date="2026-09-18T15:28:00Z" w16du:dateUtc="2026-09-18T13:28:00Z">
        <w:r w:rsidRPr="002D6F8C">
          <w:rPr>
            <w:rFonts w:ascii="Verdana" w:hAnsi="Verdana"/>
            <w:sz w:val="20"/>
            <w:szCs w:val="20"/>
          </w:rPr>
          <w:t xml:space="preserve">L'Acquirente e il Venditore riconoscono e accettano espressamente la facoltà di Fleequid di procedere all'Annullamento della vendita e alla riduzione del suo oggetto nei casi previsti dal presente articolo e non possono opporsi alla prosecuzione dell'operazione limitatamente ai Veicoli per i quali la vendita rimane efficace. Salvo quanto inderogabilmente previsto dalla legge e fatti salvi i casi di dolo o colpa grave di Fleequid, l'Acquirente e il Venditore non hanno diritto ad alcun indennizzo o risarcimento nei confronti di Fleequid per il solo fatto dell'Annullamento, dell'annullamento parziale o della riduzione dell'oggetto della vendita, restando dovuta esclusivamente, per quanto di rispettiva spettanza, la restituzione delle somme eventualmente </w:t>
        </w:r>
        <w:r w:rsidRPr="002D6F8C">
          <w:rPr>
            <w:rFonts w:ascii="Verdana" w:hAnsi="Verdana"/>
            <w:sz w:val="20"/>
            <w:szCs w:val="20"/>
          </w:rPr>
          <w:lastRenderedPageBreak/>
          <w:t>corrisposte con riferimento ai Veicoli oggetto di annullamento, secondo quanto previsto dall'art. 15. Restano ferme le ulteriori conseguenze previste dalle presenti Condizioni Generali qualora l'Annullamento o la riduzione siano conseguenza di un inadempimento imputabile al Venditore o all'Acquirente.</w:t>
        </w:r>
      </w:ins>
    </w:p>
    <w:p w14:paraId="1B88FE9E" w14:textId="78D05A37" w:rsidR="002D6F8C" w:rsidRPr="002D6F8C" w:rsidRDefault="002D6F8C">
      <w:pPr>
        <w:pStyle w:val="Paragrafoelenco"/>
        <w:numPr>
          <w:ilvl w:val="1"/>
          <w:numId w:val="1"/>
        </w:numPr>
        <w:spacing w:line="360" w:lineRule="auto"/>
        <w:ind w:left="0" w:firstLine="0"/>
        <w:jc w:val="both"/>
        <w:rPr>
          <w:ins w:id="3378" w:author="Avv. Rosario Panzariello" w:date="2026-09-18T15:28:00Z" w16du:dateUtc="2026-09-18T13:28:00Z"/>
          <w:rFonts w:ascii="Verdana" w:hAnsi="Verdana"/>
          <w:sz w:val="20"/>
          <w:szCs w:val="20"/>
        </w:rPr>
        <w:pPrChange w:id="3379" w:author="Avv. Rosario Panzariello" w:date="2026-09-18T15:29:00Z" w16du:dateUtc="2026-09-18T13:29:00Z">
          <w:pPr>
            <w:pStyle w:val="Paragrafoelenco"/>
            <w:spacing w:line="360" w:lineRule="auto"/>
            <w:jc w:val="both"/>
          </w:pPr>
        </w:pPrChange>
      </w:pPr>
      <w:ins w:id="3380" w:author="Avv. Rosario Panzariello" w:date="2026-09-18T15:28:00Z" w16du:dateUtc="2026-09-18T13:28:00Z">
        <w:r w:rsidRPr="002D6F8C">
          <w:rPr>
            <w:rFonts w:ascii="Verdana" w:hAnsi="Verdana"/>
            <w:sz w:val="20"/>
            <w:szCs w:val="20"/>
          </w:rPr>
          <w:t>Nella Vendita in commissione le Commissioni spettanti a Fleequid restano dovute con riferimento ai Veicoli per i quali la vendita rimane efficace e consegue il proprio buon fine ai sensi dell'art. 12.4. Con riferimento ai Veicoli oggetto di Annullamento o di riduzione, le Commissioni non maturano, salvo che siano già validamente maturate prima dell'Annullamento secondo quanto previsto dall'art. 12.4. Qualora l'Annullamento sia conseguenza di un inadempimento imputabile all'Acquirente, restano in ogni caso dovute le Commissioni a suo carico e trovano applicazione le penali, le Tariffe e gli ulteriori importi previsti dagli artt. 12.8 e 12.9. Qualora l'Annullamento sia conseguenza di un inadempimento imputabile al Venditore, le Commissioni a suo carico non ancora maturate non divengono dovute quale corrispettivo dell'operazione, ferme restando le penali e gli ulteriori importi previsti dalle presenti Condizioni Generali, anche quando determinati assumendo le Commissioni che sarebbero state dovute quale parametro convenzionale di calcolo, nonché il diritto di Fleequid al risarcimento dell'eventuale maggior danno.</w:t>
        </w:r>
      </w:ins>
      <w:ins w:id="3381" w:author="Avv. Rosario Panzariello" w:date="2026-09-27T09:26:00Z" w16du:dateUtc="2026-09-27T07:26:00Z">
        <w:r w:rsidR="007C40DC" w:rsidRPr="007C40DC">
          <w:t xml:space="preserve"> </w:t>
        </w:r>
        <w:r w:rsidR="007C40DC" w:rsidRPr="007C40DC">
          <w:rPr>
            <w:rFonts w:ascii="Verdana" w:hAnsi="Verdana"/>
            <w:sz w:val="20"/>
            <w:szCs w:val="20"/>
          </w:rPr>
          <w:t>Qualora l'Annullamento non sia imputabile all'Acquirente, le Commissioni a carico dell'Acquirente non restano definitivamente dovute e, se già corrisposte, sono restituite ai sensi dell'art. 15, salvo diversa previsione speciale espressa delle presenti Condizioni Generali.</w:t>
        </w:r>
      </w:ins>
      <w:ins w:id="3382" w:author="Avv. Rosario Panzariello" w:date="2026-09-18T15:28:00Z" w16du:dateUtc="2026-09-18T13:28:00Z">
        <w:r w:rsidRPr="002D6F8C">
          <w:rPr>
            <w:rFonts w:ascii="Verdana" w:hAnsi="Verdana"/>
            <w:sz w:val="20"/>
            <w:szCs w:val="20"/>
          </w:rPr>
          <w:t xml:space="preserve"> Nel Dealer Sales non trovano applicazione le Commissioni proprie della Vendita in commissione, restando ferme le penali, le Tariffe e gli ulteriori importi eventualmente dovuti.</w:t>
        </w:r>
      </w:ins>
    </w:p>
    <w:p w14:paraId="50EF54B6" w14:textId="64C86637" w:rsidR="00611113" w:rsidRDefault="002D6F8C">
      <w:pPr>
        <w:pStyle w:val="Paragrafoelenco"/>
        <w:numPr>
          <w:ilvl w:val="1"/>
          <w:numId w:val="1"/>
        </w:numPr>
        <w:spacing w:line="360" w:lineRule="auto"/>
        <w:ind w:left="0" w:firstLine="0"/>
        <w:jc w:val="both"/>
        <w:rPr>
          <w:ins w:id="3383" w:author="Avv. Rosario Panzariello" w:date="2026-09-20T07:00:00Z" w16du:dateUtc="2026-09-20T05:00:00Z"/>
          <w:rFonts w:ascii="Verdana" w:hAnsi="Verdana"/>
          <w:sz w:val="20"/>
          <w:szCs w:val="20"/>
        </w:rPr>
      </w:pPr>
      <w:ins w:id="3384" w:author="Avv. Rosario Panzariello" w:date="2026-09-18T15:28:00Z" w16du:dateUtc="2026-09-18T13:28:00Z">
        <w:r w:rsidRPr="002D6F8C">
          <w:rPr>
            <w:rFonts w:ascii="Verdana" w:hAnsi="Verdana"/>
            <w:sz w:val="20"/>
            <w:szCs w:val="20"/>
          </w:rPr>
          <w:t>Gli effetti restitutori e patrimoniali comuni dell'Annullamento della vendita e della riduzione del suo oggetto sono disciplinati dall'art. 15. Gli effetti speciali eventualmente previsti per singole fattispecie restano disciplinati dalle relative disposizioni e prevalgono, per quanto da esse specificamente regolato, sulla disciplina generale.</w:t>
        </w:r>
      </w:ins>
    </w:p>
    <w:p w14:paraId="07F3287E" w14:textId="77777777" w:rsidR="0037164F" w:rsidRPr="002D6F8C" w:rsidRDefault="0037164F" w:rsidP="0037164F">
      <w:pPr>
        <w:pStyle w:val="Paragrafoelenco"/>
        <w:spacing w:line="360" w:lineRule="auto"/>
        <w:ind w:left="0"/>
        <w:jc w:val="both"/>
        <w:rPr>
          <w:ins w:id="3385" w:author="Avv. Rosario Panzariello" w:date="2026-09-18T15:28:00Z" w16du:dateUtc="2026-09-18T13:28:00Z"/>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ins w:id="3386" w:author="Avv. Rosario Panzariello" w:date="2026-09-14T22:41:00Z"/>
          <w:rFonts w:ascii="Verdana" w:hAnsi="Verdana"/>
          <w:b/>
          <w:bCs/>
          <w:smallCaps/>
          <w:sz w:val="20"/>
          <w:szCs w:val="20"/>
        </w:rPr>
      </w:pPr>
      <w:bookmarkStart w:id="3387" w:name="_Toc241317105"/>
      <w:ins w:id="3388" w:author="Avv. Rosario Panzariello" w:date="2026-09-18T15:29:00Z" w16du:dateUtc="2026-09-18T13:29:00Z">
        <w:r>
          <w:rPr>
            <w:rFonts w:ascii="Verdana" w:hAnsi="Verdana"/>
            <w:b/>
            <w:bCs/>
            <w:smallCaps/>
            <w:sz w:val="20"/>
            <w:szCs w:val="20"/>
          </w:rPr>
          <w:t>Effetti patri</w:t>
        </w:r>
      </w:ins>
      <w:ins w:id="3389" w:author="Avv. Rosario Panzariello" w:date="2026-09-18T15:30:00Z" w16du:dateUtc="2026-09-18T13:30:00Z">
        <w:r>
          <w:rPr>
            <w:rFonts w:ascii="Verdana" w:hAnsi="Verdana"/>
            <w:b/>
            <w:bCs/>
            <w:smallCaps/>
            <w:sz w:val="20"/>
            <w:szCs w:val="20"/>
          </w:rPr>
          <w:t>moniali: restituzioni, ripristino e coordinamento economico</w:t>
        </w:r>
      </w:ins>
      <w:ins w:id="3390" w:author="Avv. Rosario Panzariello" w:date="2026-09-14T22:41:00Z">
        <w:r w:rsidR="006B5952">
          <w:rPr>
            <w:rFonts w:ascii="Verdana" w:hAnsi="Verdana"/>
            <w:b/>
            <w:bCs/>
            <w:smallCaps/>
            <w:sz w:val="20"/>
            <w:szCs w:val="20"/>
          </w:rPr>
          <w:t>.</w:t>
        </w:r>
        <w:bookmarkEnd w:id="3387"/>
      </w:ins>
    </w:p>
    <w:p w14:paraId="1036DCA6" w14:textId="50D9E58F" w:rsidR="00AA1AF7" w:rsidRDefault="00C60AA0" w:rsidP="00E43BCC">
      <w:pPr>
        <w:pStyle w:val="Paragrafoelenco"/>
        <w:numPr>
          <w:ilvl w:val="1"/>
          <w:numId w:val="1"/>
        </w:numPr>
        <w:spacing w:line="360" w:lineRule="auto"/>
        <w:ind w:left="0" w:firstLine="0"/>
        <w:jc w:val="both"/>
        <w:rPr>
          <w:ins w:id="3391" w:author="Avv. Rosario Panzariello" w:date="2026-09-14T22:43:00Z"/>
          <w:rFonts w:ascii="Verdana" w:hAnsi="Verdana"/>
          <w:sz w:val="20"/>
          <w:szCs w:val="20"/>
        </w:rPr>
      </w:pPr>
      <w:ins w:id="3392" w:author="Avv. Rosario Panzariello" w:date="2026-09-18T15:30:00Z" w16du:dateUtc="2026-09-18T13:30:00Z">
        <w:r w:rsidRPr="00C60AA0">
          <w:rPr>
            <w:rFonts w:ascii="Verdana" w:hAnsi="Verdana"/>
            <w:sz w:val="20"/>
            <w:szCs w:val="20"/>
          </w:rPr>
          <w:t xml:space="preserve">L'obbligo di restituzione delle somme corrisposte dall'Acquirente sorge: a) in caso di Annullamento della vendita o di riduzione del suo oggetto ai sensi dell'art. 14, per le somme riferibili ai Veicoli per i quali la vendita non viene eseguita; b) in caso di Annullamento della vendita disposto nell'ambito della gestione di un reclamo ai sensi dell'art. 20.8, nei limiti ivi previsti; c) in caso di mancato completamento dell'operazione per fatto imputabile al Venditore, con riferimento al Pagamento anticipato e alle ulteriori somme eventualmente corrisposte dall'Acquirente che debbano essergli restituite ai sensi dell'art. 13.7 e delle altre disposizioni applicabili; d) in caso di Annullamento della vendita per inadempimento dell'Acquirente, limitatamente all'eventuale eccedenza delle somme da questi già corrisposte rispetto agli importi che Fleequid o gli altri aventi diritto possono legittimamente trattenere o imputare ai sensi dell'art. 12.9; e) negli ulteriori casi in cui le presenti Condizioni Generali, le Condizioni Specifiche o le Condizioni particolari di vendita prevedano la restituzione, totale o parziale, di somme </w:t>
        </w:r>
        <w:r w:rsidRPr="00C60AA0">
          <w:rPr>
            <w:rFonts w:ascii="Verdana" w:hAnsi="Verdana"/>
            <w:sz w:val="20"/>
            <w:szCs w:val="20"/>
          </w:rPr>
          <w:lastRenderedPageBreak/>
          <w:t>corrisposte dall'Acquirente. Resta ferma la disciplina autonoma del Deposito cauzionale prevista dall'art. 6.3 e quella del Pagamento anticipato prevista dall'art. 13</w:t>
        </w:r>
      </w:ins>
      <w:ins w:id="3393" w:author="Avv. Rosario Panzariello" w:date="2026-09-14T22:43:00Z">
        <w:r w:rsidR="00111024" w:rsidRPr="00111024">
          <w:rPr>
            <w:rFonts w:ascii="Verdana" w:hAnsi="Verdana"/>
            <w:sz w:val="20"/>
            <w:szCs w:val="20"/>
          </w:rPr>
          <w:t>.</w:t>
        </w:r>
      </w:ins>
    </w:p>
    <w:p w14:paraId="2E8EADE1" w14:textId="2EA49FA7" w:rsidR="00E551C1" w:rsidRPr="00E551C1" w:rsidRDefault="002812ED" w:rsidP="00E551C1">
      <w:pPr>
        <w:pStyle w:val="Paragrafoelenco"/>
        <w:numPr>
          <w:ilvl w:val="1"/>
          <w:numId w:val="1"/>
        </w:numPr>
        <w:spacing w:line="360" w:lineRule="auto"/>
        <w:ind w:left="0" w:firstLine="0"/>
        <w:jc w:val="both"/>
        <w:rPr>
          <w:ins w:id="3394" w:author="Avv. Rosario Panzariello" w:date="2026-09-14T22:44:00Z"/>
          <w:rFonts w:ascii="Verdana" w:hAnsi="Verdana"/>
          <w:sz w:val="20"/>
          <w:szCs w:val="20"/>
        </w:rPr>
      </w:pPr>
      <w:ins w:id="3395" w:author="Avv. Rosario Panzariello" w:date="2026-09-18T15:30:00Z" w16du:dateUtc="2026-09-18T13:30:00Z">
        <w:r w:rsidRPr="002812ED">
          <w:rPr>
            <w:rFonts w:ascii="Verdana" w:hAnsi="Verdana"/>
            <w:sz w:val="20"/>
            <w:szCs w:val="20"/>
          </w:rPr>
          <w:t>La restituzione delle somme dovute ai sensi del presente articolo è effettuata entro 15 (quindici) giorni dal verificarsi del relativo presupposto ovvero, se successiva, dalla determinazione definitiva delle somme da restituire, senza corresponsione di interessi, salvo il caso di ritardo nella restituzione oltre il predetto termine. Qualora, ai fini della determinazione dell'importo da restituire, sia necessario procedere alla previa quantificazione o imputazione di Commissioni, penali, interessi, Tariffe, spese o ulteriori somme dovute, il termine decorre dal momento in cui tale determinazione sia stata completata</w:t>
        </w:r>
      </w:ins>
      <w:ins w:id="3396" w:author="Avv. Rosario Panzariello" w:date="2026-09-14T22:44:00Z">
        <w:r w:rsidR="00E551C1" w:rsidRPr="00E551C1">
          <w:rPr>
            <w:rFonts w:ascii="Verdana" w:hAnsi="Verdana"/>
            <w:sz w:val="20"/>
            <w:szCs w:val="20"/>
          </w:rPr>
          <w:t>.</w:t>
        </w:r>
      </w:ins>
    </w:p>
    <w:p w14:paraId="2F8C4EE1" w14:textId="764FE8B9" w:rsidR="00100BFB" w:rsidRPr="00100BFB" w:rsidRDefault="00F9670C" w:rsidP="00100BFB">
      <w:pPr>
        <w:pStyle w:val="Paragrafoelenco"/>
        <w:numPr>
          <w:ilvl w:val="1"/>
          <w:numId w:val="1"/>
        </w:numPr>
        <w:spacing w:line="360" w:lineRule="auto"/>
        <w:ind w:left="0" w:firstLine="0"/>
        <w:jc w:val="both"/>
        <w:rPr>
          <w:ins w:id="3397" w:author="Avv. Rosario Panzariello" w:date="2026-09-14T22:46:00Z"/>
          <w:rFonts w:ascii="Verdana" w:hAnsi="Verdana"/>
          <w:sz w:val="20"/>
          <w:szCs w:val="20"/>
        </w:rPr>
      </w:pPr>
      <w:ins w:id="3398" w:author="Avv. Rosario Panzariello" w:date="2026-09-18T15:31:00Z" w16du:dateUtc="2026-09-18T13:31:00Z">
        <w:r w:rsidRPr="00F9670C">
          <w:rPr>
            <w:rFonts w:ascii="Verdana" w:hAnsi="Verdana"/>
            <w:sz w:val="20"/>
            <w:szCs w:val="20"/>
          </w:rPr>
          <w:t>Il soggetto tenuto alla restituzione delle somme corrisposte dall'Acquirente è individuato in funzione del soggetto che le ha effettivamente ricevute e del Modello di Vendita applicabile. Nella Vendita in commissione eseguita mediante Rivendita e nel Dealer Sales, Fleequid provvede alla restituzione delle somme da essa effettivamente ricevute dall'Acquirente, nei limiti di quanto dovuto ai sensi delle presenti Condizioni Generali. Qualora Fleequid abbia operato quale Intermediario puro, il Venditore è tenuto alla restituzione del prezzo del Veicolo e delle ulteriori somme da esso direttamente ricevute, mentre Fleequid provvede alla restituzione delle Commissioni, delle Tariffe e degli ulteriori importi da essa direttamente ricevuti, ciascuno nei limiti delle somme effettivamente incassate e che debbano essere restituite. Restano ferme le diverse disposizioni previste in materia di gestione dei reclami, nonché il diritto di Fleequid, qualora anticipi all'Acquirente somme la cui restituzione sia imputabile al Venditore, di ripeterle integralmente da quest'ultimo, unitamente agli eventuali costi e agli ulteriori importi dovuti</w:t>
        </w:r>
      </w:ins>
      <w:ins w:id="3399" w:author="Avv. Rosario Panzariello" w:date="2026-09-14T22:46:00Z">
        <w:r w:rsidR="00100BFB" w:rsidRPr="00100BFB">
          <w:rPr>
            <w:rFonts w:ascii="Verdana" w:hAnsi="Verdana"/>
            <w:sz w:val="20"/>
            <w:szCs w:val="20"/>
          </w:rPr>
          <w:t>.</w:t>
        </w:r>
      </w:ins>
    </w:p>
    <w:p w14:paraId="1FE5C6D8" w14:textId="2277D9C1" w:rsidR="00111024" w:rsidRDefault="007109D4" w:rsidP="00E43BCC">
      <w:pPr>
        <w:pStyle w:val="Paragrafoelenco"/>
        <w:numPr>
          <w:ilvl w:val="1"/>
          <w:numId w:val="1"/>
        </w:numPr>
        <w:spacing w:line="360" w:lineRule="auto"/>
        <w:ind w:left="0" w:firstLine="0"/>
        <w:jc w:val="both"/>
        <w:rPr>
          <w:ins w:id="3400" w:author="Avv. Rosario Panzariello" w:date="2026-09-14T22:48:00Z"/>
          <w:rFonts w:ascii="Verdana" w:hAnsi="Verdana"/>
          <w:sz w:val="20"/>
          <w:szCs w:val="20"/>
        </w:rPr>
      </w:pPr>
      <w:ins w:id="3401" w:author="Avv. Rosario Panzariello" w:date="2026-09-18T15:31:00Z" w16du:dateUtc="2026-09-18T13:31:00Z">
        <w:r w:rsidRPr="007109D4">
          <w:rPr>
            <w:rFonts w:ascii="Verdana" w:hAnsi="Verdana"/>
            <w:sz w:val="20"/>
            <w:szCs w:val="20"/>
          </w:rPr>
          <w:t>Qualora il pagamento, in tutto o in parte, sia stato eseguito da un Finanziatore, le somme oggetto di restituzione sono corrisposte al Finanziatore nei limiti di quanto dallo stesso effettivamente versato, salvo quanto diversamente previsto dalle Condizioni Specifiche applicabili ovvero da istruzioni scritte congiunte dell'Acquirente e del Finanziatore. Qualora una parte delle somme sia stata corrisposta direttamente dall'Acquirente, la relativa restituzione è effettuata in favore di quest'ultimo, secondo la rispettiva provenienza dei pagamenti. Resta fermo che, qualora in base alle Condizioni Specifiche il Finanziatore abbia assunto direttamente la qualità di Acquirente, i diritti alla restituzione spettano al Finanziatore</w:t>
        </w:r>
      </w:ins>
      <w:ins w:id="3402" w:author="Avv. Rosario Panzariello" w:date="2026-09-14T22:47:00Z">
        <w:r w:rsidR="003029EA" w:rsidRPr="003029EA">
          <w:rPr>
            <w:rFonts w:ascii="Verdana" w:hAnsi="Verdana"/>
            <w:sz w:val="20"/>
            <w:szCs w:val="20"/>
          </w:rPr>
          <w:t>.</w:t>
        </w:r>
      </w:ins>
    </w:p>
    <w:p w14:paraId="4C20B5E4" w14:textId="7457B567" w:rsidR="00452D85" w:rsidRPr="00452D85" w:rsidRDefault="001C2421" w:rsidP="00452D85">
      <w:pPr>
        <w:pStyle w:val="Paragrafoelenco"/>
        <w:numPr>
          <w:ilvl w:val="1"/>
          <w:numId w:val="1"/>
        </w:numPr>
        <w:spacing w:line="360" w:lineRule="auto"/>
        <w:ind w:left="0" w:firstLine="0"/>
        <w:jc w:val="both"/>
        <w:rPr>
          <w:ins w:id="3403" w:author="Avv. Rosario Panzariello" w:date="2026-09-14T22:48:00Z"/>
          <w:rFonts w:ascii="Verdana" w:hAnsi="Verdana"/>
          <w:sz w:val="20"/>
          <w:szCs w:val="20"/>
        </w:rPr>
      </w:pPr>
      <w:ins w:id="3404" w:author="Avv. Rosario Panzariello" w:date="2026-09-18T15:31:00Z" w16du:dateUtc="2026-09-18T13:31:00Z">
        <w:r w:rsidRPr="001C2421">
          <w:rPr>
            <w:rFonts w:ascii="Verdana" w:hAnsi="Verdana"/>
            <w:sz w:val="20"/>
            <w:szCs w:val="20"/>
          </w:rPr>
          <w:t xml:space="preserve">Nei casi in cui la restituzione delle somme comporti, secondo la normativa fiscale applicabile, la necessità di emettere note di credito, documenti di storno, rettifica o altri documenti fiscali, ciascun soggetto che abbia emesso la relativa fattura o il relativo documento è tenuto a provvedervi secondo i termini e le modalità previsti dall'art. 16.2, dall'art. 17.5, dall'art. 17.11 e dall'art. 18.4, in funzione del Modello di Vendita applicabile e del soggetto emittente. Il Venditore, Fleequid e l'Acquirente sono tenuti a prestare tempestivamente la collaborazione necessaria alla corretta emissione, rettifica o riemissione dei documenti fiscali e amministrativi conseguenti all'Annullamento della vendita, alla riduzione del suo oggetto o alla restituzione delle somme. L'obbligo di restituzione delle somme non è sospeso né differito dall'eventuale ritardo nell'emissione, nella trasmissione o nella rettifica dei documenti fiscali da </w:t>
        </w:r>
        <w:r w:rsidRPr="001C2421">
          <w:rPr>
            <w:rFonts w:ascii="Verdana" w:hAnsi="Verdana"/>
            <w:sz w:val="20"/>
            <w:szCs w:val="20"/>
          </w:rPr>
          <w:lastRenderedPageBreak/>
          <w:t>parte del soggetto tenuto, salvo che l'adempimento restitutorio sia oggettivamente impedito da disposizioni inderogabili di legge</w:t>
        </w:r>
      </w:ins>
      <w:ins w:id="3405" w:author="Avv. Rosario Panzariello" w:date="2026-09-14T22:48:00Z">
        <w:r w:rsidR="00452D85" w:rsidRPr="00452D85">
          <w:rPr>
            <w:rFonts w:ascii="Verdana" w:hAnsi="Verdana"/>
            <w:sz w:val="20"/>
            <w:szCs w:val="20"/>
          </w:rPr>
          <w:t>.</w:t>
        </w:r>
      </w:ins>
    </w:p>
    <w:p w14:paraId="74729654" w14:textId="5F2DC86D" w:rsidR="00C56054" w:rsidRDefault="00C946AC" w:rsidP="00C56054">
      <w:pPr>
        <w:pStyle w:val="Paragrafoelenco"/>
        <w:numPr>
          <w:ilvl w:val="1"/>
          <w:numId w:val="1"/>
        </w:numPr>
        <w:spacing w:line="360" w:lineRule="auto"/>
        <w:ind w:left="0" w:firstLine="0"/>
        <w:jc w:val="both"/>
        <w:rPr>
          <w:ins w:id="3406" w:author="Avv. Rosario Panzariello" w:date="2026-09-18T15:32:00Z" w16du:dateUtc="2026-09-18T13:32:00Z"/>
          <w:rFonts w:ascii="Verdana" w:hAnsi="Verdana"/>
          <w:sz w:val="20"/>
          <w:szCs w:val="20"/>
        </w:rPr>
      </w:pPr>
      <w:ins w:id="3407" w:author="Avv. Rosario Panzariello" w:date="2026-09-18T15:31:00Z" w16du:dateUtc="2026-09-18T13:31:00Z">
        <w:r w:rsidRPr="00C946AC">
          <w:rPr>
            <w:rFonts w:ascii="Verdana" w:hAnsi="Verdana"/>
            <w:sz w:val="20"/>
            <w:szCs w:val="20"/>
          </w:rPr>
          <w:t>Le somme che, nonostante l'Annullamento della vendita, la riduzione del suo oggetto o il sorgere di un obbligo restitutorio, restino definitivamente dovute ai sensi delle presenti Condizioni Generali non sono oggetto di restituzione. Rientrano tra tali somme, in particolare</w:t>
        </w:r>
      </w:ins>
      <w:ins w:id="3408" w:author="Avv. Rosario Panzariello" w:date="2026-09-27T09:27:00Z" w16du:dateUtc="2026-09-27T07:27:00Z">
        <w:r w:rsidR="009A1282" w:rsidRPr="009A1282">
          <w:t xml:space="preserve"> </w:t>
        </w:r>
        <w:r w:rsidR="009A1282" w:rsidRPr="009A1282">
          <w:rPr>
            <w:rFonts w:ascii="Verdana" w:hAnsi="Verdana"/>
            <w:sz w:val="20"/>
            <w:szCs w:val="20"/>
          </w:rPr>
          <w:t>le Commissioni già maturate ai sensi dell'art. 12.4, fermo quanto previsto dall'art. 14.7 per le Commissioni a carico dell'Acquirente in caso di Annullamento a lui non imputabile</w:t>
        </w:r>
      </w:ins>
      <w:ins w:id="3409" w:author="Avv. Rosario Panzariello" w:date="2026-09-18T15:31:00Z" w16du:dateUtc="2026-09-18T13:31:00Z">
        <w:r w:rsidRPr="00C946AC">
          <w:rPr>
            <w:rFonts w:ascii="Verdana" w:hAnsi="Verdana"/>
            <w:sz w:val="20"/>
            <w:szCs w:val="20"/>
          </w:rPr>
          <w:t xml:space="preserve">; le Tariffe relative ai Servizi già resi; le spese e i costi già sostenuti da Fleequid in relazione all'operazione; le penali, gli interessi moratori e i rimborsi spese contrattualmente dovuti; il Pagamento anticipato che, ai sensi dell'art. 13.6, si sia convertito in penale </w:t>
        </w:r>
      </w:ins>
      <w:ins w:id="3410" w:author="Avv. Rosario Panzariello" w:date="2026-09-27T09:01:00Z" w16du:dateUtc="2026-09-27T07:01:00Z">
        <w:r w:rsidR="003345B7" w:rsidRPr="003345B7">
          <w:rPr>
            <w:rFonts w:ascii="Verdana" w:hAnsi="Verdana"/>
            <w:sz w:val="20"/>
            <w:szCs w:val="20"/>
          </w:rPr>
          <w:t>a seguito dell'Annullamento della vendita per il ritardo o il mancato pagamento imputabile all'Acquirente ai sensi dell'art. 13.5</w:t>
        </w:r>
      </w:ins>
      <w:ins w:id="3411" w:author="Avv. Rosario Panzariello" w:date="2026-09-18T15:31:00Z" w16du:dateUtc="2026-09-18T13:31:00Z">
        <w:r w:rsidRPr="00C946AC">
          <w:rPr>
            <w:rFonts w:ascii="Verdana" w:hAnsi="Verdana"/>
            <w:sz w:val="20"/>
            <w:szCs w:val="20"/>
          </w:rPr>
          <w:t>. La presente disposizione si applica anche nel caso di Annullamento della vendita disposto da Fleequid in esito alla gestione di un reclamo ai sensi dell'art. 20.8: in tale ipotesi le Commissioni già maturate, le Tariffe relative ai Servizi già resi e le spese e i costi già sostenuti da Fleequid non sono in alcun caso rimborsati, né al Venditore né all'Acquirente. Le predette somme possono essere trattenute o imputate in compensazione, nei limiti consentiti dalla legge, dal soggetto che ne sia creditore sulle somme che il medesimo soggetto sia tenuto a restituire; l'eventuale eccedenza risultante dopo tale imputazione è restituita secondo i termini e le modalità previsti dal presente articolo. Resta ferma la disciplina autonoma del Deposito cauzionale di cui all'art. 6.3</w:t>
        </w:r>
      </w:ins>
      <w:ins w:id="3412" w:author="Avv. Rosario Panzariello" w:date="2026-09-14T22:51:00Z">
        <w:r w:rsidR="00C56054" w:rsidRPr="00C56054">
          <w:rPr>
            <w:rFonts w:ascii="Verdana" w:hAnsi="Verdana"/>
            <w:sz w:val="20"/>
            <w:szCs w:val="20"/>
          </w:rPr>
          <w:t>.</w:t>
        </w:r>
      </w:ins>
    </w:p>
    <w:p w14:paraId="50220AC4" w14:textId="1850F70C" w:rsidR="00360271" w:rsidRDefault="00360271" w:rsidP="00360271">
      <w:pPr>
        <w:pStyle w:val="Paragrafoelenco"/>
        <w:numPr>
          <w:ilvl w:val="1"/>
          <w:numId w:val="1"/>
        </w:numPr>
        <w:spacing w:line="360" w:lineRule="auto"/>
        <w:ind w:left="0" w:firstLine="0"/>
        <w:jc w:val="both"/>
        <w:rPr>
          <w:ins w:id="3413" w:author="Avv. Rosario Panzariello" w:date="2026-09-18T15:33:00Z" w16du:dateUtc="2026-09-18T13:33:00Z"/>
          <w:rFonts w:ascii="Verdana" w:hAnsi="Verdana"/>
          <w:sz w:val="20"/>
          <w:szCs w:val="20"/>
        </w:rPr>
      </w:pPr>
      <w:ins w:id="3414" w:author="Avv. Rosario Panzariello" w:date="2026-09-18T15:33:00Z" w16du:dateUtc="2026-09-18T13:33:00Z">
        <w:r w:rsidRPr="00360271">
          <w:rPr>
            <w:rFonts w:ascii="Verdana" w:hAnsi="Verdana"/>
            <w:sz w:val="20"/>
            <w:szCs w:val="20"/>
            <w:rPrChange w:id="3415" w:author="Avv. Rosario Panzariello" w:date="2026-09-18T15:33:00Z" w16du:dateUtc="2026-09-18T13:33:00Z">
              <w:rPr/>
            </w:rPrChange>
          </w:rPr>
          <w:t xml:space="preserve">Qualora l'Annullamento della vendita, la risoluzione del Contratto o altra fattispecie prevista dalle presenti Condizioni Generali comporti, in tutto o in parte, il ripristino della situazione anteriore dopo che siano già avvenuti il trasferimento della proprietà del Veicolo, la sua consegna o il pagamento di somme, le Parti sono tenute a prestare senza ritardo ogni attività e collaborazione necessarie al ripristino, ivi comprese la restituzione delle somme ricevute, la restituzione o riconsegna del Veicolo, la sottoscrizione e la consegna dei documenti necessari, il compimento delle formalità amministrative e il ritrasferimento o la reintestazione della proprietà. Qualora venga meno, totalmente o parzialmente, il titolo in forza del quale il Venditore abbia ricevuto somme relative al Veicolo, il Venditore è tenuto a restituire integralmente quanto ricevuto, nei limiti corrispondenti agli effetti restitutori della specifica fattispecie. In particolare: </w:t>
        </w:r>
        <w:r w:rsidRPr="00360271">
          <w:rPr>
            <w:rFonts w:ascii="Verdana" w:hAnsi="Verdana"/>
            <w:sz w:val="20"/>
            <w:szCs w:val="20"/>
            <w:rPrChange w:id="3416" w:author="Avv. Rosario Panzariello" w:date="2026-09-18T15:33:00Z" w16du:dateUtc="2026-09-18T13:33:00Z">
              <w:rPr>
                <w:i/>
              </w:rPr>
            </w:rPrChange>
          </w:rPr>
          <w:t>a)</w:t>
        </w:r>
        <w:r w:rsidRPr="00360271">
          <w:rPr>
            <w:rFonts w:ascii="Verdana" w:hAnsi="Verdana"/>
            <w:sz w:val="20"/>
            <w:szCs w:val="20"/>
            <w:rPrChange w:id="3417" w:author="Avv. Rosario Panzariello" w:date="2026-09-18T15:33:00Z" w16du:dateUtc="2026-09-18T13:33:00Z">
              <w:rPr/>
            </w:rPrChange>
          </w:rPr>
          <w:t xml:space="preserve"> nella Vendita in commissione eseguita mediante Rivendita, il Venditore restituisce a Fleequid le somme da questa eventualmente già corrispostegli in relazione al Veicolo oggetto di restituzione; </w:t>
        </w:r>
        <w:r w:rsidRPr="00360271">
          <w:rPr>
            <w:rFonts w:ascii="Verdana" w:hAnsi="Verdana"/>
            <w:sz w:val="20"/>
            <w:szCs w:val="20"/>
            <w:rPrChange w:id="3418" w:author="Avv. Rosario Panzariello" w:date="2026-09-18T15:33:00Z" w16du:dateUtc="2026-09-18T13:33:00Z">
              <w:rPr>
                <w:i/>
              </w:rPr>
            </w:rPrChange>
          </w:rPr>
          <w:t>b)</w:t>
        </w:r>
        <w:r w:rsidRPr="00360271">
          <w:rPr>
            <w:rFonts w:ascii="Verdana" w:hAnsi="Verdana"/>
            <w:sz w:val="20"/>
            <w:szCs w:val="20"/>
            <w:rPrChange w:id="3419" w:author="Avv. Rosario Panzariello" w:date="2026-09-18T15:33:00Z" w16du:dateUtc="2026-09-18T13:33:00Z">
              <w:rPr/>
            </w:rPrChange>
          </w:rPr>
          <w:t xml:space="preserve"> qualora Fleequid abbia operato quale Intermediario puro, il Venditore restituisce direttamente all'Acquirente il prezzo e le ulteriori somme da esso ricevute e, qualora Fleequid abbia anticipato all'Acquirente, in tutto o in parte, le somme dovute dal Venditore, quest'ultimo è tenuto a rimborsarle a Fleequid; </w:t>
        </w:r>
        <w:r w:rsidRPr="00360271">
          <w:rPr>
            <w:rFonts w:ascii="Verdana" w:hAnsi="Verdana"/>
            <w:sz w:val="20"/>
            <w:szCs w:val="20"/>
            <w:rPrChange w:id="3420" w:author="Avv. Rosario Panzariello" w:date="2026-09-18T15:33:00Z" w16du:dateUtc="2026-09-18T13:33:00Z">
              <w:rPr>
                <w:i/>
              </w:rPr>
            </w:rPrChange>
          </w:rPr>
          <w:t>c)</w:t>
        </w:r>
        <w:r w:rsidRPr="00360271">
          <w:rPr>
            <w:rFonts w:ascii="Verdana" w:hAnsi="Verdana"/>
            <w:sz w:val="20"/>
            <w:szCs w:val="20"/>
            <w:rPrChange w:id="3421" w:author="Avv. Rosario Panzariello" w:date="2026-09-18T15:33:00Z" w16du:dateUtc="2026-09-18T13:33:00Z">
              <w:rPr/>
            </w:rPrChange>
          </w:rPr>
          <w:t xml:space="preserve"> nel Dealer Sales, qualora l'Annullamento o la risoluzione comportino anche il venir meno, totale o parziale, degli effetti dell'acquisto intervenuto tra il Venditore e Fleequid, il Venditore restituisce a Fleequid il Prezzo di acquisto già ricevuto e gli ulteriori importi che debbano essere restituiti. Le restituzioni di somme previste dal presente </w:t>
        </w:r>
        <w:r w:rsidRPr="00360271">
          <w:rPr>
            <w:rFonts w:ascii="Verdana" w:hAnsi="Verdana"/>
            <w:sz w:val="20"/>
            <w:szCs w:val="20"/>
            <w:rPrChange w:id="3422" w:author="Avv. Rosario Panzariello" w:date="2026-09-18T15:33:00Z" w16du:dateUtc="2026-09-18T13:33:00Z">
              <w:rPr/>
            </w:rPrChange>
          </w:rPr>
          <w:lastRenderedPageBreak/>
          <w:t xml:space="preserve">comma devono essere effettuate entro il termine stabilito dall'art. 15.2 e ciascun soggetto tenuto è altresì obbligato a emettere e trasmettere, nei termini previsti dall'art. 15.5, le note di credito, i documenti di storno o rettifica e gli ulteriori documenti fiscali eventualmente necessari; il ritardo nell'emissione o nella trasmissione di tali documenti non sospende né differisce l'obbligo di restituzione delle somme, salvo quanto inderogabilmente previsto dalla legge. Quando la specifica fattispecie comporti </w:t>
        </w:r>
      </w:ins>
      <w:ins w:id="3423" w:author="Avv. Rosario Panzariello" w:date="2026-09-18T22:40:00Z" w16du:dateUtc="2026-09-18T20:40:00Z">
        <w:r w:rsidR="0088669F">
          <w:rPr>
            <w:rFonts w:ascii="Verdana" w:hAnsi="Verdana"/>
            <w:sz w:val="20"/>
            <w:szCs w:val="20"/>
          </w:rPr>
          <w:t>la restituzione</w:t>
        </w:r>
      </w:ins>
      <w:ins w:id="3424" w:author="Avv. Rosario Panzariello" w:date="2026-09-18T15:33:00Z" w16du:dateUtc="2026-09-18T13:33:00Z">
        <w:r w:rsidRPr="00360271">
          <w:rPr>
            <w:rFonts w:ascii="Verdana" w:hAnsi="Verdana"/>
            <w:sz w:val="20"/>
            <w:szCs w:val="20"/>
            <w:rPrChange w:id="3425" w:author="Avv. Rosario Panzariello" w:date="2026-09-18T15:33:00Z" w16du:dateUtc="2026-09-18T13:33:00Z">
              <w:rPr/>
            </w:rPrChange>
          </w:rPr>
          <w:t xml:space="preserve"> del Veicolo al Venditore, quest'ultimo è tenuto a </w:t>
        </w:r>
      </w:ins>
      <w:ins w:id="3426" w:author="Avv. Rosario Panzariello" w:date="2026-09-18T22:35:00Z" w16du:dateUtc="2026-09-18T20:35:00Z">
        <w:r w:rsidR="00F96EFC">
          <w:rPr>
            <w:rFonts w:ascii="Verdana" w:hAnsi="Verdana"/>
            <w:sz w:val="20"/>
            <w:szCs w:val="20"/>
          </w:rPr>
          <w:t>riacquisire</w:t>
        </w:r>
      </w:ins>
      <w:ins w:id="3427" w:author="Avv. Rosario Panzariello" w:date="2026-09-18T15:33:00Z" w16du:dateUtc="2026-09-18T13:33:00Z">
        <w:r w:rsidRPr="00360271">
          <w:rPr>
            <w:rFonts w:ascii="Verdana" w:hAnsi="Verdana"/>
            <w:sz w:val="20"/>
            <w:szCs w:val="20"/>
            <w:rPrChange w:id="3428" w:author="Avv. Rosario Panzariello" w:date="2026-09-18T15:33:00Z" w16du:dateUtc="2026-09-18T13:33:00Z">
              <w:rPr/>
            </w:rPrChange>
          </w:rPr>
          <w:t xml:space="preserve"> o comunque riottenerne la proprietà, ove già trasferita, a riceverne il possesso e a prestare tempestivamente ogni collaborazione necessaria alle relative formalità; tale disciplina si applica, in particolare, nella Vendita in commissione, sia quando Fleequid abbia operato mediante Rivendita sia quando abbia operato quale Intermediario puro, nei limiti compatibili con la struttura della specifica operazione. Nel Dealer Sales, qualora l'Annullamento riguardi esclusivamente la vendita tra Fleequid e l'Acquirente, il Veicolo è restituito a Fleequid; qualora l'Annullamento o la risoluzione comportino altresì il venir meno, totale o parziale, degli effetti del rapporto di acquisto tra il Venditore e Fleequid, il Venditore è tenuto a riottenere la proprietà e il possesso del Veicolo e a compiere tutti gli adempimenti necessari a tal fine. Il Venditore o l'Acquirente, quando sia tenuto alla restituzione di somme, alla restituzione o riconsegna del Veicolo, al ritrasferimento o alla reintestazione della proprietà, al ritiro del Veicolo, alla restituzione dei relativi documenti o al compimento delle formalità necessarie, non può rifiutare o ritardare ingiustificatamente il proprio adempimento. Ferma la scadenza prevista dall'art. 15.2 per la restituzione delle somme, gli adempimenti relativi alla restituzione o riconsegna del Veicolo, al ritrasferimento o alla reintestazione, al ritiro e alla relativa documentazione devono essere eseguiti entro 5 (cinque) giorni dalla richiesta scritta di Fleequid, salvo che la natura dell'adempimento o disposizioni inderogabili di legge richiedano un diverso termine. Decorso inutilmente il termine applicabile per fatto imputabile, il Venditore o l'Acquirente inadempiente è tenuto a corrispondere a Fleequid, a titolo di penale, l'importo di € 150,00 (euro centocinquanta/00) </w:t>
        </w:r>
      </w:ins>
      <w:ins w:id="3429" w:author="Avv. Rosario Panzariello" w:date="2026-09-18T22:37:00Z" w16du:dateUtc="2026-09-18T20:37:00Z">
        <w:r w:rsidR="00F62329" w:rsidRPr="00F62329">
          <w:rPr>
            <w:rFonts w:ascii="Verdana" w:hAnsi="Verdana"/>
            <w:sz w:val="20"/>
            <w:szCs w:val="20"/>
          </w:rPr>
          <w:t xml:space="preserve">per ciascun giorno di ritardo e per ciascun Veicolo interessato, fino a un importo massimo complessivo di € </w:t>
        </w:r>
      </w:ins>
      <w:ins w:id="3430" w:author="Avv. Rosario Panzariello" w:date="2026-09-18T22:41:00Z" w16du:dateUtc="2026-09-18T20:41:00Z">
        <w:r w:rsidR="00C95556">
          <w:rPr>
            <w:rFonts w:ascii="Verdana" w:hAnsi="Verdana"/>
            <w:sz w:val="20"/>
            <w:szCs w:val="20"/>
          </w:rPr>
          <w:t>5.000</w:t>
        </w:r>
      </w:ins>
      <w:ins w:id="3431" w:author="Avv. Rosario Panzariello" w:date="2026-09-18T22:37:00Z" w16du:dateUtc="2026-09-18T20:37:00Z">
        <w:r w:rsidR="00F62329" w:rsidRPr="00F62329">
          <w:rPr>
            <w:rFonts w:ascii="Verdana" w:hAnsi="Verdana"/>
            <w:sz w:val="20"/>
            <w:szCs w:val="20"/>
          </w:rPr>
          <w:t xml:space="preserve">,00 (euro </w:t>
        </w:r>
      </w:ins>
      <w:ins w:id="3432" w:author="Avv. Rosario Panzariello" w:date="2026-09-18T22:41:00Z" w16du:dateUtc="2026-09-18T20:41:00Z">
        <w:r w:rsidR="00C95556">
          <w:rPr>
            <w:rFonts w:ascii="Verdana" w:hAnsi="Verdana"/>
            <w:sz w:val="20"/>
            <w:szCs w:val="20"/>
          </w:rPr>
          <w:t>cinquemila</w:t>
        </w:r>
      </w:ins>
      <w:ins w:id="3433" w:author="Avv. Rosario Panzariello" w:date="2026-09-18T22:37:00Z" w16du:dateUtc="2026-09-18T20:37:00Z">
        <w:r w:rsidR="00F62329" w:rsidRPr="00F62329">
          <w:rPr>
            <w:rFonts w:ascii="Verdana" w:hAnsi="Verdana"/>
            <w:sz w:val="20"/>
            <w:szCs w:val="20"/>
          </w:rPr>
          <w:t>/00) per ciascun Veicolo, fatto salvo il risarcimento del maggior danno</w:t>
        </w:r>
      </w:ins>
      <w:ins w:id="3434" w:author="Avv. Rosario Panzariello" w:date="2026-09-18T22:38:00Z" w16du:dateUtc="2026-09-18T20:38:00Z">
        <w:r w:rsidR="002320E3">
          <w:rPr>
            <w:rFonts w:ascii="Verdana" w:hAnsi="Verdana"/>
            <w:sz w:val="20"/>
            <w:szCs w:val="20"/>
          </w:rPr>
          <w:t xml:space="preserve">. </w:t>
        </w:r>
      </w:ins>
      <w:ins w:id="3435" w:author="Avv. Rosario Panzariello" w:date="2026-09-18T15:33:00Z" w16du:dateUtc="2026-09-18T13:33:00Z">
        <w:r w:rsidRPr="00360271">
          <w:rPr>
            <w:rFonts w:ascii="Verdana" w:hAnsi="Verdana"/>
            <w:sz w:val="20"/>
            <w:szCs w:val="20"/>
            <w:rPrChange w:id="3436" w:author="Avv. Rosario Panzariello" w:date="2026-09-18T15:33:00Z" w16du:dateUtc="2026-09-18T13:33:00Z">
              <w:rPr/>
            </w:rPrChange>
          </w:rPr>
          <w:t>Qualora, con riferimento al medesimo Veicolo, risultino contemporaneamente inadempiuti più obblighi restitutori previsti dal presente comma a carico del medesimo soggetto, la predetta penale giornaliera si applica una sola volta per ciascun giorno di ritardo e per ciascun Veicolo, ferme le ulteriori penali previste dalle presenti Condizioni Generali per fatti o inadempimenti distinti. Ferma la predetta penale, in caso di mancato tempestivo adempimento Fleequid può adottare, direttamente o tramite terzi</w:t>
        </w:r>
      </w:ins>
      <w:ins w:id="3437" w:author="Avv. Rosario Panzariello" w:date="2026-09-18T22:38:00Z" w16du:dateUtc="2026-09-18T20:38:00Z">
        <w:r w:rsidR="004A4072" w:rsidRPr="004A4072">
          <w:t xml:space="preserve"> </w:t>
        </w:r>
        <w:r w:rsidR="004A4072" w:rsidRPr="004A4072">
          <w:rPr>
            <w:rFonts w:ascii="Verdana" w:hAnsi="Verdana"/>
            <w:sz w:val="20"/>
            <w:szCs w:val="20"/>
          </w:rPr>
          <w:t>e nei limiti consentiti dalla legge</w:t>
        </w:r>
      </w:ins>
      <w:ins w:id="3438" w:author="Avv. Rosario Panzariello" w:date="2026-09-18T15:33:00Z" w16du:dateUtc="2026-09-18T13:33:00Z">
        <w:r w:rsidRPr="00360271">
          <w:rPr>
            <w:rFonts w:ascii="Verdana" w:hAnsi="Verdana"/>
            <w:sz w:val="20"/>
            <w:szCs w:val="20"/>
            <w:rPrChange w:id="3439" w:author="Avv. Rosario Panzariello" w:date="2026-09-18T15:33:00Z" w16du:dateUtc="2026-09-18T13:33:00Z">
              <w:rPr/>
            </w:rPrChange>
          </w:rPr>
          <w:t xml:space="preserve">, le misure ragionevolmente necessarie alla custodia, al deposito, al trasporto, alla conservazione, al recupero o alla gestione del Veicolo, con integrale addebito dei relativi costi e spese al soggetto inadempiente. Dalla scadenza del termine previsto per l'adempimento, il soggetto inadempiente sopporta inoltre, nei limiti consentiti dalla legge, i rischi e gli oneri derivanti dal proprio ritardo e non può opporre la mancata restituzione delle somme, il mancato ritiro o riconsegna del Veicolo, l'omessa sottoscrizione dei documenti o la propria </w:t>
        </w:r>
        <w:r w:rsidRPr="00360271">
          <w:rPr>
            <w:rFonts w:ascii="Verdana" w:hAnsi="Verdana"/>
            <w:sz w:val="20"/>
            <w:szCs w:val="20"/>
            <w:rPrChange w:id="3440" w:author="Avv. Rosario Panzariello" w:date="2026-09-18T15:33:00Z" w16du:dateUtc="2026-09-18T13:33:00Z">
              <w:rPr/>
            </w:rPrChange>
          </w:rPr>
          <w:lastRenderedPageBreak/>
          <w:t>mancata collaborazione al fine di sospendere o ritardare gli effetti restitutori. La ripartizione definitiva delle spese relative al trasferimento o ritrasferimento della proprietà, alla reintestazione, al trasporto, alla riconsegna, alla custodia e al deposito del Veicolo è regolata dalla disposizione applicabile alla causa dell'Annullamento o della risoluzione.</w:t>
        </w:r>
      </w:ins>
      <w:ins w:id="3441" w:author="Avv. Rosario Panzariello" w:date="2026-09-18T22:45:00Z" w16du:dateUtc="2026-09-18T20:45:00Z">
        <w:r w:rsidR="00776BA8" w:rsidRPr="00776BA8">
          <w:t xml:space="preserve"> </w:t>
        </w:r>
      </w:ins>
      <w:ins w:id="3442" w:author="Avv. Rosario Panzariello" w:date="2026-09-18T22:45:00Z">
        <w:r w:rsidR="00776BA8" w:rsidRPr="00776BA8">
          <w:rPr>
            <w:rFonts w:ascii="Verdana" w:hAnsi="Verdana"/>
            <w:sz w:val="20"/>
            <w:szCs w:val="20"/>
          </w:rPr>
          <w:t>In mancanza di una specifica previsione, tali spese restano a carico del soggetto al quale sia imputabile la causa dell’Annullamento o della risoluzione, nei limiti in cui ne costituiscano conseguenza; qualora la relativa causa non sia imputabile ad alcuna delle Parti, la ripartizione avviene secondo la disciplina applicabile alla specifica fattispecie e le disposizioni di legge.</w:t>
        </w:r>
      </w:ins>
    </w:p>
    <w:p w14:paraId="21DFB916" w14:textId="7785D9CE" w:rsidR="00360271" w:rsidRDefault="00562F89" w:rsidP="0066214C">
      <w:pPr>
        <w:pStyle w:val="Paragrafoelenco"/>
        <w:numPr>
          <w:ilvl w:val="1"/>
          <w:numId w:val="1"/>
        </w:numPr>
        <w:spacing w:line="360" w:lineRule="auto"/>
        <w:ind w:left="0" w:firstLine="0"/>
        <w:jc w:val="both"/>
        <w:rPr>
          <w:ins w:id="3443" w:author="Avv. Rosario Panzariello" w:date="2026-09-20T07:00:00Z" w16du:dateUtc="2026-09-20T05:00:00Z"/>
          <w:rFonts w:ascii="Verdana" w:hAnsi="Verdana"/>
          <w:sz w:val="20"/>
          <w:szCs w:val="20"/>
        </w:rPr>
      </w:pPr>
      <w:ins w:id="3444" w:author="Avv. Rosario Panzariello" w:date="2026-09-18T15:33:00Z" w16du:dateUtc="2026-09-18T13:33:00Z">
        <w:r w:rsidRPr="00562F89">
          <w:rPr>
            <w:rFonts w:ascii="Verdana" w:hAnsi="Verdana"/>
            <w:sz w:val="20"/>
            <w:szCs w:val="20"/>
          </w:rPr>
          <w:t xml:space="preserve">Le Commissioni, le Tariffe, il Deposito cauzionale, i rimborsi di costi e spese, le penali, gli interessi e il risarcimento del danno conservano natura autonoma e distinta e sono regolati ciascuno dalla disciplina propria. Le penali previste dalle presenti Condizioni Generali in relazione a violazioni autonome e distinte possono cumularsi tra loro. Più penali riferibili al medesimo </w:t>
        </w:r>
      </w:ins>
      <w:ins w:id="3445" w:author="Avv. Rosario Panzariello" w:date="2026-09-26T10:57:00Z" w16du:dateUtc="2026-09-26T08:57:00Z">
        <w:r w:rsidR="003008B1">
          <w:rPr>
            <w:rFonts w:ascii="Verdana" w:hAnsi="Verdana"/>
            <w:sz w:val="20"/>
            <w:szCs w:val="20"/>
          </w:rPr>
          <w:t>fatto materiale</w:t>
        </w:r>
      </w:ins>
      <w:ins w:id="3446" w:author="Avv. Rosario Panzariello" w:date="2026-09-18T15:33:00Z" w16du:dateUtc="2026-09-18T13:33:00Z">
        <w:r w:rsidRPr="00562F89">
          <w:rPr>
            <w:rFonts w:ascii="Verdana" w:hAnsi="Verdana"/>
            <w:sz w:val="20"/>
            <w:szCs w:val="20"/>
          </w:rPr>
          <w:t xml:space="preserve"> e dirette a tutelare il medesimo interesse non si cumulano</w:t>
        </w:r>
      </w:ins>
      <w:ins w:id="3447" w:author="Avv. Rosario Panzariello" w:date="2026-09-26T10:58:00Z" w16du:dateUtc="2026-09-26T08:58:00Z">
        <w:r w:rsidR="00ED285D">
          <w:rPr>
            <w:rFonts w:ascii="Verdana" w:hAnsi="Verdana"/>
            <w:sz w:val="20"/>
            <w:szCs w:val="20"/>
          </w:rPr>
          <w:t>,</w:t>
        </w:r>
      </w:ins>
      <w:ins w:id="3448" w:author="Avv. Rosario Panzariello" w:date="2026-09-18T15:33:00Z" w16du:dateUtc="2026-09-18T13:33:00Z">
        <w:r w:rsidRPr="00562F89">
          <w:rPr>
            <w:rFonts w:ascii="Verdana" w:hAnsi="Verdana"/>
            <w:sz w:val="20"/>
            <w:szCs w:val="20"/>
          </w:rPr>
          <w:t xml:space="preserve"> salvo espressa previsione contraria.</w:t>
        </w:r>
      </w:ins>
      <w:ins w:id="3449" w:author="Avv. Rosario Panzariello" w:date="2026-09-26T10:58:00Z" w16du:dateUtc="2026-09-26T08:58:00Z">
        <w:r w:rsidR="00C514AF">
          <w:rPr>
            <w:rFonts w:ascii="Verdana" w:hAnsi="Verdana"/>
            <w:sz w:val="20"/>
            <w:szCs w:val="20"/>
          </w:rPr>
          <w:t xml:space="preserve"> Qualora il medesimo fatto materiale sia espressame</w:t>
        </w:r>
      </w:ins>
      <w:ins w:id="3450" w:author="Avv. Rosario Panzariello" w:date="2026-09-26T10:59:00Z" w16du:dateUtc="2026-09-26T08:59:00Z">
        <w:r w:rsidR="00C514AF">
          <w:rPr>
            <w:rFonts w:ascii="Verdana" w:hAnsi="Verdana"/>
            <w:sz w:val="20"/>
            <w:szCs w:val="20"/>
          </w:rPr>
          <w:t xml:space="preserve">nte disciplinato da una </w:t>
        </w:r>
        <w:r w:rsidR="00F7393E">
          <w:rPr>
            <w:rFonts w:ascii="Verdana" w:hAnsi="Verdana"/>
            <w:sz w:val="20"/>
            <w:szCs w:val="20"/>
          </w:rPr>
          <w:t xml:space="preserve">disposizione che prevede una penale specifica per quella violazione, trova applicazione esclusivamente tale penale, che prevale sulle penali previste da disposizioni di portata più generale che </w:t>
        </w:r>
        <w:r w:rsidR="00025C41">
          <w:rPr>
            <w:rFonts w:ascii="Verdana" w:hAnsi="Verdana"/>
            <w:sz w:val="20"/>
            <w:szCs w:val="20"/>
          </w:rPr>
          <w:t>comprendano il medesimo fatto</w:t>
        </w:r>
      </w:ins>
      <w:ins w:id="3451" w:author="Avv. Rosario Panzariello" w:date="2026-09-26T11:00:00Z" w16du:dateUtc="2026-09-26T09:00:00Z">
        <w:r w:rsidR="00025C41">
          <w:rPr>
            <w:rFonts w:ascii="Verdana" w:hAnsi="Verdana"/>
            <w:sz w:val="20"/>
            <w:szCs w:val="20"/>
          </w:rPr>
          <w:t xml:space="preserve"> tra i propri presupposti</w:t>
        </w:r>
      </w:ins>
      <w:ins w:id="3452" w:author="Avv. Rosario Panzariello" w:date="2026-09-26T11:39:00Z" w16du:dateUtc="2026-09-26T09:39:00Z">
        <w:r w:rsidR="00CE1336">
          <w:rPr>
            <w:rFonts w:ascii="Verdana" w:hAnsi="Verdana"/>
            <w:sz w:val="20"/>
            <w:szCs w:val="20"/>
          </w:rPr>
          <w:t>.</w:t>
        </w:r>
      </w:ins>
      <w:ins w:id="3453" w:author="Avv. Rosario Panzariello" w:date="2026-09-26T11:00:00Z" w16du:dateUtc="2026-09-26T09:00:00Z">
        <w:r w:rsidR="00025C41">
          <w:rPr>
            <w:rFonts w:ascii="Verdana" w:hAnsi="Verdana"/>
            <w:sz w:val="20"/>
            <w:szCs w:val="20"/>
          </w:rPr>
          <w:t xml:space="preserve"> Restano in ogni caso ferme le facoltà di Annullamento della vendita, di risoluzione e di sospensione, nonché gli obblighi</w:t>
        </w:r>
        <w:r w:rsidR="006908AF">
          <w:rPr>
            <w:rFonts w:ascii="Verdana" w:hAnsi="Verdana"/>
            <w:sz w:val="20"/>
            <w:szCs w:val="20"/>
          </w:rPr>
          <w:t xml:space="preserve"> di manleva e di rimborso e il diritto al risarcimento del maggior danno previsti dalle </w:t>
        </w:r>
      </w:ins>
      <w:ins w:id="3454" w:author="Avv. Rosario Panzariello" w:date="2026-09-26T11:01:00Z" w16du:dateUtc="2026-09-26T09:01:00Z">
        <w:r w:rsidR="008D35B7">
          <w:rPr>
            <w:rFonts w:ascii="Verdana" w:hAnsi="Verdana"/>
            <w:sz w:val="20"/>
            <w:szCs w:val="20"/>
          </w:rPr>
          <w:t>disposizioni concorrenti.</w:t>
        </w:r>
      </w:ins>
      <w:ins w:id="3455" w:author="Avv. Rosario Panzariello" w:date="2026-09-18T15:33:00Z" w16du:dateUtc="2026-09-18T13:33:00Z">
        <w:r w:rsidRPr="00562F89">
          <w:rPr>
            <w:rFonts w:ascii="Verdana" w:hAnsi="Verdana"/>
            <w:sz w:val="20"/>
            <w:szCs w:val="20"/>
          </w:rPr>
          <w:t xml:space="preserve"> Le disposizioni speciali che regolano espressamente il cumulo, la non cumulabilità o l'integrazione di determinate conseguenze economiche prevalgono sulla regola generale prevista dal presente comma. Per tutte le penali previste dalle presenti Condizioni Generali resta in ogni caso salvo il diritto di Fleequid al risarcimento del maggior danno, per la sola parte eccedente quanto già soddisfatto a titolo di penale. Gli importi corrisposti a titolo di penale e le somme imputate ai sensi dell'art. 6.3 sono computati una sola volta e non danno luogo a duplicazione della medesima voce.</w:t>
        </w:r>
      </w:ins>
    </w:p>
    <w:p w14:paraId="13C5FF71" w14:textId="77777777" w:rsidR="008A7E21" w:rsidRPr="00562F89" w:rsidRDefault="008A7E21">
      <w:pPr>
        <w:pStyle w:val="Paragrafoelenco"/>
        <w:spacing w:line="360" w:lineRule="auto"/>
        <w:ind w:left="0"/>
        <w:jc w:val="both"/>
        <w:rPr>
          <w:ins w:id="3456" w:author="Avv. Rosario Panzariello" w:date="2026-09-14T22:51:00Z"/>
          <w:rFonts w:ascii="Verdana" w:hAnsi="Verdana"/>
          <w:sz w:val="20"/>
          <w:szCs w:val="20"/>
        </w:rPr>
        <w:pPrChange w:id="3457" w:author="Avv. Rosario Panzariello" w:date="2026-09-20T07:00:00Z" w16du:dateUtc="2026-09-20T05:00:00Z">
          <w:pPr>
            <w:pStyle w:val="Paragrafoelenco"/>
            <w:numPr>
              <w:ilvl w:val="1"/>
              <w:numId w:val="1"/>
            </w:numPr>
            <w:spacing w:line="360" w:lineRule="auto"/>
            <w:ind w:left="0" w:hanging="720"/>
            <w:jc w:val="both"/>
          </w:pPr>
        </w:pPrChange>
      </w:pPr>
    </w:p>
    <w:p w14:paraId="632D1220" w14:textId="4206D835" w:rsidR="009B652A" w:rsidRDefault="00AF4D50" w:rsidP="009A7EAD">
      <w:pPr>
        <w:pStyle w:val="Paragrafoelenco"/>
        <w:numPr>
          <w:ilvl w:val="0"/>
          <w:numId w:val="1"/>
        </w:numPr>
        <w:spacing w:line="360" w:lineRule="auto"/>
        <w:ind w:left="0" w:firstLine="0"/>
        <w:outlineLvl w:val="0"/>
        <w:rPr>
          <w:ins w:id="3458" w:author="Avv. Rosario Panzariello" w:date="2026-09-18T15:34:00Z" w16du:dateUtc="2026-09-18T13:34:00Z"/>
          <w:rFonts w:ascii="Verdana" w:hAnsi="Verdana"/>
          <w:b/>
          <w:bCs/>
          <w:smallCaps/>
          <w:sz w:val="20"/>
          <w:szCs w:val="20"/>
        </w:rPr>
      </w:pPr>
      <w:ins w:id="3459" w:author="Avv. Rosario Panzariello" w:date="2026-09-15T09:39:00Z">
        <w:del w:id="3460" w:author="Avv. Rosario Panzariello" w:date="2026-09-18T15:33:00Z" w16du:dateUtc="2026-09-18T13:33:00Z">
          <w:r w:rsidRPr="00AF4D50" w:rsidDel="00562F89">
            <w:rPr>
              <w:rFonts w:ascii="Verdana" w:hAnsi="Verdana"/>
              <w:b/>
              <w:bCs/>
              <w:smallCaps/>
              <w:sz w:val="20"/>
              <w:szCs w:val="20"/>
              <w:rPrChange w:id="3461" w:author="Avv. Rosario Panzariello" w:date="2026-09-15T09:39:00Z">
                <w:rPr/>
              </w:rPrChange>
            </w:rPr>
            <w:delText>Disposizioni comuni: fatturazione, trasferimento della proprietà, consegna e ritiro</w:delText>
          </w:r>
        </w:del>
      </w:ins>
      <w:bookmarkStart w:id="3462" w:name="_Toc241317106"/>
      <w:ins w:id="3463" w:author="Avv. Rosario Panzariello" w:date="2026-09-18T15:33:00Z" w16du:dateUtc="2026-09-18T13:33:00Z">
        <w:r w:rsidR="00562F89">
          <w:rPr>
            <w:rFonts w:ascii="Verdana" w:hAnsi="Verdana"/>
            <w:b/>
            <w:bCs/>
            <w:smallCaps/>
            <w:sz w:val="20"/>
            <w:szCs w:val="20"/>
          </w:rPr>
          <w:t>Fase esecutiva verso l’Acquirente: fattu</w:t>
        </w:r>
      </w:ins>
      <w:ins w:id="3464" w:author="Avv. Rosario Panzariello" w:date="2026-09-18T15:34:00Z" w16du:dateUtc="2026-09-18T13:34:00Z">
        <w:r w:rsidR="00562F89">
          <w:rPr>
            <w:rFonts w:ascii="Verdana" w:hAnsi="Verdana"/>
            <w:b/>
            <w:bCs/>
            <w:smallCaps/>
            <w:sz w:val="20"/>
            <w:szCs w:val="20"/>
          </w:rPr>
          <w:t>razione, trasferimento della proprietà, rischio, consegna e ritiro</w:t>
        </w:r>
      </w:ins>
      <w:ins w:id="3465" w:author="Avv. Rosario Panzariello" w:date="2026-09-15T09:39:00Z">
        <w:r>
          <w:rPr>
            <w:rFonts w:ascii="Verdana" w:hAnsi="Verdana"/>
            <w:b/>
            <w:bCs/>
            <w:smallCaps/>
            <w:sz w:val="20"/>
            <w:szCs w:val="20"/>
          </w:rPr>
          <w:t>.</w:t>
        </w:r>
      </w:ins>
      <w:bookmarkStart w:id="3466" w:name="_Hlk162150737"/>
      <w:bookmarkEnd w:id="3462"/>
    </w:p>
    <w:p w14:paraId="706B798A" w14:textId="323C0CA5" w:rsidR="00997C0D" w:rsidRPr="00997C0D" w:rsidRDefault="00997C0D">
      <w:pPr>
        <w:pStyle w:val="Paragrafoelenco"/>
        <w:numPr>
          <w:ilvl w:val="1"/>
          <w:numId w:val="1"/>
        </w:numPr>
        <w:spacing w:line="360" w:lineRule="auto"/>
        <w:ind w:left="0" w:firstLine="0"/>
        <w:jc w:val="both"/>
        <w:rPr>
          <w:ins w:id="3467" w:author="Avv. Rosario Panzariello" w:date="2026-09-18T15:34:00Z" w16du:dateUtc="2026-09-18T13:34:00Z"/>
          <w:rFonts w:ascii="Verdana" w:hAnsi="Verdana"/>
          <w:sz w:val="20"/>
          <w:szCs w:val="20"/>
          <w:rPrChange w:id="3468" w:author="Avv. Rosario Panzariello" w:date="2026-09-18T15:35:00Z" w16du:dateUtc="2026-09-18T13:35:00Z">
            <w:rPr>
              <w:ins w:id="3469" w:author="Avv. Rosario Panzariello" w:date="2026-09-18T15:34:00Z" w16du:dateUtc="2026-09-18T13:34:00Z"/>
              <w:rFonts w:ascii="Verdana" w:hAnsi="Verdana"/>
              <w:b/>
              <w:bCs/>
              <w:smallCaps/>
              <w:sz w:val="20"/>
              <w:szCs w:val="20"/>
            </w:rPr>
          </w:rPrChange>
        </w:rPr>
        <w:pPrChange w:id="3470" w:author="Avv. Rosario Panzariello" w:date="2026-09-18T15:35:00Z" w16du:dateUtc="2026-09-18T13:35:00Z">
          <w:pPr>
            <w:pStyle w:val="Paragrafoelenco"/>
            <w:spacing w:line="360" w:lineRule="auto"/>
            <w:outlineLvl w:val="0"/>
          </w:pPr>
        </w:pPrChange>
      </w:pPr>
      <w:ins w:id="3471" w:author="Avv. Rosario Panzariello" w:date="2026-09-18T15:34:00Z" w16du:dateUtc="2026-09-18T13:34:00Z">
        <w:r w:rsidRPr="00997C0D">
          <w:rPr>
            <w:rFonts w:ascii="Verdana" w:hAnsi="Verdana"/>
            <w:sz w:val="20"/>
            <w:szCs w:val="20"/>
            <w:rPrChange w:id="3472" w:author="Avv. Rosario Panzariello" w:date="2026-09-18T15:35:00Z" w16du:dateUtc="2026-09-18T13:35:00Z">
              <w:rPr>
                <w:rFonts w:ascii="Verdana" w:hAnsi="Verdana"/>
                <w:b/>
                <w:bCs/>
                <w:smallCaps/>
                <w:sz w:val="20"/>
                <w:szCs w:val="20"/>
              </w:rPr>
            </w:rPrChange>
          </w:rPr>
          <w:t>Le disposizioni del presente articolo si applicano, salvo quanto diversamente previsto dalle presenti Condizioni Generali, dalle Condizioni Specifiche o dalle Condizioni particolari di vendita, a tutte le operazioni concluse tramite Fleequid, indipendentemente dal Modello di Vendita applicabile. Nell'ambito della Vendita in commissione esse si applicano altresì, per quanto compatibili, sia quando Fleequid proceda mediante Rivendita sia quando operi quale Intermediario puro ai sensi dell'art. 2.6. Restano ferme le disposizioni speciali previste dagli artt. 13, 17, 18 e 22, che prevalgono sulle disposizioni del presente articolo per quanto da esse specificamente disciplinato.</w:t>
        </w:r>
      </w:ins>
    </w:p>
    <w:p w14:paraId="6622A73B" w14:textId="40F40B95" w:rsidR="00997C0D" w:rsidRPr="00997C0D" w:rsidRDefault="00997C0D">
      <w:pPr>
        <w:pStyle w:val="Paragrafoelenco"/>
        <w:numPr>
          <w:ilvl w:val="1"/>
          <w:numId w:val="1"/>
        </w:numPr>
        <w:spacing w:line="360" w:lineRule="auto"/>
        <w:ind w:left="0" w:firstLine="0"/>
        <w:jc w:val="both"/>
        <w:rPr>
          <w:ins w:id="3473" w:author="Avv. Rosario Panzariello" w:date="2026-09-18T15:34:00Z" w16du:dateUtc="2026-09-18T13:34:00Z"/>
          <w:rFonts w:ascii="Verdana" w:hAnsi="Verdana"/>
          <w:sz w:val="20"/>
          <w:szCs w:val="20"/>
          <w:rPrChange w:id="3474" w:author="Avv. Rosario Panzariello" w:date="2026-09-18T15:35:00Z" w16du:dateUtc="2026-09-18T13:35:00Z">
            <w:rPr>
              <w:ins w:id="3475" w:author="Avv. Rosario Panzariello" w:date="2026-09-18T15:34:00Z" w16du:dateUtc="2026-09-18T13:34:00Z"/>
              <w:rFonts w:ascii="Verdana" w:hAnsi="Verdana"/>
              <w:b/>
              <w:bCs/>
              <w:smallCaps/>
              <w:sz w:val="20"/>
              <w:szCs w:val="20"/>
            </w:rPr>
          </w:rPrChange>
        </w:rPr>
        <w:pPrChange w:id="3476" w:author="Avv. Rosario Panzariello" w:date="2026-09-18T15:35:00Z" w16du:dateUtc="2026-09-18T13:35:00Z">
          <w:pPr>
            <w:pStyle w:val="Paragrafoelenco"/>
            <w:spacing w:line="360" w:lineRule="auto"/>
            <w:outlineLvl w:val="0"/>
          </w:pPr>
        </w:pPrChange>
      </w:pPr>
      <w:ins w:id="3477" w:author="Avv. Rosario Panzariello" w:date="2026-09-18T15:34:00Z" w16du:dateUtc="2026-09-18T13:34:00Z">
        <w:r w:rsidRPr="00997C0D">
          <w:rPr>
            <w:rFonts w:ascii="Verdana" w:hAnsi="Verdana"/>
            <w:sz w:val="20"/>
            <w:szCs w:val="20"/>
            <w:rPrChange w:id="3478" w:author="Avv. Rosario Panzariello" w:date="2026-09-18T15:35:00Z" w16du:dateUtc="2026-09-18T13:35:00Z">
              <w:rPr>
                <w:rFonts w:ascii="Verdana" w:hAnsi="Verdana"/>
                <w:b/>
                <w:bCs/>
                <w:smallCaps/>
                <w:sz w:val="20"/>
                <w:szCs w:val="20"/>
              </w:rPr>
            </w:rPrChange>
          </w:rPr>
          <w:t xml:space="preserve">A seguito dell'integrale adempimento dell'obbligo di pagamento dell'Acquirente ai sensi dell'art. 12.2 e dell'avvio della fase esecutiva dell'operazione, Fleequid emette nei confronti </w:t>
        </w:r>
        <w:r w:rsidRPr="00997C0D">
          <w:rPr>
            <w:rFonts w:ascii="Verdana" w:hAnsi="Verdana"/>
            <w:sz w:val="20"/>
            <w:szCs w:val="20"/>
            <w:rPrChange w:id="3479" w:author="Avv. Rosario Panzariello" w:date="2026-09-18T15:35:00Z" w16du:dateUtc="2026-09-18T13:35:00Z">
              <w:rPr>
                <w:rFonts w:ascii="Verdana" w:hAnsi="Verdana"/>
                <w:b/>
                <w:bCs/>
                <w:smallCaps/>
                <w:sz w:val="20"/>
                <w:szCs w:val="20"/>
              </w:rPr>
            </w:rPrChange>
          </w:rPr>
          <w:lastRenderedPageBreak/>
          <w:t>dell'Acquirente i documenti fiscali di propria competenza secondo il Modello di Vendita applicabile e la modalità di esecuzione prescelta. Il presente comma costituisce la disciplina di tutte le fatture e degli altri documenti fiscali emessi da Fleequid nei confronti dell'Acquirente, compresa, quando il Modello di Vendita lo richiede, la fattura relativa al Veicolo, oltre a quelle relative alle Commissioni, alle Tariffe e ai Servizi, nonché delle relative rettifiche, note di credito e riemissioni. In particolare: a) nella Vendita in commissione eseguita mediante Rivendita, Fleequid emette nei confronti dell'Acquirente la fattura relativa alla vendita del Veicolo, esponendo il Prezzo di vendita all'Acquirente nonché le Commissioni, le Tariffe, gli eventuali rimborsi spese e l'IVA ove dovuta; restano fermi gli autonomi obblighi di fatturazione del Venditore nei confronti di Fleequid previsti dall'art. 17.5; b) qualora Fleequid operi quale Intermediario puro, Fleequid emette i soli documenti fiscali relativi alle Commissioni, alle Tariffe e agli ulteriori importi ad essa spettanti, mentre la fattura relativa alla vendita del Veicolo è emessa dal Venditore nei confronti dell'Acquirente secondo quanto previsto dall'art. 17.11; c) nel Dealer Sales, Fleequid emette nei confronti dell'Acquirente la fattura relativa al Prezzo di vendita all'Acquirente, alle Tariffe, agli eventuali rimborsi spese e agli ulteriori importi applicabili, oltre all'IVA ove dovuta; resta distinto e autonomo il rapporto di fatturazione tra il Venditore e Fleequid disciplinato dall'art. 18.4. I documenti fiscali emessi nei confronti dell'Acquirente costituiscono la rappresentazione e la scomposizione, secondo la struttura della specifica operazione, delle somme già dovute in forza dell'Accordo vincolante e non costituiscono autonoma fonte dell'obbligazione né ne modificano l'ammontare, salvo errori materiali, rettifiche fiscalmente necessarie o quanto previsto in caso di Annullamento o riduzione dell'oggetto della vendita. Qualora, per effetto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Fleequid vi provvede secondo i termini previsti dalla normativa applicabile e in coordinamento con gli obblighi restitutori di cui all'art. 15. L'eventuale differimento dell'emissione della fattura o di altri documenti fiscali per esigenze amministrative, fiscali o connesse all'intervento di un Finanziatore non sospende né differisce gli obblighi di pagamento dell'Acquirente, che sorgono e divengono esigibili secondo quanto previsto dagli artt. 10, 11 e 12. Qualora, secondo le Condizioni Specifiche applicabili, il Finanziatore assuma la qualità di Acquirente, la fattura relativa alla vendita del Veicolo è emessa nei suoi confronti; la mera intestazione di un documento fiscale a un Finanziatore che non abbia assunto la qualità di Acquirente non determina, di per sé, la sostituzione dell'Acquirente originario né la sua liberazione dagli obblighi assunti.</w:t>
        </w:r>
      </w:ins>
    </w:p>
    <w:p w14:paraId="5A766543" w14:textId="59BE714D" w:rsidR="00997C0D" w:rsidRPr="00997C0D" w:rsidRDefault="00997C0D">
      <w:pPr>
        <w:pStyle w:val="Paragrafoelenco"/>
        <w:numPr>
          <w:ilvl w:val="1"/>
          <w:numId w:val="1"/>
        </w:numPr>
        <w:spacing w:line="360" w:lineRule="auto"/>
        <w:ind w:left="0" w:firstLine="0"/>
        <w:jc w:val="both"/>
        <w:rPr>
          <w:ins w:id="3480" w:author="Avv. Rosario Panzariello" w:date="2026-09-18T15:34:00Z" w16du:dateUtc="2026-09-18T13:34:00Z"/>
          <w:rFonts w:ascii="Verdana" w:hAnsi="Verdana"/>
          <w:sz w:val="20"/>
          <w:szCs w:val="20"/>
          <w:rPrChange w:id="3481" w:author="Avv. Rosario Panzariello" w:date="2026-09-18T15:35:00Z" w16du:dateUtc="2026-09-18T13:35:00Z">
            <w:rPr>
              <w:ins w:id="3482" w:author="Avv. Rosario Panzariello" w:date="2026-09-18T15:34:00Z" w16du:dateUtc="2026-09-18T13:34:00Z"/>
              <w:rFonts w:ascii="Verdana" w:hAnsi="Verdana"/>
              <w:b/>
              <w:bCs/>
              <w:smallCaps/>
              <w:sz w:val="20"/>
              <w:szCs w:val="20"/>
            </w:rPr>
          </w:rPrChange>
        </w:rPr>
        <w:pPrChange w:id="3483" w:author="Avv. Rosario Panzariello" w:date="2026-09-18T15:35:00Z" w16du:dateUtc="2026-09-18T13:35:00Z">
          <w:pPr>
            <w:pStyle w:val="Paragrafoelenco"/>
            <w:spacing w:line="360" w:lineRule="auto"/>
            <w:outlineLvl w:val="0"/>
          </w:pPr>
        </w:pPrChange>
      </w:pPr>
      <w:ins w:id="3484" w:author="Avv. Rosario Panzariello" w:date="2026-09-18T15:34:00Z" w16du:dateUtc="2026-09-18T13:34:00Z">
        <w:r w:rsidRPr="00997C0D">
          <w:rPr>
            <w:rFonts w:ascii="Verdana" w:hAnsi="Verdana"/>
            <w:sz w:val="20"/>
            <w:szCs w:val="20"/>
            <w:rPrChange w:id="3485" w:author="Avv. Rosario Panzariello" w:date="2026-09-18T15:35:00Z" w16du:dateUtc="2026-09-18T13:35:00Z">
              <w:rPr>
                <w:rFonts w:ascii="Verdana" w:hAnsi="Verdana"/>
                <w:b/>
                <w:bCs/>
                <w:smallCaps/>
                <w:sz w:val="20"/>
                <w:szCs w:val="20"/>
              </w:rPr>
            </w:rPrChange>
          </w:rPr>
          <w:t xml:space="preserve">Al ricorrere dei presupposti previsti per l'esecuzione dell'operazione, il Venditore è tenuto, entro 5 (cinque) giorni dalla richiesta di Fleequid, a compiere tutte le attività di propria competenza necessarie al trasferimento della proprietà del Veicolo secondo il Modello di Vendita e la modalità di esecuzione applicabili, nonché a trasmettere a Fleequid, all'Acquirente o al diverso soggetto indicato da Fleequid le targhe, i documenti e tutte le informazioni necessarie all'intestazione o al trasferimento del Veicolo e alla cancellazione di eventuali Gravami. Per i </w:t>
        </w:r>
        <w:r w:rsidRPr="00997C0D">
          <w:rPr>
            <w:rFonts w:ascii="Verdana" w:hAnsi="Verdana"/>
            <w:sz w:val="20"/>
            <w:szCs w:val="20"/>
            <w:rPrChange w:id="3486" w:author="Avv. Rosario Panzariello" w:date="2026-09-18T15:35:00Z" w16du:dateUtc="2026-09-18T13:35:00Z">
              <w:rPr>
                <w:rFonts w:ascii="Verdana" w:hAnsi="Verdana"/>
                <w:b/>
                <w:bCs/>
                <w:smallCaps/>
                <w:sz w:val="20"/>
                <w:szCs w:val="20"/>
              </w:rPr>
            </w:rPrChange>
          </w:rPr>
          <w:lastRenderedPageBreak/>
          <w:t>Veicoli già immatricolati in Italia il Venditore è tenuto a prestare la propria collaborazione e a compiere gli adempimenti necessari affinché il trasferimento possa essere effettuato, ove applicabile, secondo il regime previsto dalla normativa vigente per i trasferimenti a favore di operatori professionali del settore, incluso il cosiddetto "mini-passaggio". Per i Veicoli non immatricolati in Italia il Venditore provvede, ove necessario, alla de-registrazione nel Paese di provenienza e a ogni altra formalità di propria competenza necessaria a consentire il trasferimento, l'intestazione e la commerciabilità del Veicolo. Il Venditore è altresì tenuto a fornire, entro il medesimo termine o nel diverso termine ragionevolmente indicato da Fleequid, ogni ulteriore documento, dichiarazione, procura o collaborazione necessaria per il completamento delle formalità amministrative relative alla specifica operazione. Qualora gli adempimenti posti a carico del Venditore non siano completati entro il termine applicabile per causa a lui imputabile, il Venditore è tenuto a corrispondere a Fleequid una penale pari a € 150,00 (euro centocinquanta/00) per ciascun giorno di ritardo e per ciascun Veicolo interessato, sino all'integrale adempimento, fatto salvo il risarcimento del maggior danno e ogni ulteriore rimedio previsto dalle presenti Condizioni Generali.</w:t>
        </w:r>
      </w:ins>
      <w:ins w:id="3487" w:author="Avv. Rosario Panzariello" w:date="2026-09-26T11:01:00Z" w16du:dateUtc="2026-09-26T09:01:00Z">
        <w:r w:rsidR="00E8593A" w:rsidRPr="00E8593A">
          <w:t xml:space="preserve"> </w:t>
        </w:r>
        <w:r w:rsidR="00E8593A" w:rsidRPr="00E8593A">
          <w:rPr>
            <w:rFonts w:ascii="Verdana" w:hAnsi="Verdana"/>
            <w:sz w:val="20"/>
            <w:szCs w:val="20"/>
          </w:rPr>
          <w:t>Qualora la medesima condotta integri il rifiuto ingiustificato di trasferire la proprietà del Veicolo disciplinato dall'art. 8.11,</w:t>
        </w:r>
      </w:ins>
      <w:ins w:id="3488" w:author="Avv. Rosario Panzariello" w:date="2026-09-27T09:01:00Z" w16du:dateUtc="2026-09-27T07:01:00Z">
        <w:r w:rsidR="004968CB">
          <w:rPr>
            <w:rFonts w:ascii="Verdana" w:hAnsi="Verdana"/>
            <w:sz w:val="20"/>
            <w:szCs w:val="20"/>
          </w:rPr>
          <w:t xml:space="preserve"> anche per effetto del decorso del termine di diffida ivi previsto,</w:t>
        </w:r>
      </w:ins>
      <w:ins w:id="3489" w:author="Avv. Rosario Panzariello" w:date="2026-09-26T11:01:00Z" w16du:dateUtc="2026-09-26T09:01:00Z">
        <w:r w:rsidR="00E8593A" w:rsidRPr="00E8593A">
          <w:rPr>
            <w:rFonts w:ascii="Verdana" w:hAnsi="Verdana"/>
            <w:sz w:val="20"/>
            <w:szCs w:val="20"/>
          </w:rPr>
          <w:t xml:space="preserve"> trova applicazione la penale ivi prevista in luogo della penale giornaliera di cui al presente comma; gli importi eventualmente già maturati a titolo di penale giornaliera per il medesimo fatto sono imputati alla penale prevista dall'art. 8.11 e non danno luogo a duplicazione.</w:t>
        </w:r>
      </w:ins>
      <w:ins w:id="3490" w:author="Avv. Rosario Panzariello" w:date="2026-09-27T09:28:00Z" w16du:dateUtc="2026-09-27T07:28:00Z">
        <w:r w:rsidR="001D6ED2" w:rsidRPr="001D6ED2">
          <w:t xml:space="preserve"> </w:t>
        </w:r>
        <w:r w:rsidR="001D6ED2" w:rsidRPr="001D6ED2">
          <w:rPr>
            <w:rFonts w:ascii="Verdana" w:hAnsi="Verdana"/>
            <w:sz w:val="20"/>
            <w:szCs w:val="20"/>
          </w:rPr>
          <w:t>Qualora, invece, il ritardo sfoci nella mancata messa a disposizione o consegna del Veicolo seguita dall'Annullamento della vendita ai sensi dell'art. 16.9, senza integrare il rifiuto disciplinato dall'art. 8.11, la penale giornaliera prevista dal presente comma resta dovuta per il periodo già maturato e le penali previste dall'art. 16.9 si aggiungono ad essa.</w:t>
        </w:r>
      </w:ins>
    </w:p>
    <w:p w14:paraId="0B17AB96" w14:textId="5AEC87CD" w:rsidR="00997C0D" w:rsidRPr="00997C0D" w:rsidRDefault="00997C0D">
      <w:pPr>
        <w:pStyle w:val="Paragrafoelenco"/>
        <w:numPr>
          <w:ilvl w:val="1"/>
          <w:numId w:val="1"/>
        </w:numPr>
        <w:spacing w:line="360" w:lineRule="auto"/>
        <w:ind w:left="0" w:firstLine="0"/>
        <w:jc w:val="both"/>
        <w:rPr>
          <w:ins w:id="3491" w:author="Avv. Rosario Panzariello" w:date="2026-09-18T15:34:00Z" w16du:dateUtc="2026-09-18T13:34:00Z"/>
          <w:rFonts w:ascii="Verdana" w:hAnsi="Verdana"/>
          <w:sz w:val="20"/>
          <w:szCs w:val="20"/>
          <w:rPrChange w:id="3492" w:author="Avv. Rosario Panzariello" w:date="2026-09-18T15:35:00Z" w16du:dateUtc="2026-09-18T13:35:00Z">
            <w:rPr>
              <w:ins w:id="3493" w:author="Avv. Rosario Panzariello" w:date="2026-09-18T15:34:00Z" w16du:dateUtc="2026-09-18T13:34:00Z"/>
              <w:rFonts w:ascii="Verdana" w:hAnsi="Verdana"/>
              <w:b/>
              <w:bCs/>
              <w:smallCaps/>
              <w:sz w:val="20"/>
              <w:szCs w:val="20"/>
            </w:rPr>
          </w:rPrChange>
        </w:rPr>
        <w:pPrChange w:id="3494" w:author="Avv. Rosario Panzariello" w:date="2026-09-18T15:35:00Z" w16du:dateUtc="2026-09-18T13:35:00Z">
          <w:pPr>
            <w:pStyle w:val="Paragrafoelenco"/>
            <w:spacing w:line="360" w:lineRule="auto"/>
            <w:outlineLvl w:val="0"/>
          </w:pPr>
        </w:pPrChange>
      </w:pPr>
      <w:ins w:id="3495" w:author="Avv. Rosario Panzariello" w:date="2026-09-18T15:34:00Z" w16du:dateUtc="2026-09-18T13:34:00Z">
        <w:r w:rsidRPr="00CF3C71">
          <w:rPr>
            <w:rFonts w:ascii="Verdana" w:hAnsi="Verdana"/>
            <w:sz w:val="20"/>
            <w:szCs w:val="20"/>
            <w:rPrChange w:id="3496" w:author="Avv. Rosario Panzariello" w:date="2026-09-18T15:35:00Z" w16du:dateUtc="2026-09-18T13:35:00Z">
              <w:rPr>
                <w:rFonts w:ascii="Verdana" w:hAnsi="Verdana"/>
                <w:b/>
                <w:bCs/>
                <w:smallCaps/>
                <w:sz w:val="20"/>
                <w:szCs w:val="20"/>
              </w:rPr>
            </w:rPrChange>
          </w:rPr>
          <w:t>La proprietà del Veicolo si trasferisce all'Acquirente esclusivamente a seguito dell'integrale adempimento dell'obbligo di pagamento ai sensi dell'art. 12.2; nel caso delle Aste tale momento coincide con l'Aggiudicazione definitiva</w:t>
        </w:r>
        <w:r w:rsidRPr="00997C0D">
          <w:rPr>
            <w:rFonts w:ascii="Verdana" w:hAnsi="Verdana"/>
            <w:sz w:val="20"/>
            <w:szCs w:val="20"/>
            <w:rPrChange w:id="3497" w:author="Avv. Rosario Panzariello" w:date="2026-09-18T15:35:00Z" w16du:dateUtc="2026-09-18T13:35:00Z">
              <w:rPr>
                <w:rFonts w:ascii="Verdana" w:hAnsi="Verdana"/>
                <w:b/>
                <w:bCs/>
                <w:smallCaps/>
                <w:sz w:val="20"/>
                <w:szCs w:val="20"/>
              </w:rPr>
            </w:rPrChange>
          </w:rPr>
          <w:t>. Le Parti convengono espressamente</w:t>
        </w:r>
      </w:ins>
      <w:ins w:id="3498" w:author="Avv. Rosario Panzariello" w:date="2026-09-19T07:27:00Z" w16du:dateUtc="2026-09-19T05:27:00Z">
        <w:r w:rsidR="00305B6E">
          <w:rPr>
            <w:rFonts w:ascii="Verdana" w:hAnsi="Verdana"/>
            <w:sz w:val="20"/>
            <w:szCs w:val="20"/>
          </w:rPr>
          <w:t xml:space="preserve"> </w:t>
        </w:r>
      </w:ins>
      <w:ins w:id="3499" w:author="Avv. Rosario Panzariello" w:date="2026-09-18T15:34:00Z" w16du:dateUtc="2026-09-18T13:34:00Z">
        <w:r w:rsidRPr="00997C0D">
          <w:rPr>
            <w:rFonts w:ascii="Verdana" w:hAnsi="Verdana"/>
            <w:sz w:val="20"/>
            <w:szCs w:val="20"/>
            <w:rPrChange w:id="3500" w:author="Avv. Rosario Panzariello" w:date="2026-09-18T15:35:00Z" w16du:dateUtc="2026-09-18T13:35:00Z">
              <w:rPr>
                <w:rFonts w:ascii="Verdana" w:hAnsi="Verdana"/>
                <w:b/>
                <w:bCs/>
                <w:smallCaps/>
                <w:sz w:val="20"/>
                <w:szCs w:val="20"/>
              </w:rPr>
            </w:rPrChange>
          </w:rPr>
          <w:t xml:space="preserve">che l'effetto traslativo nei confronti dell'Acquirente è differito a tale momento, qualunque sia il Modello di Vendita applicabile e la modalità di esecuzione prescelta, ivi compresi i casi in cui Fleequid abbia acquistato la proprietà del Veicolo in epoca anteriore ai sensi dell'art. 18 e i casi in cui la vendita intervenga direttamente tra il Venditore e l'Acquirente quando Fleequid operi quale Intermediario puro. </w:t>
        </w:r>
      </w:ins>
      <w:commentRangeStart w:id="3501"/>
      <w:ins w:id="3502" w:author="Avv. Rosario Panzariello" w:date="2026-09-19T07:24:00Z">
        <w:r w:rsidR="002A1864" w:rsidRPr="002A1864">
          <w:rPr>
            <w:rFonts w:ascii="Verdana" w:hAnsi="Verdana"/>
            <w:sz w:val="20"/>
            <w:szCs w:val="20"/>
          </w:rPr>
          <w:t>Restano ferme le formalità di registrazione, trascrizione, immatricolazione, intestazione o gli altri adempimenti eventualmente necessari secondo la normativa applicabile.</w:t>
        </w:r>
      </w:ins>
      <w:ins w:id="3503" w:author="Avv. Rosario Panzariello" w:date="2026-09-19T07:24:00Z" w16du:dateUtc="2026-09-19T05:24:00Z">
        <w:r w:rsidR="002A1864">
          <w:rPr>
            <w:rFonts w:ascii="Verdana" w:hAnsi="Verdana"/>
            <w:sz w:val="20"/>
            <w:szCs w:val="20"/>
          </w:rPr>
          <w:t xml:space="preserve"> </w:t>
        </w:r>
      </w:ins>
      <w:commentRangeEnd w:id="3501"/>
      <w:r w:rsidR="005E0032" w:rsidRPr="00997C0D">
        <w:rPr>
          <w:rStyle w:val="Rimandocommento"/>
          <w:rFonts w:ascii="Verdana" w:hAnsi="Verdana"/>
          <w:sz w:val="20"/>
          <w:szCs w:val="20"/>
          <w:rPrChange w:id="3504" w:author="Avv. Rosario Panzariello" w:date="2026-09-18T15:35:00Z" w16du:dateUtc="2026-09-18T13:35:00Z">
            <w:rPr>
              <w:rStyle w:val="Rimandocommento"/>
              <w:rFonts w:ascii="Verdana" w:hAnsi="Verdana"/>
              <w:b/>
              <w:bCs/>
              <w:smallCaps/>
              <w:sz w:val="20"/>
              <w:szCs w:val="20"/>
            </w:rPr>
          </w:rPrChange>
        </w:rPr>
        <w:commentReference w:id="3501"/>
      </w:r>
      <w:ins w:id="3505" w:author="Avv. Rosario Panzariello" w:date="2026-09-18T15:34:00Z" w16du:dateUtc="2026-09-18T13:34:00Z">
        <w:r w:rsidRPr="00997C0D">
          <w:rPr>
            <w:rFonts w:ascii="Verdana" w:hAnsi="Verdana"/>
            <w:sz w:val="20"/>
            <w:szCs w:val="20"/>
            <w:rPrChange w:id="3506" w:author="Avv. Rosario Panzariello" w:date="2026-09-18T15:35:00Z" w16du:dateUtc="2026-09-18T13:35:00Z">
              <w:rPr>
                <w:rFonts w:ascii="Verdana" w:hAnsi="Verdana"/>
                <w:b/>
                <w:bCs/>
                <w:smallCaps/>
                <w:sz w:val="20"/>
                <w:szCs w:val="20"/>
              </w:rPr>
            </w:rPrChange>
          </w:rPr>
          <w:t>Ricevuti dal Venditore tutti i documenti, le informazioni e la collaborazione necessari ai sensi dell'art. 16.3, il soggetto tenuto al relativo adempimento secondo il Modello di Vendita applicabile e la modalità di esecuzione prescelta provvede</w:t>
        </w:r>
      </w:ins>
      <w:ins w:id="3507" w:author="Avv. Rosario Panzariello" w:date="2026-09-19T07:35:00Z" w16du:dateUtc="2026-09-19T05:35:00Z">
        <w:r w:rsidR="00852036">
          <w:rPr>
            <w:rFonts w:ascii="Verdana" w:hAnsi="Verdana"/>
            <w:sz w:val="20"/>
            <w:szCs w:val="20"/>
          </w:rPr>
          <w:t>,</w:t>
        </w:r>
      </w:ins>
      <w:ins w:id="3508" w:author="Avv. Rosario Panzariello" w:date="2026-09-18T15:34:00Z" w16du:dateUtc="2026-09-18T13:34:00Z">
        <w:r w:rsidRPr="00997C0D">
          <w:rPr>
            <w:rFonts w:ascii="Verdana" w:hAnsi="Verdana"/>
            <w:sz w:val="20"/>
            <w:szCs w:val="20"/>
            <w:rPrChange w:id="3509" w:author="Avv. Rosario Panzariello" w:date="2026-09-18T15:35:00Z" w16du:dateUtc="2026-09-18T13:35:00Z">
              <w:rPr>
                <w:rFonts w:ascii="Verdana" w:hAnsi="Verdana"/>
                <w:b/>
                <w:bCs/>
                <w:smallCaps/>
                <w:sz w:val="20"/>
                <w:szCs w:val="20"/>
              </w:rPr>
            </w:rPrChange>
          </w:rPr>
          <w:t xml:space="preserve"> entro i successivi 10 (dieci) giorni</w:t>
        </w:r>
      </w:ins>
      <w:ins w:id="3510" w:author="Avv. Rosario Panzariello" w:date="2026-09-19T07:35:00Z" w16du:dateUtc="2026-09-19T05:35:00Z">
        <w:r w:rsidR="00852036">
          <w:rPr>
            <w:rFonts w:ascii="Verdana" w:hAnsi="Verdana"/>
            <w:sz w:val="20"/>
            <w:szCs w:val="20"/>
          </w:rPr>
          <w:t>,</w:t>
        </w:r>
      </w:ins>
      <w:ins w:id="3511" w:author="Avv. Rosario Panzariello" w:date="2026-09-18T15:34:00Z" w16du:dateUtc="2026-09-18T13:34:00Z">
        <w:r w:rsidRPr="00997C0D">
          <w:rPr>
            <w:rFonts w:ascii="Verdana" w:hAnsi="Verdana"/>
            <w:sz w:val="20"/>
            <w:szCs w:val="20"/>
            <w:rPrChange w:id="3512" w:author="Avv. Rosario Panzariello" w:date="2026-09-18T15:35:00Z" w16du:dateUtc="2026-09-18T13:35:00Z">
              <w:rPr>
                <w:rFonts w:ascii="Verdana" w:hAnsi="Verdana"/>
                <w:b/>
                <w:bCs/>
                <w:smallCaps/>
                <w:sz w:val="20"/>
                <w:szCs w:val="20"/>
              </w:rPr>
            </w:rPrChange>
          </w:rPr>
          <w:t xml:space="preserve"> al compimento delle formalità necessarie </w:t>
        </w:r>
      </w:ins>
      <w:ins w:id="3513" w:author="Avv. Rosario Panzariello" w:date="2026-09-19T07:31:00Z" w16du:dateUtc="2026-09-19T05:31:00Z">
        <w:r w:rsidR="00747031" w:rsidRPr="00747031">
          <w:rPr>
            <w:rFonts w:ascii="Verdana" w:hAnsi="Verdana"/>
            <w:sz w:val="20"/>
            <w:szCs w:val="20"/>
          </w:rPr>
          <w:t>alla registrazione, trascrizione, immatricolazione o intestazione del trasferimento del</w:t>
        </w:r>
        <w:r w:rsidR="00747031">
          <w:rPr>
            <w:rFonts w:ascii="Verdana" w:hAnsi="Verdana"/>
            <w:sz w:val="20"/>
            <w:szCs w:val="20"/>
          </w:rPr>
          <w:t xml:space="preserve"> </w:t>
        </w:r>
      </w:ins>
      <w:ins w:id="3514" w:author="Avv. Rosario Panzariello" w:date="2026-09-18T15:34:00Z" w16du:dateUtc="2026-09-18T13:34:00Z">
        <w:r w:rsidRPr="00997C0D">
          <w:rPr>
            <w:rFonts w:ascii="Verdana" w:hAnsi="Verdana"/>
            <w:sz w:val="20"/>
            <w:szCs w:val="20"/>
            <w:rPrChange w:id="3515" w:author="Avv. Rosario Panzariello" w:date="2026-09-18T15:35:00Z" w16du:dateUtc="2026-09-18T13:35:00Z">
              <w:rPr>
                <w:rFonts w:ascii="Verdana" w:hAnsi="Verdana"/>
                <w:b/>
                <w:bCs/>
                <w:smallCaps/>
                <w:sz w:val="20"/>
                <w:szCs w:val="20"/>
              </w:rPr>
            </w:rPrChange>
          </w:rPr>
          <w:t xml:space="preserve">Veicolo in capo all'Acquirente, salvo che la normativa applicabile, la natura dell'operazione o le Condizioni Specifiche richiedano una diversa sequenza o tempistica; quando Fleequid opera quale Intermediario puro tale termine si applica al Venditore, salvo il diverso </w:t>
        </w:r>
        <w:r w:rsidRPr="00997C0D">
          <w:rPr>
            <w:rFonts w:ascii="Verdana" w:hAnsi="Verdana"/>
            <w:sz w:val="20"/>
            <w:szCs w:val="20"/>
            <w:rPrChange w:id="3516" w:author="Avv. Rosario Panzariello" w:date="2026-09-18T15:35:00Z" w16du:dateUtc="2026-09-18T13:35:00Z">
              <w:rPr>
                <w:rFonts w:ascii="Verdana" w:hAnsi="Verdana"/>
                <w:b/>
                <w:bCs/>
                <w:smallCaps/>
                <w:sz w:val="20"/>
                <w:szCs w:val="20"/>
              </w:rPr>
            </w:rPrChange>
          </w:rPr>
          <w:lastRenderedPageBreak/>
          <w:t>termine eventualmente previsto dalle Condizioni particolari di vendita in ragione dell'operazione, del Paese, della documentazione o della natura del Veicolo.</w:t>
        </w:r>
      </w:ins>
      <w:ins w:id="3517" w:author="Avv. Rosario Panzariello" w:date="2026-09-27T09:30:00Z" w16du:dateUtc="2026-09-27T07:30:00Z">
        <w:r w:rsidR="00613C69" w:rsidRPr="00613C69">
          <w:t xml:space="preserve"> </w:t>
        </w:r>
        <w:r w:rsidR="00613C69" w:rsidRPr="00613C69">
          <w:rPr>
            <w:rFonts w:ascii="Verdana" w:hAnsi="Verdana"/>
            <w:sz w:val="20"/>
            <w:szCs w:val="20"/>
          </w:rPr>
          <w:t>Quando Fleequid opera quale Intermediario puro, gli adempimenti del Venditore si articolano pertanto in due fasi successive: a) entro il termine di 5 (cinque) giorni previsto dall'art. 16.3, il Venditore fornisce i documenti, le dichiarazioni, le procure e la collaborazione necessari all'avvio delle formalità, con applicazione, in caso di ritardo, della penale prevista dal medesimo art. 16.3; b) entro i successivi 10 (dieci) giorni, decorrenti dal momento in cui ne sussistono i presupposti, il Venditore completa le formalità di trasferimento; in caso di ritardo imputabile al Venditore oltre tale termine, si applica la medesima penale di € 150,00 (euro centocinquanta/00) per ciascun giorno di ritardo e per ciascun Veicolo interessato, secondo il coordinamento previsto dall'art. 16.3 con gli artt. 8.11 e 16.9. La penale relativa alla seconda fase non matura per i giorni per i quali sia già maturata la penale relativa alla prima fase.</w:t>
        </w:r>
      </w:ins>
      <w:ins w:id="3518" w:author="Avv. Rosario Panzariello" w:date="2026-09-18T15:34:00Z" w16du:dateUtc="2026-09-18T13:34:00Z">
        <w:r w:rsidRPr="00997C0D">
          <w:rPr>
            <w:rFonts w:ascii="Verdana" w:hAnsi="Verdana"/>
            <w:sz w:val="20"/>
            <w:szCs w:val="20"/>
            <w:rPrChange w:id="3519" w:author="Avv. Rosario Panzariello" w:date="2026-09-18T15:35:00Z" w16du:dateUtc="2026-09-18T13:35:00Z">
              <w:rPr>
                <w:rFonts w:ascii="Verdana" w:hAnsi="Verdana"/>
                <w:b/>
                <w:bCs/>
                <w:smallCaps/>
                <w:sz w:val="20"/>
                <w:szCs w:val="20"/>
              </w:rPr>
            </w:rPrChange>
          </w:rPr>
          <w:t xml:space="preserve"> L'Acquirente prende atto che il trasferimento e la circolazione del Veicolo possono richiedere il completamento di formalità di registrazione, trascrizione, immatricolazione o analoghi adempimenti previsti dalla normativa applicabile nel Paese interessato e che, in via ordinaria, il ritiro del Veicolo può avvenire soltanto dopo il completamento delle formalità necessarie. In via eccezionale, per comprovate esigenze operative o su richiesta dell'Acquirente accettata da Fleequid, Fleequid può autorizzare il ritiro anticipato del Veicolo prima del completamento delle predette formalità. In tale ipotesi l'Acquirente: a) manleva e tiene indenne Fleequid, nonché gli eventuali soggetti ai quali il Veicolo risulti ancora formalmente intestato, da qualsiasi conseguenza amministrativa, fiscale, patrimoniale, sanzionatoria o di altra natura derivante dalla detenzione, dall'utilizzo o dalla circolazione del Veicolo prima del completamento delle formalità, fatto salvo quanto inderogabilmente imputabile al soggetto che invochi la manleva; b) si obbliga a compiere e a prestare ogni collaborazione necessaria affinché le formalità di definitiva registrazione, intestazione o trasferimento siano completate entro 5 (cinque) giorni dal ritiro anticipato, salvo diverso termine espressamente comunicato per iscritto da Fleequid; c) si obbliga a trasmettere a Fleequid idonea prova documentale dell'avvenuto compimento o deposito delle formalità entro 1 (un) giorno dalla disponibilità del relativo documento o riscontro dell'autorità competente. In caso di ritardo imputabile all'Acquirente oltre il termine di cui alla lett. b), questi è tenuto a corrispondere a Fleequid una penale pari a € 150,00 (euro centocinquanta/00) per ciascun giorno di ritardo e per ciascun Veicolo interessato, sino al completamento degli adempimenti, fatto salvo il risarcimento del maggior danno. Qualora il ritardo ecceda 30 (trenta) giorni, Fleequid può avvalersi degli ulteriori rimedi previsti dalle presenti Condizioni Generali e dalla legge, ivi compresa, ove giuridicamente e materialmente praticabile, la facoltà di promuovere presso le competenti autorità le iniziative necessarie per ottenere l'intestazione del Veicolo in capo al soggetto tenuto, con addebito a quest'ultimo delle relative spese, oneri e costi, ferme le penali già maturate. Nelle operazioni assistite da una Soluzione di finanziamento la sequenza degli adempimenti di intestazione, fatturazione, pagamento, trasferimento della proprietà e consegna può differire da quella ordinaria secondo quanto previsto dall'art. 22 e dalle Condizioni Specifiche </w:t>
        </w:r>
        <w:r w:rsidRPr="00997C0D">
          <w:rPr>
            <w:rFonts w:ascii="Verdana" w:hAnsi="Verdana"/>
            <w:sz w:val="20"/>
            <w:szCs w:val="20"/>
            <w:rPrChange w:id="3520" w:author="Avv. Rosario Panzariello" w:date="2026-09-18T15:35:00Z" w16du:dateUtc="2026-09-18T13:35:00Z">
              <w:rPr>
                <w:rFonts w:ascii="Verdana" w:hAnsi="Verdana"/>
                <w:b/>
                <w:bCs/>
                <w:smallCaps/>
                <w:sz w:val="20"/>
                <w:szCs w:val="20"/>
              </w:rPr>
            </w:rPrChange>
          </w:rPr>
          <w:lastRenderedPageBreak/>
          <w:t>applicabili</w:t>
        </w:r>
      </w:ins>
      <w:ins w:id="3521" w:author="Avv. Rosario Panzariello" w:date="2026-09-19T07:32:00Z" w16du:dateUtc="2026-09-19T05:32:00Z">
        <w:r w:rsidR="00DC4004" w:rsidRPr="00DC4004">
          <w:t xml:space="preserve"> </w:t>
        </w:r>
      </w:ins>
      <w:ins w:id="3522" w:author="Avv. Rosario Panzariello" w:date="2026-09-19T07:32:00Z">
        <w:r w:rsidR="00DC4004" w:rsidRPr="00DC4004">
          <w:rPr>
            <w:rFonts w:ascii="Verdana" w:hAnsi="Verdana"/>
            <w:sz w:val="20"/>
            <w:szCs w:val="20"/>
          </w:rPr>
          <w:t xml:space="preserve">, </w:t>
        </w:r>
        <w:r w:rsidR="00DC4004" w:rsidRPr="00DC4004">
          <w:rPr>
            <w:rFonts w:ascii="Verdana" w:hAnsi="Verdana"/>
            <w:sz w:val="20"/>
            <w:szCs w:val="20"/>
            <w:rPrChange w:id="3523" w:author="Avv. Rosario Panzariello" w:date="2026-09-19T07:32:00Z" w16du:dateUtc="2026-09-19T05:32:00Z">
              <w:rPr>
                <w:rFonts w:ascii="Verdana" w:hAnsi="Verdana"/>
                <w:b/>
                <w:bCs/>
                <w:sz w:val="20"/>
                <w:szCs w:val="20"/>
              </w:rPr>
            </w:rPrChange>
          </w:rPr>
          <w:t>fermo il criterio di trasferimento della proprietà stabilito dal presente comma e quanto previsto dall'art. 22.6</w:t>
        </w:r>
      </w:ins>
      <w:ins w:id="3524" w:author="Avv. Rosario Panzariello" w:date="2026-09-18T15:34:00Z" w16du:dateUtc="2026-09-18T13:34:00Z">
        <w:r w:rsidRPr="00997C0D">
          <w:rPr>
            <w:rFonts w:ascii="Verdana" w:hAnsi="Verdana"/>
            <w:sz w:val="20"/>
            <w:szCs w:val="20"/>
            <w:rPrChange w:id="3525" w:author="Avv. Rosario Panzariello" w:date="2026-09-18T15:35:00Z" w16du:dateUtc="2026-09-18T13:35:00Z">
              <w:rPr>
                <w:rFonts w:ascii="Verdana" w:hAnsi="Verdana"/>
                <w:b/>
                <w:bCs/>
                <w:smallCaps/>
                <w:sz w:val="20"/>
                <w:szCs w:val="20"/>
              </w:rPr>
            </w:rPrChange>
          </w:rPr>
          <w:t>; il compimento anticipato di adempimenti documentali o di intestazione in favore del Finanziatore non determina, di per sé, il trasferimento della proprietà né, nel caso delle Aste, l'Aggiudicazione definitiva.</w:t>
        </w:r>
      </w:ins>
    </w:p>
    <w:p w14:paraId="261E50B7" w14:textId="01C98F8B" w:rsidR="00997C0D" w:rsidRPr="00997C0D" w:rsidRDefault="00997C0D">
      <w:pPr>
        <w:pStyle w:val="Paragrafoelenco"/>
        <w:numPr>
          <w:ilvl w:val="1"/>
          <w:numId w:val="1"/>
        </w:numPr>
        <w:spacing w:line="360" w:lineRule="auto"/>
        <w:ind w:left="0" w:firstLine="0"/>
        <w:jc w:val="both"/>
        <w:rPr>
          <w:ins w:id="3526" w:author="Avv. Rosario Panzariello" w:date="2026-09-18T15:34:00Z" w16du:dateUtc="2026-09-18T13:34:00Z"/>
          <w:rFonts w:ascii="Verdana" w:hAnsi="Verdana"/>
          <w:sz w:val="20"/>
          <w:szCs w:val="20"/>
          <w:rPrChange w:id="3527" w:author="Avv. Rosario Panzariello" w:date="2026-09-18T15:35:00Z" w16du:dateUtc="2026-09-18T13:35:00Z">
            <w:rPr>
              <w:ins w:id="3528" w:author="Avv. Rosario Panzariello" w:date="2026-09-18T15:34:00Z" w16du:dateUtc="2026-09-18T13:34:00Z"/>
              <w:rFonts w:ascii="Verdana" w:hAnsi="Verdana"/>
              <w:b/>
              <w:bCs/>
              <w:smallCaps/>
              <w:sz w:val="20"/>
              <w:szCs w:val="20"/>
            </w:rPr>
          </w:rPrChange>
        </w:rPr>
        <w:pPrChange w:id="3529" w:author="Avv. Rosario Panzariello" w:date="2026-09-18T15:35:00Z" w16du:dateUtc="2026-09-18T13:35:00Z">
          <w:pPr>
            <w:pStyle w:val="Paragrafoelenco"/>
            <w:spacing w:line="360" w:lineRule="auto"/>
            <w:outlineLvl w:val="0"/>
          </w:pPr>
        </w:pPrChange>
      </w:pPr>
      <w:ins w:id="3530" w:author="Avv. Rosario Panzariello" w:date="2026-09-18T15:34:00Z" w16du:dateUtc="2026-09-18T13:34:00Z">
        <w:r w:rsidRPr="00997C0D">
          <w:rPr>
            <w:rFonts w:ascii="Verdana" w:hAnsi="Verdana"/>
            <w:sz w:val="20"/>
            <w:szCs w:val="20"/>
            <w:rPrChange w:id="3531" w:author="Avv. Rosario Panzariello" w:date="2026-09-18T15:35:00Z" w16du:dateUtc="2026-09-18T13:35:00Z">
              <w:rPr>
                <w:rFonts w:ascii="Verdana" w:hAnsi="Verdana"/>
                <w:b/>
                <w:bCs/>
                <w:smallCaps/>
                <w:sz w:val="20"/>
                <w:szCs w:val="20"/>
              </w:rPr>
            </w:rPrChange>
          </w:rPr>
          <w:t>Il rischio del perimento e del deterioramento del Veicolo passa all'Acquirente nel momento in cui, dopo l'integrale adempimento dell'obbligo di pagamento ai sensi dell'art. 12.2, il Veicolo è effettivamente messo a sua disposizione per il ritiro mediante la comunicazione di cui all'art. 16.6. Qualora il Veicolo risulti già disponibile per il ritiro al momento dell'integrale pagamento, la proprietà e il rischio si trasferiscono contestualmente a tale momento</w:t>
        </w:r>
      </w:ins>
      <w:ins w:id="3532" w:author="Avv. Rosario Panzariello" w:date="2026-09-20T07:01:00Z" w16du:dateUtc="2026-09-20T05:01:00Z">
        <w:r w:rsidR="00A66E96">
          <w:rPr>
            <w:rFonts w:ascii="Verdana" w:hAnsi="Verdana"/>
            <w:sz w:val="20"/>
            <w:szCs w:val="20"/>
          </w:rPr>
          <w:t>, salvo quanto previsto dall’art. 16.4 in caso di ritiro anticipato autorizzato</w:t>
        </w:r>
      </w:ins>
      <w:ins w:id="3533" w:author="Avv. Rosario Panzariello" w:date="2026-09-18T15:34:00Z" w16du:dateUtc="2026-09-18T13:34:00Z">
        <w:r w:rsidRPr="00997C0D">
          <w:rPr>
            <w:rFonts w:ascii="Verdana" w:hAnsi="Verdana"/>
            <w:sz w:val="20"/>
            <w:szCs w:val="20"/>
            <w:rPrChange w:id="3534" w:author="Avv. Rosario Panzariello" w:date="2026-09-18T15:35:00Z" w16du:dateUtc="2026-09-18T13:35:00Z">
              <w:rPr>
                <w:rFonts w:ascii="Verdana" w:hAnsi="Verdana"/>
                <w:b/>
                <w:bCs/>
                <w:smallCaps/>
                <w:sz w:val="20"/>
                <w:szCs w:val="20"/>
              </w:rPr>
            </w:rPrChange>
          </w:rPr>
          <w:t>. Fino al passaggio del rischio</w:t>
        </w:r>
      </w:ins>
      <w:ins w:id="3535" w:author="Avv. Rosario Panzariello" w:date="2026-09-19T07:39:00Z" w16du:dateUtc="2026-09-19T05:39:00Z">
        <w:r w:rsidR="00C84D42">
          <w:rPr>
            <w:rFonts w:ascii="Verdana" w:hAnsi="Verdana"/>
            <w:sz w:val="20"/>
            <w:szCs w:val="20"/>
          </w:rPr>
          <w:t xml:space="preserve"> all’Acquirente</w:t>
        </w:r>
      </w:ins>
      <w:ins w:id="3536" w:author="Avv. Rosario Panzariello" w:date="2026-09-18T15:34:00Z" w16du:dateUtc="2026-09-18T13:34:00Z">
        <w:r w:rsidRPr="00997C0D">
          <w:rPr>
            <w:rFonts w:ascii="Verdana" w:hAnsi="Verdana"/>
            <w:sz w:val="20"/>
            <w:szCs w:val="20"/>
            <w:rPrChange w:id="3537" w:author="Avv. Rosario Panzariello" w:date="2026-09-18T15:35:00Z" w16du:dateUtc="2026-09-18T13:35:00Z">
              <w:rPr>
                <w:rFonts w:ascii="Verdana" w:hAnsi="Verdana"/>
                <w:b/>
                <w:bCs/>
                <w:smallCaps/>
                <w:sz w:val="20"/>
                <w:szCs w:val="20"/>
              </w:rPr>
            </w:rPrChange>
          </w:rPr>
          <w:t xml:space="preserve">, questo resta a carico del soggetto che, secondo il Modello di Vendita applicabile e la modalità di esecuzione prescelta, </w:t>
        </w:r>
      </w:ins>
      <w:ins w:id="3538" w:author="Avv. Rosario Panzariello" w:date="2026-09-19T07:40:00Z" w16du:dateUtc="2026-09-19T05:40:00Z">
        <w:r w:rsidR="005442A1" w:rsidRPr="005442A1">
          <w:rPr>
            <w:rFonts w:ascii="Verdana" w:hAnsi="Verdana"/>
            <w:sz w:val="20"/>
            <w:szCs w:val="20"/>
          </w:rPr>
          <w:t>conserva la detenzione o la disponibilità materiale del Veicolo, anche qualora la proprietà si sia già trasferita all'Acquirente ai sensi dell'art. 16.4</w:t>
        </w:r>
      </w:ins>
      <w:ins w:id="3539" w:author="Avv. Rosario Panzariello" w:date="2026-09-18T15:34:00Z" w16du:dateUtc="2026-09-18T13:34:00Z">
        <w:r w:rsidRPr="00997C0D">
          <w:rPr>
            <w:rFonts w:ascii="Verdana" w:hAnsi="Verdana"/>
            <w:sz w:val="20"/>
            <w:szCs w:val="20"/>
            <w:rPrChange w:id="3540" w:author="Avv. Rosario Panzariello" w:date="2026-09-18T15:35:00Z" w16du:dateUtc="2026-09-18T13:35:00Z">
              <w:rPr>
                <w:rFonts w:ascii="Verdana" w:hAnsi="Verdana"/>
                <w:b/>
                <w:bCs/>
                <w:smallCaps/>
                <w:sz w:val="20"/>
                <w:szCs w:val="20"/>
              </w:rPr>
            </w:rPrChange>
          </w:rPr>
          <w:t>, secondo quanto previsto dagli artt. 13.9, 17 e 18.6. Decorso inutilmente il termine di ritiro previsto dall'art. 16.7, l'Acquirente sopporta convenzionalmente, nei limiti consentiti dalla legge, i rischi, i costi e gli oneri conseguenti al mancato ritiro. La messa a disposizione del Veicolo per il ritiro non costituisce di per sé costituzione in mora del creditore ai sensi dell'art. 1206 c.c.; resta impregiudicata la facoltà di Fleequid e del Venditore di avvalersi della disciplina legale della mora del creditore quando occorra produrne gli effetti specifici.</w:t>
        </w:r>
      </w:ins>
    </w:p>
    <w:p w14:paraId="740B514C" w14:textId="41430BD6" w:rsidR="00997C0D" w:rsidRPr="00997C0D" w:rsidRDefault="00997C0D">
      <w:pPr>
        <w:pStyle w:val="Paragrafoelenco"/>
        <w:numPr>
          <w:ilvl w:val="1"/>
          <w:numId w:val="1"/>
        </w:numPr>
        <w:spacing w:line="360" w:lineRule="auto"/>
        <w:ind w:left="0" w:firstLine="0"/>
        <w:jc w:val="both"/>
        <w:rPr>
          <w:ins w:id="3541" w:author="Avv. Rosario Panzariello" w:date="2026-09-18T15:34:00Z" w16du:dateUtc="2026-09-18T13:34:00Z"/>
          <w:rFonts w:ascii="Verdana" w:hAnsi="Verdana"/>
          <w:sz w:val="20"/>
          <w:szCs w:val="20"/>
          <w:rPrChange w:id="3542" w:author="Avv. Rosario Panzariello" w:date="2026-09-18T15:35:00Z" w16du:dateUtc="2026-09-18T13:35:00Z">
            <w:rPr>
              <w:ins w:id="3543" w:author="Avv. Rosario Panzariello" w:date="2026-09-18T15:34:00Z" w16du:dateUtc="2026-09-18T13:34:00Z"/>
              <w:rFonts w:ascii="Verdana" w:hAnsi="Verdana"/>
              <w:b/>
              <w:bCs/>
              <w:smallCaps/>
              <w:sz w:val="20"/>
              <w:szCs w:val="20"/>
            </w:rPr>
          </w:rPrChange>
        </w:rPr>
        <w:pPrChange w:id="3544" w:author="Avv. Rosario Panzariello" w:date="2026-09-18T15:35:00Z" w16du:dateUtc="2026-09-18T13:35:00Z">
          <w:pPr>
            <w:pStyle w:val="Paragrafoelenco"/>
            <w:spacing w:line="360" w:lineRule="auto"/>
            <w:outlineLvl w:val="0"/>
          </w:pPr>
        </w:pPrChange>
      </w:pPr>
      <w:ins w:id="3545" w:author="Avv. Rosario Panzariello" w:date="2026-09-18T15:34:00Z" w16du:dateUtc="2026-09-18T13:34:00Z">
        <w:r w:rsidRPr="00997C0D">
          <w:rPr>
            <w:rFonts w:ascii="Verdana" w:hAnsi="Verdana"/>
            <w:sz w:val="20"/>
            <w:szCs w:val="20"/>
            <w:rPrChange w:id="3546" w:author="Avv. Rosario Panzariello" w:date="2026-09-18T15:35:00Z" w16du:dateUtc="2026-09-18T13:35:00Z">
              <w:rPr>
                <w:rFonts w:ascii="Verdana" w:hAnsi="Verdana"/>
                <w:b/>
                <w:bCs/>
                <w:smallCaps/>
                <w:sz w:val="20"/>
                <w:szCs w:val="20"/>
              </w:rPr>
            </w:rPrChange>
          </w:rPr>
          <w:t>Salvo quanto diversamente previsto dalle Condizioni particolari di vendita, dalle Condizioni Specifiche o da diverso accordo applicabile alla specifica operazione, la consegna del Veicolo avviene presso la sede del Venditore ovvero presso la diversa sede indicata da Fleequid nella comunicazione di messa a disposizione per il ritiro, secondo la resa EXW — Incoterms® 2020, ove applicabile</w:t>
        </w:r>
      </w:ins>
      <w:ins w:id="3547" w:author="Avv. Rosario Panzariello" w:date="2026-09-19T07:33:00Z" w16du:dateUtc="2026-09-19T05:33:00Z">
        <w:r w:rsidR="00A058E8">
          <w:rPr>
            <w:rFonts w:ascii="Verdana" w:hAnsi="Verdana"/>
            <w:sz w:val="20"/>
            <w:szCs w:val="20"/>
          </w:rPr>
          <w:t xml:space="preserve">, </w:t>
        </w:r>
        <w:r w:rsidR="00CC4D7F" w:rsidRPr="00CC4D7F">
          <w:rPr>
            <w:rFonts w:ascii="Verdana" w:hAnsi="Verdana"/>
            <w:sz w:val="20"/>
            <w:szCs w:val="20"/>
          </w:rPr>
          <w:t>ferma in ogni caso la specifica disciplina del passaggio del rischio prevista dall'art. 16.5</w:t>
        </w:r>
      </w:ins>
      <w:ins w:id="3548" w:author="Avv. Rosario Panzariello" w:date="2026-09-18T15:34:00Z" w16du:dateUtc="2026-09-18T13:34:00Z">
        <w:r w:rsidRPr="00997C0D">
          <w:rPr>
            <w:rFonts w:ascii="Verdana" w:hAnsi="Verdana"/>
            <w:sz w:val="20"/>
            <w:szCs w:val="20"/>
            <w:rPrChange w:id="3549" w:author="Avv. Rosario Panzariello" w:date="2026-09-18T15:35:00Z" w16du:dateUtc="2026-09-18T13:35:00Z">
              <w:rPr>
                <w:rFonts w:ascii="Verdana" w:hAnsi="Verdana"/>
                <w:b/>
                <w:bCs/>
                <w:smallCaps/>
                <w:sz w:val="20"/>
                <w:szCs w:val="20"/>
              </w:rPr>
            </w:rPrChange>
          </w:rPr>
          <w:t xml:space="preserve">. L'Acquirente può procedere al ritiro del Veicolo esclusivamente a seguito della comunicazione di Fleequid che ne confermi la messa a disposizione per la consegna, salvo che Fleequid abbia espressamente autorizzato per iscritto una diversa modalità o tempistica. La comunicazione di messa a disposizione è effettuata secondo le modalità previste dall'art. 24, attesta che, per quanto di competenza di Fleequid e salvo gli adempimenti eventualmente posti a carico dell'Acquirente, il Veicolo è disponibile per la consegna e costituisce formale richiesta all'Acquirente di prenderlo in consegna. </w:t>
        </w:r>
      </w:ins>
      <w:ins w:id="3550" w:author="Avv. Rosario Panzariello" w:date="2026-09-19T07:34:00Z" w16du:dateUtc="2026-09-19T05:34:00Z">
        <w:r w:rsidR="00960C88" w:rsidRPr="00960C88">
          <w:rPr>
            <w:rFonts w:ascii="Verdana" w:hAnsi="Verdana"/>
            <w:sz w:val="20"/>
            <w:szCs w:val="20"/>
          </w:rPr>
          <w:t>Il Veicolo è ordinariamente reso disponibile per il ritiro</w:t>
        </w:r>
      </w:ins>
      <w:ins w:id="3551" w:author="Avv. Rosario Panzariello" w:date="2026-09-18T15:34:00Z" w16du:dateUtc="2026-09-18T13:34:00Z">
        <w:r w:rsidRPr="00997C0D">
          <w:rPr>
            <w:rFonts w:ascii="Verdana" w:hAnsi="Verdana"/>
            <w:sz w:val="20"/>
            <w:szCs w:val="20"/>
            <w:rPrChange w:id="3552" w:author="Avv. Rosario Panzariello" w:date="2026-09-18T15:35:00Z" w16du:dateUtc="2026-09-18T13:35:00Z">
              <w:rPr>
                <w:rFonts w:ascii="Verdana" w:hAnsi="Verdana"/>
                <w:b/>
                <w:bCs/>
                <w:smallCaps/>
                <w:sz w:val="20"/>
                <w:szCs w:val="20"/>
              </w:rPr>
            </w:rPrChange>
          </w:rPr>
          <w:t xml:space="preserve"> entro 30 (trenta) giorni dall'integrale adempimento dell'obbligo di pagamento dell'Acquirente ai sensi dell'art. 12.2 ovvero, qualora per l'esecuzione dell'operazione siano necessari documenti, formalità o adempimenti posti a carico del Venditore, dell'Acquirente, di un Finanziatore o di terzi, non appena tali adempimenti consentano ragionevolmente di procedere alla consegna. L'Acquirente riconosce e accetta che i termini previsti per la messa a disposizione e la consegna del Veicolo sono indicativi e non costituiscono termini essenziali ai sensi dell'art. 1457 c.c., salvo che Fleequid ne abbia espressamente riconosciuto per iscritto il carattere essenziale per la specifica operazione; salvo tale espressa previsione, l'utilizzo nelle comunicazioni, nell'Inserzione </w:t>
        </w:r>
        <w:r w:rsidRPr="00997C0D">
          <w:rPr>
            <w:rFonts w:ascii="Verdana" w:hAnsi="Verdana"/>
            <w:sz w:val="20"/>
            <w:szCs w:val="20"/>
            <w:rPrChange w:id="3553" w:author="Avv. Rosario Panzariello" w:date="2026-09-18T15:35:00Z" w16du:dateUtc="2026-09-18T13:35:00Z">
              <w:rPr>
                <w:rFonts w:ascii="Verdana" w:hAnsi="Verdana"/>
                <w:b/>
                <w:bCs/>
                <w:smallCaps/>
                <w:sz w:val="20"/>
                <w:szCs w:val="20"/>
              </w:rPr>
            </w:rPrChange>
          </w:rPr>
          <w:lastRenderedPageBreak/>
          <w:t>o negli altri documenti dell'operazione di espressioni quali «entro», «entro e non oltre», «consegna prevista entro» o equivalenti non attribuisce di per sé carattere essenziale o perentorio al termine indicato. Salvo quanto inderogabilmente previsto dalla legge e fatti salvi il dolo o la colpa grave di Fleequid, Fleequid non risponde del ritardo o della mancata consegna nella misura in cui essi derivino da fatti ad essa non imputabili, ivi compresi, a titolo esemplificativo e non esaustivo: a) dati, documenti o informazioni mancanti, inesatti o tardivamente forniti dall'Acquirente, dal Venditore o da altri soggetti coinvolti nell'operazione; b) ritardo, mancata collaborazione, indisponibilità del Veicolo o altro inadempimento del Venditore; c) ritardi o impedimenti relativi a formalità amministrative, registrazioni, trascrizioni, immatricolazioni, cancellazioni di Gravami o adempimenti presso pubbliche autorità o registri; d) scioperi, interruzioni di energia o di servizi essenziali, calamità naturali, provvedimenti dell'autorità, difficoltà o interruzioni nei trasporti, disordini, eventi bellici o terroristici e altre cause di forza maggiore; e) ritardi imputabili a spedizionieri, trasportatori, fornitori, subfornitori o altri terzi incaricati, purché non derivanti da dolo o colpa grave di Fleequid nella loro selezione o gestione; f) nelle operazioni assistite da una Soluzione di finanziamento, ritardi o impedimenti dipendenti dal Finanziatore o dalla sequenza degli adempimenti prevista dalle relative Condizioni Specifiche. Nei predetti casi il superamento dei termini indicativi di consegna non attribuisce all'Acquirente diritto a indennizzi o risarcimenti nei confronti di Fleequid, nei limiti consentiti dalla legge e fermo quanto previsto dalle presenti Condizioni Generali in caso di inadempimento imputabile ad altro soggetto.</w:t>
        </w:r>
      </w:ins>
    </w:p>
    <w:p w14:paraId="713AC220" w14:textId="2E27EFA3" w:rsidR="00997C0D" w:rsidRPr="00997C0D" w:rsidRDefault="00997C0D">
      <w:pPr>
        <w:pStyle w:val="Paragrafoelenco"/>
        <w:numPr>
          <w:ilvl w:val="1"/>
          <w:numId w:val="1"/>
        </w:numPr>
        <w:spacing w:line="360" w:lineRule="auto"/>
        <w:ind w:left="0" w:firstLine="0"/>
        <w:jc w:val="both"/>
        <w:rPr>
          <w:ins w:id="3554" w:author="Avv. Rosario Panzariello" w:date="2026-09-18T15:34:00Z" w16du:dateUtc="2026-09-18T13:34:00Z"/>
          <w:rFonts w:ascii="Verdana" w:hAnsi="Verdana"/>
          <w:sz w:val="20"/>
          <w:szCs w:val="20"/>
          <w:rPrChange w:id="3555" w:author="Avv. Rosario Panzariello" w:date="2026-09-18T15:35:00Z" w16du:dateUtc="2026-09-18T13:35:00Z">
            <w:rPr>
              <w:ins w:id="3556" w:author="Avv. Rosario Panzariello" w:date="2026-09-18T15:34:00Z" w16du:dateUtc="2026-09-18T13:34:00Z"/>
              <w:rFonts w:ascii="Verdana" w:hAnsi="Verdana"/>
              <w:b/>
              <w:bCs/>
              <w:smallCaps/>
              <w:sz w:val="20"/>
              <w:szCs w:val="20"/>
            </w:rPr>
          </w:rPrChange>
        </w:rPr>
        <w:pPrChange w:id="3557" w:author="Avv. Rosario Panzariello" w:date="2026-09-18T15:35:00Z" w16du:dateUtc="2026-09-18T13:35:00Z">
          <w:pPr>
            <w:pStyle w:val="Paragrafoelenco"/>
            <w:spacing w:line="360" w:lineRule="auto"/>
            <w:outlineLvl w:val="0"/>
          </w:pPr>
        </w:pPrChange>
      </w:pPr>
      <w:ins w:id="3558" w:author="Avv. Rosario Panzariello" w:date="2026-09-18T15:34:00Z" w16du:dateUtc="2026-09-18T13:34:00Z">
        <w:r w:rsidRPr="00997C0D">
          <w:rPr>
            <w:rFonts w:ascii="Verdana" w:hAnsi="Verdana"/>
            <w:sz w:val="20"/>
            <w:szCs w:val="20"/>
            <w:rPrChange w:id="3559" w:author="Avv. Rosario Panzariello" w:date="2026-09-18T15:35:00Z" w16du:dateUtc="2026-09-18T13:35:00Z">
              <w:rPr>
                <w:rFonts w:ascii="Verdana" w:hAnsi="Verdana"/>
                <w:b/>
                <w:bCs/>
                <w:smallCaps/>
                <w:sz w:val="20"/>
                <w:szCs w:val="20"/>
              </w:rPr>
            </w:rPrChange>
          </w:rPr>
          <w:t>A seguito della comunicazione di messa a disposizione del Veicolo per la consegna, l'Acquirente è tenuto a provvedere al ritiro entro 10 (dieci) giorni, secondo le modalità, nel luogo e negli orari indicati da Fleequid, salvo diverso termine espressamente comunicato per iscritto o previsto dalle Condizioni particolari di vendita. Decorso inutilmente il predetto termine per causa imputabile all'Acquirente, questi è tenuto a corrispondere a Fleequid una penale pari a € 50,00 (euro cinquanta/00) per ciascun giorno di ritardo e per ciascun Veicolo, sino all'effettivo ritiro</w:t>
        </w:r>
      </w:ins>
      <w:ins w:id="3560" w:author="Avv. Rosario Panzariello" w:date="2026-09-27T09:30:00Z" w16du:dateUtc="2026-09-27T07:30:00Z">
        <w:r w:rsidR="00533E66">
          <w:rPr>
            <w:rFonts w:ascii="Verdana" w:hAnsi="Verdana"/>
            <w:sz w:val="20"/>
            <w:szCs w:val="20"/>
          </w:rPr>
          <w:t xml:space="preserve"> ovvero, se anteriore, sino alla data di efficacia dell’Annullamento della vendita dispos</w:t>
        </w:r>
      </w:ins>
      <w:ins w:id="3561" w:author="Avv. Rosario Panzariello" w:date="2026-09-27T09:31:00Z" w16du:dateUtc="2026-09-27T07:31:00Z">
        <w:r w:rsidR="00533E66">
          <w:rPr>
            <w:rFonts w:ascii="Verdana" w:hAnsi="Verdana"/>
            <w:sz w:val="20"/>
            <w:szCs w:val="20"/>
          </w:rPr>
          <w:t>to ai sensi del presente comma</w:t>
        </w:r>
      </w:ins>
      <w:ins w:id="3562" w:author="Avv. Rosario Panzariello" w:date="2026-09-18T15:34:00Z" w16du:dateUtc="2026-09-18T13:34:00Z">
        <w:r w:rsidRPr="00997C0D">
          <w:rPr>
            <w:rFonts w:ascii="Verdana" w:hAnsi="Verdana"/>
            <w:sz w:val="20"/>
            <w:szCs w:val="20"/>
            <w:rPrChange w:id="3563" w:author="Avv. Rosario Panzariello" w:date="2026-09-18T15:35:00Z" w16du:dateUtc="2026-09-18T13:35:00Z">
              <w:rPr>
                <w:rFonts w:ascii="Verdana" w:hAnsi="Verdana"/>
                <w:b/>
                <w:bCs/>
                <w:smallCaps/>
                <w:sz w:val="20"/>
                <w:szCs w:val="20"/>
              </w:rPr>
            </w:rPrChange>
          </w:rPr>
          <w:t xml:space="preserve">, fatto salvo il risarcimento del maggior danno e il rimborso degli ulteriori costi e spese causati dal ritardo, ivi compresi quelli di custodia, deposito, movimentazione, parcheggio, assicurazione e gestione del Veicolo. Qualora il Veicolo permanga presso il Venditore, l'Acquirente è altresì tenuto a rimborsare i costi di sosta, parcheggio e custodia dovuti al Venditore; qualora il Veicolo non sia stato ritirato entro 30 (trenta) giorni </w:t>
        </w:r>
      </w:ins>
      <w:ins w:id="3564" w:author="Avv. Rosario Panzariello" w:date="2026-09-27T09:31:00Z" w16du:dateUtc="2026-09-27T07:31:00Z">
        <w:r w:rsidR="00533E66">
          <w:rPr>
            <w:rFonts w:ascii="Verdana" w:hAnsi="Verdana"/>
            <w:sz w:val="20"/>
            <w:szCs w:val="20"/>
          </w:rPr>
          <w:t>dalla comunicazione di messa a disposizione</w:t>
        </w:r>
      </w:ins>
      <w:ins w:id="3565" w:author="Avv. Rosario Panzariello" w:date="2026-09-18T15:34:00Z" w16du:dateUtc="2026-09-18T13:34:00Z">
        <w:r w:rsidRPr="00997C0D">
          <w:rPr>
            <w:rFonts w:ascii="Verdana" w:hAnsi="Verdana"/>
            <w:sz w:val="20"/>
            <w:szCs w:val="20"/>
            <w:rPrChange w:id="3566" w:author="Avv. Rosario Panzariello" w:date="2026-09-18T15:35:00Z" w16du:dateUtc="2026-09-18T13:35:00Z">
              <w:rPr>
                <w:rFonts w:ascii="Verdana" w:hAnsi="Verdana"/>
                <w:b/>
                <w:bCs/>
                <w:smallCaps/>
                <w:sz w:val="20"/>
                <w:szCs w:val="20"/>
              </w:rPr>
            </w:rPrChange>
          </w:rPr>
          <w:t>, a decorrere dal trentunesimo giorno</w:t>
        </w:r>
      </w:ins>
      <w:ins w:id="3567" w:author="Avv. Rosario Panzariello" w:date="2026-09-27T09:31:00Z" w16du:dateUtc="2026-09-27T07:31:00Z">
        <w:r w:rsidR="00F47AED">
          <w:rPr>
            <w:rFonts w:ascii="Verdana" w:hAnsi="Verdana"/>
            <w:sz w:val="20"/>
            <w:szCs w:val="20"/>
          </w:rPr>
          <w:t xml:space="preserve"> successivo a tale comunicazione</w:t>
        </w:r>
      </w:ins>
      <w:ins w:id="3568" w:author="Avv. Rosario Panzariello" w:date="2026-09-27T09:32:00Z" w16du:dateUtc="2026-09-27T07:32:00Z">
        <w:r w:rsidR="002A587E">
          <w:rPr>
            <w:rFonts w:ascii="Verdana" w:hAnsi="Verdana"/>
            <w:sz w:val="20"/>
            <w:szCs w:val="20"/>
          </w:rPr>
          <w:t>,</w:t>
        </w:r>
      </w:ins>
      <w:ins w:id="3569" w:author="Avv. Rosario Panzariello" w:date="2026-09-27T09:31:00Z" w16du:dateUtc="2026-09-27T07:31:00Z">
        <w:r w:rsidR="00F47AED">
          <w:rPr>
            <w:rFonts w:ascii="Verdana" w:hAnsi="Verdana"/>
            <w:sz w:val="20"/>
            <w:szCs w:val="20"/>
          </w:rPr>
          <w:t xml:space="preserve"> e finché il Veicolo permanga presso il Venditore</w:t>
        </w:r>
      </w:ins>
      <w:ins w:id="3570" w:author="Avv. Rosario Panzariello" w:date="2026-09-27T09:32:00Z" w16du:dateUtc="2026-09-27T07:32:00Z">
        <w:r w:rsidR="002A587E">
          <w:rPr>
            <w:rFonts w:ascii="Verdana" w:hAnsi="Verdana"/>
            <w:sz w:val="20"/>
            <w:szCs w:val="20"/>
          </w:rPr>
          <w:t>,</w:t>
        </w:r>
      </w:ins>
      <w:ins w:id="3571" w:author="Avv. Rosario Panzariello" w:date="2026-09-18T15:34:00Z" w16du:dateUtc="2026-09-18T13:34:00Z">
        <w:r w:rsidRPr="00997C0D">
          <w:rPr>
            <w:rFonts w:ascii="Verdana" w:hAnsi="Verdana"/>
            <w:sz w:val="20"/>
            <w:szCs w:val="20"/>
            <w:rPrChange w:id="3572" w:author="Avv. Rosario Panzariello" w:date="2026-09-18T15:35:00Z" w16du:dateUtc="2026-09-18T13:35:00Z">
              <w:rPr>
                <w:rFonts w:ascii="Verdana" w:hAnsi="Verdana"/>
                <w:b/>
                <w:bCs/>
                <w:smallCaps/>
                <w:sz w:val="20"/>
                <w:szCs w:val="20"/>
              </w:rPr>
            </w:rPrChange>
          </w:rPr>
          <w:t xml:space="preserve"> l'Acquirente è tenuto a corrispondere al Venditore, a titolo di parcheggio e custodia, l'importo di € 10,00 (euro dieci/00) per ciascun giorno e per ciascun Veicolo, quale quantificazione convenzionale della voce di costo prevista dal presente periodo. L'importo dovuto al Venditore ai sensi del periodo precedente è distinto, per titolo, creditore e decorrenza, dalla penale dovuta a Fleequid ai sensi del secondo periodo del presente comma e ad essa si aggiunge, ferme le ulteriori spese effettivamente sostenute. I predetti € </w:t>
        </w:r>
        <w:r w:rsidRPr="00997C0D">
          <w:rPr>
            <w:rFonts w:ascii="Verdana" w:hAnsi="Verdana"/>
            <w:sz w:val="20"/>
            <w:szCs w:val="20"/>
            <w:rPrChange w:id="3573" w:author="Avv. Rosario Panzariello" w:date="2026-09-18T15:35:00Z" w16du:dateUtc="2026-09-18T13:35:00Z">
              <w:rPr>
                <w:rFonts w:ascii="Verdana" w:hAnsi="Verdana"/>
                <w:b/>
                <w:bCs/>
                <w:smallCaps/>
                <w:sz w:val="20"/>
                <w:szCs w:val="20"/>
              </w:rPr>
            </w:rPrChange>
          </w:rPr>
          <w:lastRenderedPageBreak/>
          <w:t xml:space="preserve">10,00 (euro dieci/00) giornalieri assorbono, per il medesimo periodo, il rimborso della medesima voce di parcheggio e custodia dovuta al Venditore previsto dal presente comma, che non può essere richiesto in duplicazione per il medesimo periodo; restano integralmente dovuti il rimborso dei costi e delle spese autonomi effettivamente sostenuti da Fleequid o da terzi e delle diverse voci di costo non ricomprese nella quantificazione convenzionale. </w:t>
        </w:r>
      </w:ins>
      <w:ins w:id="3574" w:author="Avv. Rosario Panzariello" w:date="2026-09-19T07:48:00Z" w16du:dateUtc="2026-09-19T05:48:00Z">
        <w:r w:rsidR="00FD58A9">
          <w:rPr>
            <w:rFonts w:ascii="Verdana" w:hAnsi="Verdana"/>
            <w:sz w:val="20"/>
            <w:szCs w:val="20"/>
          </w:rPr>
          <w:t>Laddove</w:t>
        </w:r>
        <w:r w:rsidR="00FD58A9" w:rsidRPr="00FD58A9">
          <w:rPr>
            <w:rFonts w:ascii="Verdana" w:hAnsi="Verdana"/>
            <w:sz w:val="20"/>
            <w:szCs w:val="20"/>
          </w:rPr>
          <w:t xml:space="preserve"> il Veicolo permanga presso il Venditore per effetto del mancato o tardivo ritiro imputabile all'Acquirente, il Venditore non può richiedere a Fleequid corrispettivi, indennizzi, rimborsi o risarcimenti per la permanenza del Veicolo presso i propri locali, piazzali o aree di custodia, restando i relativi costi, oneri e conseguenze a carico dell'Acquirente secondo quanto previsto dal presente comma, salvo che derivino direttamente da un fatto imputabile a Fleequid.</w:t>
        </w:r>
        <w:r w:rsidR="00FD58A9">
          <w:rPr>
            <w:rFonts w:ascii="Verdana" w:hAnsi="Verdana"/>
            <w:sz w:val="20"/>
            <w:szCs w:val="20"/>
          </w:rPr>
          <w:t xml:space="preserve"> </w:t>
        </w:r>
      </w:ins>
      <w:ins w:id="3575" w:author="Avv. Rosario Panzariello" w:date="2026-09-18T15:34:00Z" w16du:dateUtc="2026-09-18T13:34:00Z">
        <w:r w:rsidRPr="00997C0D">
          <w:rPr>
            <w:rFonts w:ascii="Verdana" w:hAnsi="Verdana"/>
            <w:sz w:val="20"/>
            <w:szCs w:val="20"/>
            <w:rPrChange w:id="3576" w:author="Avv. Rosario Panzariello" w:date="2026-09-18T15:35:00Z" w16du:dateUtc="2026-09-18T13:35:00Z">
              <w:rPr>
                <w:rFonts w:ascii="Verdana" w:hAnsi="Verdana"/>
                <w:b/>
                <w:bCs/>
                <w:smallCaps/>
                <w:sz w:val="20"/>
                <w:szCs w:val="20"/>
              </w:rPr>
            </w:rPrChange>
          </w:rPr>
          <w:t xml:space="preserve">Qualora il mancato ritiro si protragga per oltre 30 (trenta) giorni dalla comunicazione di messa a disposizione, Fleequid può, mediante comunicazione scritta all'Acquirente, procedere all'Annullamento della vendita ai sensi dell'art. 14, ferme le penali già maturate, le Commissioni </w:t>
        </w:r>
      </w:ins>
      <w:ins w:id="3577" w:author="Avv. Rosario Panzariello" w:date="2026-09-27T09:33:00Z" w16du:dateUtc="2026-09-27T07:33:00Z">
        <w:r w:rsidR="00C74DDC">
          <w:rPr>
            <w:rFonts w:ascii="Verdana" w:hAnsi="Verdana"/>
            <w:sz w:val="20"/>
            <w:szCs w:val="20"/>
          </w:rPr>
          <w:t xml:space="preserve">già maturate, ove dovute, </w:t>
        </w:r>
      </w:ins>
      <w:ins w:id="3578" w:author="Avv. Rosario Panzariello" w:date="2026-09-18T15:34:00Z" w16du:dateUtc="2026-09-18T13:34:00Z">
        <w:r w:rsidRPr="00997C0D">
          <w:rPr>
            <w:rFonts w:ascii="Verdana" w:hAnsi="Verdana"/>
            <w:sz w:val="20"/>
            <w:szCs w:val="20"/>
            <w:rPrChange w:id="3579" w:author="Avv. Rosario Panzariello" w:date="2026-09-18T15:35:00Z" w16du:dateUtc="2026-09-18T13:35:00Z">
              <w:rPr>
                <w:rFonts w:ascii="Verdana" w:hAnsi="Verdana"/>
                <w:b/>
                <w:bCs/>
                <w:smallCaps/>
                <w:sz w:val="20"/>
                <w:szCs w:val="20"/>
              </w:rPr>
            </w:rPrChange>
          </w:rPr>
          <w:t>e le Tariffe dovute, il rimborso di tutti i costi e le spese sostenuti e il risarcimento dell'eventuale maggior danno.</w:t>
        </w:r>
      </w:ins>
      <w:ins w:id="3580" w:author="Avv. Rosario Panzariello" w:date="2026-09-27T09:34:00Z" w16du:dateUtc="2026-09-27T07:34:00Z">
        <w:r w:rsidR="001A7A43" w:rsidRPr="001A7A43">
          <w:t xml:space="preserve"> </w:t>
        </w:r>
        <w:r w:rsidR="001A7A43" w:rsidRPr="001A7A43">
          <w:rPr>
            <w:rFonts w:ascii="Verdana" w:hAnsi="Verdana"/>
            <w:sz w:val="20"/>
            <w:szCs w:val="20"/>
          </w:rPr>
          <w:t>L'Annullamento disposto ai sensi del presente comma costituisce fattispecie autonoma rispetto all'Annullamento per mancato pagamento e non comporta l'applicazione delle penali previste dall'art. 12.9, lett. c) e d), né della soglia minima prevista dal medesimo comma. Gli effetti restitutori sono regolati dall'art. 15 secondo le seguenti modalità: a) nel Dealer Sales si scioglie la vendita tra Fleequid e l'Acquirente, il Veicolo resta o torna nella disponibilità di Fleequid e Fleequid restituisce all'Acquirente le somme da questi corrisposte, al netto degli importi legittimamente trattenuti o imputati; b) nella Vendita in commissione eseguita mediante Rivendita si procede al ripristino di entrambi i passaggi funzionalmente collegati: il Veicolo è restituito al Venditore, il Venditore restituisce a Fleequid quanto da questa ricevuto in relazione al Veicolo e Fleequid restituisce all'Acquirente le somme da questi corrisposte, al netto degli importi legittimamente trattenuti o imputati; c) quando Fleequid opera quale Intermediario puro, Fleequid, che non è parte della compravendita, resta estranea al flusso del prezzo del Veicolo: il Venditore e l'Acquirente cooperano al ripristino, il Veicolo resta o torna al Venditore e il Venditore rimborsa direttamente all'Acquirente il prezzo ricevuto</w:t>
        </w:r>
        <w:r w:rsidR="001A7A43">
          <w:rPr>
            <w:rFonts w:ascii="Verdana" w:hAnsi="Verdana"/>
            <w:sz w:val="20"/>
            <w:szCs w:val="20"/>
          </w:rPr>
          <w:t>.</w:t>
        </w:r>
      </w:ins>
      <w:ins w:id="3581" w:author="Avv. Rosario Panzariello" w:date="2026-09-18T15:34:00Z" w16du:dateUtc="2026-09-18T13:34:00Z">
        <w:r w:rsidRPr="00997C0D">
          <w:rPr>
            <w:rFonts w:ascii="Verdana" w:hAnsi="Verdana"/>
            <w:sz w:val="20"/>
            <w:szCs w:val="20"/>
            <w:rPrChange w:id="3582" w:author="Avv. Rosario Panzariello" w:date="2026-09-18T15:35:00Z" w16du:dateUtc="2026-09-18T13:35:00Z">
              <w:rPr>
                <w:rFonts w:ascii="Verdana" w:hAnsi="Verdana"/>
                <w:b/>
                <w:bCs/>
                <w:smallCaps/>
                <w:sz w:val="20"/>
                <w:szCs w:val="20"/>
              </w:rPr>
            </w:rPrChange>
          </w:rPr>
          <w:t xml:space="preserve"> In alternativa all'Annullamento della vendita, Fleequid può continuare a custodire o far custodire il Veicolo, anche presso terzi, ovvero adottare le ulteriori misure ragionevolmente necessarie alla sua conservazione e gestione, con costi, spese e rischi conseguenti al ritardo a carico dell'Acquirente, nei limiti consentiti dalla legge. Il mancato ritiro del Veicolo da parte dell'Acquirente non determina rinuncia di Fleequid o del Venditore ai diritti derivanti dall'operazione, né sospende o interrompe la maturazione delle penali e degli ulteriori importi previsti dalle presenti Condizioni Generali, salvo espressa rinuncia scritta di Fleequid.</w:t>
        </w:r>
      </w:ins>
    </w:p>
    <w:p w14:paraId="763626A7" w14:textId="3E1FC196" w:rsidR="00997C0D" w:rsidRPr="00997C0D" w:rsidRDefault="00997C0D">
      <w:pPr>
        <w:pStyle w:val="Paragrafoelenco"/>
        <w:numPr>
          <w:ilvl w:val="1"/>
          <w:numId w:val="1"/>
        </w:numPr>
        <w:spacing w:line="360" w:lineRule="auto"/>
        <w:ind w:left="0" w:firstLine="0"/>
        <w:jc w:val="both"/>
        <w:rPr>
          <w:ins w:id="3583" w:author="Avv. Rosario Panzariello" w:date="2026-09-18T15:34:00Z" w16du:dateUtc="2026-09-18T13:34:00Z"/>
          <w:rFonts w:ascii="Verdana" w:hAnsi="Verdana"/>
          <w:sz w:val="20"/>
          <w:szCs w:val="20"/>
          <w:rPrChange w:id="3584" w:author="Avv. Rosario Panzariello" w:date="2026-09-18T15:35:00Z" w16du:dateUtc="2026-09-18T13:35:00Z">
            <w:rPr>
              <w:ins w:id="3585" w:author="Avv. Rosario Panzariello" w:date="2026-09-18T15:34:00Z" w16du:dateUtc="2026-09-18T13:34:00Z"/>
              <w:rFonts w:ascii="Verdana" w:hAnsi="Verdana"/>
              <w:b/>
              <w:bCs/>
              <w:smallCaps/>
              <w:sz w:val="20"/>
              <w:szCs w:val="20"/>
            </w:rPr>
          </w:rPrChange>
        </w:rPr>
        <w:pPrChange w:id="3586" w:author="Avv. Rosario Panzariello" w:date="2026-09-18T15:35:00Z" w16du:dateUtc="2026-09-18T13:35:00Z">
          <w:pPr>
            <w:pStyle w:val="Paragrafoelenco"/>
            <w:spacing w:line="360" w:lineRule="auto"/>
            <w:outlineLvl w:val="0"/>
          </w:pPr>
        </w:pPrChange>
      </w:pPr>
      <w:ins w:id="3587" w:author="Avv. Rosario Panzariello" w:date="2026-09-18T15:34:00Z" w16du:dateUtc="2026-09-18T13:34:00Z">
        <w:r w:rsidRPr="00997C0D">
          <w:rPr>
            <w:rFonts w:ascii="Verdana" w:hAnsi="Verdana"/>
            <w:sz w:val="20"/>
            <w:szCs w:val="20"/>
            <w:rPrChange w:id="3588" w:author="Avv. Rosario Panzariello" w:date="2026-09-18T15:35:00Z" w16du:dateUtc="2026-09-18T13:35:00Z">
              <w:rPr>
                <w:rFonts w:ascii="Verdana" w:hAnsi="Verdana"/>
                <w:b/>
                <w:bCs/>
                <w:smallCaps/>
                <w:sz w:val="20"/>
                <w:szCs w:val="20"/>
              </w:rPr>
            </w:rPrChange>
          </w:rPr>
          <w:t xml:space="preserve">Qualora, al momento del ritiro da parte dell'Acquirente o del soggetto incaricato,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w:t>
        </w:r>
        <w:r w:rsidRPr="00997C0D">
          <w:rPr>
            <w:rFonts w:ascii="Verdana" w:hAnsi="Verdana"/>
            <w:sz w:val="20"/>
            <w:szCs w:val="20"/>
            <w:rPrChange w:id="3589" w:author="Avv. Rosario Panzariello" w:date="2026-09-18T15:35:00Z" w16du:dateUtc="2026-09-18T13:35:00Z">
              <w:rPr>
                <w:rFonts w:ascii="Verdana" w:hAnsi="Verdana"/>
                <w:b/>
                <w:bCs/>
                <w:smallCaps/>
                <w:sz w:val="20"/>
                <w:szCs w:val="20"/>
              </w:rPr>
            </w:rPrChange>
          </w:rPr>
          <w:lastRenderedPageBreak/>
          <w:t>espressamente qualificato come non marciante, destinato alla rottamazione o soggetto ad analoghe condizioni particolari, la circostanza è constatata al momento del ritiro e, ove possibile, annotata nel verbale di consegna di cui all'art. 16.10. L'obbligo del Venditore di predisporre il Veicolo per la consegna e il ritiro e di assicurarne l'idoneità alla movimentazione e al trasferimento, le relative eccezioni e le conseguenze della loro violazion</w:t>
        </w:r>
      </w:ins>
      <w:ins w:id="3590" w:author="Avv. Rosario Panzariello" w:date="2026-09-27T09:35:00Z" w16du:dateUtc="2026-09-27T07:35:00Z">
        <w:r w:rsidR="00007881">
          <w:rPr>
            <w:rFonts w:ascii="Verdana" w:hAnsi="Verdana"/>
            <w:sz w:val="20"/>
            <w:szCs w:val="20"/>
          </w:rPr>
          <w:t>e, anche economiche,</w:t>
        </w:r>
      </w:ins>
      <w:ins w:id="3591" w:author="Avv. Rosario Panzariello" w:date="2026-09-18T15:34:00Z" w16du:dateUtc="2026-09-18T13:34:00Z">
        <w:r w:rsidRPr="00997C0D">
          <w:rPr>
            <w:rFonts w:ascii="Verdana" w:hAnsi="Verdana"/>
            <w:sz w:val="20"/>
            <w:szCs w:val="20"/>
            <w:rPrChange w:id="3592" w:author="Avv. Rosario Panzariello" w:date="2026-09-18T15:35:00Z" w16du:dateUtc="2026-09-18T13:35:00Z">
              <w:rPr>
                <w:rFonts w:ascii="Verdana" w:hAnsi="Verdana"/>
                <w:b/>
                <w:bCs/>
                <w:smallCaps/>
                <w:sz w:val="20"/>
                <w:szCs w:val="20"/>
              </w:rPr>
            </w:rPrChange>
          </w:rPr>
          <w:t xml:space="preserve"> sono disciplinati dall'art. 8.14, al quale si rinvia. Restano ferme le disposizioni dell'art. 8.12 in materia di custodia, conservazione, conformità e non alterazione del Veicolo e la relativa penale, che si applica per fatti e inadempimenti distinti da quelli previsti dall'art. 8.14 e dal presente comma.</w:t>
        </w:r>
      </w:ins>
    </w:p>
    <w:p w14:paraId="1675DD91" w14:textId="649D03F4" w:rsidR="00997C0D" w:rsidRPr="00997C0D" w:rsidRDefault="00C22391">
      <w:pPr>
        <w:pStyle w:val="Paragrafoelenco"/>
        <w:numPr>
          <w:ilvl w:val="1"/>
          <w:numId w:val="1"/>
        </w:numPr>
        <w:spacing w:line="360" w:lineRule="auto"/>
        <w:ind w:left="0" w:firstLine="0"/>
        <w:jc w:val="both"/>
        <w:rPr>
          <w:ins w:id="3593" w:author="Avv. Rosario Panzariello" w:date="2026-09-18T15:34:00Z" w16du:dateUtc="2026-09-18T13:34:00Z"/>
          <w:rFonts w:ascii="Verdana" w:hAnsi="Verdana"/>
          <w:sz w:val="20"/>
          <w:szCs w:val="20"/>
          <w:rPrChange w:id="3594" w:author="Avv. Rosario Panzariello" w:date="2026-09-18T15:35:00Z" w16du:dateUtc="2026-09-18T13:35:00Z">
            <w:rPr>
              <w:ins w:id="3595" w:author="Avv. Rosario Panzariello" w:date="2026-09-18T15:34:00Z" w16du:dateUtc="2026-09-18T13:34:00Z"/>
              <w:rFonts w:ascii="Verdana" w:hAnsi="Verdana"/>
              <w:b/>
              <w:bCs/>
              <w:smallCaps/>
              <w:sz w:val="20"/>
              <w:szCs w:val="20"/>
            </w:rPr>
          </w:rPrChange>
        </w:rPr>
        <w:pPrChange w:id="3596" w:author="Avv. Rosario Panzariello" w:date="2026-09-18T15:35:00Z" w16du:dateUtc="2026-09-18T13:35:00Z">
          <w:pPr>
            <w:pStyle w:val="Paragrafoelenco"/>
            <w:spacing w:line="360" w:lineRule="auto"/>
            <w:outlineLvl w:val="0"/>
          </w:pPr>
        </w:pPrChange>
      </w:pPr>
      <w:ins w:id="3597" w:author="Avv. Rosario Panzariello" w:date="2026-09-19T07:55:00Z" w16du:dateUtc="2026-09-19T05:55:00Z">
        <w:r w:rsidRPr="00C22391">
          <w:rPr>
            <w:rFonts w:ascii="Verdana" w:hAnsi="Verdana"/>
            <w:sz w:val="20"/>
            <w:szCs w:val="20"/>
          </w:rPr>
          <w:t>Qualora, per fatto imputabile al Venditore, questi ritardi o ometta la messa a disposizione o la consegna del Veicolo in violazione degli obblighi e dei termini posti a suo carico per la specifica operazione, ovvero rifiuti o ometta di compiere gli adempimenti di propria competenza necessari a consentirne la consegna</w:t>
        </w:r>
      </w:ins>
      <w:ins w:id="3598" w:author="Avv. Rosario Panzariello" w:date="2026-09-18T15:34:00Z" w16du:dateUtc="2026-09-18T13:34:00Z">
        <w:r w:rsidR="00997C0D" w:rsidRPr="00997C0D">
          <w:rPr>
            <w:rFonts w:ascii="Verdana" w:hAnsi="Verdana"/>
            <w:sz w:val="20"/>
            <w:szCs w:val="20"/>
            <w:rPrChange w:id="3599" w:author="Avv. Rosario Panzariello" w:date="2026-09-18T15:35:00Z" w16du:dateUtc="2026-09-18T13:35:00Z">
              <w:rPr>
                <w:rFonts w:ascii="Verdana" w:hAnsi="Verdana"/>
                <w:b/>
                <w:bCs/>
                <w:smallCaps/>
                <w:sz w:val="20"/>
                <w:szCs w:val="20"/>
              </w:rPr>
            </w:rPrChange>
          </w:rPr>
          <w:t>, Fleequid può procedere all'Annullamento della vendita mediante comunicazione scritta, ferme le ulteriori facoltà e i rimedi previsti dalle presenti Condizioni Generali. Fleequid può inoltre, in relazione alla gravità dell'inadempimento, limitare, sospendere o bloccare l'accesso del Venditore al Marketplace secondo quanto previsto dall'art. 5, ferma l'applicazione delle ulteriori conseguenze previste in materia di Classificazione dell'Utente. Nella Vendita in commissione l'Annullamento per mancata consegna imputabile al Venditore non fa venir meno le Commissioni a carico del Venditore già maturate con il buon fine dell'operazione ai sensi dell'art. 12.4, né le Tariffe relative ai Servizi già resi o gli altri rimborsi e importi già maturati per distinto titolo. In aggiunta a quanto precede,</w:t>
        </w:r>
      </w:ins>
      <w:ins w:id="3600" w:author="Avv. Rosario Panzariello" w:date="2026-09-26T11:03:00Z" w16du:dateUtc="2026-09-26T09:03:00Z">
        <w:r w:rsidR="006A2629">
          <w:rPr>
            <w:rFonts w:ascii="Verdana" w:hAnsi="Verdana"/>
            <w:sz w:val="20"/>
            <w:szCs w:val="20"/>
          </w:rPr>
          <w:t xml:space="preserve"> in caso di Annullamento della vendita per mancata messa a disposizione o consegna del Veicolo imputabile al Venditore,</w:t>
        </w:r>
      </w:ins>
      <w:ins w:id="3601" w:author="Avv. Rosario Panzariello" w:date="2026-09-18T15:34:00Z" w16du:dateUtc="2026-09-18T13:34:00Z">
        <w:r w:rsidR="00997C0D" w:rsidRPr="00997C0D">
          <w:rPr>
            <w:rFonts w:ascii="Verdana" w:hAnsi="Verdana"/>
            <w:sz w:val="20"/>
            <w:szCs w:val="20"/>
            <w:rPrChange w:id="3602" w:author="Avv. Rosario Panzariello" w:date="2026-09-18T15:35:00Z" w16du:dateUtc="2026-09-18T13:35:00Z">
              <w:rPr>
                <w:rFonts w:ascii="Verdana" w:hAnsi="Verdana"/>
                <w:b/>
                <w:bCs/>
                <w:smallCaps/>
                <w:sz w:val="20"/>
                <w:szCs w:val="20"/>
              </w:rPr>
            </w:rPrChange>
          </w:rPr>
          <w:t xml:space="preserve"> nella Vendita in commissione il Venditore è tenuto a corrispondere a Fleequid, a titolo di penale, un importo pari al triplo delle Commissioni a carico del Venditore applicabili alla specifica operazione, nonché un'ulteriore penale pari a € </w:t>
        </w:r>
      </w:ins>
      <w:ins w:id="3603" w:author="Avv. Rosario Panzariello" w:date="2026-09-26T11:04:00Z" w16du:dateUtc="2026-09-26T09:04:00Z">
        <w:r w:rsidR="006A2629">
          <w:rPr>
            <w:rFonts w:ascii="Verdana" w:hAnsi="Verdana"/>
            <w:sz w:val="20"/>
            <w:szCs w:val="20"/>
          </w:rPr>
          <w:t>3</w:t>
        </w:r>
      </w:ins>
      <w:ins w:id="3604" w:author="Avv. Rosario Panzariello" w:date="2026-09-18T15:34:00Z" w16du:dateUtc="2026-09-18T13:34:00Z">
        <w:r w:rsidR="00997C0D" w:rsidRPr="00997C0D">
          <w:rPr>
            <w:rFonts w:ascii="Verdana" w:hAnsi="Verdana"/>
            <w:sz w:val="20"/>
            <w:szCs w:val="20"/>
            <w:rPrChange w:id="3605" w:author="Avv. Rosario Panzariello" w:date="2026-09-18T15:35:00Z" w16du:dateUtc="2026-09-18T13:35:00Z">
              <w:rPr>
                <w:rFonts w:ascii="Verdana" w:hAnsi="Verdana"/>
                <w:b/>
                <w:bCs/>
                <w:smallCaps/>
                <w:sz w:val="20"/>
                <w:szCs w:val="20"/>
              </w:rPr>
            </w:rPrChange>
          </w:rPr>
          <w:t xml:space="preserve">.000,00 (euro </w:t>
        </w:r>
      </w:ins>
      <w:ins w:id="3606" w:author="Avv. Rosario Panzariello" w:date="2026-09-26T11:04:00Z" w16du:dateUtc="2026-09-26T09:04:00Z">
        <w:r w:rsidR="006A2629">
          <w:rPr>
            <w:rFonts w:ascii="Verdana" w:hAnsi="Verdana"/>
            <w:sz w:val="20"/>
            <w:szCs w:val="20"/>
          </w:rPr>
          <w:t>tremila</w:t>
        </w:r>
      </w:ins>
      <w:ins w:id="3607" w:author="Avv. Rosario Panzariello" w:date="2026-09-18T15:34:00Z" w16du:dateUtc="2026-09-18T13:34:00Z">
        <w:r w:rsidR="00997C0D" w:rsidRPr="00997C0D">
          <w:rPr>
            <w:rFonts w:ascii="Verdana" w:hAnsi="Verdana"/>
            <w:sz w:val="20"/>
            <w:szCs w:val="20"/>
            <w:rPrChange w:id="3608" w:author="Avv. Rosario Panzariello" w:date="2026-09-18T15:35:00Z" w16du:dateUtc="2026-09-18T13:35:00Z">
              <w:rPr>
                <w:rFonts w:ascii="Verdana" w:hAnsi="Verdana"/>
                <w:b/>
                <w:bCs/>
                <w:smallCaps/>
                <w:sz w:val="20"/>
                <w:szCs w:val="20"/>
              </w:rPr>
            </w:rPrChange>
          </w:rPr>
          <w:t xml:space="preserve">/00) per ciascun Veicolo non consegnato, fatto salvo il risarcimento del maggior danno per la sola parte eccedente; l'importo pari al triplo delle Commissioni è dovuto a titolo di autonoma penale e non costituisce ulteriore Commissione. Nel Dealer Sales, </w:t>
        </w:r>
      </w:ins>
      <w:ins w:id="3609" w:author="Avv. Rosario Panzariello" w:date="2026-09-26T11:05:00Z" w16du:dateUtc="2026-09-26T09:05:00Z">
        <w:r w:rsidR="00E87379">
          <w:rPr>
            <w:rFonts w:ascii="Verdana" w:hAnsi="Verdana"/>
            <w:sz w:val="20"/>
            <w:szCs w:val="20"/>
          </w:rPr>
          <w:t xml:space="preserve">nel medesimo caso di Annullamento della vendita, il Venditore è </w:t>
        </w:r>
      </w:ins>
      <w:ins w:id="3610" w:author="Avv. Rosario Panzariello" w:date="2026-09-26T11:06:00Z" w16du:dateUtc="2026-09-26T09:06:00Z">
        <w:r w:rsidR="00E87F38" w:rsidRPr="00E87F38">
          <w:rPr>
            <w:rFonts w:ascii="Verdana" w:hAnsi="Verdana"/>
            <w:sz w:val="20"/>
            <w:szCs w:val="20"/>
          </w:rPr>
          <w:t>tenuto a corrispondere a Fleequid, a titolo di penale, un importo pari al triplo delle Commissioni che sarebbero state poste a carico del Venditore qualora l'operazione fosse stata strutturata secondo la</w:t>
        </w:r>
      </w:ins>
      <w:ins w:id="3611" w:author="Avv. Rosario Panzariello" w:date="2026-09-18T15:34:00Z" w16du:dateUtc="2026-09-18T13:34:00Z">
        <w:r w:rsidR="00997C0D" w:rsidRPr="00997C0D">
          <w:rPr>
            <w:rFonts w:ascii="Verdana" w:hAnsi="Verdana"/>
            <w:sz w:val="20"/>
            <w:szCs w:val="20"/>
            <w:rPrChange w:id="3612" w:author="Avv. Rosario Panzariello" w:date="2026-09-18T15:35:00Z" w16du:dateUtc="2026-09-18T13:35:00Z">
              <w:rPr>
                <w:rFonts w:ascii="Verdana" w:hAnsi="Verdana"/>
                <w:b/>
                <w:bCs/>
                <w:smallCaps/>
                <w:sz w:val="20"/>
                <w:szCs w:val="20"/>
              </w:rPr>
            </w:rPrChange>
          </w:rPr>
          <w:t xml:space="preserve"> Vendita in commissione, </w:t>
        </w:r>
      </w:ins>
      <w:ins w:id="3613" w:author="Avv. Rosario Panzariello" w:date="2026-09-26T11:07:00Z" w16du:dateUtc="2026-09-26T09:07:00Z">
        <w:r w:rsidR="00096E71" w:rsidRPr="00096E71">
          <w:rPr>
            <w:rFonts w:ascii="Verdana" w:hAnsi="Verdana"/>
            <w:sz w:val="20"/>
            <w:szCs w:val="20"/>
          </w:rPr>
          <w:t>determinate applicando il Tariffario Fleequid applicabile alla specifica operazione e assumendo convenzionalmente, ai soli fini del calcolo della penale, il Prezzo di acquisto quale valore sul quale determinare le Commissioni che sarebbero state poste a carico del Venditore nella Vendita in commissione, nonché un'ulteriore penale pari a € 3.000,00 (euro tremila/00)</w:t>
        </w:r>
        <w:r w:rsidR="00096E71">
          <w:rPr>
            <w:rFonts w:ascii="Verdana" w:hAnsi="Verdana"/>
            <w:sz w:val="20"/>
            <w:szCs w:val="20"/>
          </w:rPr>
          <w:t xml:space="preserve"> </w:t>
        </w:r>
      </w:ins>
      <w:ins w:id="3614" w:author="Avv. Rosario Panzariello" w:date="2026-09-18T15:34:00Z" w16du:dateUtc="2026-09-18T13:34:00Z">
        <w:r w:rsidR="00997C0D" w:rsidRPr="00997C0D">
          <w:rPr>
            <w:rFonts w:ascii="Verdana" w:hAnsi="Verdana"/>
            <w:sz w:val="20"/>
            <w:szCs w:val="20"/>
            <w:rPrChange w:id="3615" w:author="Avv. Rosario Panzariello" w:date="2026-09-18T15:35:00Z" w16du:dateUtc="2026-09-18T13:35:00Z">
              <w:rPr>
                <w:rFonts w:ascii="Verdana" w:hAnsi="Verdana"/>
                <w:b/>
                <w:bCs/>
                <w:smallCaps/>
                <w:sz w:val="20"/>
                <w:szCs w:val="20"/>
              </w:rPr>
            </w:rPrChange>
          </w:rPr>
          <w:t xml:space="preserve">per ciascun Veicolo non consegnato, oltre alle Tariffe, agli eventuali costi e agli ulteriori importi maturati per distinto </w:t>
        </w:r>
      </w:ins>
      <w:ins w:id="3616" w:author="Avv. Rosario Panzariello" w:date="2026-09-26T11:07:00Z" w16du:dateUtc="2026-09-26T09:07:00Z">
        <w:r w:rsidR="000B4A59" w:rsidRPr="000B4A59">
          <w:rPr>
            <w:rFonts w:ascii="Verdana" w:hAnsi="Verdana"/>
            <w:sz w:val="20"/>
            <w:szCs w:val="20"/>
          </w:rPr>
          <w:t xml:space="preserve">titolo, fatto salvo il risarcimento del maggior danno per la sola parte eccedente; il riferimento alle Commissioni rileva esclusivamente quale parametro convenzionale di quantificazione della penale: nel Dealer Sales non maturano né divengono dovute Commissioni e la presente disposizione non altera la qualificazione del </w:t>
        </w:r>
        <w:r w:rsidR="000B4A59" w:rsidRPr="000B4A59">
          <w:rPr>
            <w:rFonts w:ascii="Verdana" w:hAnsi="Verdana"/>
            <w:sz w:val="20"/>
            <w:szCs w:val="20"/>
          </w:rPr>
          <w:lastRenderedPageBreak/>
          <w:t>Dealer Sales ai sensi dell'art. 18.1. Il semplice ritardo nella messa a disposizione o nella consegna del Veicolo, cui non segua l'Annullamento della vendita, non dà luogo alle penali previste dai due periodi che precedono, fermi il risarcimento dell'eventuale danno e gli ulteriori rimedi previsti dalle presenti Condizioni Generali, nonché la penale di cui all'art. 16.3 quando ricorrano autonomamente i relativi presupposti</w:t>
        </w:r>
      </w:ins>
      <w:ins w:id="3617" w:author="Avv. Rosario Panzariello" w:date="2026-09-18T15:34:00Z" w16du:dateUtc="2026-09-18T13:34:00Z">
        <w:r w:rsidR="00997C0D" w:rsidRPr="00997C0D">
          <w:rPr>
            <w:rFonts w:ascii="Verdana" w:hAnsi="Verdana"/>
            <w:sz w:val="20"/>
            <w:szCs w:val="20"/>
            <w:rPrChange w:id="3618" w:author="Avv. Rosario Panzariello" w:date="2026-09-18T15:35:00Z" w16du:dateUtc="2026-09-18T13:35:00Z">
              <w:rPr>
                <w:rFonts w:ascii="Verdana" w:hAnsi="Verdana"/>
                <w:b/>
                <w:bCs/>
                <w:smallCaps/>
                <w:sz w:val="20"/>
                <w:szCs w:val="20"/>
              </w:rPr>
            </w:rPrChange>
          </w:rPr>
          <w:t xml:space="preserve">. </w:t>
        </w:r>
      </w:ins>
      <w:ins w:id="3619" w:author="Avv. Rosario Panzariello" w:date="2026-09-27T09:37:00Z" w16du:dateUtc="2026-09-27T07:37:00Z">
        <w:r w:rsidR="00AB4D07" w:rsidRPr="00AB4D07">
          <w:rPr>
            <w:rFonts w:ascii="Verdana" w:hAnsi="Verdana"/>
            <w:sz w:val="20"/>
            <w:szCs w:val="20"/>
          </w:rPr>
          <w:t xml:space="preserve">In caso di Annullamento della vendita ai sensi del presente comma, la penale di cui all'art. 16.3 già maturata resta dovuta e si aggiunge alle penali previste dal presente comma, secondo quanto previsto dal medesimo art. 16.3. </w:t>
        </w:r>
      </w:ins>
      <w:ins w:id="3620" w:author="Avv. Rosario Panzariello" w:date="2026-09-19T08:17:00Z" w16du:dateUtc="2026-09-19T06:17:00Z">
        <w:r w:rsidR="00AE07A8" w:rsidRPr="00AE07A8">
          <w:rPr>
            <w:rFonts w:ascii="Verdana" w:hAnsi="Verdana"/>
            <w:sz w:val="20"/>
            <w:szCs w:val="20"/>
          </w:rPr>
          <w:t xml:space="preserve">Qualora la mancata consegna integri anche, secondo il Modello di Vendita applicabile, il rifiuto del Venditore di trasferire la proprietà del Veicolo a Fleequid ovvero, quando Fleequid operi quale Intermediario puro, il rifiuto o l'omissione degli atti, delle formalità o della collaborazione posti a carico del Venditore e necessari, secondo la normativa applicabile, affinché si produca l'effetto traslativo ove questo richieda ulteriori adempimenti, ovvero per la registrazione o l'intestazione del Veicolo in capo all'Acquirente, trovano applicazione le specifiche penali previste dall'art. </w:t>
        </w:r>
      </w:ins>
      <w:ins w:id="3621" w:author="Avv. Rosario Panzariello" w:date="2026-09-26T11:09:00Z" w16du:dateUtc="2026-09-26T09:09:00Z">
        <w:r w:rsidR="008005AC" w:rsidRPr="008005AC">
          <w:rPr>
            <w:rFonts w:ascii="Verdana" w:hAnsi="Verdana"/>
            <w:sz w:val="20"/>
            <w:szCs w:val="20"/>
          </w:rPr>
          <w:t>8.11, in luogo di quelle previste dal presente comma</w:t>
        </w:r>
      </w:ins>
      <w:ins w:id="3622" w:author="Avv. Rosario Panzariello" w:date="2026-09-27T09:02:00Z" w16du:dateUtc="2026-09-27T07:02:00Z">
        <w:r w:rsidR="002B4728">
          <w:rPr>
            <w:rFonts w:ascii="Verdana" w:hAnsi="Verdana"/>
            <w:sz w:val="20"/>
            <w:szCs w:val="20"/>
          </w:rPr>
          <w:t>, fermo il criterio di integr</w:t>
        </w:r>
      </w:ins>
      <w:ins w:id="3623" w:author="Avv. Rosario Panzariello" w:date="2026-09-27T09:03:00Z" w16du:dateUtc="2026-09-27T07:03:00Z">
        <w:r w:rsidR="002B4728">
          <w:rPr>
            <w:rFonts w:ascii="Verdana" w:hAnsi="Verdana"/>
            <w:sz w:val="20"/>
            <w:szCs w:val="20"/>
          </w:rPr>
          <w:t>azione del rifiuto previsto dal medesimo art. 8.11</w:t>
        </w:r>
      </w:ins>
      <w:ins w:id="3624" w:author="Avv. Rosario Panzariello" w:date="2026-09-26T11:09:00Z" w16du:dateUtc="2026-09-26T09:09:00Z">
        <w:r w:rsidR="008005AC" w:rsidRPr="008005AC">
          <w:rPr>
            <w:rFonts w:ascii="Verdana" w:hAnsi="Verdana"/>
            <w:sz w:val="20"/>
            <w:szCs w:val="20"/>
          </w:rPr>
          <w:t xml:space="preserve">. Per il medesimo fatto materiale e a tutela del medesimo interesse, le </w:t>
        </w:r>
      </w:ins>
      <w:ins w:id="3625" w:author="Avv. Rosario Panzariello" w:date="2026-09-18T15:34:00Z" w16du:dateUtc="2026-09-18T13:34:00Z">
        <w:r w:rsidR="00997C0D" w:rsidRPr="00997C0D">
          <w:rPr>
            <w:rFonts w:ascii="Verdana" w:hAnsi="Verdana"/>
            <w:sz w:val="20"/>
            <w:szCs w:val="20"/>
            <w:rPrChange w:id="3626" w:author="Avv. Rosario Panzariello" w:date="2026-09-18T15:35:00Z" w16du:dateUtc="2026-09-18T13:35:00Z">
              <w:rPr>
                <w:rFonts w:ascii="Verdana" w:hAnsi="Verdana"/>
                <w:b/>
                <w:bCs/>
                <w:smallCaps/>
                <w:sz w:val="20"/>
                <w:szCs w:val="20"/>
              </w:rPr>
            </w:rPrChange>
          </w:rPr>
          <w:t xml:space="preserve">penali previste dal presente comma e </w:t>
        </w:r>
      </w:ins>
      <w:ins w:id="3627" w:author="Avv. Rosario Panzariello" w:date="2026-09-26T11:10:00Z" w16du:dateUtc="2026-09-26T09:10:00Z">
        <w:r w:rsidR="00D4668B" w:rsidRPr="00D4668B">
          <w:rPr>
            <w:rFonts w:ascii="Verdana" w:hAnsi="Verdana"/>
            <w:sz w:val="20"/>
            <w:szCs w:val="20"/>
          </w:rPr>
          <w:t>dall'art. 8.11 prevalgono, secondo il criterio di cui all'art. 15.8, sulla penale prevista dall'art. 17.8</w:t>
        </w:r>
      </w:ins>
      <w:ins w:id="3628" w:author="Avv. Rosario Panzariello" w:date="2026-09-27T09:03:00Z" w16du:dateUtc="2026-09-27T07:03:00Z">
        <w:r w:rsidR="00BB010C">
          <w:rPr>
            <w:rFonts w:ascii="Verdana" w:hAnsi="Verdana"/>
            <w:sz w:val="20"/>
            <w:szCs w:val="20"/>
          </w:rPr>
          <w:t xml:space="preserve"> ovvero</w:t>
        </w:r>
      </w:ins>
      <w:ins w:id="3629" w:author="Avv. Rosario Panzariello" w:date="2026-09-26T11:10:00Z" w16du:dateUtc="2026-09-26T09:10:00Z">
        <w:r w:rsidR="00D4668B" w:rsidRPr="00D4668B">
          <w:rPr>
            <w:rFonts w:ascii="Verdana" w:hAnsi="Verdana"/>
            <w:sz w:val="20"/>
            <w:szCs w:val="20"/>
          </w:rPr>
          <w:t>,</w:t>
        </w:r>
      </w:ins>
      <w:ins w:id="3630" w:author="Avv. Rosario Panzariello" w:date="2026-09-27T09:03:00Z" w16du:dateUtc="2026-09-27T07:03:00Z">
        <w:r w:rsidR="00BB010C">
          <w:rPr>
            <w:rFonts w:ascii="Verdana" w:hAnsi="Verdana"/>
            <w:sz w:val="20"/>
            <w:szCs w:val="20"/>
          </w:rPr>
          <w:t xml:space="preserve"> quando Fleequid opera quale Intermediario puro, dall’art. 17.14,</w:t>
        </w:r>
      </w:ins>
      <w:ins w:id="3631" w:author="Avv. Rosario Panzariello" w:date="2026-09-26T11:10:00Z" w16du:dateUtc="2026-09-26T09:10:00Z">
        <w:r w:rsidR="00D4668B" w:rsidRPr="00D4668B">
          <w:rPr>
            <w:rFonts w:ascii="Verdana" w:hAnsi="Verdana"/>
            <w:sz w:val="20"/>
            <w:szCs w:val="20"/>
          </w:rPr>
          <w:t xml:space="preserve"> ferma la facoltà di Fleequid di avvalersi della clausola risolutiva espressa ivi prevista,</w:t>
        </w:r>
      </w:ins>
      <w:ins w:id="3632" w:author="Avv. Rosario Panzariello" w:date="2026-09-18T15:34:00Z" w16du:dateUtc="2026-09-18T13:34:00Z">
        <w:r w:rsidR="00997C0D" w:rsidRPr="00997C0D">
          <w:rPr>
            <w:rFonts w:ascii="Verdana" w:hAnsi="Verdana"/>
            <w:sz w:val="20"/>
            <w:szCs w:val="20"/>
            <w:rPrChange w:id="3633" w:author="Avv. Rosario Panzariello" w:date="2026-09-18T15:35:00Z" w16du:dateUtc="2026-09-18T13:35:00Z">
              <w:rPr>
                <w:rFonts w:ascii="Verdana" w:hAnsi="Verdana"/>
                <w:b/>
                <w:bCs/>
                <w:smallCaps/>
                <w:sz w:val="20"/>
                <w:szCs w:val="20"/>
              </w:rPr>
            </w:rPrChange>
          </w:rPr>
          <w:t xml:space="preserve"> la cumulabilità per fatti o inadempimenti distinti e il risarcimento dell'eventuale maggior danno. Qualora, a causa dell'inadempimento del Venditore, Fleequid sia tenuta a restituire somme all'Acquirente, a sostenere costi di trasporto, custodia, deposito, reintestazione o altre spese, a corrispondere rimborsi o comunque a far fronte a pretese dell'Acquirente o di terzi, il Venditore è tenuto a tenere indenne e rimborsare integralmente Fleequid per quanto ad esso imputabile, fermo quanto previsto dall'art. 8.13. Restano infine applicabili le disposizioni dell'art. 15 relative alla restituzione delle somme e del Veicolo, al ripristino dell'operazione e agli obblighi di collaborazione conseguenti all'Annullamento.</w:t>
        </w:r>
      </w:ins>
    </w:p>
    <w:p w14:paraId="42C1B1C2" w14:textId="0641326C" w:rsidR="00997C0D" w:rsidRPr="00997C0D" w:rsidRDefault="00997C0D">
      <w:pPr>
        <w:pStyle w:val="Paragrafoelenco"/>
        <w:numPr>
          <w:ilvl w:val="1"/>
          <w:numId w:val="1"/>
        </w:numPr>
        <w:spacing w:line="360" w:lineRule="auto"/>
        <w:ind w:left="0" w:firstLine="0"/>
        <w:jc w:val="both"/>
        <w:rPr>
          <w:ins w:id="3634" w:author="Avv. Rosario Panzariello" w:date="2026-09-18T15:34:00Z" w16du:dateUtc="2026-09-18T13:34:00Z"/>
          <w:rFonts w:ascii="Verdana" w:hAnsi="Verdana"/>
          <w:sz w:val="20"/>
          <w:szCs w:val="20"/>
          <w:rPrChange w:id="3635" w:author="Avv. Rosario Panzariello" w:date="2026-09-18T15:35:00Z" w16du:dateUtc="2026-09-18T13:35:00Z">
            <w:rPr>
              <w:ins w:id="3636" w:author="Avv. Rosario Panzariello" w:date="2026-09-18T15:34:00Z" w16du:dateUtc="2026-09-18T13:34:00Z"/>
              <w:rFonts w:ascii="Verdana" w:hAnsi="Verdana"/>
              <w:b/>
              <w:bCs/>
              <w:smallCaps/>
              <w:sz w:val="20"/>
              <w:szCs w:val="20"/>
            </w:rPr>
          </w:rPrChange>
        </w:rPr>
        <w:pPrChange w:id="3637" w:author="Avv. Rosario Panzariello" w:date="2026-09-18T15:35:00Z" w16du:dateUtc="2026-09-18T13:35:00Z">
          <w:pPr>
            <w:pStyle w:val="Paragrafoelenco"/>
            <w:spacing w:line="360" w:lineRule="auto"/>
            <w:outlineLvl w:val="0"/>
          </w:pPr>
        </w:pPrChange>
      </w:pPr>
      <w:ins w:id="3638" w:author="Avv. Rosario Panzariello" w:date="2026-09-18T15:34:00Z" w16du:dateUtc="2026-09-18T13:34:00Z">
        <w:r w:rsidRPr="00997C0D">
          <w:rPr>
            <w:rFonts w:ascii="Verdana" w:hAnsi="Verdana"/>
            <w:sz w:val="20"/>
            <w:szCs w:val="20"/>
            <w:rPrChange w:id="3639" w:author="Avv. Rosario Panzariello" w:date="2026-09-18T15:35:00Z" w16du:dateUtc="2026-09-18T13:35:00Z">
              <w:rPr>
                <w:rFonts w:ascii="Verdana" w:hAnsi="Verdana"/>
                <w:b/>
                <w:bCs/>
                <w:smallCaps/>
                <w:sz w:val="20"/>
                <w:szCs w:val="20"/>
              </w:rPr>
            </w:rPrChange>
          </w:rPr>
          <w:t xml:space="preserve">Il ritiro del Veicolo deve avvenire in conformità alle istruzioni contenute nella comunicazione di messa a disposizione e alle ulteriori indicazioni eventualmente fornite da Fleequid. Al momento della consegna è redatto un verbale di consegna, sottoscritto dal soggetto che consegna il Veicolo e dall'Acquirente o dal soggetto da questo incaricato, nel quale sono riportati lo stato del Veicolo, il chilometraggio risultante, la documentazione e gli accessori consegnati nonché le eventuali osservazioni formulate al momento del ritiro. L'Acquirente può provvedere al ritiro personalmente ovvero mediante un trasportatore, dipendente, collaboratore o altro soggetto da esso incaricato; in tale ultimo caso l'Acquirente è tenuto ad assicurarsi che il soggetto incaricato sia munito della delega o dell'autorizzazione eventualmente richiesta da Fleequid e sia stato adeguatamente informato e investito dei poteri necessari a compiere, per conto dell'Acquirente, le verifiche richieste al momento della consegna, a formulare eventuali osservazioni e a sottoscrivere il verbale di consegna. Fleequid e il Venditore possono fare affidamento sull'identità del soggetto preventivamente indicato o comunque presentato </w:t>
        </w:r>
        <w:r w:rsidRPr="00997C0D">
          <w:rPr>
            <w:rFonts w:ascii="Verdana" w:hAnsi="Verdana"/>
            <w:sz w:val="20"/>
            <w:szCs w:val="20"/>
            <w:rPrChange w:id="3640" w:author="Avv. Rosario Panzariello" w:date="2026-09-18T15:35:00Z" w16du:dateUtc="2026-09-18T13:35:00Z">
              <w:rPr>
                <w:rFonts w:ascii="Verdana" w:hAnsi="Verdana"/>
                <w:b/>
                <w:bCs/>
                <w:smallCaps/>
                <w:sz w:val="20"/>
                <w:szCs w:val="20"/>
              </w:rPr>
            </w:rPrChange>
          </w:rPr>
          <w:lastRenderedPageBreak/>
          <w:t>dall'Acquirente come autorizzato al ritiro e non sono tenuti a verificare l'esistenza o l'estensione dei rapporti interni di rappresentanza tra tale soggetto e l'Acquirente, salvo che emergano circostanze manifestamente idonee a far dubitare della sua legittimazione. L'Acquirente ratifica sin d'ora e fa proprio, nei rapporti con Fleequid e con il Venditore, l'operato del soggetto da esso indicato o incaricato per il ritiro, comprese le dichiarazioni e le annotazioni contenute nel verbale di consegna, anche qualora successivamente emerga un difetto o un limite dei relativi poteri, salvo il caso di condotte non riconducibili all'incarico conferito e conosciute come tali da Fleequid. Nelle operazioni assistite da una Soluzione di finanziamento il soggetto legittimato al ritiro e alla sottoscrizione del verbale di consegna è individuato secondo quanto previsto dall'art. 22 e dalle Condizioni Specifiche applicabili.</w:t>
        </w:r>
      </w:ins>
    </w:p>
    <w:p w14:paraId="1BCD2E27" w14:textId="265EC095" w:rsidR="00997C0D" w:rsidRPr="00997C0D" w:rsidRDefault="00997C0D">
      <w:pPr>
        <w:pStyle w:val="Paragrafoelenco"/>
        <w:numPr>
          <w:ilvl w:val="1"/>
          <w:numId w:val="1"/>
        </w:numPr>
        <w:spacing w:line="360" w:lineRule="auto"/>
        <w:ind w:left="0" w:firstLine="0"/>
        <w:jc w:val="both"/>
        <w:rPr>
          <w:ins w:id="3641" w:author="Avv. Rosario Panzariello" w:date="2026-09-18T15:34:00Z" w16du:dateUtc="2026-09-18T13:34:00Z"/>
          <w:rFonts w:ascii="Verdana" w:hAnsi="Verdana"/>
          <w:sz w:val="20"/>
          <w:szCs w:val="20"/>
          <w:rPrChange w:id="3642" w:author="Avv. Rosario Panzariello" w:date="2026-09-18T15:35:00Z" w16du:dateUtc="2026-09-18T13:35:00Z">
            <w:rPr>
              <w:ins w:id="3643" w:author="Avv. Rosario Panzariello" w:date="2026-09-18T15:34:00Z" w16du:dateUtc="2026-09-18T13:34:00Z"/>
              <w:rFonts w:ascii="Verdana" w:hAnsi="Verdana"/>
              <w:b/>
              <w:bCs/>
              <w:smallCaps/>
              <w:sz w:val="20"/>
              <w:szCs w:val="20"/>
            </w:rPr>
          </w:rPrChange>
        </w:rPr>
        <w:pPrChange w:id="3644" w:author="Avv. Rosario Panzariello" w:date="2026-09-18T15:35:00Z" w16du:dateUtc="2026-09-18T13:35:00Z">
          <w:pPr>
            <w:pStyle w:val="Paragrafoelenco"/>
            <w:spacing w:line="360" w:lineRule="auto"/>
            <w:outlineLvl w:val="0"/>
          </w:pPr>
        </w:pPrChange>
      </w:pPr>
      <w:ins w:id="3645" w:author="Avv. Rosario Panzariello" w:date="2026-09-18T15:34:00Z" w16du:dateUtc="2026-09-18T13:34:00Z">
        <w:r w:rsidRPr="00997C0D">
          <w:rPr>
            <w:rFonts w:ascii="Verdana" w:hAnsi="Verdana"/>
            <w:sz w:val="20"/>
            <w:szCs w:val="20"/>
            <w:rPrChange w:id="3646" w:author="Avv. Rosario Panzariello" w:date="2026-09-18T15:35:00Z" w16du:dateUtc="2026-09-18T13:35:00Z">
              <w:rPr>
                <w:rFonts w:ascii="Verdana" w:hAnsi="Verdana"/>
                <w:b/>
                <w:bCs/>
                <w:smallCaps/>
                <w:sz w:val="20"/>
                <w:szCs w:val="20"/>
              </w:rPr>
            </w:rPrChange>
          </w:rPr>
          <w:t xml:space="preserve">Qualora l'Acquirente richieda a Fleequid di organizzare il trasporto del Veicolo presso la sede o il diverso luogo da esso indicato e Fleequid accetti tale richiesta, il trasporto è organizzato da Fleequid a rischio e spese dell'Acquirente, salvo quanto diversamente espressamente convenuto per iscritto o previsto dalle Condizioni particolari di vendita o dalle Condizioni Specifiche applicabili, ed è soggetto alle Tariffe applicabili ovvero a specifica quotazione. Fleequid è autorizzata ad affidare, in tutto o in parte, l'esecuzione del trasporto a trasportatori, spedizionieri o altri soggetti terzi da essa individuati e a scegliere le modalità di trasferimento ritenute più appropriate in relazione al Veicolo e alla specifica operazione. </w:t>
        </w:r>
      </w:ins>
      <w:ins w:id="3647" w:author="Avv. Rosario Panzariello" w:date="2026-09-19T08:30:00Z" w16du:dateUtc="2026-09-19T06:30:00Z">
        <w:r w:rsidR="004E3A63" w:rsidRPr="004E3A63">
          <w:rPr>
            <w:rFonts w:ascii="Verdana" w:hAnsi="Verdana"/>
            <w:sz w:val="20"/>
            <w:szCs w:val="20"/>
          </w:rPr>
          <w:t>Salvo diverso accordo scritto, l'incarico conferito a Fleequid ha ad oggetto esclusivamente l'organizzazione e/o l'esecuzione materiale del ritiro e del trasporto e non comprende attività di ispezione, collaudo, verifica tecnica o accertamento della conformità del Veicolo rispetto all'Inserzione, alle Specifiche tecniche, al TrustReport o alla documentazione relativa all'operazione, anche quando il ritiro o il trasporto siano eseguiti direttamente da Fleequid o da soggetti da essa incaricati.</w:t>
        </w:r>
        <w:r w:rsidR="004E3A63">
          <w:rPr>
            <w:rFonts w:ascii="Verdana" w:hAnsi="Verdana"/>
            <w:sz w:val="20"/>
            <w:szCs w:val="20"/>
          </w:rPr>
          <w:t xml:space="preserve"> </w:t>
        </w:r>
      </w:ins>
      <w:ins w:id="3648" w:author="Avv. Rosario Panzariello" w:date="2026-09-18T15:34:00Z" w16du:dateUtc="2026-09-18T13:34:00Z">
        <w:r w:rsidRPr="00997C0D">
          <w:rPr>
            <w:rFonts w:ascii="Verdana" w:hAnsi="Verdana"/>
            <w:sz w:val="20"/>
            <w:szCs w:val="20"/>
            <w:rPrChange w:id="3649" w:author="Avv. Rosario Panzariello" w:date="2026-09-18T15:35:00Z" w16du:dateUtc="2026-09-18T13:35:00Z">
              <w:rPr>
                <w:rFonts w:ascii="Verdana" w:hAnsi="Verdana"/>
                <w:b/>
                <w:bCs/>
                <w:smallCaps/>
                <w:sz w:val="20"/>
                <w:szCs w:val="20"/>
              </w:rPr>
            </w:rPrChange>
          </w:rPr>
          <w:t>L'Acquirente riconosce e accetta che il trasferimento del Veicolo può avvenire anche mediante percorrenza su strada e che, conseguentemente, al momento della consegna il chilometraggio del Veicolo può risultare superiore, sino a 5.000 (cinquemila) km, rispetto a quello risultante dall'Inserzione, dalle Specifiche tecniche o dalla documentazione disponibile prima del trasferimento. Tale incremento, quando conseguente al trasferimento del Veicolo organizzato ai sensi del presente comma, non costituisce di per sé difformità del Veicolo né inadempimento del Venditore o di Fleequid.</w:t>
        </w:r>
      </w:ins>
    </w:p>
    <w:p w14:paraId="18BBB42E" w14:textId="093E9F81" w:rsidR="00F32928" w:rsidRPr="00F32928" w:rsidRDefault="00997C0D">
      <w:pPr>
        <w:pStyle w:val="Paragrafoelenco"/>
        <w:numPr>
          <w:ilvl w:val="1"/>
          <w:numId w:val="1"/>
        </w:numPr>
        <w:spacing w:line="360" w:lineRule="auto"/>
        <w:ind w:left="0" w:firstLine="0"/>
        <w:jc w:val="both"/>
        <w:rPr>
          <w:ins w:id="3650" w:author="Avv. Rosario Panzariello" w:date="2026-09-19T17:05:00Z" w16du:dateUtc="2026-09-19T15:05:00Z"/>
          <w:rFonts w:ascii="Verdana" w:hAnsi="Verdana"/>
          <w:sz w:val="20"/>
          <w:szCs w:val="20"/>
        </w:rPr>
        <w:pPrChange w:id="3651" w:author="Avv. Rosario Panzariello" w:date="2026-09-19T17:05:00Z" w16du:dateUtc="2026-09-19T15:05:00Z">
          <w:pPr>
            <w:pStyle w:val="Paragrafoelenco"/>
            <w:spacing w:line="360" w:lineRule="auto"/>
            <w:ind w:left="0"/>
            <w:jc w:val="both"/>
          </w:pPr>
        </w:pPrChange>
      </w:pPr>
      <w:ins w:id="3652" w:author="Avv. Rosario Panzariello" w:date="2026-09-18T15:34:00Z" w16du:dateUtc="2026-09-18T13:34:00Z">
        <w:r w:rsidRPr="00997C0D">
          <w:rPr>
            <w:rFonts w:ascii="Verdana" w:hAnsi="Verdana"/>
            <w:sz w:val="20"/>
            <w:szCs w:val="20"/>
            <w:rPrChange w:id="3653" w:author="Avv. Rosario Panzariello" w:date="2026-09-18T15:35:00Z" w16du:dateUtc="2026-09-18T13:35:00Z">
              <w:rPr>
                <w:rFonts w:ascii="Verdana" w:hAnsi="Verdana"/>
                <w:b/>
                <w:bCs/>
                <w:smallCaps/>
                <w:sz w:val="20"/>
                <w:szCs w:val="20"/>
              </w:rPr>
            </w:rPrChange>
          </w:rPr>
          <w:t xml:space="preserve">È in ogni caso obbligo dell'Acquirente verificare, al momento della consegna, la corrispondenza del Veicolo a quanto risultante dall'Inserzione, dalle Specifiche tecniche e dalla documentazione resa disponibile per la specifica operazione, nei limiti di quanto materialmente verificabile al momento del ritiro. In particolare l'Acquirente è tenuto a ispezionare il Veicolo al fine di verificare la corrispondenza del numero di telaio, la presenza di eventuali danni, difformità o vizi apparenti non previamente indicati, nonché la presenza degli accessori e delle dotazioni inclusi nella vendita. Le difformità riscontrate devono essere specificamente annotate nel verbale di consegna di cui all'art. 16.10 prima della presa in consegna del Veicolo. La presa in consegna del Veicolo senza riserve scritte, ovvero la mancata annotazione nel verbale di consegna di </w:t>
        </w:r>
        <w:r w:rsidRPr="00997C0D">
          <w:rPr>
            <w:rFonts w:ascii="Verdana" w:hAnsi="Verdana"/>
            <w:sz w:val="20"/>
            <w:szCs w:val="20"/>
            <w:rPrChange w:id="3654" w:author="Avv. Rosario Panzariello" w:date="2026-09-18T15:35:00Z" w16du:dateUtc="2026-09-18T13:35:00Z">
              <w:rPr>
                <w:rFonts w:ascii="Verdana" w:hAnsi="Verdana"/>
                <w:b/>
                <w:bCs/>
                <w:smallCaps/>
                <w:sz w:val="20"/>
                <w:szCs w:val="20"/>
              </w:rPr>
            </w:rPrChange>
          </w:rPr>
          <w:lastRenderedPageBreak/>
          <w:t>difformità, danni o vizi apparenti o facilmente riconoscibili mediante l'ordinaria verifica richiesta al momento del ritiro, costituisce prova dell'accettazione senza riserve del Veicolo con riferimento a tali elementi, ferme restando le disposizioni dell'art. 19 relative ai vizi occulti e al regime di garanzia applicabile. Qualora il ritiro sia effettuato da un trasportatore o da altro soggetto incaricato dall'Acquirente, è onere dell'Acquirente impartire a tale soggetto le istruzioni necessarie affinché siano effettuate le verifiche previste dal presente comma e siano annotate nel verbale di consegna le eventuali difformità, i danni, i vizi apparenti o le mancanze riscontrate; gli effetti delle verifiche, delle dichiarazioni e delle annotazioni effettuate, nonché delle omissioni imputabili al soggetto incaricato del ritiro, sono riferiti all'Acquirente secondo quanto previsto dall'art. 16.10. Nel Dealer Sales, qualora il ritiro del Veicolo presso il Venditore sia effettuato da un trasportatore, autista, incaricato o altro soggetto individuato da Fleequid, la mera presa in consegna materiale del Veicolo da parte di tale soggetto non costituisce accettazione del Veicolo da parte di Fleequid, né riconoscimento della sua conformità alle Specifiche tecniche, all'Inserzione, al TrustReport o agli altri elementi relativi al Veicolo, e non comporta rinuncia alle garanzie, ai rimedi o alle contestazioni spettanti a Fleequid nei confronti del Venditore; salvo che Fleequid abbia conferito per iscritto uno specifico potere di verifica e accettazione del Veicolo, il soggetto da essa incaricato del ritiro deve intendersi autorizzato esclusivamente alla presa in consegna materiale e al trasporto del Veicolo, e la mancata annotazione nel verbale di consegna, da parte di tale soggetto, di difetti, vizi, danni, mancanze o difformità non può essere opposta a Fleequid quale accettazione senza riserve e non determina decadenza dai diritti, dalle garanzie o dai rimedi spettanti a Fleequid nei confronti del Venditore. Nel medesimo caso Fleequid conserva il diritto di sottoporre il Veicolo a verifica successivamente al ritiro, anche presso la propria sede o presso altro luogo di destinazione, e di far valere nei confronti del Venditore le difformità, i vizi, i danni o le mancanze riscontrati secondo i termini e la disciplina previsti dagli artt. 17.7 e 18.5. La disciplina prevista per il soggetto incaricato da Fleequid non si applica al trasportatore o al diverso soggetto incaricato dall'Acquirente, il cui operato resta imputato all'Acquirente. L'annotazione di una difformità, di un danno, di un vizio o della mancanza di un accessorio nel verbale di consegna non costituisce, di per sé, formale reclamo né riconoscimento della relativa contestazione da parte di Fleequid o del Venditore: per conservare i diritti eventualmente spettanti in relazione a quanto rilevato, l'Acquirente è tenuto a presentare formale reclamo nei termini e con le modalità previsti dall'art. 20, fermo il regime di responsabilità e garanzia applicabile ai sensi dell'art. 19 in funzione del Modello di Vendita e della modalità di esecuzione. Nelle operazioni assistite da una Soluzione di finanziamento il soggetto legittimato alle verifiche, alla sottoscrizione del verbale di consegna e alla formulazione del reclamo è individuato secondo quanto previsto dall'art. 22 e dalle Condizioni Specifiche applicabili.</w:t>
        </w:r>
      </w:ins>
    </w:p>
    <w:p w14:paraId="76010A86" w14:textId="2A9D80B2" w:rsidR="00F32928" w:rsidDel="000611DB" w:rsidRDefault="00997C0D">
      <w:pPr>
        <w:pStyle w:val="Paragrafoelenco"/>
        <w:numPr>
          <w:ilvl w:val="1"/>
          <w:numId w:val="1"/>
        </w:numPr>
        <w:spacing w:line="360" w:lineRule="auto"/>
        <w:ind w:left="0" w:firstLine="0"/>
        <w:jc w:val="both"/>
        <w:rPr>
          <w:del w:id="3655" w:author="Avv. Rosario Panzariello" w:date="2026-09-19T17:07:00Z" w16du:dateUtc="2026-09-19T15:07:00Z"/>
          <w:rFonts w:ascii="Verdana" w:hAnsi="Verdana"/>
          <w:sz w:val="20"/>
          <w:szCs w:val="20"/>
        </w:rPr>
        <w:pPrChange w:id="3656" w:author="Avv. Rosario Panzariello" w:date="2026-09-19T17:05:00Z" w16du:dateUtc="2026-09-19T15:05:00Z">
          <w:pPr>
            <w:pStyle w:val="Paragrafoelenco"/>
            <w:spacing w:line="360" w:lineRule="auto"/>
            <w:ind w:left="0"/>
            <w:jc w:val="both"/>
          </w:pPr>
        </w:pPrChange>
      </w:pPr>
      <w:ins w:id="3657" w:author="Avv. Rosario Panzariello" w:date="2026-09-18T15:34:00Z" w16du:dateUtc="2026-09-18T13:34:00Z">
        <w:r w:rsidRPr="00C2617D">
          <w:rPr>
            <w:rFonts w:ascii="Verdana" w:hAnsi="Verdana"/>
            <w:sz w:val="20"/>
            <w:szCs w:val="20"/>
            <w:rPrChange w:id="3658" w:author="Avv. Rosario Panzariello" w:date="2026-09-19T08:32:00Z" w16du:dateUtc="2026-09-19T06:32:00Z">
              <w:rPr>
                <w:rFonts w:ascii="Verdana" w:hAnsi="Verdana"/>
                <w:b/>
                <w:bCs/>
                <w:smallCaps/>
                <w:sz w:val="20"/>
                <w:szCs w:val="20"/>
              </w:rPr>
            </w:rPrChange>
          </w:rPr>
          <w:t xml:space="preserve">Qualora il Veicolo sia qualificabile, ai sensi della normativa ambientale applicabile, come VFU o comunque come rifiuto, la relativa commercializzazione, vendita, trasferimento, presa in carico, trasporto e gestione avvengono nel rispetto della normativa ambientale applicabile e degli </w:t>
        </w:r>
        <w:r w:rsidRPr="00C2617D">
          <w:rPr>
            <w:rFonts w:ascii="Verdana" w:hAnsi="Verdana"/>
            <w:sz w:val="20"/>
            <w:szCs w:val="20"/>
            <w:rPrChange w:id="3659" w:author="Avv. Rosario Panzariello" w:date="2026-09-19T08:32:00Z" w16du:dateUtc="2026-09-19T06:32:00Z">
              <w:rPr>
                <w:rFonts w:ascii="Verdana" w:hAnsi="Verdana"/>
                <w:b/>
                <w:bCs/>
                <w:smallCaps/>
                <w:sz w:val="20"/>
                <w:szCs w:val="20"/>
              </w:rPr>
            </w:rPrChange>
          </w:rPr>
          <w:lastRenderedPageBreak/>
          <w:t xml:space="preserve">eventuali requisiti, iscrizioni, autorizzazioni e condizioni richiesti in relazione alla specifica operazione. Restano fermi gli obblighi informativi e documentali del Venditore previsti dall'art. 8.3. Ferme le disposizioni delle presenti Condizioni Generali in materia di custodia, disponibilità e trasferimento del Veicolo, gli obblighi e le responsabilità connessi alla detenzione e alla gestione materiale del Veicolo restano in capo al soggetto che ne abbia la disponibilità sino alla presa in carico da parte del soggetto legittimato ai sensi della normativa ambientale applicabile; da tale momento trovano applicazione gli obblighi e le responsabilità propri del soggetto che ne assume la presa in carico. La qualificazione del Veicolo come VFU o rifiuto non esclude, di per sé, l'applicazione dei Modelli di Vendita previsti dalle presenti Condizioni Generali, ivi compreso il Dealer Sales, purché la struttura della specifica operazione sia compatibile con la normativa ambientale e con i titoli abilitativi applicabili; Fleequid può pertanto commercializzare Veicoli qualificabili come VFU o rifiuti secondo i Modelli di Vendita e le modalità di esecuzione previsti dalle presenti Condizioni Generali nella misura in cui tale compatibilità sussista. Quando Fleequid intervenga nell'operazione senza assumere la detenzione materiale del rifiuto, l'eventuale acquisto o rivendita del Veicolo da parte di Fleequid, anche nell'ambito della Rivendita o del Dealer Sales, non comporta di per sé l'assunzione della detenzione materiale del Veicolo né l'esercizio di attività di raccolta, trasporto, trattamento, recupero o smaltimento. Il solo intervento di Fleequid nell'operazione, l'organizzazione o la gestione dell'Evento di vendita e la conclusione dei relativi contratti non comportano, di per sé, l'assunzione da parte di Fleequid della qualifica di produttore, detentore, trasportatore o gestore del rifiuto, né lo svolgimento delle attività riservate ai soggetti muniti dei titoli abilitativi richiesti, restando ferme le qualifiche, le iscrizioni e le autorizzazioni di cui Fleequid eventualmente disponga, quanto previsto </w:t>
        </w:r>
      </w:ins>
      <w:ins w:id="3660" w:author="Avv. Rosario Panzariello" w:date="2026-09-20T07:03:00Z" w16du:dateUtc="2026-09-20T05:03:00Z">
        <w:r w:rsidR="00787DD2">
          <w:rPr>
            <w:rFonts w:ascii="Verdana" w:hAnsi="Verdana"/>
            <w:sz w:val="20"/>
            <w:szCs w:val="20"/>
          </w:rPr>
          <w:t>dall’</w:t>
        </w:r>
      </w:ins>
      <w:ins w:id="3661" w:author="Avv. Rosario Panzariello" w:date="2026-09-18T15:34:00Z" w16du:dateUtc="2026-09-18T13:34:00Z">
        <w:r w:rsidRPr="00C2617D">
          <w:rPr>
            <w:rFonts w:ascii="Verdana" w:hAnsi="Verdana"/>
            <w:sz w:val="20"/>
            <w:szCs w:val="20"/>
            <w:rPrChange w:id="3662" w:author="Avv. Rosario Panzariello" w:date="2026-09-19T08:32:00Z" w16du:dateUtc="2026-09-19T06:32:00Z">
              <w:rPr>
                <w:rFonts w:ascii="Verdana" w:hAnsi="Verdana"/>
                <w:b/>
                <w:bCs/>
                <w:smallCaps/>
                <w:sz w:val="20"/>
                <w:szCs w:val="20"/>
              </w:rPr>
            </w:rPrChange>
          </w:rPr>
          <w:t xml:space="preserve">art. 16.11 </w:t>
        </w:r>
      </w:ins>
      <w:ins w:id="3663" w:author="Avv. Rosario Panzariello" w:date="2026-09-20T07:03:00Z" w16du:dateUtc="2026-09-20T05:03:00Z">
        <w:r w:rsidR="0099293C">
          <w:rPr>
            <w:rFonts w:ascii="Verdana" w:hAnsi="Verdana"/>
            <w:sz w:val="20"/>
            <w:szCs w:val="20"/>
          </w:rPr>
          <w:t>in materia di trasporto organizzato da Fleequid e dall’art.</w:t>
        </w:r>
      </w:ins>
      <w:ins w:id="3664" w:author="Avv. Rosario Panzariello" w:date="2026-09-18T15:34:00Z" w16du:dateUtc="2026-09-18T13:34:00Z">
        <w:r w:rsidRPr="00C2617D">
          <w:rPr>
            <w:rFonts w:ascii="Verdana" w:hAnsi="Verdana"/>
            <w:sz w:val="20"/>
            <w:szCs w:val="20"/>
            <w:rPrChange w:id="3665" w:author="Avv. Rosario Panzariello" w:date="2026-09-19T08:32:00Z" w16du:dateUtc="2026-09-19T06:32:00Z">
              <w:rPr>
                <w:rFonts w:ascii="Verdana" w:hAnsi="Verdana"/>
                <w:b/>
                <w:bCs/>
                <w:smallCaps/>
                <w:sz w:val="20"/>
                <w:szCs w:val="20"/>
              </w:rPr>
            </w:rPrChange>
          </w:rPr>
          <w:t xml:space="preserve"> 18.8 </w:t>
        </w:r>
      </w:ins>
      <w:ins w:id="3666" w:author="Avv. Rosario Panzariello" w:date="2026-09-20T07:06:00Z" w16du:dateUtc="2026-09-20T05:06:00Z">
        <w:r w:rsidR="003066C6">
          <w:rPr>
            <w:rFonts w:ascii="Verdana" w:hAnsi="Verdana"/>
            <w:sz w:val="20"/>
            <w:szCs w:val="20"/>
          </w:rPr>
          <w:t>nonché</w:t>
        </w:r>
      </w:ins>
      <w:ins w:id="3667" w:author="Avv. Rosario Panzariello" w:date="2026-09-18T15:34:00Z" w16du:dateUtc="2026-09-18T13:34:00Z">
        <w:r w:rsidRPr="00C2617D">
          <w:rPr>
            <w:rFonts w:ascii="Verdana" w:hAnsi="Verdana"/>
            <w:sz w:val="20"/>
            <w:szCs w:val="20"/>
            <w:rPrChange w:id="3668" w:author="Avv. Rosario Panzariello" w:date="2026-09-19T08:32:00Z" w16du:dateUtc="2026-09-19T06:32:00Z">
              <w:rPr>
                <w:rFonts w:ascii="Verdana" w:hAnsi="Verdana"/>
                <w:b/>
                <w:bCs/>
                <w:smallCaps/>
                <w:sz w:val="20"/>
                <w:szCs w:val="20"/>
              </w:rPr>
            </w:rPrChange>
          </w:rPr>
          <w:t xml:space="preserve"> le disposizioni inderogabili di legge applicabili nel Paese interessato. Le attività di raccolta, trasporto, trattamento, recupero, demolizione o smaltimento del Veicolo sono svolte esclusivamente da soggetti in possesso dei requisiti e dei titoli richiesti dalla normativa applicabile. Fleequid può subordinare la partecipazione allo specifico Evento di vendita o il trasferimento del Veicolo alla verifica del possesso, da parte dell'Offerente, dell'Acquirente, del trasportatore o degli altri soggetti coinvolti, delle autorizzazioni, iscrizioni o qualifiche necessarie; può altresì richiedere in qualsiasi momento la documentazione necessaria a verificare la corretta gestione ambientale dell'operazione e può sospendere, rifiutare o annullare la commercializzazione o la vendita qualora la documentazione richiesta non sia fornita, risulti incompleta o inattendibile, ovvero emergano circostanze che rendano l'operazione incompatibile con la normativa applicabile o con i requisiti necessari alla sua esecuzione. Il Venditore resta responsabile dell'esattezza e della completezza delle informazioni fornite in merito alla qualificazione ambientale del Veicolo e manleva e tiene indenne Fleequid da qualsiasi pretesa, sanzione, costo, spesa, danno o responsabilità derivante dall'omessa, inesatta o tardiva comunicazione della natura di VFU o rifiuto del Veicolo, dalla violazione degli obblighi ambientali ad esso imputabili, dall'irregolare gestione del Veicolo anteriormente alla sua presa in carico da parte del soggetto legittimato o </w:t>
        </w:r>
        <w:r w:rsidRPr="00C2617D">
          <w:rPr>
            <w:rFonts w:ascii="Verdana" w:hAnsi="Verdana"/>
            <w:sz w:val="20"/>
            <w:szCs w:val="20"/>
            <w:rPrChange w:id="3669" w:author="Avv. Rosario Panzariello" w:date="2026-09-19T08:32:00Z" w16du:dateUtc="2026-09-19T06:32:00Z">
              <w:rPr>
                <w:rFonts w:ascii="Verdana" w:hAnsi="Verdana"/>
                <w:b/>
                <w:bCs/>
                <w:smallCaps/>
                <w:sz w:val="20"/>
                <w:szCs w:val="20"/>
              </w:rPr>
            </w:rPrChange>
          </w:rPr>
          <w:lastRenderedPageBreak/>
          <w:t>dalla consegna del Veicolo a soggetti privi dei requisiti richiesti, ferme le ulteriori responsabilità e i rimedi previsti dagli artt. 8.13 e 20.8. Restano ferme le eventuali disposizioni più specifiche previste dalle Condizioni particolari di vendita per determinate categorie di VFU o rifiuti e la disciplina dell'art. 18.8 per il Dealer Sales.</w:t>
        </w:r>
      </w:ins>
      <w:ins w:id="3670" w:author="Avv. Rosario Panzariello" w:date="2026-09-19T08:32:00Z" w16du:dateUtc="2026-09-19T06:32:00Z">
        <w:r w:rsidR="00C2617D">
          <w:rPr>
            <w:rFonts w:ascii="Verdana" w:hAnsi="Verdana"/>
            <w:sz w:val="20"/>
            <w:szCs w:val="20"/>
          </w:rPr>
          <w:t xml:space="preserve"> </w:t>
        </w:r>
      </w:ins>
    </w:p>
    <w:p w14:paraId="73A418F2" w14:textId="77777777" w:rsidR="001E1D2F" w:rsidRPr="000611DB" w:rsidRDefault="001E1D2F">
      <w:pPr>
        <w:pStyle w:val="Paragrafoelenco"/>
        <w:numPr>
          <w:ilvl w:val="1"/>
          <w:numId w:val="1"/>
        </w:numPr>
        <w:spacing w:line="360" w:lineRule="auto"/>
        <w:ind w:left="0" w:firstLine="0"/>
        <w:jc w:val="both"/>
        <w:rPr>
          <w:ins w:id="3671" w:author="Avv. Rosario Panzariello" w:date="2026-09-19T17:05:00Z" w16du:dateUtc="2026-09-19T15:05:00Z"/>
          <w:rFonts w:ascii="Verdana" w:hAnsi="Verdana"/>
          <w:sz w:val="20"/>
          <w:szCs w:val="20"/>
        </w:rPr>
        <w:pPrChange w:id="3672" w:author="Avv. Rosario Panzariello" w:date="2026-09-19T17:07:00Z" w16du:dateUtc="2026-09-19T15:07:00Z">
          <w:pPr>
            <w:pStyle w:val="Paragrafoelenco"/>
            <w:spacing w:line="360" w:lineRule="auto"/>
            <w:ind w:left="0"/>
            <w:jc w:val="both"/>
          </w:pPr>
        </w:pPrChange>
      </w:pPr>
    </w:p>
    <w:p w14:paraId="5A8A4D49" w14:textId="4822E43D" w:rsidR="00671A65" w:rsidRDefault="002B7959">
      <w:pPr>
        <w:pStyle w:val="Paragrafoelenco"/>
        <w:numPr>
          <w:ilvl w:val="1"/>
          <w:numId w:val="1"/>
        </w:numPr>
        <w:spacing w:line="360" w:lineRule="auto"/>
        <w:ind w:left="0" w:firstLine="0"/>
        <w:jc w:val="both"/>
        <w:rPr>
          <w:ins w:id="3673" w:author="Avv. Rosario Panzariello" w:date="2026-09-20T07:07:00Z" w16du:dateUtc="2026-09-20T05:07:00Z"/>
          <w:rFonts w:ascii="Verdana" w:hAnsi="Verdana"/>
          <w:sz w:val="20"/>
          <w:szCs w:val="20"/>
        </w:rPr>
        <w:pPrChange w:id="3674" w:author="Avv. Rosario Panzariello" w:date="2026-09-20T07:07:00Z" w16du:dateUtc="2026-09-20T05:07:00Z">
          <w:pPr>
            <w:pStyle w:val="Paragrafoelenco"/>
            <w:spacing w:line="360" w:lineRule="auto"/>
            <w:ind w:left="0"/>
            <w:jc w:val="both"/>
          </w:pPr>
        </w:pPrChange>
      </w:pPr>
      <w:ins w:id="3675" w:author="Avv. Rosario Panzariello" w:date="2026-09-20T07:07:00Z" w16du:dateUtc="2026-09-20T05:07:00Z">
        <w:r w:rsidRPr="002B7959">
          <w:rPr>
            <w:rFonts w:ascii="Verdana" w:hAnsi="Verdana"/>
            <w:sz w:val="20"/>
            <w:szCs w:val="20"/>
          </w:rPr>
          <w:t>Fleequid conserva il potere di verificare, anche successivamente al perfezionamento dell'Accordo vincolante, il possesso da parte dell'Acquirente dei requisiti tecnico-professionali, amministrativi, autorizzativi o comunque necessari all'esecuzione dell'operazione. Qualora l'Acquirente non possieda, non documenti o perda i requisiti necessari per acquistare, ricevere, immatricolare, esportare, demolire o trattare il Veicolo, Fleequid può sospendere l'esecuzione dell'operazione e assegnare all'Acquirente un termine per la regolarizzazione; qualora la carenza non sia sanabile ovvero non sia sanata entro il termine assegnato, Fleequid può procedere all'Annullamento della vendita ai sensi dell'art. 14, con gli effetti restitutori previsti dall'art. 15 e ferme le ulteriori conseguenze previste dalle presenti Condizioni Generali ove la carenza sia imputabile all'Acquirente. La presente disposizione assume particolare rilievo per i Veicoli qualificabili come VFU, per le operazioni destinate alla demolizione o all'esportazione e per quelle comunque soggette ad autorizzazioni. La verifica successiva prevista dal presente comma non mette in discussione l'avvenuto perfezionamento dell'Accordo vincolante né incide sugli obblighi già sorti a carico dell'Acquirente.</w:t>
        </w:r>
      </w:ins>
    </w:p>
    <w:p w14:paraId="09DC562F" w14:textId="18A05DDF" w:rsidR="00997C0D" w:rsidDel="00671A65" w:rsidRDefault="00997C0D">
      <w:pPr>
        <w:pStyle w:val="Paragrafoelenco"/>
        <w:numPr>
          <w:ilvl w:val="1"/>
          <w:numId w:val="1"/>
        </w:numPr>
        <w:spacing w:line="360" w:lineRule="auto"/>
        <w:ind w:left="0" w:firstLine="0"/>
        <w:jc w:val="both"/>
        <w:rPr>
          <w:del w:id="3676" w:author="Avv. Rosario Panzariello" w:date="2026-09-18T15:37:00Z" w16du:dateUtc="2026-09-18T13:37:00Z"/>
          <w:rFonts w:ascii="Verdana" w:hAnsi="Verdana"/>
          <w:sz w:val="20"/>
          <w:szCs w:val="20"/>
        </w:rPr>
        <w:pPrChange w:id="3677" w:author="Avv. Rosario Panzariello" w:date="2026-09-20T07:07:00Z" w16du:dateUtc="2026-09-20T05:07:00Z">
          <w:pPr>
            <w:pStyle w:val="Paragrafoelenco"/>
            <w:spacing w:line="360" w:lineRule="auto"/>
            <w:ind w:left="0"/>
            <w:jc w:val="both"/>
          </w:pPr>
        </w:pPrChange>
      </w:pPr>
    </w:p>
    <w:p w14:paraId="1F502EAF" w14:textId="79A6B1DE" w:rsidR="00AF4D50" w:rsidRPr="000611DB" w:rsidDel="00997C0D" w:rsidRDefault="00AF4D50">
      <w:pPr>
        <w:pStyle w:val="Paragrafoelenco"/>
        <w:numPr>
          <w:ilvl w:val="1"/>
          <w:numId w:val="1"/>
        </w:numPr>
        <w:spacing w:line="360" w:lineRule="auto"/>
        <w:ind w:left="0" w:firstLine="0"/>
        <w:outlineLvl w:val="0"/>
        <w:rPr>
          <w:ins w:id="3678" w:author="Avv. Rosario Panzariello" w:date="2026-09-15T09:41:00Z"/>
          <w:del w:id="3679" w:author="Avv. Rosario Panzariello" w:date="2026-09-18T15:37:00Z" w16du:dateUtc="2026-09-18T13:37:00Z"/>
          <w:rFonts w:ascii="Verdana" w:hAnsi="Verdana"/>
          <w:sz w:val="20"/>
          <w:szCs w:val="20"/>
        </w:rPr>
        <w:pPrChange w:id="3680" w:author="Avv. Rosario Panzariello" w:date="2026-09-19T17:07:00Z" w16du:dateUtc="2026-09-19T15:07:00Z">
          <w:pPr>
            <w:pStyle w:val="Paragrafoelenco"/>
            <w:numPr>
              <w:ilvl w:val="1"/>
              <w:numId w:val="1"/>
            </w:numPr>
            <w:spacing w:line="360" w:lineRule="auto"/>
            <w:ind w:left="0" w:hanging="720"/>
            <w:jc w:val="both"/>
          </w:pPr>
        </w:pPrChange>
      </w:pPr>
      <w:ins w:id="3681" w:author="Avv. Rosario Panzariello" w:date="2026-09-15T09:39:00Z">
        <w:del w:id="3682" w:author="Avv. Rosario Panzariello" w:date="2026-09-18T15:37:00Z" w16du:dateUtc="2026-09-18T13:37:00Z">
          <w:r w:rsidRPr="000611DB" w:rsidDel="00997C0D">
            <w:rPr>
              <w:rFonts w:ascii="Verdana" w:hAnsi="Verdana"/>
              <w:sz w:val="20"/>
              <w:szCs w:val="20"/>
              <w:rPrChange w:id="3683" w:author="Avv. Rosario Panzariello" w:date="2026-09-19T17:07:00Z" w16du:dateUtc="2026-09-19T15:07:00Z">
                <w:rPr/>
              </w:rPrChange>
            </w:rPr>
            <w:delText xml:space="preserve">Le disposizioni del presente articolo si applicano, salvo quanto diversamente previsto dalle presenti Condizioni Generali, dalle Condizioni Specifiche o dalle Condizioni particolari di vendita, </w:delText>
          </w:r>
          <w:r w:rsidRPr="000611DB" w:rsidDel="00997C0D">
            <w:rPr>
              <w:rFonts w:ascii="Verdana" w:hAnsi="Verdana"/>
              <w:sz w:val="20"/>
              <w:szCs w:val="20"/>
              <w:rPrChange w:id="3684" w:author="Avv. Rosario Panzariello" w:date="2026-09-19T17:07:00Z" w16du:dateUtc="2026-09-19T15:07:00Z">
                <w:rPr>
                  <w:rStyle w:val="Enfasigrassetto"/>
                </w:rPr>
              </w:rPrChange>
            </w:rPr>
            <w:delText>a tutte le operazioni concluse tramite Fleequid, indipendentemente dal Modello di Vendita applicabile</w:delText>
          </w:r>
          <w:r w:rsidRPr="000611DB" w:rsidDel="00997C0D">
            <w:rPr>
              <w:rFonts w:ascii="Verdana" w:hAnsi="Verdana"/>
              <w:sz w:val="20"/>
              <w:szCs w:val="20"/>
              <w:rPrChange w:id="3685" w:author="Avv. Rosario Panzariello" w:date="2026-09-19T17:07:00Z" w16du:dateUtc="2026-09-19T15:07:00Z">
                <w:rPr/>
              </w:rPrChange>
            </w:rPr>
            <w:delText xml:space="preserve">. Nell’ambito della Vendita in commissione, esse si applicano altresì, per quanto compatibili, sia quando Fleequid proceda mediante Rivendita sia quando decida di operare come </w:delText>
          </w:r>
          <w:r w:rsidRPr="000611DB" w:rsidDel="00997C0D">
            <w:rPr>
              <w:rFonts w:ascii="Verdana" w:hAnsi="Verdana"/>
              <w:sz w:val="20"/>
              <w:szCs w:val="20"/>
              <w:rPrChange w:id="3686" w:author="Avv. Rosario Panzariello" w:date="2026-09-19T17:07:00Z" w16du:dateUtc="2026-09-19T15:07:00Z">
                <w:rPr>
                  <w:rStyle w:val="Enfasigrassetto"/>
                </w:rPr>
              </w:rPrChange>
            </w:rPr>
            <w:delText>Intermediario puro</w:delText>
          </w:r>
          <w:r w:rsidRPr="000611DB" w:rsidDel="00997C0D">
            <w:rPr>
              <w:rFonts w:ascii="Verdana" w:hAnsi="Verdana"/>
              <w:sz w:val="20"/>
              <w:szCs w:val="20"/>
              <w:rPrChange w:id="3687" w:author="Avv. Rosario Panzariello" w:date="2026-09-19T17:07:00Z" w16du:dateUtc="2026-09-19T15:07:00Z">
                <w:rPr/>
              </w:rPrChange>
            </w:rPr>
            <w:delText xml:space="preserve"> ai sensi dell’art. 2.6. Restano ferme le disposizioni speciali previste per la </w:delText>
          </w:r>
          <w:r w:rsidRPr="000611DB" w:rsidDel="00997C0D">
            <w:rPr>
              <w:rFonts w:ascii="Verdana" w:hAnsi="Verdana"/>
              <w:sz w:val="20"/>
              <w:szCs w:val="20"/>
              <w:rPrChange w:id="3688" w:author="Avv. Rosario Panzariello" w:date="2026-09-19T17:07:00Z" w16du:dateUtc="2026-09-19T15:07:00Z">
                <w:rPr>
                  <w:rFonts w:eastAsia="Times New Roman"/>
                  <w:b/>
                  <w:bCs/>
                </w:rPr>
              </w:rPrChange>
            </w:rPr>
            <w:delText>Vendita in commissione</w:delText>
          </w:r>
          <w:r w:rsidRPr="000611DB" w:rsidDel="00997C0D">
            <w:rPr>
              <w:rFonts w:ascii="Verdana" w:hAnsi="Verdana"/>
              <w:sz w:val="20"/>
              <w:szCs w:val="20"/>
              <w:rPrChange w:id="3689" w:author="Avv. Rosario Panzariello" w:date="2026-09-19T17:07:00Z" w16du:dateUtc="2026-09-19T15:07:00Z">
                <w:rPr/>
              </w:rPrChange>
            </w:rPr>
            <w:delText xml:space="preserve">, per il </w:delText>
          </w:r>
          <w:r w:rsidRPr="000611DB" w:rsidDel="00997C0D">
            <w:rPr>
              <w:rFonts w:ascii="Verdana" w:hAnsi="Verdana"/>
              <w:sz w:val="20"/>
              <w:szCs w:val="20"/>
              <w:rPrChange w:id="3690" w:author="Avv. Rosario Panzariello" w:date="2026-09-19T17:07:00Z" w16du:dateUtc="2026-09-19T15:07:00Z">
                <w:rPr>
                  <w:rFonts w:eastAsia="Times New Roman"/>
                  <w:b/>
                  <w:bCs/>
                </w:rPr>
              </w:rPrChange>
            </w:rPr>
            <w:delText>Dealer Sales</w:delText>
          </w:r>
          <w:r w:rsidRPr="000611DB" w:rsidDel="00997C0D">
            <w:rPr>
              <w:rFonts w:ascii="Verdana" w:hAnsi="Verdana"/>
              <w:sz w:val="20"/>
              <w:szCs w:val="20"/>
              <w:rPrChange w:id="3691" w:author="Avv. Rosario Panzariello" w:date="2026-09-19T17:07:00Z" w16du:dateUtc="2026-09-19T15:07:00Z">
                <w:rPr/>
              </w:rPrChange>
            </w:rPr>
            <w:delText xml:space="preserve">, per l’operatività di Fleequid come </w:delText>
          </w:r>
          <w:r w:rsidRPr="000611DB" w:rsidDel="00997C0D">
            <w:rPr>
              <w:rFonts w:ascii="Verdana" w:hAnsi="Verdana"/>
              <w:sz w:val="20"/>
              <w:szCs w:val="20"/>
              <w:rPrChange w:id="3692" w:author="Avv. Rosario Panzariello" w:date="2026-09-19T17:07:00Z" w16du:dateUtc="2026-09-19T15:07:00Z">
                <w:rPr>
                  <w:rFonts w:eastAsia="Times New Roman"/>
                  <w:b/>
                  <w:bCs/>
                </w:rPr>
              </w:rPrChange>
            </w:rPr>
            <w:delText>Intermediario puro</w:delText>
          </w:r>
          <w:r w:rsidRPr="000611DB" w:rsidDel="00997C0D">
            <w:rPr>
              <w:rFonts w:ascii="Verdana" w:hAnsi="Verdana"/>
              <w:sz w:val="20"/>
              <w:szCs w:val="20"/>
              <w:rPrChange w:id="3693" w:author="Avv. Rosario Panzariello" w:date="2026-09-19T17:07:00Z" w16du:dateUtc="2026-09-19T15:07:00Z">
                <w:rPr/>
              </w:rPrChange>
            </w:rPr>
            <w:delText xml:space="preserve"> e per le operazioni assistite da una </w:delText>
          </w:r>
          <w:r w:rsidRPr="000611DB" w:rsidDel="00997C0D">
            <w:rPr>
              <w:rFonts w:ascii="Verdana" w:hAnsi="Verdana"/>
              <w:sz w:val="20"/>
              <w:szCs w:val="20"/>
              <w:rPrChange w:id="3694" w:author="Avv. Rosario Panzariello" w:date="2026-09-19T17:07:00Z" w16du:dateUtc="2026-09-19T15:07:00Z">
                <w:rPr>
                  <w:rFonts w:eastAsia="Times New Roman"/>
                  <w:b/>
                  <w:bCs/>
                </w:rPr>
              </w:rPrChange>
            </w:rPr>
            <w:delText>Soluzione di finanziamento</w:delText>
          </w:r>
          <w:r w:rsidRPr="000611DB" w:rsidDel="00997C0D">
            <w:rPr>
              <w:rFonts w:ascii="Verdana" w:hAnsi="Verdana"/>
              <w:sz w:val="20"/>
              <w:szCs w:val="20"/>
              <w:rPrChange w:id="3695" w:author="Avv. Rosario Panzariello" w:date="2026-09-19T17:07:00Z" w16du:dateUtc="2026-09-19T15:07:00Z">
                <w:rPr/>
              </w:rPrChange>
            </w:rPr>
            <w:delText>, che prevalgono sulle disposizioni del presente articolo per quanto specificamente disciplinato.</w:delText>
          </w:r>
        </w:del>
      </w:ins>
    </w:p>
    <w:p w14:paraId="5D3443DB" w14:textId="6B42D04A" w:rsidR="009A7EAD" w:rsidDel="00997C0D" w:rsidRDefault="00C53FC6">
      <w:pPr>
        <w:pStyle w:val="Paragrafoelenco"/>
        <w:spacing w:line="360" w:lineRule="auto"/>
        <w:ind w:left="0"/>
        <w:jc w:val="both"/>
        <w:rPr>
          <w:ins w:id="3696" w:author="Avv. Rosario Panzariello" w:date="2026-09-15T09:51:00Z"/>
          <w:del w:id="3697" w:author="Avv. Rosario Panzariello" w:date="2026-09-18T15:37:00Z" w16du:dateUtc="2026-09-18T13:37:00Z"/>
          <w:rFonts w:ascii="Verdana" w:hAnsi="Verdana"/>
          <w:sz w:val="20"/>
          <w:szCs w:val="20"/>
        </w:rPr>
        <w:pPrChange w:id="3698" w:author="Avv. Rosario Panzariello" w:date="2026-09-18T15:41:00Z" w16du:dateUtc="2026-09-18T13:41:00Z">
          <w:pPr>
            <w:pStyle w:val="Paragrafoelenco"/>
            <w:numPr>
              <w:ilvl w:val="1"/>
              <w:numId w:val="1"/>
            </w:numPr>
            <w:spacing w:line="360" w:lineRule="auto"/>
            <w:ind w:left="0" w:hanging="720"/>
            <w:jc w:val="both"/>
          </w:pPr>
        </w:pPrChange>
      </w:pPr>
      <w:ins w:id="3699" w:author="Avv. Rosario Panzariello" w:date="2026-09-15T09:45:00Z">
        <w:del w:id="3700" w:author="Avv. Rosario Panzariello" w:date="2026-09-18T15:37:00Z" w16du:dateUtc="2026-09-18T13:37:00Z">
          <w:r w:rsidRPr="00F33975" w:rsidDel="00997C0D">
            <w:rPr>
              <w:rFonts w:ascii="Verdana" w:hAnsi="Verdana"/>
              <w:sz w:val="20"/>
              <w:szCs w:val="20"/>
              <w:rPrChange w:id="3701" w:author="Avv. Rosario Panzariello" w:date="2026-09-15T09:47:00Z">
                <w:rPr/>
              </w:rPrChange>
            </w:rPr>
            <w:delText xml:space="preserve">A seguito dell’integrale adempimento dell’obbligo di pagamento dell’Acquirente ai sensi dell’art. 12.2 e dell’avvio della fase esecutiva dell’operazione, Fleequid e gli altri soggetti tenuti provvedono all’emissione dei documenti fiscali relativi alla vendita secondo il Modello di Vendita e le modalità di esecuzione applicabili. </w:delText>
          </w:r>
          <w:r w:rsidRPr="00F33975" w:rsidDel="00997C0D">
            <w:rPr>
              <w:rFonts w:ascii="Verdana" w:hAnsi="Verdana"/>
              <w:sz w:val="20"/>
              <w:szCs w:val="20"/>
              <w:rPrChange w:id="3702" w:author="Avv. Rosario Panzariello" w:date="2026-09-15T09:47:00Z">
                <w:rPr>
                  <w:rStyle w:val="Enfasigrassetto"/>
                </w:rPr>
              </w:rPrChange>
            </w:rPr>
            <w:delText>Nel caso delle Aste, tale fase consegue all’Aggiudicazione definitiva.</w:delText>
          </w:r>
        </w:del>
      </w:ins>
      <w:ins w:id="3703" w:author="Avv. Rosario Panzariello" w:date="2026-09-15T09:46:00Z">
        <w:del w:id="3704" w:author="Avv. Rosario Panzariello" w:date="2026-09-18T15:37:00Z" w16du:dateUtc="2026-09-18T13:37:00Z">
          <w:r w:rsidR="00EB6D4D" w:rsidRPr="00F33975" w:rsidDel="00997C0D">
            <w:rPr>
              <w:rFonts w:ascii="Verdana" w:hAnsi="Verdana"/>
              <w:sz w:val="20"/>
              <w:szCs w:val="20"/>
              <w:rPrChange w:id="3705" w:author="Avv. Rosario Panzariello" w:date="2026-09-15T09:47:00Z">
                <w:rPr/>
              </w:rPrChange>
            </w:rPr>
            <w:delText xml:space="preserve"> </w:delText>
          </w:r>
        </w:del>
      </w:ins>
      <w:ins w:id="3706" w:author="Avv. Rosario Panzariello" w:date="2026-09-15T09:47:00Z">
        <w:del w:id="3707" w:author="Avv. Rosario Panzariello" w:date="2026-09-18T15:37:00Z" w16du:dateUtc="2026-09-18T13:37:00Z">
          <w:r w:rsidR="0008014F" w:rsidRPr="00F33975" w:rsidDel="00997C0D">
            <w:rPr>
              <w:rFonts w:ascii="Verdana" w:hAnsi="Verdana"/>
              <w:sz w:val="20"/>
              <w:szCs w:val="20"/>
              <w:rPrChange w:id="3708" w:author="Avv. Rosario Panzariello" w:date="2026-09-15T09:47:00Z">
                <w:rPr/>
              </w:rPrChange>
            </w:rPr>
            <w:delText xml:space="preserve">Nella </w:delText>
          </w:r>
          <w:r w:rsidR="0008014F" w:rsidRPr="00F33975" w:rsidDel="00997C0D">
            <w:rPr>
              <w:rFonts w:ascii="Verdana" w:hAnsi="Verdana"/>
              <w:sz w:val="20"/>
              <w:szCs w:val="20"/>
              <w:rPrChange w:id="3709" w:author="Avv. Rosario Panzariello" w:date="2026-09-15T09:47:00Z">
                <w:rPr>
                  <w:rStyle w:val="Enfasigrassetto"/>
                </w:rPr>
              </w:rPrChange>
            </w:rPr>
            <w:delText>Vendita in commissione eseguita mediante Rivendita</w:delText>
          </w:r>
          <w:r w:rsidR="0008014F" w:rsidRPr="00F33975" w:rsidDel="00997C0D">
            <w:rPr>
              <w:rFonts w:ascii="Verdana" w:hAnsi="Verdana"/>
              <w:sz w:val="20"/>
              <w:szCs w:val="20"/>
              <w:rPrChange w:id="3710" w:author="Avv. Rosario Panzariello" w:date="2026-09-15T09:47:00Z">
                <w:rPr/>
              </w:rPrChange>
            </w:rPr>
            <w:delText>, Fleequid emette nei confronti dell’Acquirente la fattura relativa alla vendita del Veicolo, esponendo il Prezzo di vendita all’Acquirente, nonché le Commissioni, le Tariffe, gli eventuali rimborsi spese e l’IVA ove dovuta, secondo la disciplina applicabile; restano fermi gli autonomi obblighi di fatturazione del Venditore nei confronti di Fleequid previsti dalle presenti Condizioni Generali.</w:delText>
          </w:r>
        </w:del>
      </w:ins>
      <w:ins w:id="3711" w:author="Avv. Rosario Panzariello" w:date="2026-09-15T09:48:00Z">
        <w:del w:id="3712" w:author="Avv. Rosario Panzariello" w:date="2026-09-18T15:37:00Z" w16du:dateUtc="2026-09-18T13:37:00Z">
          <w:r w:rsidR="00584376" w:rsidRPr="002E6A29" w:rsidDel="00997C0D">
            <w:rPr>
              <w:rFonts w:ascii="Verdana" w:hAnsi="Verdana"/>
              <w:sz w:val="20"/>
              <w:szCs w:val="20"/>
              <w:rPrChange w:id="3713" w:author="Avv. Rosario Panzariello" w:date="2026-09-15T09:49:00Z">
                <w:rPr/>
              </w:rPrChange>
            </w:rPr>
            <w:delText xml:space="preserve"> Qualora, nell’ambito della Vendita in commissione, Fleequid proceda come </w:delText>
          </w:r>
          <w:r w:rsidR="00584376" w:rsidRPr="002E6A29" w:rsidDel="00997C0D">
            <w:rPr>
              <w:rFonts w:ascii="Verdana" w:hAnsi="Verdana"/>
              <w:sz w:val="20"/>
              <w:szCs w:val="20"/>
              <w:rPrChange w:id="3714" w:author="Avv. Rosario Panzariello" w:date="2026-09-15T09:49:00Z">
                <w:rPr>
                  <w:rStyle w:val="Enfasigrassetto"/>
                </w:rPr>
              </w:rPrChange>
            </w:rPr>
            <w:delText>Intermediario puro ai sensi dell’art. 2.6</w:delText>
          </w:r>
          <w:r w:rsidR="00584376" w:rsidRPr="002E6A29" w:rsidDel="00997C0D">
            <w:rPr>
              <w:rFonts w:ascii="Verdana" w:hAnsi="Verdana"/>
              <w:sz w:val="20"/>
              <w:szCs w:val="20"/>
              <w:rPrChange w:id="3715" w:author="Avv. Rosario Panzariello" w:date="2026-09-15T09:49:00Z">
                <w:rPr/>
              </w:rPrChange>
            </w:rPr>
            <w:delText>, il Venditore emette direttamente nei confronti dell’Acquirente la fattura relativa alla vendita del Veicolo, mentre Fleequid emette i documenti fiscali relativi alle Commissioni, alle Tariffe e agli ulteriori importi ad essa spettanti.</w:delText>
          </w:r>
        </w:del>
      </w:ins>
      <w:ins w:id="3716" w:author="Avv. Rosario Panzariello" w:date="2026-09-15T09:49:00Z">
        <w:del w:id="3717" w:author="Avv. Rosario Panzariello" w:date="2026-09-18T15:37:00Z" w16du:dateUtc="2026-09-18T13:37:00Z">
          <w:r w:rsidR="002E6A29" w:rsidRPr="002E6A29" w:rsidDel="00997C0D">
            <w:rPr>
              <w:rFonts w:ascii="Verdana" w:hAnsi="Verdana"/>
              <w:sz w:val="20"/>
              <w:szCs w:val="20"/>
              <w:rPrChange w:id="3718" w:author="Avv. Rosario Panzariello" w:date="2026-09-15T09:49:00Z">
                <w:rPr/>
              </w:rPrChange>
            </w:rPr>
            <w:delText xml:space="preserve"> Nel </w:delText>
          </w:r>
          <w:r w:rsidR="002E6A29" w:rsidRPr="002E6A29" w:rsidDel="00997C0D">
            <w:rPr>
              <w:rFonts w:ascii="Verdana" w:hAnsi="Verdana"/>
              <w:sz w:val="20"/>
              <w:szCs w:val="20"/>
              <w:rPrChange w:id="3719" w:author="Avv. Rosario Panzariello" w:date="2026-09-15T09:49:00Z">
                <w:rPr>
                  <w:rStyle w:val="Enfasigrassetto"/>
                </w:rPr>
              </w:rPrChange>
            </w:rPr>
            <w:delText>Dealer Sales</w:delText>
          </w:r>
          <w:r w:rsidR="002E6A29" w:rsidRPr="002E6A29" w:rsidDel="00997C0D">
            <w:rPr>
              <w:rFonts w:ascii="Verdana" w:hAnsi="Verdana"/>
              <w:sz w:val="20"/>
              <w:szCs w:val="20"/>
              <w:rPrChange w:id="3720" w:author="Avv. Rosario Panzariello" w:date="2026-09-15T09:49:00Z">
                <w:rPr/>
              </w:rPrChange>
            </w:rPr>
            <w:delText xml:space="preserve">, Fleequid emette nei confronti dell’Acquirente la fattura relativa al Prezzo di vendita all’Acquirente, alle Tariffe, agli eventuali rimborsi spese e agli ulteriori importi applicabili, oltre all’IVA ove dovuta; resta distinto e autonomo il rapporto di fatturazione tra il Venditore e Fleequid relativo al </w:delText>
          </w:r>
          <w:r w:rsidR="002E6A29" w:rsidRPr="002E6A29" w:rsidDel="00997C0D">
            <w:rPr>
              <w:rFonts w:ascii="Verdana" w:hAnsi="Verdana"/>
              <w:sz w:val="20"/>
              <w:szCs w:val="20"/>
              <w:rPrChange w:id="3721" w:author="Avv. Rosario Panzariello" w:date="2026-09-15T09:49:00Z">
                <w:rPr>
                  <w:rStyle w:val="Enfasigrassetto"/>
                </w:rPr>
              </w:rPrChange>
            </w:rPr>
            <w:delText>Prezzo di acquisto</w:delText>
          </w:r>
          <w:r w:rsidR="002E6A29" w:rsidRPr="002E6A29" w:rsidDel="00997C0D">
            <w:rPr>
              <w:rFonts w:ascii="Verdana" w:hAnsi="Verdana"/>
              <w:sz w:val="20"/>
              <w:szCs w:val="20"/>
              <w:rPrChange w:id="3722" w:author="Avv. Rosario Panzariello" w:date="2026-09-15T09:49:00Z">
                <w:rPr/>
              </w:rPrChange>
            </w:rPr>
            <w:delText xml:space="preserve">, disciplinato dalle disposizioni specifiche sul Dealer Sales. I documenti fiscali emessi nei confronti dell’Acquirente costituiscono la rappresentazione e la scomposizione, secondo la struttura della specifica operazione, delle somme già dovute in forza dell’Accordo vincolante e </w:delText>
          </w:r>
          <w:r w:rsidR="002E6A29" w:rsidRPr="002E6A29" w:rsidDel="00997C0D">
            <w:rPr>
              <w:rFonts w:ascii="Verdana" w:hAnsi="Verdana"/>
              <w:sz w:val="20"/>
              <w:szCs w:val="20"/>
              <w:rPrChange w:id="3723" w:author="Avv. Rosario Panzariello" w:date="2026-09-15T09:49:00Z">
                <w:rPr>
                  <w:rStyle w:val="Enfasigrassetto"/>
                </w:rPr>
              </w:rPrChange>
            </w:rPr>
            <w:delText>non costituiscono autonoma fonte dell’obbligazione né ne modificano l’ammontare</w:delText>
          </w:r>
          <w:r w:rsidR="002E6A29" w:rsidRPr="002E6A29" w:rsidDel="00997C0D">
            <w:rPr>
              <w:rFonts w:ascii="Verdana" w:hAnsi="Verdana"/>
              <w:sz w:val="20"/>
              <w:szCs w:val="20"/>
              <w:rPrChange w:id="3724" w:author="Avv. Rosario Panzariello" w:date="2026-09-15T09:49:00Z">
                <w:rPr/>
              </w:rPrChange>
            </w:rPr>
            <w:delText xml:space="preserve">, salvo errori materiali, rettifiche fiscalmente necessarie o quanto previsto dalle presenti Condizioni Generali in caso di Annullamento o riduzione dell’oggetto della vendita. L’eventuale differimento dell’emissione della fattura o di altri documenti fiscali per esigenze amministrative, fiscali o connesse all’intervento di un Finanziatore </w:delText>
          </w:r>
          <w:r w:rsidR="002E6A29" w:rsidRPr="002E6A29" w:rsidDel="00997C0D">
            <w:rPr>
              <w:rFonts w:ascii="Verdana" w:hAnsi="Verdana"/>
              <w:sz w:val="20"/>
              <w:szCs w:val="20"/>
              <w:rPrChange w:id="3725" w:author="Avv. Rosario Panzariello" w:date="2026-09-15T09:49:00Z">
                <w:rPr>
                  <w:rStyle w:val="Enfasigrassetto"/>
                </w:rPr>
              </w:rPrChange>
            </w:rPr>
            <w:delText>non sospende né differisce gli obblighi di pagamento dell’Acquirente</w:delText>
          </w:r>
          <w:r w:rsidR="002E6A29" w:rsidRPr="002E6A29" w:rsidDel="00997C0D">
            <w:rPr>
              <w:rFonts w:ascii="Verdana" w:hAnsi="Verdana"/>
              <w:sz w:val="20"/>
              <w:szCs w:val="20"/>
              <w:rPrChange w:id="3726" w:author="Avv. Rosario Panzariello" w:date="2026-09-15T09:49:00Z">
                <w:rPr/>
              </w:rPrChange>
            </w:rPr>
            <w:delText xml:space="preserve">, che sorgono e divengono esigibili secondo quanto previsto dagli artt. 10, 11 e 12. Qualora, secondo le Condizioni Specifiche applicabili, il </w:delText>
          </w:r>
          <w:r w:rsidR="002E6A29" w:rsidRPr="002E6A29" w:rsidDel="00997C0D">
            <w:rPr>
              <w:rFonts w:ascii="Verdana" w:hAnsi="Verdana"/>
              <w:sz w:val="20"/>
              <w:szCs w:val="20"/>
              <w:rPrChange w:id="3727" w:author="Avv. Rosario Panzariello" w:date="2026-09-15T09:49:00Z">
                <w:rPr>
                  <w:rStyle w:val="Enfasigrassetto"/>
                </w:rPr>
              </w:rPrChange>
            </w:rPr>
            <w:delText>Finanziatore assuma la qualità di Acquirente</w:delText>
          </w:r>
          <w:r w:rsidR="002E6A29" w:rsidRPr="002E6A29" w:rsidDel="00997C0D">
            <w:rPr>
              <w:rFonts w:ascii="Verdana" w:hAnsi="Verdana"/>
              <w:sz w:val="20"/>
              <w:szCs w:val="20"/>
              <w:rPrChange w:id="3728" w:author="Avv. Rosario Panzariello" w:date="2026-09-15T09:49:00Z">
                <w:rPr/>
              </w:rPrChange>
            </w:rPr>
            <w:delText>, la fattura relativa alla vendita del Veicolo è emessa nei suoi confronti. La mera intestazione di un documento fiscale a un Finanziatore che non abbia assunto la qualità di Acquirente non determina, di per sé, la sostituzione dell’Acquirente originario né la sua liberazione dagli obblighi assunti, salvo espressa diversa previsione delle Condizioni Specifiche.</w:delText>
          </w:r>
        </w:del>
      </w:ins>
    </w:p>
    <w:p w14:paraId="2AD2EC20" w14:textId="75EFE2A2" w:rsidR="00505993" w:rsidDel="00997C0D" w:rsidRDefault="0026274F">
      <w:pPr>
        <w:pStyle w:val="Paragrafoelenco"/>
        <w:spacing w:line="360" w:lineRule="auto"/>
        <w:ind w:left="0"/>
        <w:jc w:val="both"/>
        <w:rPr>
          <w:ins w:id="3729" w:author="Avv. Rosario Panzariello" w:date="2026-09-15T09:53:00Z"/>
          <w:del w:id="3730" w:author="Avv. Rosario Panzariello" w:date="2026-09-18T15:37:00Z" w16du:dateUtc="2026-09-18T13:37:00Z"/>
          <w:rFonts w:ascii="Verdana" w:hAnsi="Verdana"/>
          <w:sz w:val="20"/>
          <w:szCs w:val="20"/>
        </w:rPr>
        <w:pPrChange w:id="3731" w:author="Avv. Rosario Panzariello" w:date="2026-09-18T15:41:00Z" w16du:dateUtc="2026-09-18T13:41:00Z">
          <w:pPr>
            <w:pStyle w:val="Paragrafoelenco"/>
            <w:numPr>
              <w:ilvl w:val="1"/>
              <w:numId w:val="1"/>
            </w:numPr>
            <w:spacing w:line="360" w:lineRule="auto"/>
            <w:ind w:left="0" w:hanging="720"/>
            <w:jc w:val="both"/>
          </w:pPr>
        </w:pPrChange>
      </w:pPr>
      <w:ins w:id="3732" w:author="Avv. Rosario Panzariello" w:date="2026-09-15T09:51:00Z">
        <w:del w:id="3733" w:author="Avv. Rosario Panzariello" w:date="2026-09-18T15:37:00Z" w16du:dateUtc="2026-09-18T13:37:00Z">
          <w:r w:rsidRPr="0026274F" w:rsidDel="00997C0D">
            <w:rPr>
              <w:rFonts w:ascii="Verdana" w:hAnsi="Verdana"/>
              <w:sz w:val="20"/>
              <w:szCs w:val="20"/>
              <w:rPrChange w:id="3734" w:author="Avv. Rosario Panzariello" w:date="2026-09-15T09:51:00Z">
                <w:rPr/>
              </w:rPrChange>
            </w:rPr>
            <w:delText xml:space="preserve">Al ricorrere dei presupposti previsti dalle presenti Condizioni Generali per l’esecuzione dell’operazione, il Venditore è tenuto, </w:delText>
          </w:r>
          <w:r w:rsidRPr="0026274F" w:rsidDel="00997C0D">
            <w:rPr>
              <w:rFonts w:ascii="Verdana" w:hAnsi="Verdana"/>
              <w:sz w:val="20"/>
              <w:szCs w:val="20"/>
              <w:rPrChange w:id="3735" w:author="Avv. Rosario Panzariello" w:date="2026-09-15T09:51:00Z">
                <w:rPr>
                  <w:rStyle w:val="Enfasigrassetto"/>
                </w:rPr>
              </w:rPrChange>
            </w:rPr>
            <w:delText>entro 5 (cinque) giorni dalla richiesta di Fleequid</w:delText>
          </w:r>
          <w:r w:rsidRPr="0026274F" w:rsidDel="00997C0D">
            <w:rPr>
              <w:rFonts w:ascii="Verdana" w:hAnsi="Verdana"/>
              <w:sz w:val="20"/>
              <w:szCs w:val="20"/>
              <w:rPrChange w:id="3736" w:author="Avv. Rosario Panzariello" w:date="2026-09-15T09:51:00Z">
                <w:rPr/>
              </w:rPrChange>
            </w:rPr>
            <w:delText xml:space="preserve">, a compiere tutte le attività di propria competenza necessarie al trasferimento della proprietà del Veicolo secondo il Modello di Vendita e le modalità di esecuzione applicabili, nonché a trasmettere a Fleequid, all’Acquirente o al diverso soggetto indicato da Fleequid, secondo la struttura della specifica operazione, </w:delText>
          </w:r>
          <w:r w:rsidRPr="0026274F" w:rsidDel="00997C0D">
            <w:rPr>
              <w:rFonts w:ascii="Verdana" w:hAnsi="Verdana"/>
              <w:sz w:val="20"/>
              <w:szCs w:val="20"/>
              <w:rPrChange w:id="3737" w:author="Avv. Rosario Panzariello" w:date="2026-09-15T09:51:00Z">
                <w:rPr>
                  <w:rStyle w:val="Enfasigrassetto"/>
                </w:rPr>
              </w:rPrChange>
            </w:rPr>
            <w:delText>le targhe, i documenti e tutte le informazioni necessarie all’intestazione o al trasferimento del Veicolo e alla cancellazione di eventuali Gravami</w:delText>
          </w:r>
          <w:r w:rsidRPr="0026274F" w:rsidDel="00997C0D">
            <w:rPr>
              <w:rFonts w:ascii="Verdana" w:hAnsi="Verdana"/>
              <w:sz w:val="20"/>
              <w:szCs w:val="20"/>
              <w:rPrChange w:id="3738" w:author="Avv. Rosario Panzariello" w:date="2026-09-15T09:51:00Z">
                <w:rPr/>
              </w:rPrChange>
            </w:rPr>
            <w:delText xml:space="preserve">. Per i Veicoli già immatricolati in Italia, il Venditore è tenuto a prestare la propria collaborazione e a compiere gli adempimenti necessari affinché il trasferimento possa essere effettuato, ove applicabile, secondo il regime previsto dalla normativa vigente per i trasferimenti a favore di operatori professionali del settore, incluso il cosiddetto </w:delText>
          </w:r>
          <w:r w:rsidRPr="0026274F" w:rsidDel="00997C0D">
            <w:rPr>
              <w:rFonts w:ascii="Verdana" w:hAnsi="Verdana"/>
              <w:sz w:val="20"/>
              <w:szCs w:val="20"/>
              <w:rPrChange w:id="3739" w:author="Avv. Rosario Panzariello" w:date="2026-09-15T09:51:00Z">
                <w:rPr>
                  <w:rStyle w:val="Enfasigrassetto"/>
                </w:rPr>
              </w:rPrChange>
            </w:rPr>
            <w:delText>“mini-passaggio”</w:delText>
          </w:r>
          <w:r w:rsidRPr="0026274F" w:rsidDel="00997C0D">
            <w:rPr>
              <w:rFonts w:ascii="Verdana" w:hAnsi="Verdana"/>
              <w:sz w:val="20"/>
              <w:szCs w:val="20"/>
              <w:rPrChange w:id="3740" w:author="Avv. Rosario Panzariello" w:date="2026-09-15T09:51:00Z">
                <w:rPr/>
              </w:rPrChange>
            </w:rPr>
            <w:delText xml:space="preserve">. Per i Veicoli non immatricolati in Italia, il Venditore provvede, ove necessario, alla </w:delText>
          </w:r>
          <w:r w:rsidRPr="0026274F" w:rsidDel="00997C0D">
            <w:rPr>
              <w:rFonts w:ascii="Verdana" w:hAnsi="Verdana"/>
              <w:sz w:val="20"/>
              <w:szCs w:val="20"/>
              <w:rPrChange w:id="3741" w:author="Avv. Rosario Panzariello" w:date="2026-09-15T09:51:00Z">
                <w:rPr>
                  <w:rStyle w:val="Enfasigrassetto"/>
                </w:rPr>
              </w:rPrChange>
            </w:rPr>
            <w:delText>de-registrazione nel Paese di provenienza</w:delText>
          </w:r>
          <w:r w:rsidRPr="0026274F" w:rsidDel="00997C0D">
            <w:rPr>
              <w:rFonts w:ascii="Verdana" w:hAnsi="Verdana"/>
              <w:sz w:val="20"/>
              <w:szCs w:val="20"/>
              <w:rPrChange w:id="3742" w:author="Avv. Rosario Panzariello" w:date="2026-09-15T09:51:00Z">
                <w:rPr/>
              </w:rPrChange>
            </w:rPr>
            <w:delText xml:space="preserve"> e a ogni altra formalità di propria competenza necessaria a consentire il trasferimento, l’intestazione e la commerciabilità del Veicolo. Il Venditore è altresì tenuto a fornire, entro il medesimo termine o nel diverso termine ragionevolmente indicato da Fleequid, ogni ulteriore documento, dichiarazione, procura o collaborazione necessaria per il completamento delle formalità amministrative relative alla specifica operazione.</w:delText>
          </w:r>
          <w:r w:rsidRPr="0026274F" w:rsidDel="00997C0D">
            <w:rPr>
              <w:rFonts w:ascii="Verdana" w:hAnsi="Verdana"/>
              <w:sz w:val="20"/>
              <w:szCs w:val="20"/>
              <w:rPrChange w:id="3743" w:author="Avv. Rosario Panzariello" w:date="2026-09-15T09:51:00Z">
                <w:rPr>
                  <w:rStyle w:val="Titolo1Carattere"/>
                </w:rPr>
              </w:rPrChange>
            </w:rPr>
            <w:delText xml:space="preserve"> </w:delText>
          </w:r>
          <w:r w:rsidRPr="0026274F" w:rsidDel="00997C0D">
            <w:rPr>
              <w:rFonts w:ascii="Verdana" w:hAnsi="Verdana"/>
              <w:sz w:val="20"/>
              <w:szCs w:val="20"/>
              <w:rPrChange w:id="3744" w:author="Avv. Rosario Panzariello" w:date="2026-09-15T09:51:00Z">
                <w:rPr>
                  <w:rStyle w:val="Enfasigrassetto"/>
                </w:rPr>
              </w:rPrChange>
            </w:rPr>
            <w:delText>Qualora gli adempimenti posti a carico del Venditore non siano completati entro il termine applicabile per causa a lui imputabile, il Venditore è tenuto a corrispondere a Fleequid una penale pari a € 150,00 (euro centocinquanta/00) per ciascun giorno di ritardo e per ciascun Veicolo interessato, sino all’integrale adempimento</w:delText>
          </w:r>
          <w:r w:rsidRPr="0026274F" w:rsidDel="00997C0D">
            <w:rPr>
              <w:rFonts w:ascii="Verdana" w:hAnsi="Verdana"/>
              <w:sz w:val="20"/>
              <w:szCs w:val="20"/>
              <w:rPrChange w:id="3745" w:author="Avv. Rosario Panzariello" w:date="2026-09-15T09:51:00Z">
                <w:rPr/>
              </w:rPrChange>
            </w:rPr>
            <w:delText>, fatto salvo il risarcimento del maggior danno e ogni ulteriore rimedio previsto dalle presenti Condizioni Generali.</w:delText>
          </w:r>
        </w:del>
      </w:ins>
    </w:p>
    <w:p w14:paraId="02D15DB3" w14:textId="5B366A2F" w:rsidR="004937A8" w:rsidDel="00997C0D" w:rsidRDefault="00484D16">
      <w:pPr>
        <w:pStyle w:val="Paragrafoelenco"/>
        <w:spacing w:line="360" w:lineRule="auto"/>
        <w:ind w:left="0"/>
        <w:jc w:val="both"/>
        <w:rPr>
          <w:ins w:id="3746" w:author="Avv. Rosario Panzariello" w:date="2026-09-15T09:58:00Z"/>
          <w:del w:id="3747" w:author="Avv. Rosario Panzariello" w:date="2026-09-18T15:37:00Z" w16du:dateUtc="2026-09-18T13:37:00Z"/>
          <w:rFonts w:ascii="Verdana" w:hAnsi="Verdana"/>
          <w:sz w:val="20"/>
          <w:szCs w:val="20"/>
        </w:rPr>
        <w:pPrChange w:id="3748" w:author="Avv. Rosario Panzariello" w:date="2026-09-18T15:41:00Z" w16du:dateUtc="2026-09-18T13:41:00Z">
          <w:pPr>
            <w:pStyle w:val="Paragrafoelenco"/>
            <w:numPr>
              <w:ilvl w:val="1"/>
              <w:numId w:val="1"/>
            </w:numPr>
            <w:spacing w:line="360" w:lineRule="auto"/>
            <w:ind w:left="0" w:hanging="720"/>
            <w:jc w:val="both"/>
          </w:pPr>
        </w:pPrChange>
      </w:pPr>
      <w:ins w:id="3749" w:author="Avv. Rosario Panzariello" w:date="2026-09-15T09:54:00Z">
        <w:del w:id="3750" w:author="Avv. Rosario Panzariello" w:date="2026-09-18T15:37:00Z" w16du:dateUtc="2026-09-18T13:37:00Z">
          <w:r w:rsidRPr="00C53799" w:rsidDel="00997C0D">
            <w:rPr>
              <w:rFonts w:ascii="Verdana" w:hAnsi="Verdana"/>
              <w:sz w:val="20"/>
              <w:szCs w:val="20"/>
              <w:rPrChange w:id="3751" w:author="Avv. Rosario Panzariello" w:date="2026-09-15T09:58:00Z">
                <w:rPr/>
              </w:rPrChange>
            </w:rPr>
            <w:delText xml:space="preserve">Il momento in cui si produce il trasferimento della proprietà del Veicolo è determinato secondo il </w:delText>
          </w:r>
          <w:r w:rsidRPr="00C53799" w:rsidDel="00997C0D">
            <w:rPr>
              <w:rFonts w:ascii="Verdana" w:hAnsi="Verdana"/>
              <w:sz w:val="20"/>
              <w:szCs w:val="20"/>
              <w:rPrChange w:id="3752" w:author="Avv. Rosario Panzariello" w:date="2026-09-15T09:58:00Z">
                <w:rPr>
                  <w:rStyle w:val="Enfasigrassetto"/>
                </w:rPr>
              </w:rPrChange>
            </w:rPr>
            <w:delText>Modello di Vendita applicabile</w:delText>
          </w:r>
          <w:r w:rsidRPr="00C53799" w:rsidDel="00997C0D">
            <w:rPr>
              <w:rFonts w:ascii="Verdana" w:hAnsi="Verdana"/>
              <w:sz w:val="20"/>
              <w:szCs w:val="20"/>
              <w:rPrChange w:id="3753" w:author="Avv. Rosario Panzariello" w:date="2026-09-15T09:58:00Z">
                <w:rPr/>
              </w:rPrChange>
            </w:rPr>
            <w:delText xml:space="preserve"> e le relative disposizioni delle presenti Condizioni Generali, ferme le eventuali diverse previsioni delle Condizioni Specifiche o delle Condizioni particolari di vendita. L’integrale adempimento dell’obbligo di pagamento ai sensi dell’art. 12.2 costituisce, nel processo ordinario, presupposto per il compimento degli adempimenti esecutivi finalizzati al trasferimento del Veicolo; </w:delText>
          </w:r>
          <w:r w:rsidRPr="00C53799" w:rsidDel="00997C0D">
            <w:rPr>
              <w:rFonts w:ascii="Verdana" w:hAnsi="Verdana"/>
              <w:sz w:val="20"/>
              <w:szCs w:val="20"/>
              <w:rPrChange w:id="3754" w:author="Avv. Rosario Panzariello" w:date="2026-09-15T09:58:00Z">
                <w:rPr>
                  <w:rStyle w:val="Enfasigrassetto"/>
                </w:rPr>
              </w:rPrChange>
            </w:rPr>
            <w:delText>nel caso delle Aste, tale momento coincide con l’Aggiudicazione definitiva</w:delText>
          </w:r>
          <w:r w:rsidRPr="00C53799" w:rsidDel="00997C0D">
            <w:rPr>
              <w:rFonts w:ascii="Verdana" w:hAnsi="Verdana"/>
              <w:sz w:val="20"/>
              <w:szCs w:val="20"/>
              <w:rPrChange w:id="3755" w:author="Avv. Rosario Panzariello" w:date="2026-09-15T09:58:00Z">
                <w:rPr/>
              </w:rPrChange>
            </w:rPr>
            <w:delText>.</w:delText>
          </w:r>
          <w:r w:rsidR="000C2D88" w:rsidRPr="00C53799" w:rsidDel="00997C0D">
            <w:rPr>
              <w:rFonts w:ascii="Verdana" w:hAnsi="Verdana"/>
              <w:sz w:val="20"/>
              <w:szCs w:val="20"/>
              <w:rPrChange w:id="3756" w:author="Avv. Rosario Panzariello" w:date="2026-09-15T09:58:00Z">
                <w:rPr/>
              </w:rPrChange>
            </w:rPr>
            <w:delText xml:space="preserve"> Ricevuti dal Venditore tutti i documenti, le informazioni e la collaborazione necessari ai sensi dell’art. 16.3, </w:delText>
          </w:r>
          <w:r w:rsidR="000C2D88" w:rsidRPr="00C53799" w:rsidDel="00997C0D">
            <w:rPr>
              <w:rFonts w:ascii="Verdana" w:hAnsi="Verdana"/>
              <w:sz w:val="20"/>
              <w:szCs w:val="20"/>
              <w:rPrChange w:id="3757" w:author="Avv. Rosario Panzariello" w:date="2026-09-15T09:58:00Z">
                <w:rPr>
                  <w:rStyle w:val="Enfasigrassetto"/>
                </w:rPr>
              </w:rPrChange>
            </w:rPr>
            <w:delText>Fleequid ovvero, secondo il Modello di Vendita applicabile, il soggetto tenuto al relativo adempimento provvede entro i successivi 10 (dieci) giorni al compimento delle formalità necessarie al trasferimento della proprietà e all’intestazione del Veicolo in capo all’Acquirente</w:delText>
          </w:r>
          <w:r w:rsidR="000C2D88" w:rsidRPr="00C53799" w:rsidDel="00997C0D">
            <w:rPr>
              <w:rFonts w:ascii="Verdana" w:hAnsi="Verdana"/>
              <w:sz w:val="20"/>
              <w:szCs w:val="20"/>
              <w:rPrChange w:id="3758" w:author="Avv. Rosario Panzariello" w:date="2026-09-15T09:58:00Z">
                <w:rPr/>
              </w:rPrChange>
            </w:rPr>
            <w:delText xml:space="preserve">, salvo che la normativa applicabile, la natura dell’operazione o le Condizioni Specifiche richiedano una diversa sequenza o tempistica. L’Acquirente prende atto che il trasferimento e la circolazione del Veicolo possono richiedere il completamento di formalità di registrazione, trascrizione, immatricolazione o analoghi adempimenti previsti dalla normativa applicabile nel Paese interessato e che, </w:delText>
          </w:r>
          <w:r w:rsidR="000C2D88" w:rsidRPr="00C53799" w:rsidDel="00997C0D">
            <w:rPr>
              <w:rFonts w:ascii="Verdana" w:hAnsi="Verdana"/>
              <w:sz w:val="20"/>
              <w:szCs w:val="20"/>
              <w:rPrChange w:id="3759" w:author="Avv. Rosario Panzariello" w:date="2026-09-15T09:58:00Z">
                <w:rPr>
                  <w:rStyle w:val="Enfasigrassetto"/>
                </w:rPr>
              </w:rPrChange>
            </w:rPr>
            <w:delText>in via ordinaria, il ritiro del Veicolo può avvenire soltanto dopo il completamento delle formalità necessarie</w:delText>
          </w:r>
          <w:r w:rsidR="000C2D88" w:rsidRPr="00C53799" w:rsidDel="00997C0D">
            <w:rPr>
              <w:rFonts w:ascii="Verdana" w:hAnsi="Verdana"/>
              <w:sz w:val="20"/>
              <w:szCs w:val="20"/>
              <w:rPrChange w:id="3760" w:author="Avv. Rosario Panzariello" w:date="2026-09-15T09:58:00Z">
                <w:rPr/>
              </w:rPrChange>
            </w:rPr>
            <w:delText xml:space="preserve">. In via eccezionale, per comprovate esigenze operative o su richiesta dell’Acquirente accettata da Fleequid, Fleequid può autorizzare il </w:delText>
          </w:r>
          <w:r w:rsidR="000C2D88" w:rsidRPr="00C53799" w:rsidDel="00997C0D">
            <w:rPr>
              <w:rFonts w:ascii="Verdana" w:hAnsi="Verdana"/>
              <w:sz w:val="20"/>
              <w:szCs w:val="20"/>
              <w:rPrChange w:id="3761" w:author="Avv. Rosario Panzariello" w:date="2026-09-15T09:58:00Z">
                <w:rPr>
                  <w:rStyle w:val="Enfasigrassetto"/>
                </w:rPr>
              </w:rPrChange>
            </w:rPr>
            <w:delText>ritiro anticipato del Veicolo prima del completamento delle predette formalità</w:delText>
          </w:r>
          <w:r w:rsidR="000C2D88" w:rsidRPr="00C53799" w:rsidDel="00997C0D">
            <w:rPr>
              <w:rFonts w:ascii="Verdana" w:hAnsi="Verdana"/>
              <w:sz w:val="20"/>
              <w:szCs w:val="20"/>
              <w:rPrChange w:id="3762" w:author="Avv. Rosario Panzariello" w:date="2026-09-15T09:58:00Z">
                <w:rPr/>
              </w:rPrChange>
            </w:rPr>
            <w:delText>. In tale ipotesi l’Acquirente:</w:delText>
          </w:r>
        </w:del>
      </w:ins>
      <w:ins w:id="3763" w:author="Avv. Rosario Panzariello" w:date="2026-09-15T09:55:00Z">
        <w:del w:id="3764" w:author="Avv. Rosario Panzariello" w:date="2026-09-18T15:37:00Z" w16du:dateUtc="2026-09-18T13:37:00Z">
          <w:r w:rsidR="000C2D88" w:rsidRPr="00C53799" w:rsidDel="00997C0D">
            <w:rPr>
              <w:rFonts w:ascii="Verdana" w:hAnsi="Verdana"/>
              <w:sz w:val="20"/>
              <w:szCs w:val="20"/>
              <w:rPrChange w:id="3765" w:author="Avv. Rosario Panzariello" w:date="2026-09-15T09:58:00Z">
                <w:rPr>
                  <w:rStyle w:val="Titolo1Carattere"/>
                </w:rPr>
              </w:rPrChange>
            </w:rPr>
            <w:delText xml:space="preserve"> </w:delText>
          </w:r>
          <w:r w:rsidR="000C2D88" w:rsidRPr="00C53799" w:rsidDel="00997C0D">
            <w:rPr>
              <w:rFonts w:ascii="Verdana" w:hAnsi="Verdana"/>
              <w:sz w:val="20"/>
              <w:szCs w:val="20"/>
              <w:rPrChange w:id="3766" w:author="Avv. Rosario Panzariello" w:date="2026-09-15T09:58:00Z">
                <w:rPr>
                  <w:rStyle w:val="Enfasigrassetto"/>
                </w:rPr>
              </w:rPrChange>
            </w:rPr>
            <w:delText>a)</w:delText>
          </w:r>
          <w:r w:rsidR="000C2D88" w:rsidRPr="00C53799" w:rsidDel="00997C0D">
            <w:rPr>
              <w:rFonts w:ascii="Verdana" w:hAnsi="Verdana"/>
              <w:sz w:val="20"/>
              <w:szCs w:val="20"/>
              <w:rPrChange w:id="3767" w:author="Avv. Rosario Panzariello" w:date="2026-09-15T09:58:00Z">
                <w:rPr/>
              </w:rPrChange>
            </w:rPr>
            <w:delText xml:space="preserve"> manleva e tiene indenne Fleequid, nonché gli eventuali soggetti ai quali il Veicolo risulti ancora formalmente intestato, da qualsiasi conseguenza amministrativa, fiscale, patrimoniale, sanzionatoria o di altra natura derivante dalla detenzione, dall’utilizzo o dalla circolazione del Veicolo prima del completamento delle formalità, fatto salvo quanto inderogabilmente imputabile al soggetto che invochi la manleva;</w:delText>
          </w:r>
          <w:r w:rsidR="000C2D88" w:rsidRPr="00C53799" w:rsidDel="00997C0D">
            <w:rPr>
              <w:rFonts w:ascii="Verdana" w:hAnsi="Verdana"/>
              <w:sz w:val="20"/>
              <w:szCs w:val="20"/>
              <w:rPrChange w:id="3768" w:author="Avv. Rosario Panzariello" w:date="2026-09-15T09:58:00Z">
                <w:rPr>
                  <w:rStyle w:val="Titolo1Carattere"/>
                </w:rPr>
              </w:rPrChange>
            </w:rPr>
            <w:delText xml:space="preserve"> </w:delText>
          </w:r>
          <w:r w:rsidR="000C2D88" w:rsidRPr="00C53799" w:rsidDel="00997C0D">
            <w:rPr>
              <w:rFonts w:ascii="Verdana" w:hAnsi="Verdana"/>
              <w:sz w:val="20"/>
              <w:szCs w:val="20"/>
              <w:rPrChange w:id="3769" w:author="Avv. Rosario Panzariello" w:date="2026-09-15T09:58:00Z">
                <w:rPr>
                  <w:rStyle w:val="Enfasigrassetto"/>
                </w:rPr>
              </w:rPrChange>
            </w:rPr>
            <w:delText>b)</w:delText>
          </w:r>
          <w:r w:rsidR="000C2D88" w:rsidRPr="00C53799" w:rsidDel="00997C0D">
            <w:rPr>
              <w:rFonts w:ascii="Verdana" w:hAnsi="Verdana"/>
              <w:sz w:val="20"/>
              <w:szCs w:val="20"/>
              <w:rPrChange w:id="3770" w:author="Avv. Rosario Panzariello" w:date="2026-09-15T09:58:00Z">
                <w:rPr/>
              </w:rPrChange>
            </w:rPr>
            <w:delText xml:space="preserve"> si obbliga a compiere e a prestare ogni collaborazione necessaria affinché le formalità di definitiva registrazione, intestazione o trasferimento siano completate entro </w:delText>
          </w:r>
          <w:r w:rsidR="000C2D88" w:rsidRPr="00C53799" w:rsidDel="00997C0D">
            <w:rPr>
              <w:rFonts w:ascii="Verdana" w:hAnsi="Verdana"/>
              <w:sz w:val="20"/>
              <w:szCs w:val="20"/>
              <w:rPrChange w:id="3771" w:author="Avv. Rosario Panzariello" w:date="2026-09-15T09:58:00Z">
                <w:rPr>
                  <w:rStyle w:val="Enfasigrassetto"/>
                </w:rPr>
              </w:rPrChange>
            </w:rPr>
            <w:delText>5 (cinque) giorni</w:delText>
          </w:r>
          <w:r w:rsidR="000C2D88" w:rsidRPr="00C53799" w:rsidDel="00997C0D">
            <w:rPr>
              <w:rFonts w:ascii="Verdana" w:hAnsi="Verdana"/>
              <w:sz w:val="20"/>
              <w:szCs w:val="20"/>
              <w:rPrChange w:id="3772" w:author="Avv. Rosario Panzariello" w:date="2026-09-15T09:58:00Z">
                <w:rPr/>
              </w:rPrChange>
            </w:rPr>
            <w:delText xml:space="preserve"> dal ritiro anticipato, salvo diverso termine espressamente comunicato per iscritto da Fleequid;</w:delText>
          </w:r>
          <w:r w:rsidR="002D4A16" w:rsidRPr="00C53799" w:rsidDel="00997C0D">
            <w:rPr>
              <w:rFonts w:ascii="Verdana" w:hAnsi="Verdana"/>
              <w:sz w:val="20"/>
              <w:szCs w:val="20"/>
              <w:rPrChange w:id="3773" w:author="Avv. Rosario Panzariello" w:date="2026-09-15T09:58:00Z">
                <w:rPr>
                  <w:rStyle w:val="Titolo1Carattere"/>
                </w:rPr>
              </w:rPrChange>
            </w:rPr>
            <w:delText xml:space="preserve"> </w:delText>
          </w:r>
          <w:r w:rsidR="002D4A16" w:rsidRPr="00C53799" w:rsidDel="00997C0D">
            <w:rPr>
              <w:rFonts w:ascii="Verdana" w:hAnsi="Verdana"/>
              <w:sz w:val="20"/>
              <w:szCs w:val="20"/>
              <w:rPrChange w:id="3774" w:author="Avv. Rosario Panzariello" w:date="2026-09-15T09:58:00Z">
                <w:rPr>
                  <w:rStyle w:val="Enfasigrassetto"/>
                </w:rPr>
              </w:rPrChange>
            </w:rPr>
            <w:delText>c)</w:delText>
          </w:r>
          <w:r w:rsidR="002D4A16" w:rsidRPr="00C53799" w:rsidDel="00997C0D">
            <w:rPr>
              <w:rFonts w:ascii="Verdana" w:hAnsi="Verdana"/>
              <w:sz w:val="20"/>
              <w:szCs w:val="20"/>
              <w:rPrChange w:id="3775" w:author="Avv. Rosario Panzariello" w:date="2026-09-15T09:58:00Z">
                <w:rPr/>
              </w:rPrChange>
            </w:rPr>
            <w:delText xml:space="preserve"> si obbliga a trasmettere a Fleequid idonea prova documentale dell’avvenuto compimento o deposito delle formalità entro </w:delText>
          </w:r>
          <w:r w:rsidR="002D4A16" w:rsidRPr="00C53799" w:rsidDel="00997C0D">
            <w:rPr>
              <w:rFonts w:ascii="Verdana" w:hAnsi="Verdana"/>
              <w:sz w:val="20"/>
              <w:szCs w:val="20"/>
              <w:rPrChange w:id="3776" w:author="Avv. Rosario Panzariello" w:date="2026-09-15T09:58:00Z">
                <w:rPr>
                  <w:rStyle w:val="Enfasigrassetto"/>
                </w:rPr>
              </w:rPrChange>
            </w:rPr>
            <w:delText>1 (un) giorno</w:delText>
          </w:r>
          <w:r w:rsidR="002D4A16" w:rsidRPr="00C53799" w:rsidDel="00997C0D">
            <w:rPr>
              <w:rFonts w:ascii="Verdana" w:hAnsi="Verdana"/>
              <w:sz w:val="20"/>
              <w:szCs w:val="20"/>
              <w:rPrChange w:id="3777" w:author="Avv. Rosario Panzariello" w:date="2026-09-15T09:58:00Z">
                <w:rPr/>
              </w:rPrChange>
            </w:rPr>
            <w:delText xml:space="preserve"> dalla disponibilità del relativo documento o riscontro dell’autorità competente.</w:delText>
          </w:r>
        </w:del>
      </w:ins>
      <w:ins w:id="3778" w:author="Avv. Rosario Panzariello" w:date="2026-09-15T09:57:00Z">
        <w:del w:id="3779" w:author="Avv. Rosario Panzariello" w:date="2026-09-18T15:37:00Z" w16du:dateUtc="2026-09-18T13:37:00Z">
          <w:r w:rsidR="00324129" w:rsidRPr="00C53799" w:rsidDel="00997C0D">
            <w:rPr>
              <w:rFonts w:ascii="Verdana" w:hAnsi="Verdana"/>
              <w:sz w:val="20"/>
              <w:szCs w:val="20"/>
              <w:rPrChange w:id="3780" w:author="Avv. Rosario Panzariello" w:date="2026-09-15T09:58:00Z">
                <w:rPr/>
              </w:rPrChange>
            </w:rPr>
            <w:delText xml:space="preserve"> In caso di ritardo imputabile all’Acquirente oltre il termine di cui alla lett. </w:delText>
          </w:r>
          <w:r w:rsidR="00324129" w:rsidRPr="00C53799" w:rsidDel="00997C0D">
            <w:rPr>
              <w:rFonts w:ascii="Verdana" w:hAnsi="Verdana"/>
              <w:sz w:val="20"/>
              <w:szCs w:val="20"/>
              <w:rPrChange w:id="3781" w:author="Avv. Rosario Panzariello" w:date="2026-09-15T09:58:00Z">
                <w:rPr>
                  <w:rStyle w:val="Enfasigrassetto"/>
                </w:rPr>
              </w:rPrChange>
            </w:rPr>
            <w:delText>b)</w:delText>
          </w:r>
          <w:r w:rsidR="00324129" w:rsidRPr="00C53799" w:rsidDel="00997C0D">
            <w:rPr>
              <w:rFonts w:ascii="Verdana" w:hAnsi="Verdana"/>
              <w:sz w:val="20"/>
              <w:szCs w:val="20"/>
              <w:rPrChange w:id="3782" w:author="Avv. Rosario Panzariello" w:date="2026-09-15T09:58:00Z">
                <w:rPr/>
              </w:rPrChange>
            </w:rPr>
            <w:delText xml:space="preserve">, questi è tenuto a corrispondere a Fleequid una </w:delText>
          </w:r>
          <w:r w:rsidR="00324129" w:rsidRPr="00C53799" w:rsidDel="00997C0D">
            <w:rPr>
              <w:rFonts w:ascii="Verdana" w:hAnsi="Verdana"/>
              <w:sz w:val="20"/>
              <w:szCs w:val="20"/>
              <w:rPrChange w:id="3783" w:author="Avv. Rosario Panzariello" w:date="2026-09-15T09:58:00Z">
                <w:rPr>
                  <w:rStyle w:val="Enfasigrassetto"/>
                </w:rPr>
              </w:rPrChange>
            </w:rPr>
            <w:delText>penale pari a € 150,00 (euro centocinquanta/00) per ciascun giorno di ritardo e per ciascun Veicolo interessato</w:delText>
          </w:r>
          <w:r w:rsidR="00324129" w:rsidRPr="00C53799" w:rsidDel="00997C0D">
            <w:rPr>
              <w:rFonts w:ascii="Verdana" w:hAnsi="Verdana"/>
              <w:sz w:val="20"/>
              <w:szCs w:val="20"/>
              <w:rPrChange w:id="3784" w:author="Avv. Rosario Panzariello" w:date="2026-09-15T09:58:00Z">
                <w:rPr/>
              </w:rPrChange>
            </w:rPr>
            <w:delText>, sino al completamento degli adempimenti, fatto salvo il risarcimento del maggior danno.</w:delText>
          </w:r>
          <w:r w:rsidR="00C53799" w:rsidRPr="00C53799" w:rsidDel="00997C0D">
            <w:rPr>
              <w:rFonts w:ascii="Verdana" w:hAnsi="Verdana"/>
              <w:sz w:val="20"/>
              <w:szCs w:val="20"/>
              <w:rPrChange w:id="3785" w:author="Avv. Rosario Panzariello" w:date="2026-09-15T09:58:00Z">
                <w:rPr/>
              </w:rPrChange>
            </w:rPr>
            <w:delText xml:space="preserve"> Qualora il ritardo ecceda 30 (trenta) giorni, Fleequid può avvalersi degli ulteriori rimedi previsti dalle presenti Condizioni Generali e dalla legge, ivi compresa, ove giuridicamente e materialmente praticabile, la facoltà di promuovere presso le competenti autorità le iniziative necessarie per ottenere l’intestazione del Veicolo in capo al soggetto tenuto, con addebito a quest’ultimo delle relative spese, oneri e costi, ferme le penali già maturate.</w:delText>
          </w:r>
        </w:del>
      </w:ins>
      <w:ins w:id="3786" w:author="Avv. Rosario Panzariello" w:date="2026-09-15T09:58:00Z">
        <w:del w:id="3787" w:author="Avv. Rosario Panzariello" w:date="2026-09-18T15:37:00Z" w16du:dateUtc="2026-09-18T13:37:00Z">
          <w:r w:rsidR="00C53799" w:rsidRPr="00C53799" w:rsidDel="00997C0D">
            <w:rPr>
              <w:rFonts w:ascii="Verdana" w:hAnsi="Verdana"/>
              <w:sz w:val="20"/>
              <w:szCs w:val="20"/>
              <w:rPrChange w:id="3788" w:author="Avv. Rosario Panzariello" w:date="2026-09-15T09:58:00Z">
                <w:rPr/>
              </w:rPrChange>
            </w:rPr>
            <w:delText xml:space="preserve"> Nelle operazioni assistite da una Soluzione di finanziamento, la sequenza degli adempimenti di intestazione, fatturazione, pagamento, trasferimento della proprietà e consegna può differire da quella ordinaria secondo quanto previsto dalle Condizioni Specifiche applicabili. Il compimento anticipato di adempimenti documentali o di intestazione in favore del Finanziatore non determina, di per sé, il trasferimento della proprietà né, nel caso delle Aste, l’Aggiudicazione definitiva, salvo quanto espressamente previsto dalle Condizioni Specifiche.</w:delText>
          </w:r>
        </w:del>
      </w:ins>
    </w:p>
    <w:p w14:paraId="7C65B50B" w14:textId="19B2E8FF" w:rsidR="00C53799" w:rsidDel="00997C0D" w:rsidRDefault="00537651">
      <w:pPr>
        <w:pStyle w:val="Paragrafoelenco"/>
        <w:spacing w:line="360" w:lineRule="auto"/>
        <w:ind w:left="0"/>
        <w:jc w:val="both"/>
        <w:rPr>
          <w:ins w:id="3789" w:author="Avv. Rosario Panzariello" w:date="2026-09-15T10:06:00Z"/>
          <w:del w:id="3790" w:author="Avv. Rosario Panzariello" w:date="2026-09-18T15:37:00Z" w16du:dateUtc="2026-09-18T13:37:00Z"/>
          <w:rFonts w:ascii="Verdana" w:hAnsi="Verdana"/>
          <w:sz w:val="20"/>
          <w:szCs w:val="20"/>
        </w:rPr>
        <w:pPrChange w:id="3791" w:author="Avv. Rosario Panzariello" w:date="2026-09-18T15:41:00Z" w16du:dateUtc="2026-09-18T13:41:00Z">
          <w:pPr>
            <w:pStyle w:val="Paragrafoelenco"/>
            <w:numPr>
              <w:ilvl w:val="1"/>
              <w:numId w:val="1"/>
            </w:numPr>
            <w:spacing w:line="360" w:lineRule="auto"/>
            <w:ind w:left="0" w:hanging="720"/>
            <w:jc w:val="both"/>
          </w:pPr>
        </w:pPrChange>
      </w:pPr>
      <w:ins w:id="3792" w:author="Avv. Rosario Panzariello" w:date="2026-09-15T10:00:00Z">
        <w:del w:id="3793" w:author="Avv. Rosario Panzariello" w:date="2026-09-18T15:37:00Z" w16du:dateUtc="2026-09-18T13:37:00Z">
          <w:r w:rsidRPr="00CC7A79" w:rsidDel="00997C0D">
            <w:rPr>
              <w:rFonts w:ascii="Verdana" w:hAnsi="Verdana"/>
              <w:sz w:val="20"/>
              <w:szCs w:val="20"/>
              <w:rPrChange w:id="3794" w:author="Avv. Rosario Panzariello" w:date="2026-09-15T10:03:00Z">
                <w:rPr/>
              </w:rPrChange>
            </w:rPr>
            <w:delText xml:space="preserve">Salvo quanto diversamente previsto dalle Condizioni particolari di vendita, dalle Condizioni Specifiche o da diverso accordo applicabile alla specifica operazione, la consegna del Veicolo avviene presso la sede del Venditore ovvero presso la diversa sede indicata da Fleequid nella comunicazione di messa a disposizione per il ritiro, secondo la resa </w:delText>
          </w:r>
          <w:r w:rsidRPr="00CC7A79" w:rsidDel="00997C0D">
            <w:rPr>
              <w:rFonts w:ascii="Verdana" w:hAnsi="Verdana"/>
              <w:sz w:val="20"/>
              <w:szCs w:val="20"/>
              <w:rPrChange w:id="3795" w:author="Avv. Rosario Panzariello" w:date="2026-09-15T10:03:00Z">
                <w:rPr>
                  <w:rStyle w:val="Enfasigrassetto"/>
                </w:rPr>
              </w:rPrChange>
            </w:rPr>
            <w:delText>EXW — Incoterms® 2020</w:delText>
          </w:r>
          <w:r w:rsidRPr="00CC7A79" w:rsidDel="00997C0D">
            <w:rPr>
              <w:rFonts w:ascii="Verdana" w:hAnsi="Verdana"/>
              <w:sz w:val="20"/>
              <w:szCs w:val="20"/>
              <w:rPrChange w:id="3796" w:author="Avv. Rosario Panzariello" w:date="2026-09-15T10:03:00Z">
                <w:rPr/>
              </w:rPrChange>
            </w:rPr>
            <w:delText>, ove applicabile.</w:delText>
          </w:r>
          <w:r w:rsidR="00D56217" w:rsidRPr="00CC7A79" w:rsidDel="00997C0D">
            <w:rPr>
              <w:rFonts w:ascii="Verdana" w:hAnsi="Verdana"/>
              <w:sz w:val="20"/>
              <w:szCs w:val="20"/>
              <w:rPrChange w:id="3797" w:author="Avv. Rosario Panzariello" w:date="2026-09-15T10:03:00Z">
                <w:rPr/>
              </w:rPrChange>
            </w:rPr>
            <w:delText xml:space="preserve"> L’Acquirente può procedere al ritiro del Veicolo esclusivamente a seguito della comunicazione di Fleequid che ne confermi la messa a disposizione per la consegna, salvo che Fleequid abbia espressamente autorizzato per iscritto una diversa modalità o tempistica. </w:delText>
          </w:r>
        </w:del>
      </w:ins>
      <w:ins w:id="3798" w:author="Avv. Rosario Panzariello" w:date="2026-09-15T10:40:00Z">
        <w:del w:id="3799" w:author="Avv. Rosario Panzariello" w:date="2026-09-18T15:37:00Z" w16du:dateUtc="2026-09-18T13:37:00Z">
          <w:r w:rsidR="003423FC" w:rsidRPr="003423FC" w:rsidDel="00997C0D">
            <w:rPr>
              <w:rFonts w:ascii="Verdana" w:hAnsi="Verdana"/>
              <w:sz w:val="20"/>
              <w:szCs w:val="20"/>
            </w:rPr>
            <w:delText xml:space="preserve">La Comunicazione di messa a disposizione non richiede </w:delText>
          </w:r>
        </w:del>
      </w:ins>
      <w:ins w:id="3800" w:author="Avv. Rosario Panzariello" w:date="2026-09-15T10:42:00Z">
        <w:del w:id="3801" w:author="Avv. Rosario Panzariello" w:date="2026-09-18T15:37:00Z" w16du:dateUtc="2026-09-18T13:37:00Z">
          <w:r w:rsidR="00EA3CA8" w:rsidDel="00997C0D">
            <w:rPr>
              <w:rFonts w:ascii="Verdana" w:hAnsi="Verdana"/>
              <w:sz w:val="20"/>
              <w:szCs w:val="20"/>
            </w:rPr>
            <w:delText>particolar</w:delText>
          </w:r>
          <w:r w:rsidR="009501AF" w:rsidDel="00997C0D">
            <w:rPr>
              <w:rFonts w:ascii="Verdana" w:hAnsi="Verdana"/>
              <w:sz w:val="20"/>
              <w:szCs w:val="20"/>
            </w:rPr>
            <w:delText>i forme</w:delText>
          </w:r>
        </w:del>
      </w:ins>
      <w:ins w:id="3802" w:author="Avv. Rosario Panzariello" w:date="2026-09-15T10:40:00Z">
        <w:del w:id="3803" w:author="Avv. Rosario Panzariello" w:date="2026-09-18T15:37:00Z" w16du:dateUtc="2026-09-18T13:37:00Z">
          <w:r w:rsidR="003423FC" w:rsidRPr="003423FC" w:rsidDel="00997C0D">
            <w:rPr>
              <w:rFonts w:ascii="Verdana" w:hAnsi="Verdana"/>
              <w:sz w:val="20"/>
              <w:szCs w:val="20"/>
            </w:rPr>
            <w:delText xml:space="preserve"> né l’utilizzo di uno specifico mezzo di comunicazione ed è validamente effettuata mediante uno qualsiasi dei canali indicati nelle presenti Condizioni Generali o comunque normalmente utilizzati nei rapporti tra Fleequid e l’Acquirente. Essa può risultare, a titolo esemplificativo, da una comunicazione presente nel Marketplace o nell’area riservata, da e-mail, PEC, SMS, messaggi inviati tramite sistemi di messaggistica istantanea, nonché da altra comunicazione scritta o elettronica idonea a rendere conoscibile all’Acquirente la disponibilità del Veicolo.</w:delText>
          </w:r>
          <w:r w:rsidR="009F51ED" w:rsidRPr="009F51ED" w:rsidDel="00997C0D">
            <w:delText xml:space="preserve"> </w:delText>
          </w:r>
          <w:r w:rsidR="009F51ED" w:rsidRPr="009F51ED" w:rsidDel="00997C0D">
            <w:rPr>
              <w:rFonts w:ascii="Verdana" w:hAnsi="Verdana"/>
              <w:sz w:val="20"/>
              <w:szCs w:val="20"/>
            </w:rPr>
            <w:delText>Ai fini della prova dell’avvenuta Comunicazione di messa a disposizione, Fleequid può avvalersi di ogni mezzo consentito dalla legge, ivi compresi i dati e i registri del Marketplace e dei propri sistemi informatici, le registrazioni dei relativi eventi e notifiche, le ricevute o attestazioni di invio o consegna, la corrispondenza intercorsa, i messaggi e le relative evidenze elettroniche, nonché ogni altro elemento idoneo a documentare l’avvenuta comunicazione.</w:delText>
          </w:r>
          <w:r w:rsidR="009F51ED" w:rsidDel="00997C0D">
            <w:rPr>
              <w:rFonts w:ascii="Verdana" w:hAnsi="Verdana"/>
              <w:sz w:val="20"/>
              <w:szCs w:val="20"/>
            </w:rPr>
            <w:delText xml:space="preserve"> </w:delText>
          </w:r>
        </w:del>
      </w:ins>
      <w:ins w:id="3804" w:author="Avv. Rosario Panzariello" w:date="2026-09-15T10:43:00Z">
        <w:del w:id="3805" w:author="Avv. Rosario Panzariello" w:date="2026-09-18T15:37:00Z" w16du:dateUtc="2026-09-18T13:37:00Z">
          <w:r w:rsidR="009501AF" w:rsidRPr="009501AF" w:rsidDel="00997C0D">
            <w:rPr>
              <w:rFonts w:ascii="Verdana" w:hAnsi="Verdana"/>
              <w:sz w:val="20"/>
              <w:szCs w:val="20"/>
            </w:rPr>
            <w:delText>L’Acquirente è responsabile dell’aggiornamento dei recapiti e dei dati di contatto associati al proprio Profilo e non può opporre a Fleequid la mancata conoscenza della Comunicazione di messa a disposizione derivante dall’omesso aggiornamento degli stessi o da cause riferibili ai propri sistemi, dispositivi o fornitori di servizi di comunicazione</w:delText>
          </w:r>
          <w:r w:rsidR="009501AF" w:rsidDel="00997C0D">
            <w:rPr>
              <w:rFonts w:ascii="Verdana" w:hAnsi="Verdana"/>
              <w:sz w:val="20"/>
              <w:szCs w:val="20"/>
            </w:rPr>
            <w:delText xml:space="preserve">. </w:delText>
          </w:r>
        </w:del>
      </w:ins>
      <w:ins w:id="3806" w:author="Avv. Rosario Panzariello" w:date="2026-09-15T10:00:00Z">
        <w:del w:id="3807" w:author="Avv. Rosario Panzariello" w:date="2026-09-18T15:37:00Z" w16du:dateUtc="2026-09-18T13:37:00Z">
          <w:r w:rsidR="00D56217" w:rsidRPr="00CC7A79" w:rsidDel="00997C0D">
            <w:rPr>
              <w:rFonts w:ascii="Verdana" w:hAnsi="Verdana"/>
              <w:sz w:val="20"/>
              <w:szCs w:val="20"/>
              <w:rPrChange w:id="3808" w:author="Avv. Rosario Panzariello" w:date="2026-09-15T10:03:00Z">
                <w:rPr/>
              </w:rPrChange>
            </w:rPr>
            <w:delText xml:space="preserve">Fleequid provvede ordinariamente a rendere il Veicolo disponibile per il ritiro </w:delText>
          </w:r>
          <w:r w:rsidR="00D56217" w:rsidRPr="00CC7A79" w:rsidDel="00997C0D">
            <w:rPr>
              <w:rFonts w:ascii="Verdana" w:hAnsi="Verdana"/>
              <w:sz w:val="20"/>
              <w:szCs w:val="20"/>
              <w:rPrChange w:id="3809" w:author="Avv. Rosario Panzariello" w:date="2026-09-15T10:03:00Z">
                <w:rPr>
                  <w:rStyle w:val="Enfasigrassetto"/>
                </w:rPr>
              </w:rPrChange>
            </w:rPr>
            <w:delText>entro 30 (trenta) giorni dall’integrale adempimento dell’obbligo di pagamento dell’Acquirente ai sensi dell’art. 12.2</w:delText>
          </w:r>
          <w:r w:rsidR="00D56217" w:rsidRPr="00CC7A79" w:rsidDel="00997C0D">
            <w:rPr>
              <w:rFonts w:ascii="Verdana" w:hAnsi="Verdana"/>
              <w:sz w:val="20"/>
              <w:szCs w:val="20"/>
              <w:rPrChange w:id="3810" w:author="Avv. Rosario Panzariello" w:date="2026-09-15T10:03:00Z">
                <w:rPr/>
              </w:rPrChange>
            </w:rPr>
            <w:delText xml:space="preserve"> ovvero, qualora per l’esecuzione dell’operazione siano necessari documenti, formalità o adempimenti posti a carico del Venditore, dell’Acquirente, di un Finanziatore o di terzi, non appena tali adempimenti consentano ragionevolmente di procedere alla consegna. </w:delText>
          </w:r>
          <w:r w:rsidR="00D56217" w:rsidRPr="00CC7A79" w:rsidDel="00997C0D">
            <w:rPr>
              <w:rFonts w:ascii="Verdana" w:hAnsi="Verdana"/>
              <w:sz w:val="20"/>
              <w:szCs w:val="20"/>
              <w:rPrChange w:id="3811" w:author="Avv. Rosario Panzariello" w:date="2026-09-15T10:03:00Z">
                <w:rPr>
                  <w:rStyle w:val="Enfasigrassetto"/>
                </w:rPr>
              </w:rPrChange>
            </w:rPr>
            <w:delText>Nel caso delle Aste, il predetto termine decorre dall’Aggiudicazione definitiva.</w:delText>
          </w:r>
          <w:r w:rsidR="00D56217" w:rsidRPr="00CC7A79" w:rsidDel="00997C0D">
            <w:rPr>
              <w:rFonts w:ascii="Verdana" w:hAnsi="Verdana"/>
              <w:sz w:val="20"/>
              <w:szCs w:val="20"/>
              <w:rPrChange w:id="3812" w:author="Avv. Rosario Panzariello" w:date="2026-09-15T10:03:00Z">
                <w:rPr/>
              </w:rPrChange>
            </w:rPr>
            <w:delText xml:space="preserve"> L’Acquirente riconosce e accetta che i termini previsti per la messa a disposizione e la consegna del Veicolo sono </w:delText>
          </w:r>
          <w:r w:rsidR="00D56217" w:rsidRPr="00CC7A79" w:rsidDel="00997C0D">
            <w:rPr>
              <w:rFonts w:ascii="Verdana" w:hAnsi="Verdana"/>
              <w:sz w:val="20"/>
              <w:szCs w:val="20"/>
              <w:rPrChange w:id="3813" w:author="Avv. Rosario Panzariello" w:date="2026-09-15T10:03:00Z">
                <w:rPr>
                  <w:rStyle w:val="Enfasigrassetto"/>
                </w:rPr>
              </w:rPrChange>
            </w:rPr>
            <w:delText>indicativi e non costituiscono termini essenziali ai sensi dell’art. 1457 c.c.</w:delText>
          </w:r>
          <w:r w:rsidR="00D56217" w:rsidRPr="00CC7A79" w:rsidDel="00997C0D">
            <w:rPr>
              <w:rFonts w:ascii="Verdana" w:hAnsi="Verdana"/>
              <w:sz w:val="20"/>
              <w:szCs w:val="20"/>
              <w:rPrChange w:id="3814" w:author="Avv. Rosario Panzariello" w:date="2026-09-15T10:03:00Z">
                <w:rPr/>
              </w:rPrChange>
            </w:rPr>
            <w:delText xml:space="preserve">, salvo che Fleequid ne abbia espressamente riconosciuto per iscritto il carattere essenziale per la specifica operazione. Salvo tale espressa previsione, l’utilizzo nelle comunicazioni, nell’Inserzione o negli altri documenti dell’operazione di espressioni quali «entro», «entro e non oltre», «consegna prevista entro» o equivalenti </w:delText>
          </w:r>
          <w:r w:rsidR="00D56217" w:rsidRPr="00CC7A79" w:rsidDel="00997C0D">
            <w:rPr>
              <w:rFonts w:ascii="Verdana" w:hAnsi="Verdana"/>
              <w:sz w:val="20"/>
              <w:szCs w:val="20"/>
              <w:rPrChange w:id="3815" w:author="Avv. Rosario Panzariello" w:date="2026-09-15T10:03:00Z">
                <w:rPr>
                  <w:rStyle w:val="Enfasigrassetto"/>
                </w:rPr>
              </w:rPrChange>
            </w:rPr>
            <w:delText>non attribuisce di per sé carattere essenziale o perentorio al termine indicato</w:delText>
          </w:r>
          <w:r w:rsidR="00D56217" w:rsidRPr="00CC7A79" w:rsidDel="00997C0D">
            <w:rPr>
              <w:rFonts w:ascii="Verdana" w:hAnsi="Verdana"/>
              <w:sz w:val="20"/>
              <w:szCs w:val="20"/>
              <w:rPrChange w:id="3816" w:author="Avv. Rosario Panzariello" w:date="2026-09-15T10:03:00Z">
                <w:rPr/>
              </w:rPrChange>
            </w:rPr>
            <w:delText xml:space="preserve">. Salvo quanto inderogabilmente previsto dalla legge e fatti salvi il dolo o la colpa grave di Fleequid, Fleequid non risponde del ritardo o della mancata consegna </w:delText>
          </w:r>
          <w:r w:rsidR="00D56217" w:rsidRPr="00CC7A79" w:rsidDel="00997C0D">
            <w:rPr>
              <w:rFonts w:ascii="Verdana" w:hAnsi="Verdana"/>
              <w:sz w:val="20"/>
              <w:szCs w:val="20"/>
              <w:rPrChange w:id="3817" w:author="Avv. Rosario Panzariello" w:date="2026-09-15T10:03:00Z">
                <w:rPr>
                  <w:rStyle w:val="Enfasigrassetto"/>
                </w:rPr>
              </w:rPrChange>
            </w:rPr>
            <w:delText>nella misura in cui essi derivino da fatti ad essa non imputabili</w:delText>
          </w:r>
          <w:r w:rsidR="00D56217" w:rsidRPr="00CC7A79" w:rsidDel="00997C0D">
            <w:rPr>
              <w:rFonts w:ascii="Verdana" w:hAnsi="Verdana"/>
              <w:sz w:val="20"/>
              <w:szCs w:val="20"/>
              <w:rPrChange w:id="3818" w:author="Avv. Rosario Panzariello" w:date="2026-09-15T10:03:00Z">
                <w:rPr/>
              </w:rPrChange>
            </w:rPr>
            <w:delText>, ivi compresi, a titolo esemplificativo e non esaustivo:</w:delText>
          </w:r>
        </w:del>
      </w:ins>
      <w:ins w:id="3819" w:author="Avv. Rosario Panzariello" w:date="2026-09-15T10:01:00Z">
        <w:del w:id="3820" w:author="Avv. Rosario Panzariello" w:date="2026-09-18T15:37:00Z" w16du:dateUtc="2026-09-18T13:37:00Z">
          <w:r w:rsidR="00936143" w:rsidRPr="00CC7A79" w:rsidDel="00997C0D">
            <w:rPr>
              <w:rFonts w:ascii="Verdana" w:hAnsi="Verdana"/>
              <w:sz w:val="20"/>
              <w:szCs w:val="20"/>
              <w:rPrChange w:id="3821" w:author="Avv. Rosario Panzariello" w:date="2026-09-15T10:03:00Z">
                <w:rPr>
                  <w:rStyle w:val="Titolo1Carattere"/>
                </w:rPr>
              </w:rPrChange>
            </w:rPr>
            <w:delText xml:space="preserve"> </w:delText>
          </w:r>
          <w:r w:rsidR="00936143" w:rsidRPr="00CC7A79" w:rsidDel="00997C0D">
            <w:rPr>
              <w:rFonts w:ascii="Verdana" w:hAnsi="Verdana"/>
              <w:sz w:val="20"/>
              <w:szCs w:val="20"/>
              <w:rPrChange w:id="3822" w:author="Avv. Rosario Panzariello" w:date="2026-09-15T10:03:00Z">
                <w:rPr>
                  <w:rStyle w:val="Enfasigrassetto"/>
                </w:rPr>
              </w:rPrChange>
            </w:rPr>
            <w:delText>a)</w:delText>
          </w:r>
          <w:r w:rsidR="00936143" w:rsidRPr="00CC7A79" w:rsidDel="00997C0D">
            <w:rPr>
              <w:rFonts w:ascii="Verdana" w:hAnsi="Verdana"/>
              <w:sz w:val="20"/>
              <w:szCs w:val="20"/>
              <w:rPrChange w:id="3823" w:author="Avv. Rosario Panzariello" w:date="2026-09-15T10:03:00Z">
                <w:rPr/>
              </w:rPrChange>
            </w:rPr>
            <w:delText xml:space="preserve"> dati, documenti o informazioni mancanti, inesatti o tardivamente forniti dall’Acquirente, dal Venditore o da altri soggetti coinvolti nell’operazione;</w:delText>
          </w:r>
        </w:del>
      </w:ins>
      <w:ins w:id="3824" w:author="Avv. Rosario Panzariello" w:date="2026-09-15T10:02:00Z">
        <w:del w:id="3825" w:author="Avv. Rosario Panzariello" w:date="2026-09-18T15:37:00Z" w16du:dateUtc="2026-09-18T13:37:00Z">
          <w:r w:rsidR="00F054C4" w:rsidRPr="00CC7A79" w:rsidDel="00997C0D">
            <w:rPr>
              <w:rFonts w:ascii="Verdana" w:hAnsi="Verdana"/>
              <w:sz w:val="20"/>
              <w:szCs w:val="20"/>
              <w:rPrChange w:id="3826" w:author="Avv. Rosario Panzariello" w:date="2026-09-15T10:03:00Z">
                <w:rPr/>
              </w:rPrChange>
            </w:rPr>
            <w:delText xml:space="preserve"> b) ritardo, mancata collaborazione, indisponibilità del Veicolo o altro inadempimento del Venditore;</w:delText>
          </w:r>
          <w:r w:rsidR="00F054C4" w:rsidRPr="00CC7A79" w:rsidDel="00997C0D">
            <w:rPr>
              <w:rFonts w:ascii="Verdana" w:hAnsi="Verdana"/>
              <w:sz w:val="20"/>
              <w:szCs w:val="20"/>
              <w:rPrChange w:id="3827" w:author="Avv. Rosario Panzariello" w:date="2026-09-15T10:03:00Z">
                <w:rPr>
                  <w:b/>
                  <w:bCs/>
                </w:rPr>
              </w:rPrChange>
            </w:rPr>
            <w:delText xml:space="preserve"> c)</w:delText>
          </w:r>
          <w:r w:rsidR="00F054C4" w:rsidRPr="00CC7A79" w:rsidDel="00997C0D">
            <w:rPr>
              <w:rFonts w:ascii="Verdana" w:hAnsi="Verdana"/>
              <w:sz w:val="20"/>
              <w:szCs w:val="20"/>
              <w:rPrChange w:id="3828" w:author="Avv. Rosario Panzariello" w:date="2026-09-15T10:03:00Z">
                <w:rPr/>
              </w:rPrChange>
            </w:rPr>
            <w:delText xml:space="preserve"> ritardi o impedimenti relativi a formalità amministrative, registrazioni, trascrizioni, immatricolazioni, cancellazioni di Gravami o adempimenti presso pubbliche autorità o registri; d) scioperi, interruzioni di energia o di servizi essenziali, calamità naturali, provvedimenti dell’autorità, difficoltà o interruzioni nei trasporti, disordini, eventi bellici o terroristici e altre cause di forza maggiore; e) ritardi imputabili a spedizionieri, trasportatori, fornitori, subfornitori o altri terzi incaricati, purché non derivanti da dolo o colpa grave di Fleequid nella loro selezione o gestione; f) nelle operazioni assistite da una Soluzione di finanziamento, ritardi o impedimenti dipendenti dal Finanziatore o dalla sequenza degli adempimenti prevista dalle relative Condizioni Specifiche.</w:delText>
          </w:r>
          <w:r w:rsidR="00BE2919" w:rsidRPr="00CC7A79" w:rsidDel="00997C0D">
            <w:rPr>
              <w:rFonts w:ascii="Verdana" w:hAnsi="Verdana"/>
              <w:sz w:val="20"/>
              <w:szCs w:val="20"/>
              <w:rPrChange w:id="3829" w:author="Avv. Rosario Panzariello" w:date="2026-09-15T10:03:00Z">
                <w:rPr/>
              </w:rPrChange>
            </w:rPr>
            <w:delText xml:space="preserve"> Nei predetti casi, il superamento dei termini indicativi di consegna non attribuisce all’Acquirente diritto a indennizzi o risarcimenti nei confronti di Fleequid, nei limiti consentiti dalla legge e fermo quanto previsto dalle presenti Condizioni Generali in caso di inadempimento imputabile ad altro soggetto.</w:delText>
          </w:r>
        </w:del>
      </w:ins>
    </w:p>
    <w:p w14:paraId="54D6D797" w14:textId="2FC0AFAC" w:rsidR="00773635" w:rsidDel="00997C0D" w:rsidRDefault="00A96E25">
      <w:pPr>
        <w:pStyle w:val="Paragrafoelenco"/>
        <w:spacing w:line="360" w:lineRule="auto"/>
        <w:ind w:left="0"/>
        <w:jc w:val="both"/>
        <w:rPr>
          <w:ins w:id="3830" w:author="Avv. Rosario Panzariello" w:date="2026-09-15T10:08:00Z"/>
          <w:del w:id="3831" w:author="Avv. Rosario Panzariello" w:date="2026-09-18T15:37:00Z" w16du:dateUtc="2026-09-18T13:37:00Z"/>
          <w:rFonts w:ascii="Verdana" w:hAnsi="Verdana"/>
          <w:sz w:val="20"/>
          <w:szCs w:val="20"/>
        </w:rPr>
        <w:pPrChange w:id="3832" w:author="Avv. Rosario Panzariello" w:date="2026-09-18T15:41:00Z" w16du:dateUtc="2026-09-18T13:41:00Z">
          <w:pPr>
            <w:pStyle w:val="Paragrafoelenco"/>
            <w:numPr>
              <w:ilvl w:val="1"/>
              <w:numId w:val="1"/>
            </w:numPr>
            <w:spacing w:line="360" w:lineRule="auto"/>
            <w:ind w:left="0" w:hanging="720"/>
            <w:jc w:val="both"/>
          </w:pPr>
        </w:pPrChange>
      </w:pPr>
      <w:ins w:id="3833" w:author="Avv. Rosario Panzariello" w:date="2026-09-15T10:07:00Z">
        <w:del w:id="3834" w:author="Avv. Rosario Panzariello" w:date="2026-09-18T15:37:00Z" w16du:dateUtc="2026-09-18T13:37:00Z">
          <w:r w:rsidRPr="00A97758" w:rsidDel="00997C0D">
            <w:rPr>
              <w:rFonts w:ascii="Verdana" w:hAnsi="Verdana"/>
              <w:sz w:val="20"/>
              <w:szCs w:val="20"/>
              <w:rPrChange w:id="3835" w:author="Avv. Rosario Panzariello" w:date="2026-09-15T10:08:00Z">
                <w:rPr/>
              </w:rPrChange>
            </w:rPr>
            <w:delText xml:space="preserve">A seguito della comunicazione di messa a disposizione del Veicolo per la consegna, l’Acquirente è tenuto a provvedere al ritiro </w:delText>
          </w:r>
          <w:r w:rsidRPr="00A97758" w:rsidDel="00997C0D">
            <w:rPr>
              <w:rFonts w:ascii="Verdana" w:hAnsi="Verdana"/>
              <w:sz w:val="20"/>
              <w:szCs w:val="20"/>
              <w:rPrChange w:id="3836" w:author="Avv. Rosario Panzariello" w:date="2026-09-15T10:08:00Z">
                <w:rPr>
                  <w:rStyle w:val="Enfasigrassetto"/>
                </w:rPr>
              </w:rPrChange>
            </w:rPr>
            <w:delText>entro 10 (dieci) giorni</w:delText>
          </w:r>
          <w:r w:rsidRPr="00A97758" w:rsidDel="00997C0D">
            <w:rPr>
              <w:rFonts w:ascii="Verdana" w:hAnsi="Verdana"/>
              <w:sz w:val="20"/>
              <w:szCs w:val="20"/>
              <w:rPrChange w:id="3837" w:author="Avv. Rosario Panzariello" w:date="2026-09-15T10:08:00Z">
                <w:rPr/>
              </w:rPrChange>
            </w:rPr>
            <w:delText>, secondo le modalità, nel luogo e negli orari indicati da Fleequid, salvo diverso termine espressamente comunicato per iscritto o previsto dalle Condizioni particolari di vendita.</w:delText>
          </w:r>
          <w:r w:rsidR="00006A16" w:rsidRPr="00A97758" w:rsidDel="00997C0D">
            <w:rPr>
              <w:rFonts w:ascii="Verdana" w:hAnsi="Verdana"/>
              <w:sz w:val="20"/>
              <w:szCs w:val="20"/>
              <w:rPrChange w:id="3838" w:author="Avv. Rosario Panzariello" w:date="2026-09-15T10:08:00Z">
                <w:rPr/>
              </w:rPrChange>
            </w:rPr>
            <w:delText xml:space="preserve"> La comunicazione di messa a disposizione attesta che, per quanto di competenza di Fleequid e salvo gli adempimenti eventualmente posti a carico dell’Acquirente, il Veicolo è disponibile per la consegna e costituisce formale richiesta all’Acquirente di prenderlo in consegna. Decorso inutilmente il predetto termine per causa imputabile all’Acquirente, questi è tenuto a corrispondere a Fleequid una penale pari a € 50,00 (euro cinquanta/00) per ciascun giorno di ritardo e per ciascun Veicolo, sino all’effettivo ritiro, fatto salvo il risarcimento del maggior danno e il rimborso degli ulteriori costi e spese causati dal ritardo, ivi compresi quelli di custodia, deposito, movimentazione, parcheggio, assicurazione e gestione del Veicolo. Qualora il Veicolo rimanga presso il Venditore, l’Acquirente è altresì tenuto a rimborsare gli eventuali costi di sosta o parcheggio dovuti al Venditore secondo quanto previsto dalle presenti Condizioni Generali, dalle Condizioni particolari di vendita o dalla specifica operazione. Qualora il mancato ritiro si protragga per oltre 30 (trenta) giorni dalla comunicazione di messa a disposizione, Fleequid può, mediante comunicazione scritta all’Acquirente, procedere all’Annullamento della vendita, ferme le penali già maturate, le Commissioni e le Tariffe dovute, il rimborso di tutti i costi e le spese sostenuti e il risarcimento dell’eventuale maggior danno.</w:delText>
          </w:r>
          <w:r w:rsidR="00A97758" w:rsidRPr="00A97758" w:rsidDel="00997C0D">
            <w:rPr>
              <w:rFonts w:ascii="Verdana" w:hAnsi="Verdana"/>
              <w:sz w:val="20"/>
              <w:szCs w:val="20"/>
              <w:rPrChange w:id="3839" w:author="Avv. Rosario Panzariello" w:date="2026-09-15T10:08:00Z">
                <w:rPr/>
              </w:rPrChange>
            </w:rPr>
            <w:delText xml:space="preserve"> In alternativa all’Annullamento della vendita, Fleequid può continuare a custodire o far custodire il Veicolo, anche presso terzi, ovvero adottare le ulteriori misure ragionevolmente necessarie alla sua conservazione e gestione, con costi, spese e rischi conseguenti al ritardo a carico dell’Acquirente, nei limiti consentiti dalla legge.</w:delText>
          </w:r>
        </w:del>
      </w:ins>
      <w:ins w:id="3840" w:author="Avv. Rosario Panzariello" w:date="2026-09-15T10:08:00Z">
        <w:del w:id="3841" w:author="Avv. Rosario Panzariello" w:date="2026-09-18T15:37:00Z" w16du:dateUtc="2026-09-18T13:37:00Z">
          <w:r w:rsidR="00A97758" w:rsidRPr="00A97758" w:rsidDel="00997C0D">
            <w:rPr>
              <w:rFonts w:ascii="Verdana" w:hAnsi="Verdana"/>
              <w:sz w:val="20"/>
              <w:szCs w:val="20"/>
              <w:rPrChange w:id="3842" w:author="Avv. Rosario Panzariello" w:date="2026-09-15T10:08:00Z">
                <w:rPr/>
              </w:rPrChange>
            </w:rPr>
            <w:delText xml:space="preserve"> Il mancato ritiro del Veicolo da parte dell’Acquirente non determina rinuncia di Fleequid o del Venditore ai diritti derivanti dall’operazione, né sospende o interrompe la maturazione delle penali e degli ulteriori importi previsti dalle presenti Condizioni Generali, salvo espressa rinuncia scritta di Fleequid.</w:delText>
          </w:r>
        </w:del>
      </w:ins>
    </w:p>
    <w:p w14:paraId="3877BC04" w14:textId="004E6F05" w:rsidR="00A97758" w:rsidDel="00997C0D" w:rsidRDefault="00891A56">
      <w:pPr>
        <w:pStyle w:val="Paragrafoelenco"/>
        <w:spacing w:line="360" w:lineRule="auto"/>
        <w:ind w:left="0"/>
        <w:jc w:val="both"/>
        <w:rPr>
          <w:ins w:id="3843" w:author="Avv. Rosario Panzariello" w:date="2026-09-15T10:12:00Z"/>
          <w:del w:id="3844" w:author="Avv. Rosario Panzariello" w:date="2026-09-18T15:37:00Z" w16du:dateUtc="2026-09-18T13:37:00Z"/>
          <w:rFonts w:ascii="Verdana" w:hAnsi="Verdana"/>
          <w:sz w:val="20"/>
          <w:szCs w:val="20"/>
        </w:rPr>
        <w:pPrChange w:id="3845" w:author="Avv. Rosario Panzariello" w:date="2026-09-18T15:41:00Z" w16du:dateUtc="2026-09-18T13:41:00Z">
          <w:pPr>
            <w:pStyle w:val="Paragrafoelenco"/>
            <w:numPr>
              <w:ilvl w:val="1"/>
              <w:numId w:val="1"/>
            </w:numPr>
            <w:spacing w:line="360" w:lineRule="auto"/>
            <w:ind w:left="0" w:hanging="720"/>
            <w:jc w:val="both"/>
          </w:pPr>
        </w:pPrChange>
      </w:pPr>
      <w:ins w:id="3846" w:author="Avv. Rosario Panzariello" w:date="2026-09-15T10:10:00Z">
        <w:del w:id="3847" w:author="Avv. Rosario Panzariello" w:date="2026-09-18T15:37:00Z" w16du:dateUtc="2026-09-18T13:37:00Z">
          <w:r w:rsidRPr="00A6459F" w:rsidDel="00997C0D">
            <w:rPr>
              <w:rFonts w:ascii="Verdana" w:hAnsi="Verdana"/>
              <w:sz w:val="20"/>
              <w:szCs w:val="20"/>
              <w:rPrChange w:id="3848" w:author="Avv. Rosario Panzariello" w:date="2026-09-15T10:11:00Z">
                <w:rPr/>
              </w:rPrChange>
            </w:rPr>
            <w:delText xml:space="preserve">Dal perfezionamento dell’Accordo vincolante e fino alla consegna del Veicolo, fintanto che questo rimanga nella disponibilità o sotto il controllo del Venditore, il Venditore è tenuto a </w:delText>
          </w:r>
          <w:r w:rsidRPr="00A6459F" w:rsidDel="00997C0D">
            <w:rPr>
              <w:rFonts w:ascii="Verdana" w:hAnsi="Verdana"/>
              <w:sz w:val="20"/>
              <w:szCs w:val="20"/>
              <w:rPrChange w:id="3849" w:author="Avv. Rosario Panzariello" w:date="2026-09-15T10:11:00Z">
                <w:rPr>
                  <w:rStyle w:val="Enfasigrassetto"/>
                </w:rPr>
              </w:rPrChange>
            </w:rPr>
            <w:delText>mantenerlo conforme alla descrizione, alla documentazione resa disponibile e alle Specifiche tecniche</w:delText>
          </w:r>
          <w:r w:rsidRPr="00A6459F" w:rsidDel="00997C0D">
            <w:rPr>
              <w:rFonts w:ascii="Verdana" w:hAnsi="Verdana"/>
              <w:sz w:val="20"/>
              <w:szCs w:val="20"/>
              <w:rPrChange w:id="3850" w:author="Avv. Rosario Panzariello" w:date="2026-09-15T10:11:00Z">
                <w:rPr/>
              </w:rPrChange>
            </w:rPr>
            <w:delText xml:space="preserve"> e ad astenersi da qualsiasi condotta idonea ad alterarne le condizioni, fermo quanto espressamente consentito dall’art. 13 nei casi di temporanea permanenza del Veicolo in uso presso il Venditore.</w:delText>
          </w:r>
          <w:r w:rsidR="00A6459F" w:rsidRPr="00A6459F" w:rsidDel="00997C0D">
            <w:rPr>
              <w:rFonts w:ascii="Verdana" w:hAnsi="Verdana"/>
              <w:sz w:val="20"/>
              <w:szCs w:val="20"/>
              <w:rPrChange w:id="3851" w:author="Avv. Rosario Panzariello" w:date="2026-09-15T10:11:00Z">
                <w:rPr/>
              </w:rPrChange>
            </w:rPr>
            <w:delText xml:space="preserve"> Il Venditore si astiene, in particolare, dalla rimozione di componenti o accessori, dalla loro sostituzione con parti deteriorate o di qualità inferiore e da qualsiasi altra condotta in mala fede idonea a compromettere il valore, la funzionalità, lo stato o la commerciabilità del Veicolo. In caso di violazione, il Venditore è tenuto a corrispondere a Fleequid una penale pari a € 3.000,00 (euro tremila/00) per ciascun Veicolo consegnato in violazione della presente disposizione, fatto salvo il risarcimento del maggior danno e gli ulteriori rimedi previsti dalle presenti Condizioni Generali. Il Venditore è inoltre tenuto a predisporre il Veicolo in condizioni ragionevoli per la consegna e il ritiro e, fatti salvi i Veicoli espressamente indicati nella Proposta di vendita o nell’Inserzione come non marcianti, destinati alla rottamazione o comunque soggetti a condizioni particolari incompatibili con l’ordinaria movimentazione, a fare in modo che il Veicolo sia idoneo alla movimentazione e al trasferimento e disponga degli elementi indispensabili a tal fine, ivi compresi, per quanto applicabili, livelli minimi dei fluidi, sistemi di avviamento funzionanti e pneumatici in condizioni idonee alla movimentazione. Qualora, al momento del ritiro da parte dell’Acquirente o del soggetto incaricato, il Veicolo non risulti idoneo alla movimentazione o al trasferimento per difetti o carenze imputabili al Venditore — quali, a titolo esemplificativo, mancanza di fluidi essenziali, batteria scarica, guasti agli impianti di alimentazione o frenanti o pneumatici non idonei — e il Veicolo non sia stato espressamente qualificato come non marciante, destinato alla rottamazione o soggetto ad analoghe condizioni particolari, </w:delText>
          </w:r>
          <w:r w:rsidR="00A6459F" w:rsidRPr="00A6459F" w:rsidDel="00997C0D">
            <w:rPr>
              <w:rFonts w:ascii="Verdana" w:hAnsi="Verdana"/>
              <w:sz w:val="20"/>
              <w:szCs w:val="20"/>
              <w:rPrChange w:id="3852" w:author="Avv. Rosario Panzariello" w:date="2026-09-15T10:11:00Z">
                <w:rPr>
                  <w:b/>
                  <w:bCs/>
                </w:rPr>
              </w:rPrChange>
            </w:rPr>
            <w:delText>il Venditore è tenuto a corrispondere a Fleequid una penale pari a € 500,00 (euro cinquecento/00) per ciascun Veicolo</w:delText>
          </w:r>
          <w:r w:rsidR="00A6459F" w:rsidRPr="00A6459F" w:rsidDel="00997C0D">
            <w:rPr>
              <w:rFonts w:ascii="Verdana" w:hAnsi="Verdana"/>
              <w:sz w:val="20"/>
              <w:szCs w:val="20"/>
              <w:rPrChange w:id="3853" w:author="Avv. Rosario Panzariello" w:date="2026-09-15T10:11:00Z">
                <w:rPr/>
              </w:rPrChange>
            </w:rPr>
            <w:delText>, oltre al rimborso integrale di ogni costo o spesa aggiuntiva necessaria a rendere possibile il ritiro e il trasporto, fatto salvo il risarcimento del maggior danno.</w:delText>
          </w:r>
        </w:del>
      </w:ins>
    </w:p>
    <w:p w14:paraId="64DD59AB" w14:textId="583A6B92" w:rsidR="00D21981" w:rsidDel="00997C0D" w:rsidRDefault="009426AC">
      <w:pPr>
        <w:pStyle w:val="Paragrafoelenco"/>
        <w:spacing w:line="360" w:lineRule="auto"/>
        <w:ind w:left="0"/>
        <w:jc w:val="both"/>
        <w:rPr>
          <w:ins w:id="3854" w:author="Avv. Rosario Panzariello" w:date="2026-09-15T10:15:00Z"/>
          <w:del w:id="3855" w:author="Avv. Rosario Panzariello" w:date="2026-09-18T15:37:00Z" w16du:dateUtc="2026-09-18T13:37:00Z"/>
          <w:rFonts w:ascii="Verdana" w:hAnsi="Verdana"/>
          <w:sz w:val="20"/>
          <w:szCs w:val="20"/>
        </w:rPr>
        <w:pPrChange w:id="3856" w:author="Avv. Rosario Panzariello" w:date="2026-09-18T15:41:00Z" w16du:dateUtc="2026-09-18T13:41:00Z">
          <w:pPr>
            <w:pStyle w:val="Paragrafoelenco"/>
            <w:numPr>
              <w:ilvl w:val="1"/>
              <w:numId w:val="1"/>
            </w:numPr>
            <w:spacing w:line="360" w:lineRule="auto"/>
            <w:ind w:left="0" w:hanging="720"/>
            <w:jc w:val="both"/>
          </w:pPr>
        </w:pPrChange>
      </w:pPr>
      <w:ins w:id="3857" w:author="Avv. Rosario Panzariello" w:date="2026-09-15T10:12:00Z">
        <w:del w:id="3858" w:author="Avv. Rosario Panzariello" w:date="2026-09-18T15:37:00Z" w16du:dateUtc="2026-09-18T13:37:00Z">
          <w:r w:rsidRPr="00BD08D2" w:rsidDel="00997C0D">
            <w:rPr>
              <w:rFonts w:ascii="Verdana" w:hAnsi="Verdana"/>
              <w:sz w:val="20"/>
              <w:szCs w:val="20"/>
              <w:rPrChange w:id="3859" w:author="Avv. Rosario Panzariello" w:date="2026-09-15T10:14:00Z">
                <w:rPr/>
              </w:rPrChange>
            </w:rPr>
            <w:delText xml:space="preserve">Qualora, per fatto imputabile al Venditore, il Veicolo non venga messo a disposizione o consegnato entro i termini applicabili alla specifica operazione, ovvero il Venditore rifiuti o ometta di compiere gli adempimenti di propria competenza necessari a consentirne la consegna, </w:delText>
          </w:r>
          <w:r w:rsidRPr="00BD08D2" w:rsidDel="00997C0D">
            <w:rPr>
              <w:rFonts w:ascii="Verdana" w:hAnsi="Verdana"/>
              <w:sz w:val="20"/>
              <w:szCs w:val="20"/>
              <w:rPrChange w:id="3860" w:author="Avv. Rosario Panzariello" w:date="2026-09-15T10:14:00Z">
                <w:rPr>
                  <w:rStyle w:val="Enfasigrassetto"/>
                </w:rPr>
              </w:rPrChange>
            </w:rPr>
            <w:delText>Fleequid può procedere all’Annullamento della vendita mediante comunicazione scritta</w:delText>
          </w:r>
          <w:r w:rsidRPr="00BD08D2" w:rsidDel="00997C0D">
            <w:rPr>
              <w:rFonts w:ascii="Verdana" w:hAnsi="Verdana"/>
              <w:sz w:val="20"/>
              <w:szCs w:val="20"/>
              <w:rPrChange w:id="3861" w:author="Avv. Rosario Panzariello" w:date="2026-09-15T10:14:00Z">
                <w:rPr/>
              </w:rPrChange>
            </w:rPr>
            <w:delText>, ferme le ulteriori facoltà e i rimedi previsti dalle presenti Condizioni Generali.</w:delText>
          </w:r>
        </w:del>
      </w:ins>
      <w:ins w:id="3862" w:author="Avv. Rosario Panzariello" w:date="2026-09-15T10:13:00Z">
        <w:del w:id="3863" w:author="Avv. Rosario Panzariello" w:date="2026-09-18T15:37:00Z" w16du:dateUtc="2026-09-18T13:37:00Z">
          <w:r w:rsidR="003A629E" w:rsidRPr="00BD08D2" w:rsidDel="00997C0D">
            <w:rPr>
              <w:rFonts w:ascii="Verdana" w:hAnsi="Verdana"/>
              <w:sz w:val="20"/>
              <w:szCs w:val="20"/>
              <w:rPrChange w:id="3864" w:author="Avv. Rosario Panzariello" w:date="2026-09-15T10:14:00Z">
                <w:rPr/>
              </w:rPrChange>
            </w:rPr>
            <w:delText xml:space="preserve"> Fleequid può inoltre, in relazione alla gravità dell’inadempimento, limitare, sospendere o bloccare l’accesso del Venditore al Marketplace secondo quanto previsto dall’art. 5, ferma l’applicazione delle ulteriori conseguenze previste per la Classificazione dell’Utente. Nella Vendita in commissione, l’Annullamento per mancata consegna imputabile al Venditore non fa venir meno le Commissioni a carico del Venditore già maturate con il buon fine dell’operazione ai sensi dell’art. 12.4, né le Tariffe relative ai Servizi già resi o gli altri rimborsi e importi già maturati per distinto titolo. In aggiunta a quanto precede, nella Vendita in commissione il Venditore è tenuto a corrispondere a Fleequid, a titolo di penale, un importo pari al triplo delle Commissioni a carico del Venditore applicabili alla specifica operazione, nonché un’ulteriore penale pari a € 1.000,00 (euro mille/00) per ciascun Veicolo non consegnato, fatto salvo il risarcimento del maggior danno per la sola parte eccedente. L’importo pari al triplo delle Commissioni è dovuto a titolo di autonoma penale e non costituisce ulteriore Commissione. Nel Dealer Sales, non trovando applicazione le Commissioni proprie della Vendita in commissione, resta dovuta la penale di € 1.000,00 per ciascun Veicolo non consegnato, oltre alle Tariffe, agli eventuali costi e agli ulteriori importi maturati per distinto titolo. Qualora la mancata consegna integri anche il rifiuto o l’omissione del trasferimento della proprietà del Veicolo, trovano applicazione le specifiche penali previste dall’art. 8.11 per il Dealer Sales.</w:delText>
          </w:r>
          <w:r w:rsidR="00BD08D2" w:rsidRPr="00BD08D2" w:rsidDel="00997C0D">
            <w:rPr>
              <w:rFonts w:ascii="Verdana" w:hAnsi="Verdana"/>
              <w:sz w:val="20"/>
              <w:szCs w:val="20"/>
              <w:rPrChange w:id="3865" w:author="Avv. Rosario Panzariello" w:date="2026-09-15T10:14:00Z">
                <w:rPr/>
              </w:rPrChange>
            </w:rPr>
            <w:delText xml:space="preserve"> Le penali previste dal presente comma e quelle previste dall’art. 8.11 non si cumulano quando siano riferite al medesimo fatto materiale e tutelino il medesimo inadempimento, applicandosi in tal caso la disciplina specificamente riferibile alla condotta concretamente verificatasi, ferma la cumulabilità per fatti o inadempimenti distinti e il risarcimento dell’eventuale maggior danno nei limiti consentiti dalla legge. Qualora, a causa dell’inadempimento del Venditore, Fleequid sia tenuta a restituire somme all’Acquirente, sostenere costi di trasporto, custodia, deposito, reintestazione o altre spese, corrispondere rimborsi o comunque far fronte a pretese dell’Acquirente o di terzi, il Venditore è tenuto a tenere indenne e rimborsare integralmente Fleequid per quanto ad esso imputabile, fermo quanto previsto dall’art. 8.12. Restano infine applicabili le disposizioni dell’art. 15 relative alla restituzione delle somme e del Veicolo, al ripristino dell’operazione e agli obblighi di collaborazione conseguenti all’Annullamento.</w:delText>
          </w:r>
        </w:del>
      </w:ins>
    </w:p>
    <w:p w14:paraId="10DBC23B" w14:textId="3253182C" w:rsidR="00E3552B" w:rsidDel="00997C0D" w:rsidRDefault="00F92A14">
      <w:pPr>
        <w:pStyle w:val="Paragrafoelenco"/>
        <w:spacing w:line="360" w:lineRule="auto"/>
        <w:ind w:left="0"/>
        <w:jc w:val="both"/>
        <w:rPr>
          <w:ins w:id="3866" w:author="Avv. Rosario Panzariello" w:date="2026-09-15T10:17:00Z"/>
          <w:del w:id="3867" w:author="Avv. Rosario Panzariello" w:date="2026-09-18T15:37:00Z" w16du:dateUtc="2026-09-18T13:37:00Z"/>
          <w:rFonts w:ascii="Verdana" w:hAnsi="Verdana"/>
          <w:sz w:val="20"/>
          <w:szCs w:val="20"/>
        </w:rPr>
        <w:pPrChange w:id="3868" w:author="Avv. Rosario Panzariello" w:date="2026-09-18T15:41:00Z" w16du:dateUtc="2026-09-18T13:41:00Z">
          <w:pPr>
            <w:pStyle w:val="Paragrafoelenco"/>
            <w:numPr>
              <w:ilvl w:val="1"/>
              <w:numId w:val="1"/>
            </w:numPr>
            <w:spacing w:line="360" w:lineRule="auto"/>
            <w:ind w:left="0" w:hanging="720"/>
            <w:jc w:val="both"/>
          </w:pPr>
        </w:pPrChange>
      </w:pPr>
      <w:ins w:id="3869" w:author="Avv. Rosario Panzariello" w:date="2026-09-15T10:15:00Z">
        <w:del w:id="3870" w:author="Avv. Rosario Panzariello" w:date="2026-09-18T15:37:00Z" w16du:dateUtc="2026-09-18T13:37:00Z">
          <w:r w:rsidRPr="00C62DAA" w:rsidDel="00997C0D">
            <w:rPr>
              <w:rFonts w:ascii="Verdana" w:hAnsi="Verdana"/>
              <w:sz w:val="20"/>
              <w:szCs w:val="20"/>
              <w:rPrChange w:id="3871" w:author="Avv. Rosario Panzariello" w:date="2026-09-15T10:16:00Z">
                <w:rPr/>
              </w:rPrChange>
            </w:rPr>
            <w:delText xml:space="preserve">Il ritiro del Veicolo deve avvenire in conformità alle istruzioni contenute nella comunicazione di messa a disposizione e alle ulteriori indicazioni eventualmente fornite da Fleequid. </w:delText>
          </w:r>
          <w:r w:rsidRPr="00C62DAA" w:rsidDel="00997C0D">
            <w:rPr>
              <w:rFonts w:ascii="Verdana" w:hAnsi="Verdana"/>
              <w:sz w:val="20"/>
              <w:szCs w:val="20"/>
              <w:rPrChange w:id="3872" w:author="Avv. Rosario Panzariello" w:date="2026-09-15T10:16:00Z">
                <w:rPr>
                  <w:rStyle w:val="Enfasigrassetto"/>
                </w:rPr>
              </w:rPrChange>
            </w:rPr>
            <w:delText>Al momento della consegna è redatto un verbale di consegna</w:delText>
          </w:r>
          <w:r w:rsidRPr="00C62DAA" w:rsidDel="00997C0D">
            <w:rPr>
              <w:rFonts w:ascii="Verdana" w:hAnsi="Verdana"/>
              <w:sz w:val="20"/>
              <w:szCs w:val="20"/>
              <w:rPrChange w:id="3873" w:author="Avv. Rosario Panzariello" w:date="2026-09-15T10:16:00Z">
                <w:rPr/>
              </w:rPrChange>
            </w:rPr>
            <w:delText>, sottoscritto dal soggetto che consegna il Veicolo e dall’Acquirente o dal soggetto da questo incaricato, nel quale possono essere riportati lo stato del Veicolo, il chilometraggio risultante, la documentazione e gli accessori consegnati nonché le eventuali osservazioni formulate al momento del ritiro. L’Acquirente può provvedere al ritiro personalmente ovvero mediante un trasportatore, dipendente, collaboratore o altro soggetto da esso incaricato. In tale ultimo caso, l’Acquirente è tenuto ad assicurarsi che il soggetto incaricato sia munito della delega o dell’autorizzazione eventualmente richiesta da Fleequid e sia stato adeguatamente informato e investito dei poteri necessari a compiere, per conto dell’Acquirente, le verifiche richieste al momento della consegna, a formulare eventuali osservazioni e a sottoscrivere il verbale di consegna. Fleequid e il Venditore possono fare affidamento sull’identità del soggetto preventivamente indicato o comunque presentato dall’Acquirente come autorizzato al ritiro e non sono tenuti a verificare l’esistenza o l’estensione dei rapporti interni di rappresentanza tra tale soggetto e l’Acquirente, salvo che emergano circostanze manifestamente idonee a far dubitare della sua legittimazione.</w:delText>
          </w:r>
        </w:del>
      </w:ins>
      <w:ins w:id="3874" w:author="Avv. Rosario Panzariello" w:date="2026-09-15T10:16:00Z">
        <w:del w:id="3875" w:author="Avv. Rosario Panzariello" w:date="2026-09-18T15:37:00Z" w16du:dateUtc="2026-09-18T13:37:00Z">
          <w:r w:rsidRPr="00C62DAA" w:rsidDel="00997C0D">
            <w:rPr>
              <w:rFonts w:ascii="Verdana" w:hAnsi="Verdana"/>
              <w:sz w:val="20"/>
              <w:szCs w:val="20"/>
              <w:rPrChange w:id="3876" w:author="Avv. Rosario Panzariello" w:date="2026-09-15T10:16:00Z">
                <w:rPr/>
              </w:rPrChange>
            </w:rPr>
            <w:delText xml:space="preserve"> L’Acquirente ratifica sin d’ora e fa proprio, nei rapporti con Fleequid e con il Venditore, l’operato del soggetto da esso indicato o incaricato per il ritiro, comprese le dichiarazioni e le annotazioni contenute nel verbale di consegna, anche qualora successivamente emerga un difetto o un limite dei relativi poteri, salvo il caso di condotte non riconducibili all’incarico conferito e conosciute come tali da Fleequid.</w:delText>
          </w:r>
          <w:r w:rsidR="00C62DAA" w:rsidRPr="00C62DAA" w:rsidDel="00997C0D">
            <w:rPr>
              <w:rFonts w:ascii="Verdana" w:hAnsi="Verdana"/>
              <w:sz w:val="20"/>
              <w:szCs w:val="20"/>
              <w:rPrChange w:id="3877" w:author="Avv. Rosario Panzariello" w:date="2026-09-15T10:16:00Z">
                <w:rPr/>
              </w:rPrChange>
            </w:rPr>
            <w:delText xml:space="preserve"> Nelle operazioni assistite da una Soluzione di finanziamento, il soggetto legittimato al ritiro e alla sottoscrizione del verbale di consegna è individuato secondo quanto previsto dalle Condizioni Specifiche applicabili.</w:delText>
          </w:r>
        </w:del>
      </w:ins>
    </w:p>
    <w:p w14:paraId="738B106F" w14:textId="67A7D27E" w:rsidR="00163F56" w:rsidDel="00997C0D" w:rsidRDefault="00905700">
      <w:pPr>
        <w:pStyle w:val="Paragrafoelenco"/>
        <w:spacing w:line="360" w:lineRule="auto"/>
        <w:ind w:left="0"/>
        <w:jc w:val="both"/>
        <w:rPr>
          <w:ins w:id="3878" w:author="Avv. Rosario Panzariello" w:date="2026-09-15T10:18:00Z"/>
          <w:del w:id="3879" w:author="Avv. Rosario Panzariello" w:date="2026-09-18T15:37:00Z" w16du:dateUtc="2026-09-18T13:37:00Z"/>
          <w:rFonts w:ascii="Verdana" w:hAnsi="Verdana"/>
          <w:sz w:val="20"/>
          <w:szCs w:val="20"/>
        </w:rPr>
        <w:pPrChange w:id="3880" w:author="Avv. Rosario Panzariello" w:date="2026-09-18T15:41:00Z" w16du:dateUtc="2026-09-18T13:41:00Z">
          <w:pPr>
            <w:pStyle w:val="Paragrafoelenco"/>
            <w:numPr>
              <w:ilvl w:val="1"/>
              <w:numId w:val="1"/>
            </w:numPr>
            <w:spacing w:line="360" w:lineRule="auto"/>
            <w:ind w:left="0" w:hanging="720"/>
            <w:jc w:val="both"/>
          </w:pPr>
        </w:pPrChange>
      </w:pPr>
      <w:ins w:id="3881" w:author="Avv. Rosario Panzariello" w:date="2026-09-15T10:17:00Z">
        <w:del w:id="3882" w:author="Avv. Rosario Panzariello" w:date="2026-09-18T15:37:00Z" w16du:dateUtc="2026-09-18T13:37:00Z">
          <w:r w:rsidRPr="00905700" w:rsidDel="00997C0D">
            <w:rPr>
              <w:rFonts w:ascii="Verdana" w:hAnsi="Verdana"/>
              <w:sz w:val="20"/>
              <w:szCs w:val="20"/>
            </w:rPr>
            <w:delText>Qualora l’Acquirente richieda a Fleequid di organizzare il trasporto del Veicolo presso la sede o il diverso luogo da esso indicato e Fleequid accetti tale richiesta, il trasporto è organizzato da Fleequid a rischio e spese dell’Acquirente, salvo quanto diversamente espressamente convenuto per iscritto o previsto dalle Condizioni particolari di vendita o dalle Condizioni Specifiche applicabili.</w:delText>
          </w:r>
        </w:del>
      </w:ins>
      <w:ins w:id="3883" w:author="Avv. Rosario Panzariello" w:date="2026-09-15T10:18:00Z">
        <w:del w:id="3884" w:author="Avv. Rosario Panzariello" w:date="2026-09-18T15:37:00Z" w16du:dateUtc="2026-09-18T13:37:00Z">
          <w:r w:rsidRPr="00905700" w:rsidDel="00997C0D">
            <w:rPr>
              <w:rFonts w:ascii="Verdana" w:hAnsi="Verdana"/>
              <w:sz w:val="20"/>
              <w:szCs w:val="20"/>
              <w:rPrChange w:id="3885" w:author="Avv. Rosario Panzariello" w:date="2026-09-15T10:18:00Z">
                <w:rPr/>
              </w:rPrChange>
            </w:rPr>
            <w:delText xml:space="preserve"> </w:delText>
          </w:r>
          <w:r w:rsidRPr="00905700" w:rsidDel="00997C0D">
            <w:rPr>
              <w:rFonts w:ascii="Verdana" w:hAnsi="Verdana"/>
              <w:sz w:val="20"/>
              <w:szCs w:val="20"/>
            </w:rPr>
            <w:delText>Fleequid è autorizzata ad affidare, in tutto o in parte, l’esecuzione del trasporto a trasportatori, spedizionieri o altri soggetti terzi da essa individuati e a scegliere le modalità di trasferimento ritenute più appropriate in relazione al Veicolo e alla specifica operazione.</w:delText>
          </w:r>
          <w:r w:rsidRPr="00905700" w:rsidDel="00997C0D">
            <w:rPr>
              <w:rFonts w:ascii="Verdana" w:hAnsi="Verdana"/>
              <w:sz w:val="20"/>
              <w:szCs w:val="20"/>
              <w:rPrChange w:id="3886" w:author="Avv. Rosario Panzariello" w:date="2026-09-15T10:18:00Z">
                <w:rPr/>
              </w:rPrChange>
            </w:rPr>
            <w:delText xml:space="preserve"> </w:delText>
          </w:r>
          <w:r w:rsidRPr="00905700" w:rsidDel="00997C0D">
            <w:rPr>
              <w:rFonts w:ascii="Verdana" w:hAnsi="Verdana"/>
              <w:sz w:val="20"/>
              <w:szCs w:val="20"/>
            </w:rPr>
            <w:delText>L’Acquirente riconosce e accetta che il trasferimento del Veicolo può avvenire anche mediante percorrenza su strada e che, conseguentemente, al momento della consegna il chilometraggio del Veicolo può risultare superiore, sino a 5.000 (cinquemila) km, rispetto a quello risultante dall’Inserzione, dalle Specifiche tecniche o dalla documentazione disponibile prima del trasferimento. Tale incremento, quando conseguente al trasferimento del Veicolo organizzato ai sensi del presente comma, non costituisce di per sé difformità del Veicolo né inadempimento del Venditore o di Fleequid.</w:delText>
          </w:r>
        </w:del>
      </w:ins>
    </w:p>
    <w:p w14:paraId="2BA8B9B9" w14:textId="36630DC9" w:rsidR="00397B4A" w:rsidRPr="002B0713" w:rsidDel="00997C0D" w:rsidRDefault="0088215B">
      <w:pPr>
        <w:pStyle w:val="Paragrafoelenco"/>
        <w:spacing w:line="360" w:lineRule="auto"/>
        <w:ind w:left="0"/>
        <w:jc w:val="both"/>
        <w:rPr>
          <w:ins w:id="3887" w:author="Avv. Rosario Panzariello" w:date="2026-09-15T10:23:00Z"/>
          <w:del w:id="3888" w:author="Avv. Rosario Panzariello" w:date="2026-09-18T15:37:00Z" w16du:dateUtc="2026-09-18T13:37:00Z"/>
          <w:rFonts w:ascii="Verdana" w:hAnsi="Verdana"/>
          <w:sz w:val="20"/>
          <w:szCs w:val="20"/>
          <w:rPrChange w:id="3889" w:author="Avv. Rosario Panzariello" w:date="2026-09-15T10:25:00Z">
            <w:rPr>
              <w:ins w:id="3890" w:author="Avv. Rosario Panzariello" w:date="2026-09-15T10:23:00Z"/>
              <w:del w:id="3891" w:author="Avv. Rosario Panzariello" w:date="2026-09-18T15:37:00Z" w16du:dateUtc="2026-09-18T13:37:00Z"/>
            </w:rPr>
          </w:rPrChange>
        </w:rPr>
        <w:pPrChange w:id="3892" w:author="Avv. Rosario Panzariello" w:date="2026-09-18T15:41:00Z" w16du:dateUtc="2026-09-18T13:41:00Z">
          <w:pPr>
            <w:pStyle w:val="Paragrafoelenco"/>
            <w:numPr>
              <w:ilvl w:val="1"/>
              <w:numId w:val="1"/>
            </w:numPr>
            <w:spacing w:line="360" w:lineRule="auto"/>
            <w:ind w:left="0" w:hanging="720"/>
            <w:jc w:val="both"/>
          </w:pPr>
        </w:pPrChange>
      </w:pPr>
      <w:ins w:id="3893" w:author="Avv. Rosario Panzariello" w:date="2026-09-15T10:23:00Z">
        <w:del w:id="3894" w:author="Avv. Rosario Panzariello" w:date="2026-09-18T15:37:00Z" w16du:dateUtc="2026-09-18T13:37:00Z">
          <w:r w:rsidRPr="002B0713" w:rsidDel="00997C0D">
            <w:rPr>
              <w:rFonts w:ascii="Verdana" w:hAnsi="Verdana"/>
              <w:sz w:val="20"/>
              <w:szCs w:val="20"/>
              <w:rPrChange w:id="3895" w:author="Avv. Rosario Panzariello" w:date="2026-09-15T10:25:00Z">
                <w:rPr/>
              </w:rPrChange>
            </w:rPr>
            <w:delText>È in ogni caso obbligo dell’Acquirente verificare, al momento della consegna, la corrispondenza del Veicolo a quanto risultante dall’Inserzione, dalle Specifiche tecniche e dalla documentazione resa disponibile per la specifica operazione, nei limiti di quanto materialmente verificabile al momento del ritiro.</w:delText>
          </w:r>
          <w:r w:rsidR="00397B4A" w:rsidRPr="002B0713" w:rsidDel="00997C0D">
            <w:rPr>
              <w:rFonts w:ascii="Verdana" w:hAnsi="Verdana"/>
              <w:sz w:val="20"/>
              <w:szCs w:val="20"/>
              <w:rPrChange w:id="3896" w:author="Avv. Rosario Panzariello" w:date="2026-09-15T10:25:00Z">
                <w:rPr/>
              </w:rPrChange>
            </w:rPr>
            <w:delText xml:space="preserve"> In particolare, l’Acquirente è tenuto a ispezionare il Veicolo al fine di verificare la corrispondenza del numero di telaio, la presenza di eventuali danni, difformità o vizi apparenti non previamente indicati, nonché la presenza degli accessori e delle dotazioni inclusi nella vendita. Le difformità riscontrate devono essere specificamente annotate nel verbale di consegna di cui all’art. 16.9 prima della presa in consegna del Veicolo.</w:delText>
          </w:r>
          <w:r w:rsidR="00397B4A" w:rsidRPr="002B0713" w:rsidDel="00997C0D">
            <w:rPr>
              <w:rFonts w:ascii="Verdana" w:hAnsi="Verdana"/>
              <w:sz w:val="20"/>
              <w:szCs w:val="20"/>
              <w:rPrChange w:id="3897" w:author="Avv. Rosario Panzariello" w:date="2026-09-15T10:25:00Z">
                <w:rPr>
                  <w:rFonts w:ascii="Times New Roman" w:eastAsia="Times New Roman" w:hAnsi="Times New Roman" w:cs="Times New Roman"/>
                  <w:kern w:val="0"/>
                  <w:sz w:val="24"/>
                  <w:szCs w:val="24"/>
                  <w:lang w:eastAsia="it-IT"/>
                  <w14:ligatures w14:val="none"/>
                </w:rPr>
              </w:rPrChange>
            </w:rPr>
            <w:delText xml:space="preserve"> </w:delText>
          </w:r>
          <w:r w:rsidR="00397B4A" w:rsidRPr="002B0713" w:rsidDel="00997C0D">
            <w:rPr>
              <w:rFonts w:ascii="Verdana" w:hAnsi="Verdana"/>
              <w:sz w:val="20"/>
              <w:szCs w:val="20"/>
              <w:rPrChange w:id="3898" w:author="Avv. Rosario Panzariello" w:date="2026-09-15T10:25:00Z">
                <w:rPr/>
              </w:rPrChange>
            </w:rPr>
            <w:delText xml:space="preserve">La presa in consegna del Veicolo senza riserve scritte, ovvero la mancata annotazione nel verbale di consegna di difformità, danni o vizi </w:delText>
          </w:r>
          <w:r w:rsidR="00397B4A" w:rsidRPr="002B0713" w:rsidDel="00997C0D">
            <w:rPr>
              <w:rFonts w:ascii="Verdana" w:hAnsi="Verdana"/>
              <w:sz w:val="20"/>
              <w:szCs w:val="20"/>
              <w:rPrChange w:id="3899" w:author="Avv. Rosario Panzariello" w:date="2026-09-15T10:25:00Z">
                <w:rPr>
                  <w:b/>
                  <w:bCs/>
                </w:rPr>
              </w:rPrChange>
            </w:rPr>
            <w:delText>apparenti o facilmente riconoscibili mediante l’ordinaria verifica richiesta al momento del ritiro</w:delText>
          </w:r>
          <w:r w:rsidR="00397B4A" w:rsidRPr="002B0713" w:rsidDel="00997C0D">
            <w:rPr>
              <w:rFonts w:ascii="Verdana" w:hAnsi="Verdana"/>
              <w:sz w:val="20"/>
              <w:szCs w:val="20"/>
              <w:rPrChange w:id="3900" w:author="Avv. Rosario Panzariello" w:date="2026-09-15T10:25:00Z">
                <w:rPr/>
              </w:rPrChange>
            </w:rPr>
            <w:delText>, costituisce prova dell’accettazione senza riserve del Veicolo con riferimento a tali elementi, ferme restando le disposizioni delle presenti Condizioni Generali relative ai vizi occulti e al regime di garanzia applicabile.</w:delText>
          </w:r>
        </w:del>
      </w:ins>
      <w:ins w:id="3901" w:author="Avv. Rosario Panzariello" w:date="2026-09-15T10:24:00Z">
        <w:del w:id="3902" w:author="Avv. Rosario Panzariello" w:date="2026-09-18T15:37:00Z" w16du:dateUtc="2026-09-18T13:37:00Z">
          <w:r w:rsidR="00397B4A" w:rsidRPr="002B0713" w:rsidDel="00997C0D">
            <w:rPr>
              <w:rFonts w:ascii="Verdana" w:hAnsi="Verdana"/>
              <w:sz w:val="20"/>
              <w:szCs w:val="20"/>
              <w:rPrChange w:id="3903" w:author="Avv. Rosario Panzariello" w:date="2026-09-15T10:25:00Z">
                <w:rPr/>
              </w:rPrChange>
            </w:rPr>
            <w:delText xml:space="preserve"> Qualora il ritiro sia effettuato da un trasportatore o da altro soggetto incaricato dall’Acquirente, è onere dell’Acquirente impartire a tale soggetto le istruzioni necessarie affinché siano effettuate le verifiche previste dal presente comma e siano annotate nel verbale di consegna le eventuali difformità, i danni, i vizi apparenti o le mancanze riscontrate. Gli effetti delle verifiche, delle dichiarazioni e delle annotazioni effettuate, nonché delle omissioni imputabili al soggetto incaricato del ritiro, sono riferiti all’Acquirente secondo quanto previsto dall’art. 16.9.</w:delText>
          </w:r>
          <w:r w:rsidR="004D06AC" w:rsidRPr="002B0713" w:rsidDel="00997C0D">
            <w:rPr>
              <w:rFonts w:ascii="Verdana" w:hAnsi="Verdana"/>
              <w:sz w:val="20"/>
              <w:szCs w:val="20"/>
              <w:rPrChange w:id="3904" w:author="Avv. Rosario Panzariello" w:date="2026-09-15T10:25:00Z">
                <w:rPr/>
              </w:rPrChange>
            </w:rPr>
            <w:delText xml:space="preserve"> Nel Dealer Sales, qualora il ritiro del Veicolo presso il Venditore sia effettuato da un trasportatore, autista, incaricato o altro soggetto individuato da Fleequid, la mera presa in consegna materiale del Veicolo da parte di tale soggetto non costituisce accettazione del Veicolo da parte di Fleequid, né riconoscimento della sua conformità alle Specifiche tecniche, all’Inserzione, al TrustReport o agli altri elementi relativi al Veicolo, e non comporta rinuncia alle garanzie, ai rimedi o alle contestazioni spettanti a Fleequid nei confronti del Venditore. Salvo che Fleequid abbia conferito per iscritto uno specifico potere di verifica e accettazione del Veicolo, il soggetto da essa incaricato del ritiro deve intendersi autorizzato esclusivamente alla presa in consegna materiale e al trasporto del Veicolo. La mancata annotazione nel verbale di consegna, da parte di tale soggetto, di difetti, vizi, danni, mancanze o difformità non può essere opposta a Fleequid quale accettazione senza riserve e non determina decadenza dai diritti, dalle garanzie o dai rimedi spettanti a Fleequid nei confronti del Venditore. Nel medesimo caso, Fleequid conserva il diritto di sottoporre il Veicolo a verifica successivamente al ritiro, anche presso la propria sede o presso altro luogo di destinazione, e di far valere nei confronti del Venditore le difformità, i vizi, i danni o le mancanze riscontrati, secondo i termini e la disciplina previsti dalle presenti Condizioni Generali per il Dealer Sales. Resta ferma la specifica disciplina relativa ai vizi occulti e alle contestazioni che emergano anche successivamente per effetto di verifiche tecniche o di reclami dell’Acquirente. La disciplina prevista dai tre periodi precedenti per il soggetto incaricato da Fleequid non si applica al trasportatore o al diverso soggetto incaricato dall’Acquirente, il cui operato resta imputato all’Acquirente secondo quanto previsto dall’art. 16.9 e dal presente articolo. L’annotazione di una difformità, di un danno, di un vizio o della mancanza di un accessorio nel verbale di consegna non costituisce, di per sé, formale reclamo né riconoscimento della relativa contestazione da parte di Fleequid o del Venditore. Per conservare i diritti eventualmente spettanti in relazione a quanto rilevato, l’Acquirente è tenuto a presentare formale reclamo nei termini e con le modalità previsti dalle presenti Condizioni Generali, fermo il diverso regime di responsabilità e garanzia applicabile in funzione del Modello di Vendita.</w:delText>
          </w:r>
        </w:del>
      </w:ins>
      <w:ins w:id="3905" w:author="Avv. Rosario Panzariello" w:date="2026-09-15T10:25:00Z">
        <w:del w:id="3906" w:author="Avv. Rosario Panzariello" w:date="2026-09-18T15:37:00Z" w16du:dateUtc="2026-09-18T13:37:00Z">
          <w:r w:rsidR="002B0713" w:rsidRPr="002B0713" w:rsidDel="00997C0D">
            <w:rPr>
              <w:rFonts w:ascii="Verdana" w:hAnsi="Verdana"/>
              <w:sz w:val="20"/>
              <w:szCs w:val="20"/>
              <w:rPrChange w:id="3907" w:author="Avv. Rosario Panzariello" w:date="2026-09-15T10:25:00Z">
                <w:rPr/>
              </w:rPrChange>
            </w:rPr>
            <w:delText xml:space="preserve"> Nel Dealer Sales, il reclamo relativo alla vendita del Veicolo è rivolto a Fleequid nella sua qualità di venditore sostanziale, ferme le azioni di regresso, manleva e rimborso spettanti a Fleequid nei confronti del Venditore originario. Nella Vendita in commissione, anche quando Fleequid proceda come Intermediario puro ai sensi dell’art. 2.6, trovano applicazione le specifiche disposizioni previste dalle presenti Condizioni Generali in materia di garanzia, responsabilità e gestione dei reclami. Nelle operazioni assistite da una Soluzione di finanziamento, il soggetto legittimato alle verifiche, alla sottoscrizione del verbale di consegna e alla formulazione del reclamo è individuato secondo quanto previsto dalle Condizioni Specifiche applicabili.</w:delText>
          </w:r>
        </w:del>
      </w:ins>
    </w:p>
    <w:p w14:paraId="60FD3A16" w14:textId="72589C85" w:rsidR="00905700" w:rsidRPr="009A7EAD" w:rsidDel="00997C0D" w:rsidRDefault="00EC3ED6">
      <w:pPr>
        <w:pStyle w:val="Paragrafoelenco"/>
        <w:spacing w:line="360" w:lineRule="auto"/>
        <w:ind w:left="0"/>
        <w:jc w:val="both"/>
        <w:outlineLvl w:val="0"/>
        <w:rPr>
          <w:ins w:id="3908" w:author="Avv. Rosario Panzariello" w:date="2026-09-15T09:39:00Z"/>
          <w:del w:id="3909" w:author="Avv. Rosario Panzariello" w:date="2026-09-18T15:38:00Z" w16du:dateUtc="2026-09-18T13:38:00Z"/>
          <w:rFonts w:ascii="Verdana" w:hAnsi="Verdana"/>
          <w:sz w:val="20"/>
          <w:szCs w:val="20"/>
          <w:rPrChange w:id="3910" w:author="Avv. Rosario Panzariello" w:date="2026-09-15T09:40:00Z">
            <w:rPr>
              <w:ins w:id="3911" w:author="Avv. Rosario Panzariello" w:date="2026-09-15T09:39:00Z"/>
              <w:del w:id="3912" w:author="Avv. Rosario Panzariello" w:date="2026-09-18T15:38:00Z" w16du:dateUtc="2026-09-18T13:38:00Z"/>
            </w:rPr>
          </w:rPrChange>
        </w:rPr>
        <w:pPrChange w:id="3913" w:author="Avv. Rosario Panzariello" w:date="2026-09-18T15:41:00Z" w16du:dateUtc="2026-09-18T13:41:00Z">
          <w:pPr>
            <w:pStyle w:val="pdq2pgselectionanchorcontainer"/>
          </w:pPr>
        </w:pPrChange>
      </w:pPr>
      <w:ins w:id="3914" w:author="Avv. Rosario Panzariello" w:date="2026-09-15T10:33:00Z">
        <w:del w:id="3915" w:author="Avv. Rosario Panzariello" w:date="2026-09-18T15:37:00Z" w16du:dateUtc="2026-09-18T13:37:00Z">
          <w:r w:rsidRPr="003823A0" w:rsidDel="00997C0D">
            <w:rPr>
              <w:rFonts w:ascii="Verdana" w:hAnsi="Verdana"/>
              <w:sz w:val="20"/>
              <w:szCs w:val="20"/>
            </w:rPr>
            <w:delText>Qualora il Veicolo sia qualificabile, ai sensi della normativa ambientale applicabile, come Veicolo Fuori Uso (VFU) o comunque come rifiuto, la relativa commercializzazione, vendita, trasferimento, presa in carico, trasporto e gestione avvengono nel rispetto della normativa ambientale applicabile e degli eventuali requisiti, iscrizioni, autorizzazioni e condizioni richiesti in relazione alla specifica operazione</w:delText>
          </w:r>
        </w:del>
      </w:ins>
      <w:ins w:id="3916" w:author="Avv. Rosario Panzariello" w:date="2026-09-15T10:28:00Z">
        <w:del w:id="3917" w:author="Avv. Rosario Panzariello" w:date="2026-09-18T15:37:00Z" w16du:dateUtc="2026-09-18T13:37:00Z">
          <w:r w:rsidR="003F5B86" w:rsidRPr="00997C0D" w:rsidDel="00997C0D">
            <w:rPr>
              <w:rFonts w:ascii="Verdana" w:hAnsi="Verdana"/>
              <w:sz w:val="20"/>
              <w:szCs w:val="20"/>
              <w:rPrChange w:id="3918" w:author="Avv. Rosario Panzariello" w:date="2026-09-18T15:38:00Z" w16du:dateUtc="2026-09-18T13:38:00Z">
                <w:rPr/>
              </w:rPrChange>
            </w:rPr>
            <w:delText>.</w:delText>
          </w:r>
        </w:del>
      </w:ins>
      <w:ins w:id="3919" w:author="Avv. Rosario Panzariello" w:date="2026-09-15T10:33:00Z">
        <w:del w:id="3920" w:author="Avv. Rosario Panzariello" w:date="2026-09-18T15:37:00Z" w16du:dateUtc="2026-09-18T13:37:00Z">
          <w:r w:rsidR="008D1C4C" w:rsidRPr="00997C0D" w:rsidDel="00997C0D">
            <w:rPr>
              <w:rFonts w:ascii="Verdana" w:hAnsi="Verdana"/>
              <w:sz w:val="20"/>
              <w:szCs w:val="20"/>
              <w:rPrChange w:id="3921" w:author="Avv. Rosario Panzariello" w:date="2026-09-18T15:38:00Z" w16du:dateUtc="2026-09-18T13:38:00Z">
                <w:rPr/>
              </w:rPrChange>
            </w:rPr>
            <w:delText xml:space="preserve"> </w:delText>
          </w:r>
          <w:r w:rsidR="008D1C4C" w:rsidRPr="003823A0" w:rsidDel="00997C0D">
            <w:rPr>
              <w:rFonts w:ascii="Verdana" w:hAnsi="Verdana"/>
              <w:sz w:val="20"/>
              <w:szCs w:val="20"/>
            </w:rPr>
            <w:delText>Il Venditore è tenuto a comunicare a Fleequid, sin dalla Proposta di vendita e comunque senza ritardo, ogni circostanza rilevante ai fini della qualificazione del Veicolo come VFU o rifiuto, nonché a fornire tutte le informazioni e la documentazione necessarie a verificarne la classificazione, la provenienza, la legittima detenzione e la possibilità di trasferimento. Il Venditore garantisce inoltre il rispetto, per quanto di propria competenza, degli obblighi ambientali applicabili sino alla presa in carico del Veicolo da parte del soggetto legittimato.</w:delText>
          </w:r>
          <w:r w:rsidR="008D1C4C" w:rsidRPr="00997C0D" w:rsidDel="00997C0D">
            <w:rPr>
              <w:rFonts w:ascii="Verdana" w:hAnsi="Verdana"/>
              <w:sz w:val="20"/>
              <w:szCs w:val="20"/>
              <w:rPrChange w:id="3922" w:author="Avv. Rosario Panzariello" w:date="2026-09-18T15:38:00Z" w16du:dateUtc="2026-09-18T13:38:00Z">
                <w:rPr/>
              </w:rPrChange>
            </w:rPr>
            <w:delText xml:space="preserve"> </w:delText>
          </w:r>
        </w:del>
      </w:ins>
      <w:ins w:id="3923" w:author="Avv. Rosario Panzariello" w:date="2026-09-15T10:36:00Z">
        <w:del w:id="3924" w:author="Avv. Rosario Panzariello" w:date="2026-09-18T15:37:00Z" w16du:dateUtc="2026-09-18T13:37:00Z">
          <w:r w:rsidR="00C65158" w:rsidRPr="003823A0" w:rsidDel="00997C0D">
            <w:rPr>
              <w:rFonts w:ascii="Verdana" w:hAnsi="Verdana"/>
              <w:sz w:val="20"/>
              <w:szCs w:val="20"/>
            </w:rPr>
            <w:delText>Ferme le disposizioni delle presenti Condizioni Generali in materia di custodia, disponibilità e trasferimento del Veicolo, qualora il Veicolo sia qualificabile come VFU o comunque come rifiuto, gli obblighi e le responsabilità connessi alla sua detenzione e gestione materiale restano in capo al soggetto che ne abbia la disponibilità sino alla presa in carico da parte del soggetto legittimato ai sensi della normativa ambientale applicabile; da tale momento trovano applicazione gli obblighi e le responsabilità propri del soggetto che ne assume la presa in carico.</w:delText>
          </w:r>
          <w:r w:rsidR="00975346" w:rsidRPr="00975346" w:rsidDel="00997C0D">
            <w:delText xml:space="preserve"> </w:delText>
          </w:r>
          <w:r w:rsidR="00975346" w:rsidRPr="003823A0" w:rsidDel="00997C0D">
            <w:rPr>
              <w:rFonts w:ascii="Verdana" w:hAnsi="Verdana"/>
              <w:sz w:val="20"/>
              <w:szCs w:val="20"/>
            </w:rPr>
            <w:delText>La qualificazione del Veicolo come VFU o rifiuto non esclude, di per sé, l’applicazione dei Modelli di Vendita previsti dalle presenti Condizioni Generali, ivi compreso il Dealer Sales, purché la struttura della specifica operazione sia compatibile con la normativa ambientale e con i titoli abilitativi applicabili</w:delText>
          </w:r>
        </w:del>
      </w:ins>
      <w:ins w:id="3925" w:author="Avv. Rosario Panzariello" w:date="2026-09-15T10:33:00Z">
        <w:del w:id="3926" w:author="Avv. Rosario Panzariello" w:date="2026-09-18T15:37:00Z" w16du:dateUtc="2026-09-18T13:37:00Z">
          <w:r w:rsidR="008D1C4C" w:rsidRPr="003823A0" w:rsidDel="00997C0D">
            <w:rPr>
              <w:rFonts w:ascii="Verdana" w:hAnsi="Verdana"/>
              <w:sz w:val="20"/>
              <w:szCs w:val="20"/>
            </w:rPr>
            <w:delText>.</w:delText>
          </w:r>
          <w:r w:rsidR="008D1C4C" w:rsidRPr="00997C0D" w:rsidDel="00997C0D">
            <w:rPr>
              <w:rFonts w:ascii="Verdana" w:hAnsi="Verdana"/>
              <w:sz w:val="20"/>
              <w:szCs w:val="20"/>
              <w:rPrChange w:id="3927" w:author="Avv. Rosario Panzariello" w:date="2026-09-18T15:38:00Z" w16du:dateUtc="2026-09-18T13:38:00Z">
                <w:rPr/>
              </w:rPrChange>
            </w:rPr>
            <w:delText xml:space="preserve"> </w:delText>
          </w:r>
          <w:r w:rsidR="008D1C4C" w:rsidRPr="003823A0" w:rsidDel="00997C0D">
            <w:rPr>
              <w:rFonts w:ascii="Verdana" w:hAnsi="Verdana"/>
              <w:sz w:val="20"/>
              <w:szCs w:val="20"/>
            </w:rPr>
            <w:delText>Fleequid può commercializzare Veicoli qualificabili come VFU o rifiuti secondo i Modelli di Vendita e le modalità di esecuzione previste dalle presenti Condizioni Generali, ivi compreso il Dealer Sales, nella misura in cui la struttura della specifica operazione sia compatibile con la normativa ambientale e con i titoli abilitativi applicabili.</w:delText>
          </w:r>
          <w:r w:rsidR="008D1C4C" w:rsidRPr="00997C0D" w:rsidDel="00997C0D">
            <w:rPr>
              <w:rFonts w:ascii="Verdana" w:hAnsi="Verdana"/>
              <w:sz w:val="20"/>
              <w:szCs w:val="20"/>
              <w:rPrChange w:id="3928" w:author="Avv. Rosario Panzariello" w:date="2026-09-18T15:38:00Z" w16du:dateUtc="2026-09-18T13:38:00Z">
                <w:rPr/>
              </w:rPrChange>
            </w:rPr>
            <w:delText xml:space="preserve"> </w:delText>
          </w:r>
          <w:r w:rsidR="008D1C4C" w:rsidRPr="003823A0" w:rsidDel="00997C0D">
            <w:rPr>
              <w:rFonts w:ascii="Verdana" w:hAnsi="Verdana"/>
              <w:sz w:val="20"/>
              <w:szCs w:val="20"/>
            </w:rPr>
            <w:delText>Quando Fleequid intervenga nell’operazione senza assumere la detenzione materiale del rifiuto, l’eventuale acquisto o rivendita del Veicolo da parte di Fleequid, anche nell’ambito della Rivendita o del Dealer Sales, non comporta di per sé l’assunzione della detenzione materiale del Veicolo né l’esercizio di attività di raccolta, trasporto, trattamento, recupero o smaltimento.</w:delText>
          </w:r>
          <w:r w:rsidR="008D1C4C" w:rsidRPr="00997C0D" w:rsidDel="00997C0D">
            <w:rPr>
              <w:rFonts w:ascii="Verdana" w:hAnsi="Verdana"/>
              <w:sz w:val="20"/>
              <w:szCs w:val="20"/>
              <w:rPrChange w:id="3929" w:author="Avv. Rosario Panzariello" w:date="2026-09-18T15:38:00Z" w16du:dateUtc="2026-09-18T13:38:00Z">
                <w:rPr/>
              </w:rPrChange>
            </w:rPr>
            <w:delText xml:space="preserve"> </w:delText>
          </w:r>
          <w:r w:rsidR="008D1C4C" w:rsidRPr="003823A0" w:rsidDel="00997C0D">
            <w:rPr>
              <w:rFonts w:ascii="Verdana" w:hAnsi="Verdana"/>
              <w:sz w:val="20"/>
              <w:szCs w:val="20"/>
            </w:rPr>
            <w:delText>Le attività di raccolta, trasporto, trattamento, recupero, demolizione o smaltimento del Veicolo sono svolte esclusivamente da soggetti in possesso dei requisiti e dei titoli eventualmente richiesti dalla normativa applicabile. Fleequid può pertanto subordinare la partecipazione allo specifico Evento di vendita o il trasferimento del Veicolo alla verifica del possesso, da parte dell’Offerente, dell’Acquirente, del trasportatore o degli altri soggetti coinvolti, delle autorizzazioni, iscrizioni o qualifiche necessarie.</w:delText>
          </w:r>
        </w:del>
      </w:ins>
      <w:ins w:id="3930" w:author="Avv. Rosario Panzariello" w:date="2026-09-15T10:34:00Z">
        <w:del w:id="3931" w:author="Avv. Rosario Panzariello" w:date="2026-09-18T15:37:00Z" w16du:dateUtc="2026-09-18T13:37:00Z">
          <w:r w:rsidR="00705B59" w:rsidRPr="00997C0D" w:rsidDel="00997C0D">
            <w:rPr>
              <w:rFonts w:ascii="Verdana" w:hAnsi="Verdana"/>
              <w:sz w:val="20"/>
              <w:szCs w:val="20"/>
              <w:rPrChange w:id="3932" w:author="Avv. Rosario Panzariello" w:date="2026-09-18T15:38:00Z" w16du:dateUtc="2026-09-18T13:38:00Z">
                <w:rPr/>
              </w:rPrChange>
            </w:rPr>
            <w:delText xml:space="preserve"> </w:delText>
          </w:r>
          <w:r w:rsidR="00705B59" w:rsidRPr="003823A0" w:rsidDel="00997C0D">
            <w:rPr>
              <w:rFonts w:ascii="Verdana" w:hAnsi="Verdana"/>
              <w:sz w:val="20"/>
              <w:szCs w:val="20"/>
            </w:rPr>
            <w:delText>Fleequid può altresì richiedere in qualsiasi momento la documentazione necessaria a verificare la corretta gestione ambientale dell’operazione e può sospendere, rifiutare o annullare la commercializzazione o la vendita qualora la documentazione richiesta non sia fornita, risulti incompleta o inattendibile, ovvero emergano circostanze che rendano l’operazione incompatibile con la normativa applicabile o con i requisiti necessari alla sua esecuzione.</w:delText>
          </w:r>
          <w:r w:rsidR="00705B59" w:rsidRPr="00997C0D" w:rsidDel="00997C0D">
            <w:rPr>
              <w:rFonts w:ascii="Verdana" w:hAnsi="Verdana"/>
              <w:sz w:val="20"/>
              <w:szCs w:val="20"/>
              <w:rPrChange w:id="3933" w:author="Avv. Rosario Panzariello" w:date="2026-09-18T15:38:00Z" w16du:dateUtc="2026-09-18T13:38:00Z">
                <w:rPr/>
              </w:rPrChange>
            </w:rPr>
            <w:delText xml:space="preserve"> </w:delText>
          </w:r>
          <w:r w:rsidR="00705B59" w:rsidRPr="003823A0" w:rsidDel="00997C0D">
            <w:rPr>
              <w:rFonts w:ascii="Verdana" w:hAnsi="Verdana"/>
              <w:sz w:val="20"/>
              <w:szCs w:val="20"/>
            </w:rPr>
            <w:delText>Il Venditore resta responsabile dell’esattezza e completezza delle informazioni fornite in merito alla qualificazione ambientale del Veicolo e manleva e tiene indenne Fleequid da qualsiasi pretesa, sanzione, costo, spesa, danno o responsabilità derivante dall’omessa, inesatta o tardiva comunicazione della natura di VFU o rifiuto del Veicolo, dalla violazione degli obblighi ambientali ad esso imputabili, dall’irregolare gestione del Veicolo anteriormente alla sua presa in carico da parte del soggetto legittimato o dalla consegna del Veicolo a soggetti privi dei requisiti richiesti, ferme le ulteriori responsabilità e i rimedi previsti dalle presenti Condizioni Generali.</w:delText>
          </w:r>
          <w:r w:rsidR="00705B59" w:rsidRPr="00997C0D" w:rsidDel="00997C0D">
            <w:rPr>
              <w:rFonts w:ascii="Verdana" w:hAnsi="Verdana"/>
              <w:sz w:val="20"/>
              <w:szCs w:val="20"/>
              <w:rPrChange w:id="3934" w:author="Avv. Rosario Panzariello" w:date="2026-09-18T15:38:00Z" w16du:dateUtc="2026-09-18T13:38:00Z">
                <w:rPr/>
              </w:rPrChange>
            </w:rPr>
            <w:delText xml:space="preserve"> </w:delText>
          </w:r>
          <w:r w:rsidR="00705B59" w:rsidRPr="003823A0" w:rsidDel="00997C0D">
            <w:rPr>
              <w:rFonts w:ascii="Verdana" w:hAnsi="Verdana"/>
              <w:sz w:val="20"/>
              <w:szCs w:val="20"/>
            </w:rPr>
            <w:delText>Restano ferme le eventuali disposizioni più specifiche previste dalle Condizioni particolari di vendita per determinate categorie di VFU o rifiuti e per le relative modalità di trasferimento, trasporto, presa in carico e gestione</w:delText>
          </w:r>
        </w:del>
        <w:del w:id="3935" w:author="Avv. Rosario Panzariello" w:date="2026-09-18T15:38:00Z" w16du:dateUtc="2026-09-18T13:38:00Z">
          <w:r w:rsidR="00705B59" w:rsidRPr="003823A0" w:rsidDel="00997C0D">
            <w:rPr>
              <w:rFonts w:ascii="Verdana" w:hAnsi="Verdana"/>
              <w:sz w:val="20"/>
              <w:szCs w:val="20"/>
            </w:rPr>
            <w:delText>.</w:delText>
          </w:r>
        </w:del>
      </w:ins>
    </w:p>
    <w:p w14:paraId="12325405" w14:textId="621BB7A7" w:rsidR="00AF4D50" w:rsidRPr="00997C0D" w:rsidDel="005260F5" w:rsidRDefault="00AF4D50">
      <w:pPr>
        <w:pStyle w:val="Paragrafoelenco"/>
        <w:spacing w:line="360" w:lineRule="auto"/>
        <w:ind w:left="0"/>
        <w:jc w:val="both"/>
        <w:outlineLvl w:val="0"/>
        <w:rPr>
          <w:ins w:id="3936" w:author="Avv. Rosario Panzariello" w:date="2026-09-15T09:39:00Z"/>
          <w:del w:id="3937" w:author="Avv. Rosario Panzariello" w:date="2026-09-19T08:33:00Z" w16du:dateUtc="2026-09-19T06:33:00Z"/>
          <w:rFonts w:ascii="Verdana" w:hAnsi="Verdana"/>
          <w:b/>
          <w:bCs/>
          <w:smallCaps/>
          <w:sz w:val="20"/>
          <w:szCs w:val="20"/>
        </w:rPr>
        <w:pPrChange w:id="3938" w:author="Avv. Rosario Panzariello" w:date="2026-09-18T15:41:00Z" w16du:dateUtc="2026-09-18T13:41:00Z">
          <w:pPr>
            <w:pStyle w:val="Paragrafoelenco"/>
            <w:numPr>
              <w:numId w:val="1"/>
            </w:numPr>
            <w:spacing w:line="360" w:lineRule="auto"/>
            <w:ind w:left="0" w:hanging="360"/>
            <w:outlineLvl w:val="0"/>
          </w:pPr>
        </w:pPrChange>
      </w:pPr>
    </w:p>
    <w:p w14:paraId="29E3917A" w14:textId="1CB6530A" w:rsidR="0017040C" w:rsidRPr="000532C5" w:rsidDel="000566A4" w:rsidRDefault="0017040C" w:rsidP="00476BC8">
      <w:pPr>
        <w:pStyle w:val="Paragrafoelenco"/>
        <w:numPr>
          <w:ilvl w:val="0"/>
          <w:numId w:val="1"/>
        </w:numPr>
        <w:spacing w:line="360" w:lineRule="auto"/>
        <w:ind w:left="0" w:firstLine="0"/>
        <w:outlineLvl w:val="0"/>
        <w:rPr>
          <w:del w:id="3939" w:author="Avv. Rosario Panzariello" w:date="2026-09-15T11:32:00Z"/>
          <w:rFonts w:ascii="Verdana" w:hAnsi="Verdana"/>
          <w:b/>
          <w:bCs/>
          <w:smallCaps/>
          <w:sz w:val="20"/>
          <w:szCs w:val="20"/>
        </w:rPr>
      </w:pPr>
      <w:del w:id="3940" w:author="Avv. Rosario Panzariello" w:date="2026-09-15T11:32:00Z">
        <w:r w:rsidRPr="000532C5" w:rsidDel="000566A4">
          <w:rPr>
            <w:rFonts w:ascii="Verdana" w:hAnsi="Verdana"/>
            <w:b/>
            <w:bCs/>
            <w:smallCaps/>
            <w:sz w:val="20"/>
            <w:szCs w:val="20"/>
          </w:rPr>
          <w:delText xml:space="preserve">Condizioni che regolano l’acquisto dei Veicoli </w:delText>
        </w:r>
        <w:r w:rsidR="00361C90" w:rsidRPr="000532C5" w:rsidDel="000566A4">
          <w:rPr>
            <w:rFonts w:ascii="Verdana" w:hAnsi="Verdana"/>
            <w:b/>
            <w:bCs/>
            <w:smallCaps/>
            <w:sz w:val="20"/>
            <w:szCs w:val="20"/>
          </w:rPr>
          <w:delText xml:space="preserve">presso il Venditore </w:delText>
        </w:r>
        <w:r w:rsidRPr="000532C5" w:rsidDel="000566A4">
          <w:rPr>
            <w:rFonts w:ascii="Verdana" w:hAnsi="Verdana"/>
            <w:b/>
            <w:bCs/>
            <w:smallCaps/>
            <w:sz w:val="20"/>
            <w:szCs w:val="20"/>
          </w:rPr>
          <w:delText xml:space="preserve">da parte di Fleequid </w:delText>
        </w:r>
        <w:r w:rsidR="00361C90" w:rsidRPr="000532C5" w:rsidDel="000566A4">
          <w:rPr>
            <w:rFonts w:ascii="Verdana" w:hAnsi="Verdana"/>
            <w:b/>
            <w:bCs/>
            <w:smallCaps/>
            <w:sz w:val="20"/>
            <w:szCs w:val="20"/>
          </w:rPr>
          <w:delText xml:space="preserve">allo scopo di operarne </w:delText>
        </w:r>
        <w:r w:rsidRPr="000532C5" w:rsidDel="000566A4">
          <w:rPr>
            <w:rFonts w:ascii="Verdana" w:hAnsi="Verdana"/>
            <w:b/>
            <w:bCs/>
            <w:smallCaps/>
            <w:sz w:val="20"/>
            <w:szCs w:val="20"/>
          </w:rPr>
          <w:delText>la Rivendita</w:delText>
        </w:r>
        <w:r w:rsidR="00361C90" w:rsidRPr="000532C5" w:rsidDel="000566A4">
          <w:rPr>
            <w:rFonts w:ascii="Verdana" w:hAnsi="Verdana"/>
            <w:b/>
            <w:bCs/>
            <w:smallCaps/>
            <w:sz w:val="20"/>
            <w:szCs w:val="20"/>
          </w:rPr>
          <w:delText xml:space="preserve"> all’effettivo Acquirente</w:delText>
        </w:r>
        <w:r w:rsidRPr="000532C5" w:rsidDel="000566A4">
          <w:rPr>
            <w:rFonts w:ascii="Verdana" w:hAnsi="Verdana"/>
            <w:b/>
            <w:bCs/>
            <w:smallCaps/>
            <w:sz w:val="20"/>
            <w:szCs w:val="20"/>
          </w:rPr>
          <w:delText>.</w:delText>
        </w:r>
      </w:del>
    </w:p>
    <w:p w14:paraId="1B823856" w14:textId="5EA260C9" w:rsidR="0017040C" w:rsidRPr="000532C5" w:rsidDel="000566A4" w:rsidRDefault="06635B2D" w:rsidP="009A36BC">
      <w:pPr>
        <w:pStyle w:val="Paragrafoelenco"/>
        <w:numPr>
          <w:ilvl w:val="1"/>
          <w:numId w:val="1"/>
        </w:numPr>
        <w:spacing w:line="360" w:lineRule="auto"/>
        <w:ind w:left="0" w:firstLine="0"/>
        <w:jc w:val="both"/>
        <w:rPr>
          <w:del w:id="3941" w:author="Avv. Rosario Panzariello" w:date="2026-09-15T11:32:00Z"/>
          <w:rFonts w:ascii="Verdana" w:hAnsi="Verdana"/>
          <w:sz w:val="20"/>
          <w:szCs w:val="20"/>
        </w:rPr>
      </w:pPr>
      <w:bookmarkStart w:id="3942" w:name="_Hlk162150978"/>
      <w:bookmarkEnd w:id="3466"/>
      <w:del w:id="3943" w:author="Avv. Rosario Panzariello" w:date="2026-09-15T11:32:00Z">
        <w:r w:rsidRPr="000532C5" w:rsidDel="000566A4">
          <w:rPr>
            <w:rFonts w:ascii="Verdana" w:hAnsi="Verdana"/>
            <w:sz w:val="20"/>
            <w:szCs w:val="20"/>
          </w:rPr>
          <w:delText>Dopo l'Aggiudicazione in Asta di un Veicolo, Fleequid si impegna a</w:delText>
        </w:r>
        <w:r w:rsidR="00EF4721" w:rsidRPr="000532C5" w:rsidDel="000566A4">
          <w:rPr>
            <w:rFonts w:ascii="Verdana" w:hAnsi="Verdana"/>
            <w:sz w:val="20"/>
            <w:szCs w:val="20"/>
          </w:rPr>
          <w:delText xml:space="preserve"> fornire assistenza al fine di</w:delText>
        </w:r>
        <w:r w:rsidRPr="000532C5" w:rsidDel="000566A4">
          <w:rPr>
            <w:rFonts w:ascii="Verdana" w:hAnsi="Verdana"/>
            <w:sz w:val="20"/>
            <w:szCs w:val="20"/>
          </w:rPr>
          <w:delText xml:space="preserve"> </w:delText>
        </w:r>
        <w:r w:rsidR="00EF4721" w:rsidRPr="000532C5" w:rsidDel="000566A4">
          <w:rPr>
            <w:rFonts w:ascii="Verdana" w:hAnsi="Verdana"/>
            <w:sz w:val="20"/>
            <w:szCs w:val="20"/>
          </w:rPr>
          <w:delText>facilitare</w:delText>
        </w:r>
        <w:r w:rsidRPr="000532C5" w:rsidDel="000566A4">
          <w:rPr>
            <w:rFonts w:ascii="Verdana" w:hAnsi="Verdana"/>
            <w:sz w:val="20"/>
            <w:szCs w:val="20"/>
          </w:rPr>
          <w:delText xml:space="preserve"> il processo di vendita e tutti gli adempimenti, inclusi quelli burocratici, relativi al trasferimento della proprietà dei Veicoli dal committente Venditore al committente Acquirente. Con questa operazione, il Veicolo viene formalmente acquistato da Fleequid (acquirente solo formale) per poi essere trasferito all'Acquirente (acquirente sostanziale). Tale operazione, denominata Rivendita, viene condotta conformemente ai termini e alle condizioni stabiliti dalle presenti CG.</w:delText>
        </w:r>
      </w:del>
    </w:p>
    <w:bookmarkEnd w:id="3942"/>
    <w:p w14:paraId="2420B58B" w14:textId="5EB0982B" w:rsidR="00361C90" w:rsidRPr="000532C5" w:rsidDel="000566A4" w:rsidRDefault="0017040C" w:rsidP="009A36BC">
      <w:pPr>
        <w:pStyle w:val="Paragrafoelenco"/>
        <w:numPr>
          <w:ilvl w:val="1"/>
          <w:numId w:val="1"/>
        </w:numPr>
        <w:spacing w:line="360" w:lineRule="auto"/>
        <w:ind w:left="0" w:firstLine="0"/>
        <w:jc w:val="both"/>
        <w:rPr>
          <w:del w:id="3944" w:author="Avv. Rosario Panzariello" w:date="2026-09-15T11:32:00Z"/>
          <w:rFonts w:ascii="Verdana" w:hAnsi="Verdana"/>
          <w:sz w:val="20"/>
          <w:szCs w:val="20"/>
        </w:rPr>
      </w:pPr>
      <w:del w:id="3945" w:author="Avv. Rosario Panzariello" w:date="2026-09-15T11:32:00Z">
        <w:r w:rsidRPr="000532C5" w:rsidDel="000566A4">
          <w:rPr>
            <w:rFonts w:ascii="Verdana" w:hAnsi="Verdana"/>
            <w:sz w:val="20"/>
            <w:szCs w:val="20"/>
          </w:rPr>
          <w:delText xml:space="preserve">Il processo di Rivendita prevede innanzitutto la </w:delText>
        </w:r>
        <w:r w:rsidR="00274A34" w:rsidRPr="000532C5" w:rsidDel="000566A4">
          <w:rPr>
            <w:rFonts w:ascii="Verdana" w:hAnsi="Verdana"/>
            <w:sz w:val="20"/>
            <w:szCs w:val="20"/>
          </w:rPr>
          <w:delText>conclusione</w:delText>
        </w:r>
        <w:r w:rsidRPr="000532C5" w:rsidDel="000566A4">
          <w:rPr>
            <w:rFonts w:ascii="Verdana" w:hAnsi="Verdana"/>
            <w:sz w:val="20"/>
            <w:szCs w:val="20"/>
          </w:rPr>
          <w:delText xml:space="preserve"> di un Contratto, mediante il quale Fleequid, agendo in proprio ma per conto dell’Acquirente, acquista il veicolo dal Venditore, alle condizioni fissate nell'articolo precedente.</w:delText>
        </w:r>
      </w:del>
    </w:p>
    <w:p w14:paraId="5221DEB7" w14:textId="40E49438" w:rsidR="00361C90" w:rsidRPr="000532C5" w:rsidDel="000566A4" w:rsidRDefault="00361C90" w:rsidP="609FEE71">
      <w:pPr>
        <w:pStyle w:val="Paragrafoelenco"/>
        <w:numPr>
          <w:ilvl w:val="1"/>
          <w:numId w:val="1"/>
        </w:numPr>
        <w:spacing w:line="360" w:lineRule="auto"/>
        <w:ind w:left="0" w:firstLine="0"/>
        <w:jc w:val="both"/>
        <w:rPr>
          <w:del w:id="3946" w:author="Avv. Rosario Panzariello" w:date="2026-09-15T11:32:00Z"/>
          <w:rFonts w:ascii="Verdana" w:hAnsi="Verdana"/>
          <w:sz w:val="20"/>
          <w:szCs w:val="20"/>
        </w:rPr>
      </w:pPr>
      <w:del w:id="3947" w:author="Avv. Rosario Panzariello" w:date="2026-09-15T11:32:00Z">
        <w:r w:rsidRPr="000532C5" w:rsidDel="000566A4">
          <w:rPr>
            <w:rFonts w:ascii="Verdana" w:hAnsi="Verdana"/>
            <w:sz w:val="20"/>
            <w:szCs w:val="20"/>
          </w:rPr>
          <w:delText>Il prezzo del Veicolo dovuto da Fleequid al Venditore corrisponde al Prezzo di aggiudicazione, e viene pagato al netto di Commissioni, Tariffe ed eventuali importi dovuti dal Venditore a Fleequid. Questo pagamento avviene solo dopo che l’Acquirente aggiudicatario dell’Asta (</w:delText>
        </w:r>
        <w:r w:rsidR="003A0C94" w:rsidRPr="000532C5" w:rsidDel="000566A4">
          <w:rPr>
            <w:rFonts w:ascii="Verdana" w:hAnsi="Verdana"/>
            <w:sz w:val="20"/>
            <w:szCs w:val="20"/>
          </w:rPr>
          <w:delText xml:space="preserve">l’effettivo </w:delText>
        </w:r>
        <w:r w:rsidRPr="000532C5" w:rsidDel="000566A4">
          <w:rPr>
            <w:rFonts w:ascii="Verdana" w:hAnsi="Verdana"/>
            <w:sz w:val="20"/>
            <w:szCs w:val="20"/>
          </w:rPr>
          <w:delText>Acquirente</w:delText>
        </w:r>
        <w:r w:rsidR="003A0C94" w:rsidRPr="000532C5" w:rsidDel="000566A4">
          <w:rPr>
            <w:rFonts w:ascii="Verdana" w:hAnsi="Verdana"/>
            <w:sz w:val="20"/>
            <w:szCs w:val="20"/>
          </w:rPr>
          <w:delText xml:space="preserve"> finale</w:delText>
        </w:r>
        <w:r w:rsidRPr="000532C5" w:rsidDel="000566A4">
          <w:rPr>
            <w:rFonts w:ascii="Verdana" w:hAnsi="Verdana"/>
            <w:sz w:val="20"/>
            <w:szCs w:val="20"/>
          </w:rPr>
          <w:delText>) ha corrisposto a Fleequid il Prezzo di aggiudicazione e tutto quanto ad essa dovuto.</w:delText>
        </w:r>
        <w:r w:rsidR="23867EC2" w:rsidRPr="000532C5" w:rsidDel="000566A4">
          <w:rPr>
            <w:rFonts w:ascii="Verdana" w:hAnsi="Verdana"/>
            <w:sz w:val="20"/>
            <w:szCs w:val="20"/>
          </w:rPr>
          <w:delText xml:space="preserve"> Si precisa che il superamento del Prezzo di riserva</w:delText>
        </w:r>
        <w:r w:rsidR="002A0DD6" w:rsidRPr="000532C5" w:rsidDel="000566A4">
          <w:rPr>
            <w:rFonts w:ascii="Verdana" w:hAnsi="Verdana"/>
            <w:sz w:val="20"/>
            <w:szCs w:val="20"/>
          </w:rPr>
          <w:delText>, in quanto determinato</w:delText>
        </w:r>
        <w:r w:rsidR="23867EC2" w:rsidRPr="000532C5" w:rsidDel="000566A4">
          <w:rPr>
            <w:rFonts w:ascii="Verdana" w:hAnsi="Verdana"/>
            <w:sz w:val="20"/>
            <w:szCs w:val="20"/>
          </w:rPr>
          <w:delText xml:space="preserve"> da Fleequid sulla base del PMIV fissato dal Venditore</w:delText>
        </w:r>
        <w:r w:rsidR="002A0DD6" w:rsidRPr="000532C5" w:rsidDel="000566A4">
          <w:rPr>
            <w:rFonts w:ascii="Verdana" w:hAnsi="Verdana"/>
            <w:sz w:val="20"/>
            <w:szCs w:val="20"/>
          </w:rPr>
          <w:delText>,</w:delText>
        </w:r>
        <w:r w:rsidR="23867EC2" w:rsidRPr="000532C5" w:rsidDel="000566A4">
          <w:rPr>
            <w:rFonts w:ascii="Verdana" w:hAnsi="Verdana"/>
            <w:sz w:val="20"/>
            <w:szCs w:val="20"/>
          </w:rPr>
          <w:delText xml:space="preserve"> comporta, secondo Tariffario Fleequid, un incasso netto per il Venditore almeno pari al PMIV, salvo diversa accettazione espressa del Venditore di offerte inferiori al Prezzo di riserva.</w:delText>
        </w:r>
        <w:r w:rsidR="00D55DBD" w:rsidRPr="000A6706" w:rsidDel="000566A4">
          <w:rPr>
            <w:rFonts w:ascii="Verdana" w:hAnsi="Verdana"/>
            <w:sz w:val="20"/>
            <w:szCs w:val="20"/>
          </w:rPr>
          <w:delText xml:space="preserve"> Qualora, ai sensi delle presenti </w:delText>
        </w:r>
        <w:r w:rsidR="00CE70CB" w:rsidRPr="000A6706" w:rsidDel="000566A4">
          <w:rPr>
            <w:rFonts w:ascii="Verdana" w:hAnsi="Verdana"/>
            <w:sz w:val="20"/>
            <w:szCs w:val="20"/>
          </w:rPr>
          <w:delText>CG</w:delText>
        </w:r>
        <w:r w:rsidR="00D55DBD" w:rsidRPr="000A6706" w:rsidDel="000566A4">
          <w:rPr>
            <w:rFonts w:ascii="Verdana" w:hAnsi="Verdana"/>
            <w:sz w:val="20"/>
            <w:szCs w:val="20"/>
          </w:rPr>
          <w:delText xml:space="preserve"> e in particolare dell’art. 8.5, l’Aggiudicazione o la vendita vengano annullate, in tutto o in parte, ovvero venga ridotto il numero dei Veicoli oggetto della vendita, il prezzo dovuto al Venditore sarà automaticamente rideterminato in misura proporzionale ai Veicoli effettivamente trasferiti.</w:delText>
        </w:r>
      </w:del>
    </w:p>
    <w:p w14:paraId="0B594E01" w14:textId="0308A139" w:rsidR="003A0C94" w:rsidRPr="000532C5" w:rsidDel="000566A4" w:rsidRDefault="005A12FE" w:rsidP="009A36BC">
      <w:pPr>
        <w:pStyle w:val="Paragrafoelenco"/>
        <w:numPr>
          <w:ilvl w:val="1"/>
          <w:numId w:val="1"/>
        </w:numPr>
        <w:spacing w:line="360" w:lineRule="auto"/>
        <w:ind w:left="0" w:firstLine="0"/>
        <w:jc w:val="both"/>
        <w:rPr>
          <w:del w:id="3948" w:author="Avv. Rosario Panzariello" w:date="2026-09-15T11:32:00Z"/>
          <w:rFonts w:ascii="Verdana" w:hAnsi="Verdana"/>
          <w:sz w:val="20"/>
          <w:szCs w:val="20"/>
        </w:rPr>
      </w:pPr>
      <w:del w:id="3949" w:author="Avv. Rosario Panzariello" w:date="2026-09-15T11:32:00Z">
        <w:r w:rsidRPr="000532C5" w:rsidDel="000566A4">
          <w:rPr>
            <w:rFonts w:ascii="Verdana" w:hAnsi="Verdana"/>
            <w:sz w:val="20"/>
            <w:szCs w:val="20"/>
          </w:rPr>
          <w:delText>A seguito della comunicazione di Aggiudicazione del Veicolo,</w:delText>
        </w:r>
        <w:r w:rsidR="002A0DD6" w:rsidRPr="000532C5" w:rsidDel="000566A4">
          <w:rPr>
            <w:rFonts w:ascii="Verdana" w:hAnsi="Verdana"/>
            <w:sz w:val="20"/>
            <w:szCs w:val="20"/>
          </w:rPr>
          <w:delText xml:space="preserve"> </w:delText>
        </w:r>
        <w:r w:rsidR="00361C90" w:rsidRPr="000532C5" w:rsidDel="000566A4">
          <w:rPr>
            <w:rFonts w:ascii="Verdana" w:hAnsi="Verdana"/>
            <w:sz w:val="20"/>
            <w:szCs w:val="20"/>
          </w:rPr>
          <w:delText>Fleequid richiede a</w:delText>
        </w:r>
        <w:r w:rsidR="003A0C94" w:rsidRPr="000532C5" w:rsidDel="000566A4">
          <w:rPr>
            <w:rFonts w:ascii="Verdana" w:hAnsi="Verdana"/>
            <w:sz w:val="20"/>
            <w:szCs w:val="20"/>
          </w:rPr>
          <w:delText xml:space="preserve">l Venditore </w:delText>
        </w:r>
        <w:r w:rsidR="00361C90" w:rsidRPr="000532C5" w:rsidDel="000566A4">
          <w:rPr>
            <w:rFonts w:ascii="Verdana" w:hAnsi="Verdana"/>
            <w:sz w:val="20"/>
            <w:szCs w:val="20"/>
          </w:rPr>
          <w:delText xml:space="preserve">l’emissione della fattura di vendita del Veicolo in euro. </w:delText>
        </w:r>
        <w:r w:rsidR="690C907F" w:rsidRPr="000532C5" w:rsidDel="000566A4">
          <w:rPr>
            <w:rFonts w:ascii="Verdana" w:hAnsi="Verdana"/>
            <w:sz w:val="20"/>
            <w:szCs w:val="20"/>
          </w:rPr>
          <w:delText>Per poter ricevere il pagamento, il Venditore deve emettere</w:delText>
        </w:r>
        <w:r w:rsidR="00377F4E" w:rsidRPr="000532C5" w:rsidDel="000566A4">
          <w:rPr>
            <w:rFonts w:ascii="Verdana" w:hAnsi="Verdana"/>
            <w:sz w:val="20"/>
            <w:szCs w:val="20"/>
          </w:rPr>
          <w:delText>, entro 5 giorni,</w:delText>
        </w:r>
        <w:r w:rsidR="690C907F" w:rsidRPr="000532C5" w:rsidDel="000566A4">
          <w:rPr>
            <w:rFonts w:ascii="Verdana" w:hAnsi="Verdana"/>
            <w:sz w:val="20"/>
            <w:szCs w:val="20"/>
          </w:rPr>
          <w:delText xml:space="preserve"> una fattura di vendita conforme allo schema comunicato da Fleequid. Tale fattura riporta il Prezzo di aggiudicazione del Veicolo nonché le Commissioni dovute a Fleequid per la commissione di vendita, le Tariffe per i </w:delText>
        </w:r>
        <w:r w:rsidR="00EF4721" w:rsidRPr="000532C5" w:rsidDel="000566A4">
          <w:rPr>
            <w:rFonts w:ascii="Verdana" w:hAnsi="Verdana"/>
            <w:sz w:val="20"/>
            <w:szCs w:val="20"/>
          </w:rPr>
          <w:delText>S</w:delText>
        </w:r>
        <w:r w:rsidR="690C907F" w:rsidRPr="000532C5" w:rsidDel="000566A4">
          <w:rPr>
            <w:rFonts w:ascii="Verdana" w:hAnsi="Verdana"/>
            <w:sz w:val="20"/>
            <w:szCs w:val="20"/>
          </w:rPr>
          <w:delText xml:space="preserve">ervizi eventualmente richiesti e altri eventuali rimborsi spese dovuti a Fleequid conformemente alle CG e ad altre eventuali pattuizioni negoziali applicabili, oltre ad IVA se dovuta per legge. </w:delText>
        </w:r>
        <w:r w:rsidR="00361C90" w:rsidRPr="000532C5" w:rsidDel="000566A4">
          <w:rPr>
            <w:rFonts w:ascii="Verdana" w:hAnsi="Verdana"/>
            <w:sz w:val="20"/>
            <w:szCs w:val="20"/>
          </w:rPr>
          <w:delText xml:space="preserve">Dopo aver compensato quanto dovuto (compensazione che </w:delText>
        </w:r>
        <w:r w:rsidR="003A0C94" w:rsidRPr="000532C5" w:rsidDel="000566A4">
          <w:rPr>
            <w:rFonts w:ascii="Verdana" w:hAnsi="Verdana"/>
            <w:sz w:val="20"/>
            <w:szCs w:val="20"/>
          </w:rPr>
          <w:delText>il Venditore</w:delText>
        </w:r>
        <w:r w:rsidR="00361C90" w:rsidRPr="000532C5" w:rsidDel="000566A4">
          <w:rPr>
            <w:rFonts w:ascii="Verdana" w:hAnsi="Verdana"/>
            <w:sz w:val="20"/>
            <w:szCs w:val="20"/>
          </w:rPr>
          <w:delText xml:space="preserve"> espressamente autorizza), Fleequid salda la fattura di vendita a</w:delText>
        </w:r>
        <w:r w:rsidR="003A0C94" w:rsidRPr="000532C5" w:rsidDel="000566A4">
          <w:rPr>
            <w:rFonts w:ascii="Verdana" w:hAnsi="Verdana"/>
            <w:sz w:val="20"/>
            <w:szCs w:val="20"/>
          </w:rPr>
          <w:delText>l Venditore</w:delText>
        </w:r>
        <w:r w:rsidR="00361C90" w:rsidRPr="000532C5" w:rsidDel="000566A4">
          <w:rPr>
            <w:rFonts w:ascii="Verdana" w:hAnsi="Verdana"/>
            <w:sz w:val="20"/>
            <w:szCs w:val="20"/>
          </w:rPr>
          <w:delText>.</w:delText>
        </w:r>
        <w:r w:rsidR="001E58FE" w:rsidRPr="000532C5" w:rsidDel="000566A4">
          <w:rPr>
            <w:rFonts w:ascii="Verdana" w:hAnsi="Verdana"/>
            <w:sz w:val="20"/>
            <w:szCs w:val="20"/>
          </w:rPr>
          <w:delText xml:space="preserve"> </w:delText>
        </w:r>
        <w:r w:rsidR="00B55DB1" w:rsidRPr="000532C5" w:rsidDel="000566A4">
          <w:rPr>
            <w:rFonts w:ascii="Verdana" w:hAnsi="Verdana"/>
            <w:sz w:val="20"/>
            <w:szCs w:val="20"/>
          </w:rPr>
          <w:delText xml:space="preserve">La richiesta ed emissione della fattura hanno natura meramente amministrativa e non costituiscono in alcun modo conferma dell’avveramento delle condizioni di cui all’art. 6.8, dalle quali resta subordinata la piena efficacia del Contratto di vendita. </w:delText>
        </w:r>
        <w:r w:rsidR="007545D1" w:rsidRPr="00813863" w:rsidDel="000566A4">
          <w:rPr>
            <w:rFonts w:ascii="Verdana" w:hAnsi="Verdana"/>
            <w:sz w:val="20"/>
            <w:szCs w:val="20"/>
          </w:rPr>
          <w:delText>Fleequid, a propria discrezione, può richiedere l’emissione della fattura di vendita prima di avere ricevuto il pagamento dall’Acquirente.</w:delText>
        </w:r>
        <w:r w:rsidR="007545D1" w:rsidRPr="007545D1" w:rsidDel="000566A4">
          <w:rPr>
            <w:rFonts w:ascii="Verdana" w:hAnsi="Verdana"/>
            <w:sz w:val="20"/>
            <w:szCs w:val="20"/>
          </w:rPr>
          <w:delText xml:space="preserve"> In tal caso, il </w:delText>
        </w:r>
        <w:r w:rsidR="007545D1" w:rsidRPr="00813863" w:rsidDel="000566A4">
          <w:rPr>
            <w:rFonts w:ascii="Verdana" w:hAnsi="Verdana"/>
            <w:sz w:val="20"/>
            <w:szCs w:val="20"/>
          </w:rPr>
          <w:delText>Venditore riconosce ed accetta</w:delText>
        </w:r>
        <w:r w:rsidR="007545D1" w:rsidRPr="007545D1" w:rsidDel="000566A4">
          <w:rPr>
            <w:rFonts w:ascii="Verdana" w:hAnsi="Verdana"/>
            <w:sz w:val="20"/>
            <w:szCs w:val="20"/>
          </w:rPr>
          <w:delText xml:space="preserve"> che </w:delText>
        </w:r>
        <w:r w:rsidR="007545D1" w:rsidRPr="00813863" w:rsidDel="000566A4">
          <w:rPr>
            <w:rFonts w:ascii="Verdana" w:hAnsi="Verdana"/>
            <w:sz w:val="20"/>
            <w:szCs w:val="20"/>
          </w:rPr>
          <w:delText xml:space="preserve">Fleequid resterà tenuta al pagamento della fattura solo a seguito </w:delText>
        </w:r>
        <w:r w:rsidR="00CB0723" w:rsidDel="000566A4">
          <w:rPr>
            <w:rFonts w:ascii="Verdana" w:hAnsi="Verdana"/>
            <w:sz w:val="20"/>
            <w:szCs w:val="20"/>
          </w:rPr>
          <w:delText>dell’</w:delText>
        </w:r>
        <w:r w:rsidR="007545D1" w:rsidRPr="00813863" w:rsidDel="000566A4">
          <w:rPr>
            <w:rFonts w:ascii="Verdana" w:hAnsi="Verdana"/>
            <w:sz w:val="20"/>
            <w:szCs w:val="20"/>
          </w:rPr>
          <w:delText>incasso integrale delle somme dovute dall’Acquirente aggiudicatario</w:delText>
        </w:r>
        <w:r w:rsidR="00B55DB1" w:rsidRPr="000532C5" w:rsidDel="000566A4">
          <w:rPr>
            <w:rFonts w:ascii="Verdana" w:hAnsi="Verdana"/>
            <w:sz w:val="20"/>
            <w:szCs w:val="20"/>
          </w:rPr>
          <w:delText xml:space="preserve">. </w:delText>
        </w:r>
        <w:r w:rsidR="007545D1" w:rsidRPr="007545D1" w:rsidDel="000566A4">
          <w:rPr>
            <w:rFonts w:ascii="Verdana" w:hAnsi="Verdana"/>
            <w:sz w:val="20"/>
            <w:szCs w:val="20"/>
          </w:rPr>
          <w:delText>Pertanto, fino all’effettivo incasso, il Venditore non potrà vantare alcun credito esigibile nei confronti di Fleequid né potrà avviare azioni esecutive o solleciti di pagamento.</w:delText>
        </w:r>
        <w:r w:rsidR="007545D1" w:rsidDel="000566A4">
          <w:rPr>
            <w:rFonts w:ascii="Verdana" w:hAnsi="Verdana"/>
            <w:sz w:val="20"/>
            <w:szCs w:val="20"/>
          </w:rPr>
          <w:delText xml:space="preserve"> </w:delText>
        </w:r>
        <w:r w:rsidR="001E58FE" w:rsidRPr="000532C5" w:rsidDel="000566A4">
          <w:rPr>
            <w:rFonts w:ascii="Verdana" w:hAnsi="Verdana"/>
            <w:sz w:val="20"/>
            <w:szCs w:val="20"/>
          </w:rPr>
          <w:delText>In caso di ritardo nell’emissione della fattura oltre il termine di 5 giorni, il Venditore sarà soggetto a una penale di € 150,00 per ogni giorno di ritardo, che Fleequid avrà diritto di compensare sull’importo della fattura.</w:delText>
        </w:r>
        <w:r w:rsidR="007545D1" w:rsidRPr="007545D1" w:rsidDel="000566A4">
          <w:delText xml:space="preserve"> </w:delText>
        </w:r>
        <w:r w:rsidR="007545D1" w:rsidRPr="00813863" w:rsidDel="000566A4">
          <w:rPr>
            <w:rFonts w:ascii="Verdana" w:hAnsi="Verdana"/>
            <w:sz w:val="20"/>
            <w:szCs w:val="20"/>
          </w:rPr>
          <w:delText xml:space="preserve">Nel caso in cui, per mancato pagamento dell’Acquirente o per annullamento della vendita, Fleequid non possa procedere al pagamento della fattura già emessa, il Venditore si impegna a emettere, entro 5 (cinque) giorni </w:delText>
        </w:r>
        <w:r w:rsidR="00CB0723" w:rsidDel="000566A4">
          <w:rPr>
            <w:rFonts w:ascii="Verdana" w:hAnsi="Verdana"/>
            <w:sz w:val="20"/>
            <w:szCs w:val="20"/>
          </w:rPr>
          <w:delText>dall’eventuale</w:delText>
        </w:r>
        <w:r w:rsidR="007545D1" w:rsidRPr="00813863" w:rsidDel="000566A4">
          <w:rPr>
            <w:rFonts w:ascii="Verdana" w:hAnsi="Verdana"/>
            <w:sz w:val="20"/>
            <w:szCs w:val="20"/>
          </w:rPr>
          <w:delText xml:space="preserve"> richiesta di Fleequid, la relativa nota di credito per l’importo totale o parziale della fattura.</w:delText>
        </w:r>
        <w:r w:rsidR="0012562E" w:rsidRPr="0012562E" w:rsidDel="000566A4">
          <w:delText xml:space="preserve"> </w:delText>
        </w:r>
        <w:r w:rsidR="0012562E" w:rsidRPr="00813863" w:rsidDel="000566A4">
          <w:rPr>
            <w:rFonts w:ascii="Verdana" w:hAnsi="Verdana"/>
            <w:sz w:val="20"/>
            <w:szCs w:val="20"/>
          </w:rPr>
          <w:delText>In caso di omessa o tardiva emissione della nota di credito, si applica la medesima penale giornaliera di Euro 150,00 (centocinquanta/00) di cui al presente articolo, che Fleequid avrà diritto di compensare o detrarre da successive spettanze.</w:delText>
        </w:r>
        <w:r w:rsidR="00E91ABE" w:rsidRPr="00E91ABE" w:rsidDel="000566A4">
          <w:delText xml:space="preserve"> </w:delText>
        </w:r>
        <w:r w:rsidR="00E91ABE" w:rsidRPr="00813863" w:rsidDel="000566A4">
          <w:rPr>
            <w:rFonts w:ascii="Verdana" w:hAnsi="Verdana"/>
            <w:sz w:val="20"/>
            <w:szCs w:val="20"/>
          </w:rPr>
          <w:delText>Qualora, ai sensi delle presenti Condizioni Generali, Fleequid proceda a una nuova Aggiudicazione del Veicolo a diverso Offerente per un importo di aggiudicazione differente, il Venditore si impegna a riemettere la fattura di vendita in conformità al nuovo importo di aggiudicazione entro 5 (cinque) giorni dalla richiesta di Fleequid, con applicazione, in caso di ritardo o mancata riemissione, delle medesime penali previste dal presente articolo</w:delText>
        </w:r>
        <w:r w:rsidR="00E91ABE" w:rsidDel="000566A4">
          <w:delText>.</w:delText>
        </w:r>
      </w:del>
    </w:p>
    <w:p w14:paraId="60975EAB" w14:textId="587B9F15" w:rsidR="00D05EBE" w:rsidRPr="000532C5" w:rsidDel="000566A4" w:rsidRDefault="233433F6" w:rsidP="009A36BC">
      <w:pPr>
        <w:pStyle w:val="Paragrafoelenco"/>
        <w:numPr>
          <w:ilvl w:val="1"/>
          <w:numId w:val="1"/>
        </w:numPr>
        <w:spacing w:line="360" w:lineRule="auto"/>
        <w:ind w:left="0" w:firstLine="0"/>
        <w:jc w:val="both"/>
        <w:rPr>
          <w:del w:id="3950" w:author="Avv. Rosario Panzariello" w:date="2026-09-15T11:32:00Z"/>
          <w:rFonts w:ascii="Verdana" w:hAnsi="Verdana"/>
          <w:sz w:val="20"/>
          <w:szCs w:val="20"/>
        </w:rPr>
      </w:pPr>
      <w:del w:id="3951" w:author="Avv. Rosario Panzariello" w:date="2026-09-15T11:32:00Z">
        <w:r w:rsidRPr="000532C5" w:rsidDel="000566A4">
          <w:rPr>
            <w:rFonts w:ascii="Verdana" w:hAnsi="Verdana"/>
            <w:sz w:val="20"/>
            <w:szCs w:val="20"/>
          </w:rPr>
          <w:delText xml:space="preserve">Entro </w:delText>
        </w:r>
        <w:r w:rsidR="00EF4721" w:rsidRPr="000532C5" w:rsidDel="000566A4">
          <w:rPr>
            <w:rFonts w:ascii="Verdana" w:hAnsi="Verdana"/>
            <w:sz w:val="20"/>
            <w:szCs w:val="20"/>
          </w:rPr>
          <w:delText xml:space="preserve">5 </w:delText>
        </w:r>
        <w:r w:rsidRPr="000532C5" w:rsidDel="000566A4">
          <w:rPr>
            <w:rFonts w:ascii="Verdana" w:hAnsi="Verdana"/>
            <w:sz w:val="20"/>
            <w:szCs w:val="20"/>
          </w:rPr>
          <w:delText xml:space="preserve">giorni dal pagamento, il Venditore trasferisce formalmente la proprietà del Veicolo a Fleequid, </w:delText>
        </w:r>
        <w:r w:rsidR="000B508D" w:rsidRPr="000532C5" w:rsidDel="000566A4">
          <w:rPr>
            <w:rFonts w:ascii="Verdana" w:hAnsi="Verdana"/>
            <w:sz w:val="20"/>
            <w:szCs w:val="20"/>
          </w:rPr>
          <w:delText xml:space="preserve">inviando a Fleequid le targhe e </w:delText>
        </w:r>
        <w:r w:rsidRPr="000532C5" w:rsidDel="000566A4">
          <w:rPr>
            <w:rFonts w:ascii="Verdana" w:hAnsi="Verdana"/>
            <w:sz w:val="20"/>
            <w:szCs w:val="20"/>
          </w:rPr>
          <w:delText>tutti i documenti necessari per l’intestazione del Veicolo e la cancellazione di eventuali Gravami.</w:delText>
        </w:r>
        <w:r w:rsidR="000B508D" w:rsidRPr="000532C5" w:rsidDel="000566A4">
          <w:rPr>
            <w:rFonts w:ascii="Verdana" w:hAnsi="Verdana"/>
            <w:sz w:val="20"/>
            <w:szCs w:val="20"/>
          </w:rPr>
          <w:delText xml:space="preserve"> </w:delText>
        </w:r>
        <w:r w:rsidR="000413B0" w:rsidRPr="000532C5" w:rsidDel="000566A4">
          <w:rPr>
            <w:rFonts w:ascii="Verdana" w:hAnsi="Verdana"/>
            <w:sz w:val="20"/>
            <w:szCs w:val="20"/>
          </w:rPr>
          <w:delText xml:space="preserve">Per i Veicoli già immatricolati in Italia, il Venditore si impegna a volturare gli stessi a Fleequid in regime “mini-passaggio”, ossia con le esenzioni previste dal Decreto Legislativo 446/1997 (c.d. Legge Dini) e sue successive modifiche e integrazioni. Relativamente ai Veicoli non immatricolati in Italia, il Venditore deve provvedere a de-registrare i Veicoli nel paese di provenienza e a compiere ogni altra formalità </w:delText>
        </w:r>
        <w:r w:rsidR="009F44A5" w:rsidRPr="000532C5" w:rsidDel="000566A4">
          <w:rPr>
            <w:rFonts w:ascii="Verdana" w:hAnsi="Verdana"/>
            <w:sz w:val="20"/>
            <w:szCs w:val="20"/>
          </w:rPr>
          <w:delText xml:space="preserve">di sua competenza e </w:delText>
        </w:r>
        <w:r w:rsidR="000413B0" w:rsidRPr="000532C5" w:rsidDel="000566A4">
          <w:rPr>
            <w:rFonts w:ascii="Verdana" w:hAnsi="Verdana"/>
            <w:sz w:val="20"/>
            <w:szCs w:val="20"/>
          </w:rPr>
          <w:delText>necessaria a Fleequid a conseguire l’intestazione e la commerciabilità dei Veicoli. Se</w:delText>
        </w:r>
        <w:r w:rsidRPr="000532C5" w:rsidDel="000566A4">
          <w:rPr>
            <w:rFonts w:ascii="Verdana" w:hAnsi="Verdana"/>
            <w:sz w:val="20"/>
            <w:szCs w:val="20"/>
          </w:rPr>
          <w:delText xml:space="preserve"> ciò non avviene entro il termine stabilito per cause non imputabili a Fleequid, quest'ultima, fatto salvo ogni altro diritto previsto dall’applicazione delle presenti CG, può applicare una penale di € 150,00 al giorno di ritardo.</w:delText>
        </w:r>
      </w:del>
    </w:p>
    <w:p w14:paraId="327626EE" w14:textId="03F957B4" w:rsidR="00585A87" w:rsidRPr="000532C5" w:rsidDel="000566A4" w:rsidRDefault="233433F6" w:rsidP="00723145">
      <w:pPr>
        <w:pStyle w:val="Paragrafoelenco"/>
        <w:numPr>
          <w:ilvl w:val="1"/>
          <w:numId w:val="1"/>
        </w:numPr>
        <w:spacing w:line="360" w:lineRule="auto"/>
        <w:ind w:left="0" w:firstLine="0"/>
        <w:jc w:val="both"/>
        <w:rPr>
          <w:del w:id="3952" w:author="Avv. Rosario Panzariello" w:date="2026-09-15T11:32:00Z"/>
          <w:rFonts w:ascii="Verdana" w:hAnsi="Verdana"/>
          <w:sz w:val="20"/>
          <w:szCs w:val="20"/>
        </w:rPr>
      </w:pPr>
      <w:del w:id="3953" w:author="Avv. Rosario Panzariello" w:date="2026-09-15T11:32:00Z">
        <w:r w:rsidRPr="000532C5" w:rsidDel="000566A4">
          <w:rPr>
            <w:rFonts w:ascii="Verdana" w:hAnsi="Verdana"/>
            <w:sz w:val="20"/>
            <w:szCs w:val="20"/>
          </w:rPr>
          <w:delText>Dopo il pagamento, il Venditore consente il ritiro del Veicolo da parte dell’Acquirente finale ovvero da parte di altro soggetto incaricato</w:delText>
        </w:r>
        <w:r w:rsidRPr="000A6706" w:rsidDel="000566A4">
          <w:rPr>
            <w:rFonts w:ascii="Verdana" w:hAnsi="Verdana"/>
            <w:sz w:val="20"/>
            <w:szCs w:val="20"/>
          </w:rPr>
          <w:delText xml:space="preserve">.  </w:delText>
        </w:r>
        <w:r w:rsidR="00B75CCB" w:rsidRPr="000A6706" w:rsidDel="000566A4">
          <w:rPr>
            <w:rFonts w:ascii="Verdana" w:hAnsi="Verdana"/>
            <w:sz w:val="20"/>
            <w:szCs w:val="20"/>
          </w:rPr>
          <w:delText>Qualora il Veicolo sia qualificabile, ai sensi della normativa ambientale applicabile, come Veicolo Fuori Uso (VFU) o comunque come rifiuto, resta inteso che l’eventuale acquisto formale da parte di Fleequid ai fini della Rivendita non comporta l’assunzione di detenzione materiale del VFU né l’esercizio di alcuna attività di gestione del rifiuto; la detenzione materiale e la responsabilità connessa alla gestione del VFU restano in capo al Venditore sino alla presa in carico da parte dell’Acquirente o di altro soggetto autorizzato, e da tale momento ricadono esclusivamente sul soggetto che lo riceve</w:delText>
        </w:r>
        <w:r w:rsidR="00B45ADF" w:rsidRPr="000A6706" w:rsidDel="000566A4">
          <w:rPr>
            <w:rFonts w:ascii="Verdana" w:hAnsi="Verdana"/>
            <w:sz w:val="20"/>
            <w:szCs w:val="20"/>
          </w:rPr>
          <w:delText xml:space="preserve">. </w:delText>
        </w:r>
        <w:r w:rsidRPr="000532C5" w:rsidDel="000566A4">
          <w:rPr>
            <w:rFonts w:ascii="Verdana" w:hAnsi="Verdana"/>
            <w:sz w:val="20"/>
            <w:szCs w:val="20"/>
          </w:rPr>
          <w:delText>Tale ritiro avviene entro 10 giorni dalla data in cui Fleequid comunica al Venditore</w:delText>
        </w:r>
        <w:r w:rsidR="009F44A5" w:rsidRPr="000532C5" w:rsidDel="000566A4">
          <w:rPr>
            <w:rFonts w:ascii="Verdana" w:hAnsi="Verdana"/>
            <w:sz w:val="20"/>
            <w:szCs w:val="20"/>
          </w:rPr>
          <w:delText xml:space="preserve"> </w:delText>
        </w:r>
        <w:r w:rsidR="000B508D" w:rsidRPr="000532C5" w:rsidDel="000566A4">
          <w:rPr>
            <w:rFonts w:ascii="Verdana" w:hAnsi="Verdana"/>
            <w:sz w:val="20"/>
            <w:szCs w:val="20"/>
          </w:rPr>
          <w:delText>la disponibilità a ricevere la consegna dello stesso</w:delText>
        </w:r>
        <w:r w:rsidRPr="000532C5" w:rsidDel="000566A4">
          <w:rPr>
            <w:rFonts w:ascii="Verdana" w:hAnsi="Verdana"/>
            <w:sz w:val="20"/>
            <w:szCs w:val="20"/>
          </w:rPr>
          <w:delText>. Il Venditore si impegna a consegnare il Veicolo conforme alla descrizione contenuta sul Marketplace, alle Specifiche tecniche e ad ogni altra informazion</w:delText>
        </w:r>
        <w:r w:rsidR="00C92AD1" w:rsidRPr="000532C5" w:rsidDel="000566A4">
          <w:rPr>
            <w:rFonts w:ascii="Verdana" w:hAnsi="Verdana"/>
            <w:sz w:val="20"/>
            <w:szCs w:val="20"/>
          </w:rPr>
          <w:delText>e</w:delText>
        </w:r>
        <w:r w:rsidRPr="000532C5" w:rsidDel="000566A4">
          <w:rPr>
            <w:rFonts w:ascii="Verdana" w:hAnsi="Verdana"/>
            <w:sz w:val="20"/>
            <w:szCs w:val="20"/>
          </w:rPr>
          <w:delText xml:space="preserve"> indicata, relativa o contenuta nella Proposta di vendita</w:delText>
        </w:r>
        <w:r w:rsidR="00585A87" w:rsidRPr="000532C5" w:rsidDel="000566A4">
          <w:rPr>
            <w:rFonts w:ascii="Verdana" w:hAnsi="Verdana"/>
            <w:sz w:val="20"/>
            <w:szCs w:val="20"/>
          </w:rPr>
          <w:delText>,</w:delText>
        </w:r>
        <w:r w:rsidR="00192F94" w:rsidRPr="000532C5" w:rsidDel="000566A4">
          <w:rPr>
            <w:rFonts w:ascii="Verdana" w:hAnsi="Verdana"/>
            <w:sz w:val="20"/>
            <w:szCs w:val="20"/>
          </w:rPr>
          <w:delText xml:space="preserve"> e</w:delText>
        </w:r>
        <w:r w:rsidR="00585A87" w:rsidRPr="000532C5" w:rsidDel="000566A4">
          <w:rPr>
            <w:rFonts w:ascii="Verdana" w:hAnsi="Verdana"/>
            <w:sz w:val="20"/>
            <w:szCs w:val="20"/>
          </w:rPr>
          <w:delText xml:space="preserve">, </w:delText>
        </w:r>
        <w:r w:rsidR="00192F94" w:rsidRPr="000532C5" w:rsidDel="000566A4">
          <w:rPr>
            <w:rFonts w:ascii="Verdana" w:hAnsi="Verdana"/>
            <w:sz w:val="20"/>
            <w:szCs w:val="20"/>
          </w:rPr>
          <w:delText xml:space="preserve">fatti salvi i casi in cui il Veicolo sia stato segnalato </w:delText>
        </w:r>
        <w:r w:rsidR="00585A87" w:rsidRPr="000532C5" w:rsidDel="000566A4">
          <w:rPr>
            <w:rFonts w:ascii="Verdana" w:hAnsi="Verdana"/>
            <w:i/>
            <w:iCs/>
            <w:sz w:val="20"/>
            <w:szCs w:val="20"/>
          </w:rPr>
          <w:delText xml:space="preserve">ab origine </w:delText>
        </w:r>
        <w:r w:rsidR="00192F94" w:rsidRPr="000532C5" w:rsidDel="000566A4">
          <w:rPr>
            <w:rFonts w:ascii="Verdana" w:hAnsi="Verdana"/>
            <w:sz w:val="20"/>
            <w:szCs w:val="20"/>
          </w:rPr>
          <w:delText>come non marciante o come destinato alla rottamazione</w:delText>
        </w:r>
        <w:r w:rsidR="00585A87" w:rsidRPr="000532C5" w:rsidDel="000566A4">
          <w:rPr>
            <w:rFonts w:ascii="Verdana" w:hAnsi="Verdana"/>
            <w:sz w:val="20"/>
            <w:szCs w:val="20"/>
          </w:rPr>
          <w:delText>, a predisporlo in condizioni ragionevoli per la consegna, garantendo che sia idoneo alla movimentazione e corredato degli elementi indispensabili al suo normale funzionamento, ivi inclusi i livelli minimi di fluidi, l’efficienza dei sistemi di avviamento e pneumatici in condizioni tali da consentirne il trasferimento</w:delText>
        </w:r>
        <w:r w:rsidR="005423D5" w:rsidRPr="000532C5" w:rsidDel="000566A4">
          <w:rPr>
            <w:rFonts w:ascii="Verdana" w:hAnsi="Verdana"/>
            <w:sz w:val="20"/>
            <w:szCs w:val="20"/>
          </w:rPr>
          <w:delText>.</w:delText>
        </w:r>
        <w:r w:rsidR="007E65BD" w:rsidRPr="000532C5" w:rsidDel="000566A4">
          <w:rPr>
            <w:rFonts w:ascii="Verdana" w:hAnsi="Verdana"/>
            <w:sz w:val="20"/>
            <w:szCs w:val="20"/>
          </w:rPr>
          <w:delText xml:space="preserve"> Nel caso in cui, al momento del ritiro da parte dell’Acquirente o del soggetto incaricato al prelievo del Veicolo, questo non risulti idoneo alla movimentazione o al trasferimento per difetti o carenze imputabili al Venditore (a titolo esemplificativo: mancanza di fluidi essenziali, batteria scarica, guasti agli impianti di alimentazione o frenanti, pneumatici non idonei), e purché il Veicolo non sia stato espressamente indicato nella Proposta di vendita come “non marciante” o “destinato a rottamazione”, il Venditore sarà tenuto a corrispondere a Fleequid una penale pari a €</w:delText>
        </w:r>
        <w:r w:rsidR="00CD2885" w:rsidRPr="000532C5" w:rsidDel="000566A4">
          <w:rPr>
            <w:rFonts w:ascii="Verdana" w:hAnsi="Verdana"/>
            <w:sz w:val="20"/>
            <w:szCs w:val="20"/>
          </w:rPr>
          <w:delText xml:space="preserve"> </w:delText>
        </w:r>
        <w:r w:rsidR="007E65BD" w:rsidRPr="000532C5" w:rsidDel="000566A4">
          <w:rPr>
            <w:rFonts w:ascii="Verdana" w:hAnsi="Verdana"/>
            <w:sz w:val="20"/>
            <w:szCs w:val="20"/>
          </w:rPr>
          <w:delText>500,00 (cinquecento/00) per ciascun Veicolo, oltre al rimborso integrale di ogni costo o spesa aggiuntiva necessaria a rendere possibile il ritiro e il trasporto, fatto salvo il maggior danno</w:delText>
        </w:r>
        <w:r w:rsidR="358909F0" w:rsidRPr="000532C5" w:rsidDel="000566A4">
          <w:rPr>
            <w:rFonts w:ascii="Verdana" w:hAnsi="Verdana"/>
            <w:sz w:val="20"/>
            <w:szCs w:val="20"/>
          </w:rPr>
          <w:delText xml:space="preserve">. </w:delText>
        </w:r>
        <w:r w:rsidR="007E65BD" w:rsidRPr="000532C5" w:rsidDel="000566A4">
          <w:rPr>
            <w:rFonts w:ascii="Verdana" w:hAnsi="Verdana"/>
            <w:sz w:val="20"/>
            <w:szCs w:val="20"/>
          </w:rPr>
          <w:delText>Il</w:delText>
        </w:r>
        <w:r w:rsidR="591C5566" w:rsidRPr="000532C5" w:rsidDel="000566A4">
          <w:rPr>
            <w:rFonts w:ascii="Verdana" w:hAnsi="Verdana"/>
            <w:sz w:val="20"/>
            <w:szCs w:val="20"/>
          </w:rPr>
          <w:delText xml:space="preserve"> </w:delText>
        </w:r>
        <w:r w:rsidR="00585A87" w:rsidRPr="000532C5" w:rsidDel="000566A4">
          <w:rPr>
            <w:rFonts w:ascii="Verdana" w:hAnsi="Verdana"/>
            <w:sz w:val="20"/>
            <w:szCs w:val="20"/>
          </w:rPr>
          <w:delText xml:space="preserve">Venditore si asterrà da qualsiasi comportamento volto ad alterare le condizioni del Veicolo dopo l’Aggiudicazione, inclusa la rimozione di componenti o accessori, la sostituzione con parti deteriorate o di qualità inferiore, o altre condotte in mala fede idonee a comprometterne il valore, la funzionalità o la commerciabilità. In tali ipotesi, fatto salvo il risarcimento del maggior danno, Fleequid avrà diritto di applicare al Venditore una penale pari ad euro </w:delText>
        </w:r>
        <w:r w:rsidR="6C36B846" w:rsidRPr="000532C5" w:rsidDel="000566A4">
          <w:rPr>
            <w:rFonts w:ascii="Verdana" w:hAnsi="Verdana"/>
            <w:sz w:val="20"/>
            <w:szCs w:val="20"/>
          </w:rPr>
          <w:delText>3</w:delText>
        </w:r>
        <w:r w:rsidR="00585A87" w:rsidRPr="000532C5" w:rsidDel="000566A4">
          <w:rPr>
            <w:rFonts w:ascii="Verdana" w:hAnsi="Verdana"/>
            <w:sz w:val="20"/>
            <w:szCs w:val="20"/>
          </w:rPr>
          <w:delText>.000,00 (</w:delText>
        </w:r>
        <w:r w:rsidR="454BC674" w:rsidRPr="000532C5" w:rsidDel="000566A4">
          <w:rPr>
            <w:rFonts w:ascii="Verdana" w:hAnsi="Verdana"/>
            <w:sz w:val="20"/>
            <w:szCs w:val="20"/>
          </w:rPr>
          <w:delText>tre</w:delText>
        </w:r>
        <w:r w:rsidR="00585A87" w:rsidRPr="000532C5" w:rsidDel="000566A4">
          <w:rPr>
            <w:rFonts w:ascii="Verdana" w:hAnsi="Verdana"/>
            <w:sz w:val="20"/>
            <w:szCs w:val="20"/>
          </w:rPr>
          <w:delText>mila/00) per ciascun Veicolo consegnato in violazione delle presenti disposizioni.</w:delText>
        </w:r>
      </w:del>
    </w:p>
    <w:p w14:paraId="5FF40BD3" w14:textId="5BBDCFB7" w:rsidR="00306B1B" w:rsidRPr="000532C5" w:rsidDel="000566A4" w:rsidRDefault="233433F6" w:rsidP="009A36BC">
      <w:pPr>
        <w:pStyle w:val="Paragrafoelenco"/>
        <w:numPr>
          <w:ilvl w:val="1"/>
          <w:numId w:val="1"/>
        </w:numPr>
        <w:spacing w:line="360" w:lineRule="auto"/>
        <w:ind w:left="0" w:firstLine="0"/>
        <w:jc w:val="both"/>
        <w:rPr>
          <w:del w:id="3954" w:author="Avv. Rosario Panzariello" w:date="2026-09-15T11:32:00Z"/>
          <w:rFonts w:ascii="Verdana" w:hAnsi="Verdana"/>
          <w:sz w:val="20"/>
          <w:szCs w:val="20"/>
        </w:rPr>
      </w:pPr>
      <w:del w:id="3955" w:author="Avv. Rosario Panzariello" w:date="2026-09-15T11:32:00Z">
        <w:r w:rsidRPr="000532C5" w:rsidDel="000566A4">
          <w:rPr>
            <w:rFonts w:ascii="Verdana" w:hAnsi="Verdana"/>
            <w:sz w:val="20"/>
            <w:szCs w:val="20"/>
          </w:rPr>
          <w:delText>Fleequid</w:delText>
        </w:r>
        <w:r w:rsidR="00453B8C" w:rsidRPr="000532C5" w:rsidDel="000566A4">
          <w:rPr>
            <w:rFonts w:ascii="Verdana" w:hAnsi="Verdana"/>
            <w:sz w:val="20"/>
            <w:szCs w:val="20"/>
          </w:rPr>
          <w:delText>, nella propria veste di acquirente del Veicolo dal Venditore ai fini della successiva Rivendita,</w:delText>
        </w:r>
        <w:r w:rsidRPr="000532C5" w:rsidDel="000566A4">
          <w:rPr>
            <w:rFonts w:ascii="Verdana" w:hAnsi="Verdana"/>
            <w:sz w:val="20"/>
            <w:szCs w:val="20"/>
          </w:rPr>
          <w:delText xml:space="preserve"> può denunciare eventuali incongruenze (vizi apparenti) entro </w:delText>
        </w:r>
        <w:r w:rsidR="000E2C37" w:rsidRPr="000532C5" w:rsidDel="000566A4">
          <w:rPr>
            <w:rFonts w:ascii="Verdana" w:hAnsi="Verdana"/>
            <w:sz w:val="20"/>
            <w:szCs w:val="20"/>
          </w:rPr>
          <w:delText xml:space="preserve">15 </w:delText>
        </w:r>
        <w:r w:rsidRPr="000532C5" w:rsidDel="000566A4">
          <w:rPr>
            <w:rFonts w:ascii="Verdana" w:hAnsi="Verdana"/>
            <w:sz w:val="20"/>
            <w:szCs w:val="20"/>
          </w:rPr>
          <w:delText>giorni dalla consegna del Veicolo presso la sede dell'Acquirente o dalla data in cui quest'ultimo ha diritto a segnalare anomalie</w:delText>
        </w:r>
        <w:r w:rsidR="00C92AD1" w:rsidRPr="000532C5" w:rsidDel="000566A4">
          <w:rPr>
            <w:rFonts w:ascii="Verdana" w:hAnsi="Verdana"/>
            <w:sz w:val="20"/>
            <w:szCs w:val="20"/>
          </w:rPr>
          <w:delText xml:space="preserve"> o</w:delText>
        </w:r>
        <w:r w:rsidRPr="000532C5" w:rsidDel="000566A4">
          <w:rPr>
            <w:rFonts w:ascii="Verdana" w:hAnsi="Verdana"/>
            <w:sz w:val="20"/>
            <w:szCs w:val="20"/>
          </w:rPr>
          <w:delText xml:space="preserve"> eventuali vizi apparenti nei termini risultanti dalle presenti CG ovvero dal Contratto con cui Fleequid trasferisce il Veicolo al commissionario Acquirente al termine del processo di Rivendita. Tale termine è elevato </w:delText>
        </w:r>
        <w:r w:rsidR="00274A34" w:rsidRPr="000532C5" w:rsidDel="000566A4">
          <w:rPr>
            <w:rFonts w:ascii="Verdana" w:hAnsi="Verdana"/>
            <w:sz w:val="20"/>
            <w:szCs w:val="20"/>
          </w:rPr>
          <w:delText>ad un (1)</w:delText>
        </w:r>
        <w:r w:rsidRPr="000532C5" w:rsidDel="000566A4">
          <w:rPr>
            <w:rFonts w:ascii="Verdana" w:hAnsi="Verdana"/>
            <w:sz w:val="20"/>
            <w:szCs w:val="20"/>
          </w:rPr>
          <w:delText xml:space="preserve"> </w:delText>
        </w:r>
        <w:r w:rsidR="007E5574" w:rsidRPr="000532C5" w:rsidDel="000566A4">
          <w:rPr>
            <w:rFonts w:ascii="Verdana" w:hAnsi="Verdana"/>
            <w:sz w:val="20"/>
            <w:szCs w:val="20"/>
          </w:rPr>
          <w:delText>mese per</w:delText>
        </w:r>
        <w:r w:rsidRPr="000532C5" w:rsidDel="000566A4">
          <w:rPr>
            <w:rFonts w:ascii="Verdana" w:hAnsi="Verdana"/>
            <w:sz w:val="20"/>
            <w:szCs w:val="20"/>
          </w:rPr>
          <w:delText xml:space="preserve"> eventuali vizi occulti.</w:delText>
        </w:r>
      </w:del>
    </w:p>
    <w:p w14:paraId="0F95DFAD" w14:textId="7B6E275A" w:rsidR="00A22B36" w:rsidRPr="000532C5" w:rsidDel="000566A4" w:rsidRDefault="00306B1B" w:rsidP="009A36BC">
      <w:pPr>
        <w:pStyle w:val="Paragrafoelenco"/>
        <w:numPr>
          <w:ilvl w:val="1"/>
          <w:numId w:val="1"/>
        </w:numPr>
        <w:spacing w:line="360" w:lineRule="auto"/>
        <w:ind w:left="0" w:firstLine="0"/>
        <w:jc w:val="both"/>
        <w:rPr>
          <w:del w:id="3956" w:author="Avv. Rosario Panzariello" w:date="2026-09-15T11:32:00Z"/>
          <w:rFonts w:ascii="Verdana" w:hAnsi="Verdana"/>
          <w:sz w:val="20"/>
          <w:szCs w:val="20"/>
        </w:rPr>
      </w:pPr>
      <w:del w:id="3957" w:author="Avv. Rosario Panzariello" w:date="2026-09-15T11:32:00Z">
        <w:r w:rsidRPr="000532C5" w:rsidDel="000566A4">
          <w:rPr>
            <w:rFonts w:ascii="Verdana" w:hAnsi="Verdana"/>
            <w:sz w:val="20"/>
            <w:szCs w:val="20"/>
          </w:rPr>
          <w:delText>Il pagamento del prezzo del Veicolo o l’eventuale possesso o detenzione dello stesso da parte di Fleequid durante l’Asta non costituisce accettazione del Veicolo stesso come esente da vizi o riconoscimento della sua conformità alla Proposta di vendita.</w:delText>
        </w:r>
      </w:del>
    </w:p>
    <w:p w14:paraId="27CDAE93" w14:textId="4AE7149F" w:rsidR="00A22B36" w:rsidRPr="000532C5" w:rsidDel="000566A4" w:rsidRDefault="56635450" w:rsidP="009A36BC">
      <w:pPr>
        <w:pStyle w:val="Paragrafoelenco"/>
        <w:numPr>
          <w:ilvl w:val="1"/>
          <w:numId w:val="1"/>
        </w:numPr>
        <w:spacing w:line="360" w:lineRule="auto"/>
        <w:ind w:left="0" w:firstLine="0"/>
        <w:jc w:val="both"/>
        <w:rPr>
          <w:del w:id="3958" w:author="Avv. Rosario Panzariello" w:date="2026-09-15T11:32:00Z"/>
          <w:rFonts w:ascii="Verdana" w:hAnsi="Verdana"/>
          <w:sz w:val="20"/>
          <w:szCs w:val="20"/>
        </w:rPr>
      </w:pPr>
      <w:del w:id="3959" w:author="Avv. Rosario Panzariello" w:date="2026-09-15T11:32:00Z">
        <w:r w:rsidRPr="000532C5" w:rsidDel="000566A4">
          <w:rPr>
            <w:rFonts w:ascii="Verdana" w:hAnsi="Verdana"/>
            <w:sz w:val="20"/>
            <w:szCs w:val="20"/>
          </w:rPr>
          <w:delText>Se il Veicolo non viene ritirato entro 30 giorni dal passaggio di proprietà a favore dell’Acquirente finale, il Venditore ha diritto a una commissione di € 10 (dieci) al giorno per il parcheggio del Veicolo.</w:delText>
        </w:r>
      </w:del>
    </w:p>
    <w:p w14:paraId="57204874" w14:textId="7928EE3F" w:rsidR="0017040C" w:rsidRPr="000532C5" w:rsidDel="000566A4" w:rsidRDefault="00A22B36" w:rsidP="609FEE71">
      <w:pPr>
        <w:pStyle w:val="Paragrafoelenco"/>
        <w:numPr>
          <w:ilvl w:val="1"/>
          <w:numId w:val="1"/>
        </w:numPr>
        <w:spacing w:line="360" w:lineRule="auto"/>
        <w:ind w:left="0" w:firstLine="0"/>
        <w:jc w:val="both"/>
        <w:rPr>
          <w:del w:id="3960" w:author="Avv. Rosario Panzariello" w:date="2026-09-15T11:32:00Z"/>
          <w:rFonts w:ascii="Verdana" w:hAnsi="Verdana"/>
          <w:sz w:val="20"/>
          <w:szCs w:val="20"/>
        </w:rPr>
      </w:pPr>
      <w:del w:id="3961" w:author="Avv. Rosario Panzariello" w:date="2026-09-15T11:32:00Z">
        <w:r w:rsidRPr="000532C5" w:rsidDel="000566A4">
          <w:rPr>
            <w:rFonts w:ascii="Verdana" w:hAnsi="Verdana"/>
            <w:sz w:val="20"/>
            <w:szCs w:val="20"/>
          </w:rPr>
          <w:delText>Fleequid avrà in ogni caso il diritto di risolvere</w:delText>
        </w:r>
        <w:r w:rsidR="009D6CA9" w:rsidRPr="000532C5" w:rsidDel="000566A4">
          <w:rPr>
            <w:rFonts w:ascii="Verdana" w:hAnsi="Verdana"/>
            <w:sz w:val="20"/>
            <w:szCs w:val="20"/>
          </w:rPr>
          <w:delText xml:space="preserve"> </w:delText>
        </w:r>
        <w:r w:rsidRPr="000532C5" w:rsidDel="000566A4">
          <w:rPr>
            <w:rFonts w:ascii="Verdana" w:hAnsi="Verdana"/>
            <w:sz w:val="20"/>
            <w:szCs w:val="20"/>
          </w:rPr>
          <w:delText>il Contratto di compravendita concluso con il Venditore al fine di operare la Rivendita,  in tutto o in parte,</w:delText>
        </w:r>
        <w:r w:rsidR="00C63CA0" w:rsidRPr="000532C5" w:rsidDel="000566A4">
          <w:rPr>
            <w:rFonts w:ascii="Verdana" w:hAnsi="Verdana"/>
            <w:sz w:val="20"/>
            <w:szCs w:val="20"/>
          </w:rPr>
          <w:delText xml:space="preserve"> ai sensi dell’art. 1456 c.c., </w:delText>
        </w:r>
        <w:r w:rsidRPr="000532C5" w:rsidDel="000566A4">
          <w:rPr>
            <w:rFonts w:ascii="Verdana" w:hAnsi="Verdana"/>
            <w:sz w:val="20"/>
            <w:szCs w:val="20"/>
          </w:rPr>
          <w:delText xml:space="preserve">se: (a) sono presenti Gravami sui o in relazione ai Veicoli ulteriori a quelli dichiarati nella Proposta di vendita o se ulteriori ne vengano aggiunti, (b) i proventi netti del Venditore sono insufficienti a soddisfare le richieste dei creditori e pagare le Commissioni di Fleequid dopo che il bene è stato svincolato, (c) i beneficiari del Gravame sul Veicolo del Venditore non intendono svincolarlo e/o consentire la libera vendita del Veicolo, (d) il Venditore abbia commesso qualsiasi violazione delle presenti Condizioni Generali applicabili, (e) il Venditore ha fornito informazioni non accurate, fraudolente, obsolete o incomplete durante il processo di registrazione o di presentazione della Proposta di vendita o successivamente, (f) il Venditore ha commesso violazioni di leggi o normative applicabili o violazioni di diritti di terze parti, (g) </w:delText>
        </w:r>
        <w:r w:rsidR="00F83D60" w:rsidRPr="000532C5" w:rsidDel="000566A4">
          <w:rPr>
            <w:rFonts w:ascii="Verdana" w:hAnsi="Verdana"/>
            <w:sz w:val="20"/>
            <w:szCs w:val="20"/>
          </w:rPr>
          <w:delText>Fleequid ritiene in buona fede che tale azione sia ragionevolmente necessaria per proteggere la sicurezza del Marketplace, di Fleequid o dell’Acquirente</w:delText>
        </w:r>
        <w:r w:rsidRPr="000532C5" w:rsidDel="000566A4">
          <w:rPr>
            <w:rFonts w:ascii="Verdana" w:hAnsi="Verdana"/>
            <w:sz w:val="20"/>
            <w:szCs w:val="20"/>
          </w:rPr>
          <w:delText>, (h) la risoluzione è necessaria per impedire frodi, valutare rischi, per motivi di sicurezza</w:delText>
        </w:r>
        <w:r w:rsidR="00F63807" w:rsidRPr="000532C5" w:rsidDel="000566A4">
          <w:rPr>
            <w:rFonts w:ascii="Verdana" w:hAnsi="Verdana"/>
            <w:sz w:val="20"/>
            <w:szCs w:val="20"/>
          </w:rPr>
          <w:delText>, per il rispetto di norme in materia ambientale</w:delText>
        </w:r>
        <w:r w:rsidRPr="000532C5" w:rsidDel="000566A4">
          <w:rPr>
            <w:rFonts w:ascii="Verdana" w:hAnsi="Verdana"/>
            <w:sz w:val="20"/>
            <w:szCs w:val="20"/>
          </w:rPr>
          <w:delText xml:space="preserve"> o a scopo investigativo oppure, (i) </w:delText>
        </w:r>
        <w:r w:rsidR="00C63CA0" w:rsidRPr="000532C5" w:rsidDel="000566A4">
          <w:rPr>
            <w:rFonts w:ascii="Verdana" w:hAnsi="Verdana"/>
            <w:sz w:val="20"/>
            <w:szCs w:val="20"/>
          </w:rPr>
          <w:delText>il Venditore</w:delText>
        </w:r>
        <w:r w:rsidRPr="000532C5" w:rsidDel="000566A4">
          <w:rPr>
            <w:rFonts w:ascii="Verdana" w:hAnsi="Verdana"/>
            <w:sz w:val="20"/>
            <w:szCs w:val="20"/>
          </w:rPr>
          <w:delText xml:space="preserve"> risulti inadempiente dell’obbligo di consegnare  i Veicoli. In caso di tali ipotesi di risoluzione, oltre a qualsiasi ulteriore rimedio esperibile da Fleequid, </w:delText>
        </w:r>
        <w:r w:rsidR="00C63CA0" w:rsidRPr="000532C5" w:rsidDel="000566A4">
          <w:rPr>
            <w:rFonts w:ascii="Verdana" w:hAnsi="Verdana"/>
            <w:sz w:val="20"/>
            <w:szCs w:val="20"/>
          </w:rPr>
          <w:delText>il Venditore</w:delText>
        </w:r>
        <w:r w:rsidRPr="000532C5" w:rsidDel="000566A4">
          <w:rPr>
            <w:rFonts w:ascii="Verdana" w:hAnsi="Verdana"/>
            <w:sz w:val="20"/>
            <w:szCs w:val="20"/>
          </w:rPr>
          <w:delText xml:space="preserve"> dovrà corrispondere a Fleequid: (l) le Commissioni di vendita del Veicolo oggetto di Aggiudicazione, (m) eventuali costi sostenuti da Fleequid in relazione al processo di vendita.  Oltre a quanto precede, in caso di risoluzione dovuta ai motivi di cui alle lettere (d), (e), (f), (g), (h) o (i) del presente articolo, </w:delText>
        </w:r>
        <w:r w:rsidR="00F3631A" w:rsidRPr="000532C5" w:rsidDel="000566A4">
          <w:rPr>
            <w:rFonts w:ascii="Verdana" w:hAnsi="Verdana"/>
            <w:sz w:val="20"/>
            <w:szCs w:val="20"/>
          </w:rPr>
          <w:delText>il Venditore</w:delText>
        </w:r>
        <w:r w:rsidRPr="000532C5" w:rsidDel="000566A4">
          <w:rPr>
            <w:rFonts w:ascii="Verdana" w:hAnsi="Verdana"/>
            <w:sz w:val="20"/>
            <w:szCs w:val="20"/>
          </w:rPr>
          <w:delText xml:space="preserve"> dovrà corrispondere a Fleequid una penale corrispondente al 30% del valore fissato come Prezzo di riserva in occasione della prima Asta sul Marketplace.</w:delText>
        </w:r>
      </w:del>
    </w:p>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494AA523"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3962" w:name="_Toc241317107"/>
      <w:ins w:id="3963" w:author="Avv. Rosario Panzariello" w:date="2026-09-18T16:18:00Z" w16du:dateUtc="2026-09-18T14:18:00Z">
        <w:r>
          <w:rPr>
            <w:rFonts w:ascii="Verdana" w:hAnsi="Verdana"/>
            <w:b/>
            <w:bCs/>
            <w:smallCaps/>
            <w:sz w:val="20"/>
            <w:szCs w:val="20"/>
          </w:rPr>
          <w:t xml:space="preserve">Vendita </w:t>
        </w:r>
      </w:ins>
      <w:del w:id="3964" w:author="Avv. Rosario Panzariello" w:date="2026-09-15T11:37:00Z">
        <w:r w:rsidR="00D81F25" w:rsidRPr="000532C5" w:rsidDel="009A1BEB">
          <w:rPr>
            <w:rFonts w:ascii="Verdana" w:hAnsi="Verdana"/>
            <w:b/>
            <w:bCs/>
            <w:smallCaps/>
            <w:sz w:val="20"/>
            <w:szCs w:val="20"/>
          </w:rPr>
          <w:delText xml:space="preserve">Condizioni che regolano la </w:delText>
        </w:r>
        <w:r w:rsidR="006F7A78" w:rsidRPr="000532C5" w:rsidDel="009A1BEB">
          <w:rPr>
            <w:rFonts w:ascii="Verdana" w:hAnsi="Verdana"/>
            <w:b/>
            <w:bCs/>
            <w:smallCaps/>
            <w:sz w:val="20"/>
            <w:szCs w:val="20"/>
          </w:rPr>
          <w:delText>Rivendita</w:delText>
        </w:r>
        <w:r w:rsidR="00D81F25" w:rsidRPr="000532C5" w:rsidDel="009A1BEB">
          <w:rPr>
            <w:rFonts w:ascii="Verdana" w:hAnsi="Verdana"/>
            <w:b/>
            <w:bCs/>
            <w:smallCaps/>
            <w:sz w:val="20"/>
            <w:szCs w:val="20"/>
          </w:rPr>
          <w:delText xml:space="preserve"> </w:delText>
        </w:r>
        <w:r w:rsidR="006F7A78" w:rsidRPr="000532C5" w:rsidDel="009A1BEB">
          <w:rPr>
            <w:rFonts w:ascii="Verdana" w:hAnsi="Verdana"/>
            <w:b/>
            <w:bCs/>
            <w:smallCaps/>
            <w:sz w:val="20"/>
            <w:szCs w:val="20"/>
          </w:rPr>
          <w:delText xml:space="preserve">dei veicoli </w:delText>
        </w:r>
        <w:r w:rsidR="00D81F25" w:rsidRPr="000532C5" w:rsidDel="009A1BEB">
          <w:rPr>
            <w:rFonts w:ascii="Verdana" w:hAnsi="Verdana"/>
            <w:b/>
            <w:bCs/>
            <w:smallCaps/>
            <w:sz w:val="20"/>
            <w:szCs w:val="20"/>
          </w:rPr>
          <w:delText>da parte di Fleequid all’acquirente</w:delText>
        </w:r>
        <w:r w:rsidR="006F7A78" w:rsidRPr="000532C5" w:rsidDel="009A1BEB">
          <w:rPr>
            <w:rFonts w:ascii="Verdana" w:hAnsi="Verdana"/>
            <w:b/>
            <w:bCs/>
            <w:smallCaps/>
            <w:sz w:val="20"/>
            <w:szCs w:val="20"/>
          </w:rPr>
          <w:delText xml:space="preserve"> finale</w:delText>
        </w:r>
        <w:r w:rsidR="00D81F25" w:rsidRPr="000532C5" w:rsidDel="009A1BEB">
          <w:rPr>
            <w:rFonts w:ascii="Verdana" w:hAnsi="Verdana"/>
            <w:b/>
            <w:bCs/>
            <w:smallCaps/>
            <w:sz w:val="20"/>
            <w:szCs w:val="20"/>
          </w:rPr>
          <w:delText xml:space="preserve"> </w:delText>
        </w:r>
        <w:r w:rsidR="006F7A78" w:rsidRPr="000532C5" w:rsidDel="009A1BEB">
          <w:rPr>
            <w:rFonts w:ascii="Verdana" w:hAnsi="Verdana"/>
            <w:b/>
            <w:bCs/>
            <w:smallCaps/>
            <w:sz w:val="20"/>
            <w:szCs w:val="20"/>
          </w:rPr>
          <w:delText>effettivo</w:delText>
        </w:r>
      </w:del>
      <w:ins w:id="3965" w:author="Avv. Rosario Panzariello" w:date="2026-09-15T11:37:00Z">
        <w:del w:id="3966" w:author="Avv. Rosario Panzariello" w:date="2026-09-18T15:38:00Z" w16du:dateUtc="2026-09-18T13:38:00Z">
          <w:r w:rsidR="009A1BEB" w:rsidDel="00997C0D">
            <w:rPr>
              <w:rFonts w:ascii="Verdana" w:hAnsi="Verdana"/>
              <w:b/>
              <w:bCs/>
              <w:smallCaps/>
              <w:sz w:val="20"/>
              <w:szCs w:val="20"/>
            </w:rPr>
            <w:delText xml:space="preserve">Vendita </w:delText>
          </w:r>
        </w:del>
        <w:r w:rsidR="009A1BEB">
          <w:rPr>
            <w:rFonts w:ascii="Verdana" w:hAnsi="Verdana"/>
            <w:b/>
            <w:bCs/>
            <w:smallCaps/>
            <w:sz w:val="20"/>
            <w:szCs w:val="20"/>
          </w:rPr>
          <w:t>in commissione</w:t>
        </w:r>
        <w:del w:id="3967" w:author="Avv. Rosario Panzariello" w:date="2026-09-18T16:18:00Z" w16du:dateUtc="2026-09-18T14:18:00Z">
          <w:r w:rsidR="009A1BEB" w:rsidDel="002F361F">
            <w:rPr>
              <w:rFonts w:ascii="Verdana" w:hAnsi="Verdana"/>
              <w:b/>
              <w:bCs/>
              <w:smallCaps/>
              <w:sz w:val="20"/>
              <w:szCs w:val="20"/>
            </w:rPr>
            <w:delText>: Rivendita e operatività come Intermediario puro</w:delText>
          </w:r>
        </w:del>
      </w:ins>
      <w:ins w:id="3968" w:author="Avv. Rosario Panzariello" w:date="2026-09-18T16:18:00Z" w16du:dateUtc="2026-09-18T14:18:00Z">
        <w:r>
          <w:rPr>
            <w:rFonts w:ascii="Verdana" w:hAnsi="Verdana"/>
            <w:b/>
            <w:bCs/>
            <w:smallCaps/>
            <w:sz w:val="20"/>
            <w:szCs w:val="20"/>
          </w:rPr>
          <w:t>: disciplina comune, Rivendita e oper</w:t>
        </w:r>
      </w:ins>
      <w:ins w:id="3969" w:author="Avv. Rosario Panzariello" w:date="2026-09-18T16:19:00Z" w16du:dateUtc="2026-09-18T14:19:00Z">
        <w:r>
          <w:rPr>
            <w:rFonts w:ascii="Verdana" w:hAnsi="Verdana"/>
            <w:b/>
            <w:bCs/>
            <w:smallCaps/>
            <w:sz w:val="20"/>
            <w:szCs w:val="20"/>
          </w:rPr>
          <w:t>atività quale Intermediario puro</w:t>
        </w:r>
      </w:ins>
      <w:r w:rsidR="00D81F25" w:rsidRPr="000532C5">
        <w:rPr>
          <w:rFonts w:ascii="Verdana" w:hAnsi="Verdana"/>
          <w:b/>
          <w:bCs/>
          <w:smallCaps/>
          <w:sz w:val="20"/>
          <w:szCs w:val="20"/>
        </w:rPr>
        <w:t>.</w:t>
      </w:r>
      <w:bookmarkStart w:id="3970" w:name="_Hlk162153995"/>
      <w:bookmarkEnd w:id="3962"/>
    </w:p>
    <w:p w14:paraId="1585CDD3" w14:textId="4C1BF13D" w:rsidR="003B54F1" w:rsidRDefault="003B54F1" w:rsidP="009A36BC">
      <w:pPr>
        <w:pStyle w:val="Paragrafoelenco"/>
        <w:numPr>
          <w:ilvl w:val="1"/>
          <w:numId w:val="1"/>
        </w:numPr>
        <w:spacing w:line="360" w:lineRule="auto"/>
        <w:ind w:left="0" w:firstLine="0"/>
        <w:jc w:val="both"/>
        <w:rPr>
          <w:ins w:id="3971" w:author="Avv. Rosario Panzariello" w:date="2026-09-18T16:20:00Z" w16du:dateUtc="2026-09-18T14:20:00Z"/>
          <w:rFonts w:ascii="Verdana" w:hAnsi="Verdana"/>
          <w:sz w:val="20"/>
          <w:szCs w:val="20"/>
        </w:rPr>
      </w:pPr>
      <w:bookmarkStart w:id="3972" w:name="_Hlk162151668"/>
      <w:bookmarkEnd w:id="3970"/>
      <w:ins w:id="3973" w:author="Avv. Rosario Panzariello" w:date="2026-09-15T11:38:00Z">
        <w:del w:id="3974" w:author="Avv. Rosario Panzariello" w:date="2026-09-18T16:19:00Z" w16du:dateUtc="2026-09-18T14:19:00Z">
          <w:r w:rsidRPr="00AB18C9" w:rsidDel="00F04862">
            <w:rPr>
              <w:rFonts w:ascii="Verdana" w:hAnsi="Verdana"/>
              <w:sz w:val="20"/>
              <w:szCs w:val="20"/>
              <w:rPrChange w:id="3975" w:author="Avv. Rosario Panzariello" w:date="2026-09-15T11:39:00Z">
                <w:rPr/>
              </w:rPrChange>
            </w:rPr>
            <w:delText xml:space="preserve">Le disposizioni del presente articolo si applicano alle operazioni effettuate secondo il </w:delText>
          </w:r>
          <w:r w:rsidRPr="00AB18C9" w:rsidDel="00F04862">
            <w:rPr>
              <w:rFonts w:ascii="Verdana" w:hAnsi="Verdana"/>
              <w:sz w:val="20"/>
              <w:szCs w:val="20"/>
              <w:rPrChange w:id="3976" w:author="Avv. Rosario Panzariello" w:date="2026-09-15T11:39:00Z">
                <w:rPr>
                  <w:rStyle w:val="Enfasigrassetto"/>
                </w:rPr>
              </w:rPrChange>
            </w:rPr>
            <w:delText>Modello di Vendita in commissione</w:delText>
          </w:r>
          <w:r w:rsidRPr="00AB18C9" w:rsidDel="00F04862">
            <w:rPr>
              <w:rFonts w:ascii="Verdana" w:hAnsi="Verdana"/>
              <w:sz w:val="20"/>
              <w:szCs w:val="20"/>
              <w:rPrChange w:id="3977" w:author="Avv. Rosario Panzariello" w:date="2026-09-15T11:39:00Z">
                <w:rPr/>
              </w:rPrChange>
            </w:rPr>
            <w:delText xml:space="preserve">. Nell’ambito di tale Modello, Fleequid dà esecuzione all’operazione mediante </w:delText>
          </w:r>
          <w:r w:rsidRPr="00AB18C9" w:rsidDel="00F04862">
            <w:rPr>
              <w:rFonts w:ascii="Verdana" w:hAnsi="Verdana"/>
              <w:sz w:val="20"/>
              <w:szCs w:val="20"/>
              <w:rPrChange w:id="3978" w:author="Avv. Rosario Panzariello" w:date="2026-09-15T11:39:00Z">
                <w:rPr>
                  <w:rStyle w:val="Enfasigrassetto"/>
                </w:rPr>
              </w:rPrChange>
            </w:rPr>
            <w:delText>Rivendita</w:delText>
          </w:r>
          <w:r w:rsidRPr="00AB18C9" w:rsidDel="00F04862">
            <w:rPr>
              <w:rFonts w:ascii="Verdana" w:hAnsi="Verdana"/>
              <w:sz w:val="20"/>
              <w:szCs w:val="20"/>
              <w:rPrChange w:id="3979" w:author="Avv. Rosario Panzariello" w:date="2026-09-15T11:39:00Z">
                <w:rPr/>
              </w:rPrChange>
            </w:rPr>
            <w:delText xml:space="preserve">, secondo quanto previsto dall’art. 2.5, ovvero può decidere di procedere come </w:delText>
          </w:r>
          <w:r w:rsidRPr="00AB18C9" w:rsidDel="00F04862">
            <w:rPr>
              <w:rFonts w:ascii="Verdana" w:hAnsi="Verdana"/>
              <w:sz w:val="20"/>
              <w:szCs w:val="20"/>
              <w:rPrChange w:id="3980" w:author="Avv. Rosario Panzariello" w:date="2026-09-15T11:39:00Z">
                <w:rPr>
                  <w:rStyle w:val="Enfasigrassetto"/>
                </w:rPr>
              </w:rPrChange>
            </w:rPr>
            <w:delText>Intermediario puro</w:delText>
          </w:r>
          <w:r w:rsidRPr="00AB18C9" w:rsidDel="00F04862">
            <w:rPr>
              <w:rFonts w:ascii="Verdana" w:hAnsi="Verdana"/>
              <w:sz w:val="20"/>
              <w:szCs w:val="20"/>
              <w:rPrChange w:id="3981" w:author="Avv. Rosario Panzariello" w:date="2026-09-15T11:39:00Z">
                <w:rPr/>
              </w:rPrChange>
            </w:rPr>
            <w:delText xml:space="preserve"> ai sensi dell’art. 2.6, con trasferimento del Veicolo direttamente dal Venditore all’Acquirente.</w:delText>
          </w:r>
          <w:r w:rsidR="00AB18C9" w:rsidRPr="00AB18C9" w:rsidDel="00F04862">
            <w:rPr>
              <w:rFonts w:ascii="Verdana" w:hAnsi="Verdana"/>
              <w:sz w:val="20"/>
              <w:szCs w:val="20"/>
              <w:rPrChange w:id="3982" w:author="Avv. Rosario Panzariello" w:date="2026-09-15T11:39:00Z">
                <w:rPr/>
              </w:rPrChange>
            </w:rPr>
            <w:delText xml:space="preserve"> La scelta di Fleequid di procedere come Intermediario puro non modifica il Modello di Vendita, non determina il venir meno del rapporto commissionale e non incide sul diritto di Fleequid alle Commissioni dovute dal Venditore e dall’Acquirente secondo le presenti Condizioni Generali. Salvo espresso richiamo o quanto compatibile con la natura della specifica disposizione, le norme del presente articolo non si applicano al Dealer Sales, disciplinato separatamente dall’articolo successivo.</w:delText>
          </w:r>
        </w:del>
      </w:ins>
      <w:ins w:id="3983" w:author="Avv. Rosario Panzariello" w:date="2026-09-18T16:19:00Z" w16du:dateUtc="2026-09-18T14:19:00Z">
        <w:r w:rsidR="00F04862" w:rsidRPr="00F04862">
          <w:rPr>
            <w:rFonts w:ascii="Verdana" w:hAnsi="Verdana"/>
            <w:sz w:val="20"/>
            <w:szCs w:val="20"/>
          </w:rPr>
          <w:t xml:space="preserve">Le disposizioni del presente articolo si applicano alle operazioni strutturate secondo il Modello di Vendita in commissione. Nell'ambito di tale Modello, Fleequid dà esecuzione all'operazione mediante Rivendita ai sensi dell'art. 2.5 ovvero può decidere di operare quale Intermediario puro ai sensi dell'art. 2.6, con trasferimento del Veicolo direttamente dal Venditore all'Acquirente. La possibilità che l'operazione sia eseguita secondo l'una o l'altra modalità è resa conoscibile e accettata prima della formulazione dell'Offerta ai sensi dell'art. 3.2, lett. a). Fleequid può esercitare la relativa scelta anche successivamente al perfezionamento dell'Accordo vincolante e comunque non oltre la messa a disposizione della Proforma, che cristallizza la modalità di esecuzione prescelta ai sensi dell'art. 11.4; la Proforma non costituisce fonte negoziale della scelta, ma documenta l'esercizio di una facoltà preventivamente resa conoscibile e accettata. La scelta tra Rivendita e operatività quale Intermediario puro non modifica il Modello di Vendita, non determina il venir meno dell'incarico conferito a Fleequid dal Venditore e dall'Acquirente e non incide sul diritto di Fleequid alle Commissioni dovute da entrambi. La qualificazione di Fleequid quale commissionaria operante in nome proprio ai sensi dell'art. 1731 c.c. ricorre esclusivamente nella Rivendita ai sensi dell'art. 2.5; quando Fleequid opera quale Intermediario puro la compravendita è conclusa direttamente tra il Venditore e l'Acquirente ai sensi degli artt. 2.6 e 17.10. Salvo espresso richiamo o quanto compatibile con la natura della specifica disposizione, le norme del presente articolo non si applicano al Dealer Sales, disciplinato </w:t>
        </w:r>
        <w:r w:rsidR="00F04862" w:rsidRPr="00F04862">
          <w:rPr>
            <w:rFonts w:ascii="Verdana" w:hAnsi="Verdana"/>
            <w:sz w:val="20"/>
            <w:szCs w:val="20"/>
          </w:rPr>
          <w:lastRenderedPageBreak/>
          <w:t>dall'art. 18.</w:t>
        </w:r>
      </w:ins>
      <w:ins w:id="3984" w:author="Avv. Rosario Panzariello" w:date="2026-09-27T09:38:00Z" w16du:dateUtc="2026-09-27T07:38:00Z">
        <w:r w:rsidR="002D54C3" w:rsidRPr="002D54C3">
          <w:t xml:space="preserve"> </w:t>
        </w:r>
        <w:r w:rsidR="002D54C3" w:rsidRPr="002D54C3">
          <w:rPr>
            <w:rFonts w:ascii="Verdana" w:hAnsi="Verdana"/>
            <w:sz w:val="20"/>
            <w:szCs w:val="20"/>
          </w:rPr>
          <w:t>Prima della messa a disposizione della Proforma, qualora il Venditore incorra in una delle violazioni previste dalle lett. c), d), e) ed f) degli artt. 17.8 e 17.14 non assistita, per il medesimo fatto materiale e a tutela del medesimo interesse, da una penale specifica prevista dalle presenti Condizioni Generali, il Venditore è tenuto a corrispondere a Fleequid, con riferimento al rapporto di commercializzazione di cui all'art. 8.8 e all'incarico conferito a Fleequid e indipendentemente dalla modalità di esecuzione successivamente prescelta, la penale residuale del 30% determinata secondo la gerarchia di basi prevista dall'art. 17.8, fatto salvo il risarcimento del maggior danno; dalla messa a disposizione della Proforma trovano applicazione, secondo la modalità di esecuzione prescelta, l'art. 17.8 ovvero l'art. 17.14.</w:t>
        </w:r>
      </w:ins>
    </w:p>
    <w:p w14:paraId="1542237B" w14:textId="03D74388" w:rsidR="00F04862" w:rsidRDefault="00E86BF6" w:rsidP="009A36BC">
      <w:pPr>
        <w:pStyle w:val="Paragrafoelenco"/>
        <w:numPr>
          <w:ilvl w:val="1"/>
          <w:numId w:val="1"/>
        </w:numPr>
        <w:spacing w:line="360" w:lineRule="auto"/>
        <w:ind w:left="0" w:firstLine="0"/>
        <w:jc w:val="both"/>
        <w:rPr>
          <w:ins w:id="3985" w:author="Avv. Rosario Panzariello" w:date="2026-09-20T07:08:00Z" w16du:dateUtc="2026-09-20T05:08:00Z"/>
          <w:rFonts w:ascii="Verdana" w:hAnsi="Verdana"/>
          <w:sz w:val="20"/>
          <w:szCs w:val="20"/>
        </w:rPr>
      </w:pPr>
      <w:ins w:id="3986" w:author="Avv. Rosario Panzariello" w:date="2026-09-18T16:20:00Z" w16du:dateUtc="2026-09-18T14:20:00Z">
        <w:r w:rsidRPr="00E86BF6">
          <w:rPr>
            <w:rFonts w:ascii="Verdana" w:hAnsi="Verdana"/>
            <w:sz w:val="20"/>
            <w:szCs w:val="20"/>
          </w:rPr>
          <w:t>Nella Vendita in commissione sono dovute a Fleequid, da entrambe le Parti, le Commissioni determinate secondo il Tariffario Fleequid o le ulteriori condizioni applicabili, oltre alle Tariffe per i Servizi eventualmente resi. Le Commissioni a carico del Venditore maturano esclusivamente con il buon fine dell'operazione secondo quanto previsto dall'art. 12.4; quelle a carico dell'Acquirente sono dovute secondo quanto previsto dal medesimo comma e concorrono alla determinazione dell'Importo Totale Dovuto.</w:t>
        </w:r>
      </w:ins>
    </w:p>
    <w:p w14:paraId="50E91D19" w14:textId="77777777" w:rsidR="006224BC" w:rsidRDefault="006224BC">
      <w:pPr>
        <w:pStyle w:val="Paragrafoelenco"/>
        <w:spacing w:line="360" w:lineRule="auto"/>
        <w:ind w:left="0"/>
        <w:jc w:val="both"/>
        <w:rPr>
          <w:ins w:id="3987" w:author="Avv. Rosario Panzariello" w:date="2026-09-18T16:20:00Z" w16du:dateUtc="2026-09-18T14:20:00Z"/>
          <w:rFonts w:ascii="Verdana" w:hAnsi="Verdana"/>
          <w:sz w:val="20"/>
          <w:szCs w:val="20"/>
        </w:rPr>
        <w:pPrChange w:id="3988" w:author="Avv. Rosario Panzariello" w:date="2026-09-20T07:08:00Z" w16du:dateUtc="2026-09-20T05:08:00Z">
          <w:pPr>
            <w:pStyle w:val="Paragrafoelenco"/>
            <w:numPr>
              <w:ilvl w:val="1"/>
              <w:numId w:val="1"/>
            </w:numPr>
            <w:spacing w:line="360" w:lineRule="auto"/>
            <w:ind w:left="0" w:hanging="720"/>
            <w:jc w:val="both"/>
          </w:pPr>
        </w:pPrChange>
      </w:pPr>
    </w:p>
    <w:p w14:paraId="73BF85D3" w14:textId="3E3E0BC6" w:rsidR="00E86BF6" w:rsidRPr="00E86BF6" w:rsidRDefault="00E86BF6">
      <w:pPr>
        <w:pStyle w:val="Paragrafoelenco"/>
        <w:spacing w:line="360" w:lineRule="auto"/>
        <w:ind w:left="0"/>
        <w:jc w:val="both"/>
        <w:rPr>
          <w:ins w:id="3989" w:author="Avv. Rosario Panzariello" w:date="2026-09-15T11:38:00Z"/>
          <w:rFonts w:ascii="Verdana" w:hAnsi="Verdana"/>
          <w:b/>
          <w:bCs/>
          <w:i/>
          <w:iCs/>
          <w:smallCaps/>
          <w:sz w:val="20"/>
          <w:szCs w:val="20"/>
          <w:rPrChange w:id="3990" w:author="Avv. Rosario Panzariello" w:date="2026-09-18T16:20:00Z" w16du:dateUtc="2026-09-18T14:20:00Z">
            <w:rPr>
              <w:ins w:id="3991" w:author="Avv. Rosario Panzariello" w:date="2026-09-15T11:38:00Z"/>
              <w:rFonts w:ascii="Verdana" w:hAnsi="Verdana"/>
              <w:sz w:val="20"/>
              <w:szCs w:val="20"/>
            </w:rPr>
          </w:rPrChange>
        </w:rPr>
        <w:pPrChange w:id="3992" w:author="Avv. Rosario Panzariello" w:date="2026-09-18T16:20:00Z" w16du:dateUtc="2026-09-18T14:20:00Z">
          <w:pPr>
            <w:pStyle w:val="Paragrafoelenco"/>
            <w:numPr>
              <w:ilvl w:val="1"/>
              <w:numId w:val="1"/>
            </w:numPr>
            <w:spacing w:line="360" w:lineRule="auto"/>
            <w:ind w:left="0" w:hanging="720"/>
            <w:jc w:val="both"/>
          </w:pPr>
        </w:pPrChange>
      </w:pPr>
      <w:ins w:id="3993" w:author="Avv. Rosario Panzariello" w:date="2026-09-18T16:20:00Z" w16du:dateUtc="2026-09-18T14:20:00Z">
        <w:r w:rsidRPr="00E86BF6">
          <w:rPr>
            <w:rFonts w:ascii="Verdana" w:hAnsi="Verdana"/>
            <w:b/>
            <w:bCs/>
            <w:i/>
            <w:iCs/>
            <w:smallCaps/>
            <w:sz w:val="20"/>
            <w:szCs w:val="20"/>
            <w:rPrChange w:id="3994" w:author="Avv. Rosario Panzariello" w:date="2026-09-18T16:20:00Z" w16du:dateUtc="2026-09-18T14:20:00Z">
              <w:rPr>
                <w:rFonts w:ascii="Verdana" w:hAnsi="Verdana"/>
                <w:sz w:val="20"/>
                <w:szCs w:val="20"/>
              </w:rPr>
            </w:rPrChange>
          </w:rPr>
          <w:t>Rivendita</w:t>
        </w:r>
      </w:ins>
    </w:p>
    <w:p w14:paraId="1A685B73" w14:textId="48D47213"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Quando </w:t>
      </w:r>
      <w:ins w:id="3995" w:author="Avv. Rosario Panzariello" w:date="2026-09-15T11:40:00Z">
        <w:r w:rsidR="00A26120" w:rsidRPr="00A26120">
          <w:rPr>
            <w:rFonts w:ascii="Verdana" w:hAnsi="Verdana"/>
            <w:sz w:val="20"/>
            <w:szCs w:val="20"/>
            <w:rPrChange w:id="3996" w:author="Avv. Rosario Panzariello" w:date="2026-09-15T11:40:00Z">
              <w:rPr/>
            </w:rPrChange>
          </w:rPr>
          <w:t xml:space="preserve">Fleequid dà esecuzione alla Vendita in commissione mediante </w:t>
        </w:r>
        <w:r w:rsidR="00A26120" w:rsidRPr="00A26120">
          <w:rPr>
            <w:rFonts w:ascii="Verdana" w:hAnsi="Verdana"/>
            <w:sz w:val="20"/>
            <w:szCs w:val="20"/>
            <w:rPrChange w:id="3997" w:author="Avv. Rosario Panzariello" w:date="2026-09-15T11:40:00Z">
              <w:rPr>
                <w:rStyle w:val="Enfasigrassetto"/>
              </w:rPr>
            </w:rPrChange>
          </w:rPr>
          <w:t>Rivendita</w:t>
        </w:r>
        <w:r w:rsidR="00A26120" w:rsidRPr="00A26120">
          <w:rPr>
            <w:rFonts w:ascii="Verdana" w:hAnsi="Verdana"/>
            <w:sz w:val="20"/>
            <w:szCs w:val="20"/>
            <w:rPrChange w:id="3998" w:author="Avv. Rosario Panzariello" w:date="2026-09-15T11:40:00Z">
              <w:rPr/>
            </w:rPrChange>
          </w:rPr>
          <w:t>, al ricorrere dei presupposti previsti dagli artt. 8.8 e 12</w:t>
        </w:r>
      </w:ins>
      <w:ins w:id="3999" w:author="Avv. Rosario Panzariello" w:date="2026-09-18T16:21:00Z" w16du:dateUtc="2026-09-18T14:21:00Z">
        <w:r w:rsidR="003D2437">
          <w:rPr>
            <w:rFonts w:ascii="Verdana" w:hAnsi="Verdana"/>
            <w:sz w:val="20"/>
            <w:szCs w:val="20"/>
          </w:rPr>
          <w:t>.2</w:t>
        </w:r>
      </w:ins>
      <w:ins w:id="4000" w:author="Avv. Rosario Panzariello" w:date="2026-09-15T11:40:00Z">
        <w:r w:rsidR="00A26120" w:rsidRPr="00A26120">
          <w:rPr>
            <w:rFonts w:ascii="Verdana" w:hAnsi="Verdana"/>
            <w:sz w:val="20"/>
            <w:szCs w:val="20"/>
            <w:rPrChange w:id="4001" w:author="Avv. Rosario Panzariello" w:date="2026-09-15T11:40:00Z">
              <w:rPr/>
            </w:rPrChange>
          </w:rPr>
          <w:t>,</w:t>
        </w:r>
      </w:ins>
      <w:del w:id="4002" w:author="Avv. Rosario Panzariello" w:date="2026-09-15T11:40:00Z">
        <w:r w:rsidRPr="000532C5" w:rsidDel="00A26120">
          <w:rPr>
            <w:rFonts w:ascii="Verdana" w:hAnsi="Verdana"/>
            <w:sz w:val="20"/>
            <w:szCs w:val="20"/>
          </w:rPr>
          <w:delText xml:space="preserve">un Veicolo viene aggiudicato all'Asta, attraverso </w:delText>
        </w:r>
        <w:r w:rsidRPr="00D9698C" w:rsidDel="00A26120">
          <w:rPr>
            <w:rFonts w:ascii="Verdana" w:hAnsi="Verdana"/>
            <w:sz w:val="20"/>
            <w:szCs w:val="20"/>
          </w:rPr>
          <w:delText xml:space="preserve">la Rivendita </w:delText>
        </w:r>
        <w:r w:rsidR="000923A3" w:rsidRPr="00D9698C" w:rsidDel="00A26120">
          <w:rPr>
            <w:rFonts w:ascii="Verdana" w:hAnsi="Verdana"/>
            <w:sz w:val="20"/>
            <w:szCs w:val="20"/>
          </w:rPr>
          <w:delText xml:space="preserve">e in conformità a quanto già indicato al precedente art. </w:delText>
        </w:r>
        <w:r w:rsidR="00CB4078" w:rsidRPr="00D9698C" w:rsidDel="00A26120">
          <w:rPr>
            <w:rFonts w:ascii="Verdana" w:hAnsi="Verdana"/>
            <w:sz w:val="20"/>
            <w:szCs w:val="20"/>
          </w:rPr>
          <w:delText>9</w:delText>
        </w:r>
        <w:r w:rsidR="00A71B1E" w:rsidRPr="00D9698C" w:rsidDel="00A26120">
          <w:rPr>
            <w:rFonts w:ascii="Verdana" w:hAnsi="Verdana"/>
            <w:sz w:val="20"/>
            <w:szCs w:val="20"/>
          </w:rPr>
          <w:delText>.1</w:delText>
        </w:r>
        <w:r w:rsidR="000923A3" w:rsidRPr="00D9698C" w:rsidDel="00A26120">
          <w:rPr>
            <w:rFonts w:ascii="Verdana" w:hAnsi="Verdana"/>
            <w:sz w:val="20"/>
            <w:szCs w:val="20"/>
          </w:rPr>
          <w:delText>)</w:delText>
        </w:r>
        <w:r w:rsidRPr="00D9698C" w:rsidDel="00A26120">
          <w:rPr>
            <w:rFonts w:ascii="Verdana" w:hAnsi="Verdana"/>
            <w:sz w:val="20"/>
            <w:szCs w:val="20"/>
          </w:rPr>
          <w:delText>,</w:delText>
        </w:r>
        <w:bookmarkStart w:id="4003" w:name="_Hlk162151360"/>
        <w:r w:rsidRPr="00D9698C" w:rsidDel="00A26120">
          <w:rPr>
            <w:rFonts w:ascii="Verdana" w:hAnsi="Verdana"/>
            <w:sz w:val="20"/>
            <w:szCs w:val="20"/>
          </w:rPr>
          <w:delText xml:space="preserve"> </w:delText>
        </w:r>
      </w:del>
      <w:r w:rsidRPr="00D9698C">
        <w:rPr>
          <w:rFonts w:ascii="Verdana" w:hAnsi="Verdana"/>
          <w:sz w:val="20"/>
          <w:szCs w:val="20"/>
        </w:rPr>
        <w:t xml:space="preserve">Fleequid, </w:t>
      </w:r>
      <w:ins w:id="4004" w:author="Avv. Rosario Panzariello" w:date="2026-09-18T16:21:00Z" w16du:dateUtc="2026-09-18T14:21:00Z">
        <w:r w:rsidR="00260B7F" w:rsidRPr="00260B7F">
          <w:rPr>
            <w:rFonts w:ascii="Verdana" w:hAnsi="Verdana"/>
            <w:sz w:val="20"/>
            <w:szCs w:val="20"/>
          </w:rPr>
          <w:t xml:space="preserve">agendo in nome proprio e per conto dei rispettivi committenti, acquista formalmente il Veicolo dal Venditore e lo trasferisce all'Acquirente, dando così esecuzione alle commissioni di vendita e di acquisto relative alla specifica operazione. L'acquisto del Veicolo da parte di Fleequid nell'ambito della Rivendita è strumentale e funzionale al successivo trasferimento all'Acquirente, che resta l'acquirente sostanziale dell'operazione; Fleequid assume la posizione di acquirente e successivo venditore esclusivamente nei limiti e per gli effetti propri dell'esecuzione della commissione, ferme le disposizioni degli artt. 19, 20 e 21 in materia di garanzia, responsabilità e collegamento tra i rapporti contrattuali. Il perfezionamento dell'Accordo vincolante non determina, di per sé, </w:t>
        </w:r>
      </w:ins>
      <w:ins w:id="4005" w:author="Avv. Rosario Panzariello" w:date="2026-09-19T08:37:00Z" w16du:dateUtc="2026-09-19T06:37:00Z">
        <w:r w:rsidR="005D440E">
          <w:rPr>
            <w:rFonts w:ascii="Verdana" w:hAnsi="Verdana"/>
            <w:sz w:val="20"/>
            <w:szCs w:val="20"/>
          </w:rPr>
          <w:t>l’immediata esecuzione della Rivendita</w:t>
        </w:r>
      </w:ins>
      <w:ins w:id="4006" w:author="Avv. Rosario Panzariello" w:date="2026-09-18T16:21:00Z" w16du:dateUtc="2026-09-18T14:21:00Z">
        <w:r w:rsidR="00260B7F" w:rsidRPr="00260B7F">
          <w:rPr>
            <w:rFonts w:ascii="Verdana" w:hAnsi="Verdana"/>
            <w:sz w:val="20"/>
            <w:szCs w:val="20"/>
          </w:rPr>
          <w:t xml:space="preserve">: l'acquisto </w:t>
        </w:r>
      </w:ins>
      <w:ins w:id="4007" w:author="Avv. Rosario Panzariello" w:date="2026-09-19T08:37:00Z" w16du:dateUtc="2026-09-19T06:37:00Z">
        <w:r w:rsidR="005D440E">
          <w:rPr>
            <w:rFonts w:ascii="Verdana" w:hAnsi="Verdana"/>
            <w:sz w:val="20"/>
            <w:szCs w:val="20"/>
          </w:rPr>
          <w:t xml:space="preserve">del Veicolo </w:t>
        </w:r>
      </w:ins>
      <w:ins w:id="4008" w:author="Avv. Rosario Panzariello" w:date="2026-09-18T16:21:00Z" w16du:dateUtc="2026-09-18T14:21:00Z">
        <w:r w:rsidR="00260B7F" w:rsidRPr="00260B7F">
          <w:rPr>
            <w:rFonts w:ascii="Verdana" w:hAnsi="Verdana"/>
            <w:sz w:val="20"/>
            <w:szCs w:val="20"/>
          </w:rPr>
          <w:t>da parte di Fleequid e il successivo trasferimento all'Acquirente hanno luogo esclusivamente a seguito dell'integrale adempimento dell'obbligo di pagamento dell'Acquirente ai sensi dell'art. 12.2, salvo quanto diversamente previsto dalle Condizioni Specifiche applicabili ai sensi dell'art. 22.9</w:t>
        </w:r>
      </w:ins>
      <w:ins w:id="4009" w:author="Avv. Rosario Panzariello" w:date="2026-09-15T11:40:00Z">
        <w:del w:id="4010" w:author="Avv. Rosario Panzariello" w:date="2026-09-18T16:21:00Z" w16du:dateUtc="2026-09-18T14:21:00Z">
          <w:r w:rsidR="00D9698C" w:rsidRPr="00D9698C" w:rsidDel="00260B7F">
            <w:rPr>
              <w:rFonts w:ascii="Verdana" w:hAnsi="Verdana"/>
              <w:sz w:val="20"/>
              <w:szCs w:val="20"/>
              <w:rPrChange w:id="4011" w:author="Avv. Rosario Panzariello" w:date="2026-09-15T11:41:00Z">
                <w:rPr/>
              </w:rPrChange>
            </w:rPr>
            <w:delText xml:space="preserve">agendo in nome proprio e per conto dei rispettivi committenti, </w:delText>
          </w:r>
          <w:r w:rsidR="00D9698C" w:rsidRPr="00D9698C" w:rsidDel="00260B7F">
            <w:rPr>
              <w:rFonts w:ascii="Verdana" w:hAnsi="Verdana"/>
              <w:sz w:val="20"/>
              <w:szCs w:val="20"/>
              <w:rPrChange w:id="4012" w:author="Avv. Rosario Panzariello" w:date="2026-09-15T11:41:00Z">
                <w:rPr>
                  <w:rStyle w:val="Enfasigrassetto"/>
                </w:rPr>
              </w:rPrChange>
            </w:rPr>
            <w:delText>acquista formalmente il Veicolo dal Venditore e lo trasferisce all’Acquirente</w:delText>
          </w:r>
          <w:r w:rsidR="00D9698C" w:rsidRPr="00D9698C" w:rsidDel="00260B7F">
            <w:rPr>
              <w:rFonts w:ascii="Verdana" w:hAnsi="Verdana"/>
              <w:sz w:val="20"/>
              <w:szCs w:val="20"/>
              <w:rPrChange w:id="4013" w:author="Avv. Rosario Panzariello" w:date="2026-09-15T11:41:00Z">
                <w:rPr/>
              </w:rPrChange>
            </w:rPr>
            <w:delText>, dando così esecuzione alle commissioni di vendita e di acquisto relative alla specifica operazione</w:delText>
          </w:r>
        </w:del>
      </w:ins>
      <w:del w:id="4014" w:author="Avv. Rosario Panzariello" w:date="2026-09-18T16:21:00Z" w16du:dateUtc="2026-09-18T14:21:00Z">
        <w:r w:rsidRPr="00D9698C" w:rsidDel="00260B7F">
          <w:rPr>
            <w:rFonts w:ascii="Verdana" w:hAnsi="Verdana"/>
            <w:sz w:val="20"/>
            <w:szCs w:val="20"/>
          </w:rPr>
          <w:delText xml:space="preserve">in qualità di commissionario, trasferisce il Contratto di compravendita ai rispettivi committenti di acquisto e vendita attraverso la Rivendita. </w:delText>
        </w:r>
        <w:bookmarkEnd w:id="4003"/>
        <w:r w:rsidRPr="00D9698C" w:rsidDel="00260B7F">
          <w:rPr>
            <w:rFonts w:ascii="Verdana" w:hAnsi="Verdana"/>
            <w:sz w:val="20"/>
            <w:szCs w:val="20"/>
          </w:rPr>
          <w:delText>Pertanto, il Veicolo viene formalmente acquistato da Fleequid presso il Venditore per poi</w:delText>
        </w:r>
        <w:r w:rsidRPr="000532C5" w:rsidDel="00260B7F">
          <w:rPr>
            <w:rFonts w:ascii="Verdana" w:hAnsi="Verdana"/>
            <w:sz w:val="20"/>
            <w:szCs w:val="20"/>
          </w:rPr>
          <w:delText xml:space="preserve"> essere ritrasferito all'Acquirente </w:delText>
        </w:r>
        <w:r w:rsidR="000923A3" w:rsidRPr="000532C5" w:rsidDel="00260B7F">
          <w:rPr>
            <w:rFonts w:ascii="Verdana" w:hAnsi="Verdana"/>
            <w:sz w:val="20"/>
            <w:szCs w:val="20"/>
          </w:rPr>
          <w:delText>finale (e sostanziale)</w:delText>
        </w:r>
        <w:r w:rsidRPr="000532C5" w:rsidDel="00260B7F">
          <w:rPr>
            <w:rFonts w:ascii="Verdana" w:hAnsi="Verdana"/>
            <w:sz w:val="20"/>
            <w:szCs w:val="20"/>
          </w:rPr>
          <w:delText xml:space="preserve">, che </w:delText>
        </w:r>
        <w:r w:rsidR="000923A3" w:rsidRPr="000532C5" w:rsidDel="00260B7F">
          <w:rPr>
            <w:rFonts w:ascii="Verdana" w:hAnsi="Verdana"/>
            <w:sz w:val="20"/>
            <w:szCs w:val="20"/>
          </w:rPr>
          <w:delText xml:space="preserve">ne ha conseguito </w:delText>
        </w:r>
        <w:r w:rsidRPr="000532C5" w:rsidDel="00260B7F">
          <w:rPr>
            <w:rFonts w:ascii="Verdana" w:hAnsi="Verdana"/>
            <w:sz w:val="20"/>
            <w:szCs w:val="20"/>
          </w:rPr>
          <w:delText xml:space="preserve">l’Aggiudicazione. </w:delText>
        </w:r>
      </w:del>
      <w:bookmarkEnd w:id="3972"/>
      <w:ins w:id="4015" w:author="Avv. Rosario Panzariello" w:date="2026-09-15T11:41:00Z">
        <w:del w:id="4016" w:author="Avv. Rosario Panzariello" w:date="2026-09-18T16:21:00Z" w16du:dateUtc="2026-09-18T14:21:00Z">
          <w:r w:rsidR="008705F2" w:rsidRPr="008705F2" w:rsidDel="00260B7F">
            <w:rPr>
              <w:rFonts w:ascii="Verdana" w:hAnsi="Verdana"/>
              <w:sz w:val="20"/>
              <w:szCs w:val="20"/>
            </w:rPr>
            <w:delText xml:space="preserve">L’acquisto del Veicolo da parte di Fleequid nell’ambito della Rivendita è </w:delText>
          </w:r>
          <w:r w:rsidR="008705F2" w:rsidRPr="008705F2" w:rsidDel="00260B7F">
            <w:rPr>
              <w:rFonts w:ascii="Verdana" w:hAnsi="Verdana"/>
              <w:sz w:val="20"/>
              <w:szCs w:val="20"/>
              <w:rPrChange w:id="4017" w:author="Avv. Rosario Panzariello" w:date="2026-09-15T11:41:00Z">
                <w:rPr>
                  <w:rFonts w:ascii="Verdana" w:hAnsi="Verdana"/>
                  <w:b/>
                  <w:bCs/>
                  <w:sz w:val="20"/>
                  <w:szCs w:val="20"/>
                </w:rPr>
              </w:rPrChange>
            </w:rPr>
            <w:delText>strumentale e funzionale al successivo trasferimento all’Acquirente</w:delText>
          </w:r>
          <w:r w:rsidR="008705F2" w:rsidRPr="008705F2" w:rsidDel="00260B7F">
            <w:rPr>
              <w:rFonts w:ascii="Verdana" w:hAnsi="Verdana"/>
              <w:sz w:val="20"/>
              <w:szCs w:val="20"/>
            </w:rPr>
            <w:delText>, che resta l’acquirente sostanziale dell’operazione; Fleequid assume la posizione di acquirente e successivo venditore esclusivamente nei limiti e per gli effetti propri dell’esecuzione della commissione, ferme le specifiche disposizioni delle presenti Condizioni Generali in materia di garanzia, responsabilità e collegamento tra i rapporti contrattuali.</w:delText>
          </w:r>
          <w:r w:rsidR="008705F2" w:rsidRPr="008705F2" w:rsidDel="00260B7F">
            <w:rPr>
              <w:rFonts w:ascii="Verdana" w:hAnsi="Verdana"/>
              <w:sz w:val="20"/>
              <w:szCs w:val="20"/>
              <w:rPrChange w:id="4018" w:author="Avv. Rosario Panzariello" w:date="2026-09-15T11:41:00Z">
                <w:rPr>
                  <w:b/>
                  <w:bCs/>
                </w:rPr>
              </w:rPrChange>
            </w:rPr>
            <w:delText xml:space="preserve"> </w:delText>
          </w:r>
          <w:r w:rsidR="008705F2" w:rsidRPr="008705F2" w:rsidDel="00260B7F">
            <w:rPr>
              <w:rFonts w:ascii="Verdana" w:hAnsi="Verdana"/>
              <w:sz w:val="20"/>
              <w:szCs w:val="20"/>
              <w:rPrChange w:id="4019" w:author="Avv. Rosario Panzariello" w:date="2026-09-15T11:41:00Z">
                <w:rPr>
                  <w:rFonts w:ascii="Verdana" w:hAnsi="Verdana"/>
                  <w:b/>
                  <w:bCs/>
                  <w:sz w:val="20"/>
                  <w:szCs w:val="20"/>
                </w:rPr>
              </w:rPrChange>
            </w:rPr>
            <w:delText>Il perfezionamento dell’Accordo vincolante non determina, di per sé, l’obbligo di Fleequid di acquistare immediatamente il Veicolo dal Venditore.</w:delText>
          </w:r>
          <w:r w:rsidR="008705F2" w:rsidRPr="008705F2" w:rsidDel="00260B7F">
            <w:rPr>
              <w:rFonts w:ascii="Verdana" w:hAnsi="Verdana"/>
              <w:sz w:val="20"/>
              <w:szCs w:val="20"/>
            </w:rPr>
            <w:delText xml:space="preserve"> L’acquisto da parte di Fleequid ai fini della Rivendita e il successivo trasferimento all’Acquirente hanno luogo esclusivamente al ricorrere dei presupposti previsti dall’art. 8.8 e, in particolare, a seguito dell’integrale adempimento dell’obbligo di pagamento dell’Acquirente ai sensi dell’art. 12, salvo quanto diversamente previsto dalle Condizioni Specifiche applicabili</w:delText>
          </w:r>
        </w:del>
        <w:r w:rsidR="008705F2" w:rsidRPr="008705F2">
          <w:rPr>
            <w:rFonts w:ascii="Verdana" w:hAnsi="Verdana"/>
            <w:sz w:val="20"/>
            <w:szCs w:val="20"/>
          </w:rPr>
          <w:t>.</w:t>
        </w:r>
      </w:ins>
      <w:ins w:id="4020" w:author="Avv. Rosario Panzariello" w:date="2026-09-19T09:02:00Z" w16du:dateUtc="2026-09-19T07:02:00Z">
        <w:r w:rsidR="004A6E65" w:rsidRPr="004A6E65">
          <w:t xml:space="preserve"> </w:t>
        </w:r>
        <w:r w:rsidR="004A6E65" w:rsidRPr="004A6E65">
          <w:rPr>
            <w:rFonts w:ascii="Verdana" w:hAnsi="Verdana"/>
            <w:sz w:val="20"/>
            <w:szCs w:val="20"/>
          </w:rPr>
          <w:t>L'esecuzione della Rivendita mediante acquisto del Veicolo da parte di Fleequid resta inoltre subordinata, sino al momento dell'acquisto, all'esattezza e alla completezza delle Specifiche tecniche e delle informazioni contenute nella Proposta di vendita e nell'Inserzione, nonché alla correttezza dei documenti forniti dal Venditore o comunque associati al Veicolo, secondo quanto previsto dall'art. 8.8.</w:t>
        </w:r>
      </w:ins>
    </w:p>
    <w:p w14:paraId="0235DC1A" w14:textId="74491895" w:rsidR="00445F8A" w:rsidRPr="00C61BE7" w:rsidRDefault="00445F8A">
      <w:pPr>
        <w:pStyle w:val="Paragrafoelenco"/>
        <w:numPr>
          <w:ilvl w:val="1"/>
          <w:numId w:val="1"/>
        </w:numPr>
        <w:spacing w:line="360" w:lineRule="auto"/>
        <w:ind w:left="0" w:firstLine="0"/>
        <w:jc w:val="both"/>
        <w:rPr>
          <w:ins w:id="4021" w:author="Avv. Rosario Panzariello" w:date="2026-09-18T16:21:00Z" w16du:dateUtc="2026-09-18T14:21:00Z"/>
          <w:rFonts w:ascii="Verdana" w:hAnsi="Verdana"/>
          <w:sz w:val="20"/>
          <w:szCs w:val="20"/>
        </w:rPr>
        <w:pPrChange w:id="4022" w:author="Avv. Rosario Panzariello" w:date="2026-09-18T16:22:00Z" w16du:dateUtc="2026-09-18T14:22:00Z">
          <w:pPr>
            <w:pStyle w:val="Paragrafoelenco"/>
            <w:numPr>
              <w:ilvl w:val="1"/>
              <w:numId w:val="1"/>
            </w:numPr>
            <w:spacing w:line="360" w:lineRule="auto"/>
            <w:ind w:left="0" w:hanging="720"/>
            <w:jc w:val="both"/>
          </w:pPr>
        </w:pPrChange>
      </w:pPr>
      <w:ins w:id="4023" w:author="Avv. Rosario Panzariello" w:date="2026-09-18T16:21:00Z" w16du:dateUtc="2026-09-18T14:21:00Z">
        <w:r w:rsidRPr="00445F8A">
          <w:rPr>
            <w:rFonts w:ascii="Verdana" w:hAnsi="Verdana"/>
            <w:sz w:val="20"/>
            <w:szCs w:val="20"/>
          </w:rPr>
          <w:t xml:space="preserve">Il prezzo del Veicolo dovuto da Fleequid al Venditore nella Rivendita (il "Prezzo di acquisto netto") corrisponde al Prezzo di vendita all'Acquirente al netto delle Commissioni a carico del Venditore, delle Tariffe e di ogni altra somma dovuta dal Venditore a Fleequid ai sensi delle presenti Condizioni Generali. Il Venditore autorizza espressamente Fleequid a operare la </w:t>
        </w:r>
        <w:r w:rsidRPr="00445F8A">
          <w:rPr>
            <w:rFonts w:ascii="Verdana" w:hAnsi="Verdana"/>
            <w:sz w:val="20"/>
            <w:szCs w:val="20"/>
          </w:rPr>
          <w:lastRenderedPageBreak/>
          <w:t>compensazione e la detrazione dei predetti importi sulle somme a lui spettanti. Il Prezzo di acquisto netto diviene esigibile esclusivamente dopo che Fleequid ha ricevuto integralmente l'Importo Totale Dovuto dall'Acquirente ai sensi dell'art. 12.2; fino a tale momento il Venditore non può vantare alcun credito esigibile nei confronti di Fleequid, né intraprendere nei suoi confronti azioni di pagamento, solleciti o azioni esecutive. La richiesta di emissione della fattura e l'eventuale emissione anticipata della stessa hanno natura amministrativa e non rendono esigibile il corrispettivo prima del momento indicato, né costituiscono conferma dell'avveramento dei presupposti previsti per l'acquisto del Veicolo da parte di Fleequid. Il superamento del Prezzo di riserva, in quanto determinato sulla base del PMIV fissato dal Venditore, assicura a quest'ultimo un incasso netto almeno pari al PMIV, salva la diversa espressa accettazione di offerte inferiori ai sensi dell'art. 10.3. Qualora la vendita sia annullata o il suo oggetto ridotto ai sensi dell'art. 14, il Prezzo di acquisto netto dovuto al Venditore è rideterminato secondo i criteri previsti dall'art. 14.5. Resta salva la deroga espressa prevista dall'art. 22.9 per le operazioni assistite da una Soluzione di finanziamento. Le disposizioni del presente comma non si applicano quando Fleequid opera quale Intermediario puro</w:t>
        </w:r>
        <w:r>
          <w:rPr>
            <w:rFonts w:ascii="Verdana" w:hAnsi="Verdana"/>
            <w:sz w:val="20"/>
            <w:szCs w:val="20"/>
          </w:rPr>
          <w:t>.</w:t>
        </w:r>
      </w:ins>
    </w:p>
    <w:p w14:paraId="54D39DBE" w14:textId="4BD2AF0F"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ins w:id="4024" w:author="Avv. Rosario Panzariello" w:date="2026-09-15T11:43:00Z">
        <w:r w:rsidRPr="00E45CF2">
          <w:rPr>
            <w:rFonts w:ascii="Verdana" w:hAnsi="Verdana"/>
            <w:sz w:val="20"/>
            <w:szCs w:val="20"/>
          </w:rPr>
          <w:t xml:space="preserve">Quando Fleequid procede mediante </w:t>
        </w:r>
        <w:r w:rsidRPr="00E45CF2">
          <w:rPr>
            <w:rFonts w:ascii="Verdana" w:hAnsi="Verdana"/>
            <w:sz w:val="20"/>
            <w:szCs w:val="20"/>
            <w:rPrChange w:id="4025" w:author="Avv. Rosario Panzariello" w:date="2026-09-15T11:43:00Z">
              <w:rPr>
                <w:rFonts w:ascii="Verdana" w:hAnsi="Verdana"/>
                <w:b/>
                <w:bCs/>
                <w:sz w:val="20"/>
                <w:szCs w:val="20"/>
              </w:rPr>
            </w:rPrChange>
          </w:rPr>
          <w:t>Rivendita</w:t>
        </w:r>
        <w:r w:rsidRPr="00E45CF2">
          <w:rPr>
            <w:rFonts w:ascii="Verdana" w:hAnsi="Verdana"/>
            <w:sz w:val="20"/>
            <w:szCs w:val="20"/>
          </w:rPr>
          <w:t xml:space="preserve">, </w:t>
        </w:r>
      </w:ins>
      <w:ins w:id="4026" w:author="Avv. Rosario Panzariello" w:date="2026-09-18T16:22:00Z" w16du:dateUtc="2026-09-18T14:22:00Z">
        <w:r w:rsidR="00E8303D" w:rsidRPr="00E8303D">
          <w:rPr>
            <w:rFonts w:ascii="Verdana" w:hAnsi="Verdana"/>
            <w:sz w:val="20"/>
            <w:szCs w:val="20"/>
          </w:rPr>
          <w:t>il Venditore è tenuto, su richiesta di Fleequid, a emettere nei confronti di quest'ultima la fattura relativa alla vendita del Veicolo entro 5 (cinque) giorni dalla richiesta, in Euro e in conformità agli importi, ai dati e alle indicazioni comunicati da Fleequid. La fattura riporta il Prezzo di vendita all'Acquirente nonché le Commissioni, le Tariffe e gli eventuali rimborsi spese dovuti a Fleequid, oltre all'IVA ove dovuta per legge; dopo aver operato la compensazione di quanto dovuto ai sensi dell'art. 17.4, Fleequid salda la fattura al Venditore nei termini ivi previsti. In caso di ritardo imputabile al Venditore nell'emissione o nella trasmissione della fattura oltre il predetto termine, il Venditore è tenuto a corrispondere a Fleequid una penale pari a € 150,00 (euro centocinquanta/00) per ciascun giorno di ritardo e per ciascun Veicolo interessato, sino all'adempimento, che Fleequid ha diritto di compensare sull'importo della fattura, fatto salvo il risarcimento del maggior danno. Qualora, per effetto del mancato pagamento dell'Acquirente,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anche in conseguenza di una nuova vendita del Veicolo a un diverso Offerente per un importo differente, il Venditore è tenuto a provvedervi entro 5 (cinque) giorni dalla richiesta di Fleequid; in caso di ritardo imputabile al Venditore trova applicazione la medesima penale giornaliera, che Fleequid ha diritto di compensare o detrarre da successive spettanze. Restano ferme le disposizioni degli artt. 15 e 16.2 relative alle restituzioni, alla documentazione fiscale e agli ulteriori adempimenti necessari all'esecuzione o al ripristino dell'operazione</w:t>
        </w:r>
      </w:ins>
      <w:ins w:id="4027" w:author="Avv. Rosario Panzariello" w:date="2026-09-15T11:48:00Z">
        <w:del w:id="4028" w:author="Avv. Rosario Panzariello" w:date="2026-09-18T16:22:00Z" w16du:dateUtc="2026-09-18T14:22:00Z">
          <w:r w:rsidR="00BA261F" w:rsidRPr="00BA261F" w:rsidDel="00E8303D">
            <w:rPr>
              <w:rFonts w:ascii="Verdana" w:hAnsi="Verdana"/>
              <w:sz w:val="20"/>
              <w:szCs w:val="20"/>
            </w:rPr>
            <w:delText xml:space="preserve">il Venditore è tenuto, su richiesta di Fleequid, a emettere nei confronti di quest’ultima la </w:delText>
          </w:r>
          <w:r w:rsidR="00BA261F" w:rsidRPr="00177B3A" w:rsidDel="00E8303D">
            <w:rPr>
              <w:rFonts w:ascii="Verdana" w:hAnsi="Verdana"/>
              <w:sz w:val="20"/>
              <w:szCs w:val="20"/>
              <w:rPrChange w:id="4029" w:author="Avv. Rosario Panzariello" w:date="2026-09-15T11:48:00Z">
                <w:rPr>
                  <w:rFonts w:ascii="Verdana" w:hAnsi="Verdana"/>
                  <w:b/>
                  <w:bCs/>
                  <w:sz w:val="20"/>
                  <w:szCs w:val="20"/>
                </w:rPr>
              </w:rPrChange>
            </w:rPr>
            <w:delText>fattura relativa alla vendita del Veicolo entro 5 (cinque) giorni</w:delText>
          </w:r>
          <w:r w:rsidR="00BA261F" w:rsidRPr="00BA261F" w:rsidDel="00E8303D">
            <w:rPr>
              <w:rFonts w:ascii="Verdana" w:hAnsi="Verdana"/>
              <w:sz w:val="20"/>
              <w:szCs w:val="20"/>
            </w:rPr>
            <w:delText xml:space="preserve"> dalla richiesta, secondo gli importi, i dati e le indicazioni necessarie alla corretta esecuzione dell’operazione comunicati da Fleequid.</w:delText>
          </w:r>
          <w:r w:rsidR="00BA261F" w:rsidDel="00E8303D">
            <w:rPr>
              <w:rFonts w:ascii="Verdana" w:hAnsi="Verdana"/>
              <w:sz w:val="20"/>
              <w:szCs w:val="20"/>
            </w:rPr>
            <w:delText xml:space="preserve"> </w:delText>
          </w:r>
          <w:r w:rsidR="00177B3A" w:rsidRPr="00177B3A" w:rsidDel="00E8303D">
            <w:rPr>
              <w:rFonts w:ascii="Verdana" w:hAnsi="Verdana"/>
              <w:sz w:val="20"/>
              <w:szCs w:val="20"/>
            </w:rPr>
            <w:delText>La richiesta di emissione della fattura e l’eventuale emissione anticipata della stessa hanno natura amministrativa e non costituiscono, di per sé, conferma dell’avveramento dei presupposti previsti dalle presenti Condizioni Generali per l’acquisto del Veicolo da parte di Fleequid né rendono esigibile il relativo corrispettivo prima del momento previsto dalle presenti Condizioni Generali.</w:delText>
          </w:r>
          <w:r w:rsidR="00177B3A" w:rsidDel="00E8303D">
            <w:rPr>
              <w:rFonts w:ascii="Verdana" w:hAnsi="Verdana"/>
              <w:sz w:val="20"/>
              <w:szCs w:val="20"/>
            </w:rPr>
            <w:delText xml:space="preserve"> </w:delText>
          </w:r>
          <w:r w:rsidR="00177B3A" w:rsidRPr="00177B3A" w:rsidDel="00E8303D">
            <w:rPr>
              <w:rFonts w:ascii="Verdana" w:hAnsi="Verdana"/>
              <w:sz w:val="20"/>
              <w:szCs w:val="20"/>
            </w:rPr>
            <w:delText>In caso di ritardo imputabile al Venditore nell’emissione o nella trasmissione della fattura oltre il predetto termine, il Venditore è tenuto a corrispondere a Fleequid una penale pari a € 150,00 (euro centocinquanta/00) per ciascun giorno di ritardo e per ciascun Veicolo interessato, sino all’adempimento, fatto salvo il risarcimento del maggior danno.</w:delText>
          </w:r>
          <w:r w:rsidR="00177B3A" w:rsidRPr="00177B3A" w:rsidDel="00E8303D">
            <w:rPr>
              <w:rFonts w:ascii="Verdana" w:hAnsi="Verdana"/>
              <w:sz w:val="20"/>
              <w:szCs w:val="20"/>
              <w:rPrChange w:id="4030" w:author="Avv. Rosario Panzariello" w:date="2026-09-15T11:48:00Z">
                <w:rPr/>
              </w:rPrChange>
            </w:rPr>
            <w:delText xml:space="preserve">  </w:delText>
          </w:r>
          <w:r w:rsidR="00177B3A" w:rsidRPr="00177B3A" w:rsidDel="00E8303D">
            <w:rPr>
              <w:rFonts w:ascii="Verdana" w:hAnsi="Verdana"/>
              <w:sz w:val="20"/>
              <w:szCs w:val="20"/>
            </w:rPr>
            <w:delText>Qualora, per effetto dell’Annullamento della vendita, della riduzione del suo oggetto, della rettifica dell’operazione o per altra causa prevista dalle presenti Condizioni Generali, si renda necessaria l’emissione di una nota di credito, di un documento di storno o rettifica ovvero la riemissione della fattura, il Venditore è tenuto a provvedervi entro 5 (cinque) giorni dalla richiesta di Fleequid. In caso di ritardo imputabile al Venditore trova applicazione la medesima penale di € 150,00 per ciascun giorno di ritardo e per ciascun Veicolo interessato.</w:delText>
          </w:r>
          <w:r w:rsidR="00177B3A" w:rsidRPr="00177B3A" w:rsidDel="00E8303D">
            <w:rPr>
              <w:rFonts w:ascii="Verdana" w:hAnsi="Verdana"/>
              <w:sz w:val="20"/>
              <w:szCs w:val="20"/>
              <w:rPrChange w:id="4031" w:author="Avv. Rosario Panzariello" w:date="2026-09-15T11:48:00Z">
                <w:rPr/>
              </w:rPrChange>
            </w:rPr>
            <w:delText xml:space="preserve"> </w:delText>
          </w:r>
          <w:r w:rsidR="00177B3A" w:rsidRPr="00177B3A" w:rsidDel="00E8303D">
            <w:rPr>
              <w:rFonts w:ascii="Verdana" w:hAnsi="Verdana"/>
              <w:sz w:val="20"/>
              <w:szCs w:val="20"/>
            </w:rPr>
            <w:delText>Restano ferme le disposizioni degli artt. 15 e 16 relative alle restituzioni, alla documentazione fiscale e agli ulteriori adempimenti necessari all’esecuzione o al ripristino dell’operazione.</w:delText>
          </w:r>
          <w:r w:rsidR="00177B3A" w:rsidDel="00E8303D">
            <w:rPr>
              <w:rFonts w:ascii="Verdana" w:hAnsi="Verdana"/>
              <w:sz w:val="20"/>
              <w:szCs w:val="20"/>
            </w:rPr>
            <w:delText xml:space="preserve"> </w:delText>
          </w:r>
        </w:del>
      </w:ins>
      <w:del w:id="4032" w:author="Avv. Rosario Panzariello" w:date="2026-09-18T16:22:00Z" w16du:dateUtc="2026-09-18T14:22:00Z">
        <w:r w:rsidR="6E3B1677" w:rsidRPr="000532C5" w:rsidDel="00E8303D">
          <w:rPr>
            <w:rFonts w:ascii="Verdana" w:hAnsi="Verdana"/>
            <w:sz w:val="20"/>
            <w:szCs w:val="20"/>
          </w:rPr>
          <w:delText xml:space="preserve">Dopo l'Aggiudicazione, l'Acquirente riceve da Fleequid la fattura del Veicolo il cui importo corrisponderà al Prezzo </w:delText>
        </w:r>
      </w:del>
      <w:ins w:id="4033" w:author="Avv. Rosario Panzariello" w:date="2026-09-15T11:44:00Z">
        <w:del w:id="4034" w:author="Avv. Rosario Panzariello" w:date="2026-09-18T16:22:00Z" w16du:dateUtc="2026-09-18T14:22:00Z">
          <w:r w:rsidR="003F36ED" w:rsidRPr="003F36ED" w:rsidDel="00E8303D">
            <w:rPr>
              <w:rFonts w:ascii="Verdana" w:hAnsi="Verdana"/>
              <w:sz w:val="20"/>
              <w:szCs w:val="20"/>
            </w:rPr>
            <w:delText>a.</w:delText>
          </w:r>
        </w:del>
      </w:ins>
      <w:del w:id="4035" w:author="Avv. Rosario Panzariello" w:date="2026-09-15T11:44:00Z">
        <w:r w:rsidR="6E3B1677" w:rsidRPr="000532C5" w:rsidDel="006F37C3">
          <w:rPr>
            <w:rFonts w:ascii="Verdana" w:hAnsi="Verdana"/>
            <w:sz w:val="20"/>
            <w:szCs w:val="20"/>
          </w:rPr>
          <w:delText>di aggiudicazione del Veicolo maggiorato delle Commissioni dovute a Fleequid, le Tariffe per i servizi eventualmente richiesti e</w:delText>
        </w:r>
        <w:r w:rsidR="006A5E47" w:rsidRPr="000532C5" w:rsidDel="006F37C3">
          <w:rPr>
            <w:rFonts w:ascii="Verdana" w:hAnsi="Verdana"/>
            <w:sz w:val="20"/>
            <w:szCs w:val="20"/>
          </w:rPr>
          <w:delText>d</w:delText>
        </w:r>
        <w:r w:rsidR="6E3B1677" w:rsidRPr="000532C5" w:rsidDel="006F37C3">
          <w:rPr>
            <w:rFonts w:ascii="Verdana" w:hAnsi="Verdana"/>
            <w:sz w:val="20"/>
            <w:szCs w:val="20"/>
          </w:rPr>
          <w:delText xml:space="preserve"> altri eventuali rimborsi spese conformemente alle CG e ad altre eventuali pattuizioni negoziali applicabili, oltre all'eventuale IVA applicabile.</w:delText>
        </w:r>
        <w:r w:rsidR="00DD07D5" w:rsidRPr="000A6706" w:rsidDel="006F37C3">
          <w:rPr>
            <w:rFonts w:ascii="Verdana" w:hAnsi="Verdana"/>
            <w:sz w:val="20"/>
            <w:szCs w:val="20"/>
          </w:rPr>
          <w:delText xml:space="preserve"> Qualora, ai sensi delle presenti </w:delText>
        </w:r>
        <w:r w:rsidR="005C3748" w:rsidRPr="000A6706" w:rsidDel="006F37C3">
          <w:rPr>
            <w:rFonts w:ascii="Verdana" w:hAnsi="Verdana"/>
            <w:sz w:val="20"/>
            <w:szCs w:val="20"/>
          </w:rPr>
          <w:delText>CG</w:delText>
        </w:r>
        <w:r w:rsidR="00DD07D5" w:rsidRPr="000A6706" w:rsidDel="006F37C3">
          <w:rPr>
            <w:rFonts w:ascii="Verdana" w:hAnsi="Verdana"/>
            <w:sz w:val="20"/>
            <w:szCs w:val="20"/>
          </w:rPr>
          <w:delText xml:space="preserve"> e in particolare dell’art. 8.5, l’Aggiudicazione o la vendita vengano annullate, in tutto o in parte, ovvero venga ridotto il numero dei Veicoli oggetto della vendita, l’importo dovuto dall’Acquirente sarà automaticamente rideterminato in misura proporzionale ai Veicoli effettivamente trasferiti</w:delText>
        </w:r>
      </w:del>
      <w:r w:rsidR="00DD07D5" w:rsidRPr="000A6706">
        <w:rPr>
          <w:rFonts w:ascii="Verdana" w:hAnsi="Verdana"/>
          <w:sz w:val="20"/>
          <w:szCs w:val="20"/>
        </w:rPr>
        <w:t>.</w:t>
      </w:r>
    </w:p>
    <w:p w14:paraId="1B0C74D0" w14:textId="52A31B85" w:rsidR="000377F3" w:rsidRPr="000532C5" w:rsidDel="00694F52" w:rsidRDefault="00171A0E" w:rsidP="00375C84">
      <w:pPr>
        <w:pStyle w:val="Paragrafoelenco"/>
        <w:numPr>
          <w:ilvl w:val="1"/>
          <w:numId w:val="1"/>
        </w:numPr>
        <w:spacing w:line="360" w:lineRule="auto"/>
        <w:ind w:left="0" w:firstLine="0"/>
        <w:jc w:val="both"/>
        <w:rPr>
          <w:del w:id="4036" w:author="Avv. Rosario Panzariello" w:date="2026-09-15T11:52:00Z"/>
          <w:rFonts w:ascii="Verdana" w:hAnsi="Verdana"/>
          <w:sz w:val="20"/>
          <w:szCs w:val="20"/>
        </w:rPr>
      </w:pPr>
      <w:del w:id="4037" w:author="Avv. Rosario Panzariello" w:date="2026-09-15T11:52:00Z">
        <w:r w:rsidRPr="000A6706" w:rsidDel="00694F52">
          <w:rPr>
            <w:rFonts w:ascii="Verdana" w:hAnsi="Verdana"/>
            <w:sz w:val="20"/>
            <w:szCs w:val="20"/>
          </w:rPr>
          <w:delText>Salvo quanto diversamente previsto dalle presenti CG, e in particolare dagli artt. 8.5 e 10.5, c</w:delText>
        </w:r>
        <w:r w:rsidR="6E3B1677" w:rsidRPr="000A6706" w:rsidDel="00694F52">
          <w:rPr>
            <w:rFonts w:ascii="Verdana" w:hAnsi="Verdana"/>
            <w:sz w:val="20"/>
            <w:szCs w:val="20"/>
          </w:rPr>
          <w:delText>on</w:delText>
        </w:r>
        <w:r w:rsidR="6E3B1677" w:rsidRPr="000532C5" w:rsidDel="00694F52">
          <w:rPr>
            <w:rFonts w:ascii="Verdana" w:hAnsi="Verdana"/>
            <w:sz w:val="20"/>
            <w:szCs w:val="20"/>
          </w:rPr>
          <w:delText xml:space="preserve"> l'emissione della fattura da parte di Fleequid, ogni rischio relativo al Veicolo, anche il pericolo di perdita, passa all'Acquirente. </w:delText>
        </w:r>
        <w:r w:rsidR="00196AFA" w:rsidRPr="00196AFA" w:rsidDel="00694F52">
          <w:rPr>
            <w:rFonts w:ascii="Verdana" w:hAnsi="Verdana"/>
            <w:sz w:val="20"/>
            <w:szCs w:val="20"/>
          </w:rPr>
          <w:delText>L’obbligo di pagamento dell’Acquirente sorge in ogni caso a seguito dell’Aggiudicazione definitiva e della relativa richiesta di pagamento da parte di Fleequid, anche qualora l’emissione della fattura sia differita per esigenze amministrative, fiscali o connesse all’intervento di soggetti finanziatori (ivi inclusi, a titolo esemplificativo, operazioni di leasing). In tali casi, ogni riferimento alla “ricezione della fattura” contenuto nel presente articolo deve intendersi riferito alla ricezione della richiesta di pagamento trasmessa da Fleequid. L’eventuale differimento dell’emissione della fattura non sospende né differisce gli obblighi di pagamento né l’applicazione delle penali previste.</w:delText>
        </w:r>
        <w:r w:rsidR="00196AFA" w:rsidDel="00694F52">
          <w:rPr>
            <w:rFonts w:ascii="Verdana" w:hAnsi="Verdana"/>
            <w:sz w:val="20"/>
            <w:szCs w:val="20"/>
          </w:rPr>
          <w:delText xml:space="preserve"> </w:delText>
        </w:r>
        <w:r w:rsidR="6E3B1677" w:rsidRPr="000532C5" w:rsidDel="00694F52">
          <w:rPr>
            <w:rFonts w:ascii="Verdana" w:hAnsi="Verdana"/>
            <w:sz w:val="20"/>
            <w:szCs w:val="20"/>
          </w:rPr>
          <w:delText xml:space="preserve">L'Acquirente deve pagare tutto quanto dovuto a Fleequid mediante bonifico bancario entro e non oltre 3 giorni dalla ricezione della fattura corrispondente. Salvo patto contrario, l'importo deve essere pagato integralmente, senza alcuna compensazione di altri crediti dell'Acquirente nei confronti di Fleequid o del Venditore sostanziale. In particolare, l'Acquirente non può rifiutarsi di pagare quanto dovuto eccependo altre contestazioni, reali o presunte, nei confronti di Fleequid e/o del Venditore, in relazione all'Asta o ad altri rapporti contrattuali. Eventuali costi o spese aggiuntive, anche per Servizi il cui importo non sia preventivamente determinabile, potranno essere richiesti e fatturati da Fleequid anche successivamente e saranno pagati dall'acquirente entro e non oltre 3 giorni dalla ricezione della fattura corrispondente. L'Acquirente si impegna a fornire a Fleequid, tempestivamente e al massimo entro 3 giorni dalla comunicazione di Aggiudicazione, tutte le informazioni eventualmente necessarie per la fatturazione e/o intestazione dei Veicoli. Se l'Acquirente non salda le fatture emesse da Fleequid, quest'ultima potrà emettere un sollecito di pagamento. Se Fleequid non riceve </w:delText>
        </w:r>
        <w:r w:rsidR="294666AF" w:rsidRPr="000532C5" w:rsidDel="00694F52">
          <w:rPr>
            <w:rFonts w:ascii="Verdana" w:hAnsi="Verdana"/>
            <w:sz w:val="20"/>
            <w:szCs w:val="20"/>
          </w:rPr>
          <w:delText xml:space="preserve">l’intero </w:delText>
        </w:r>
        <w:r w:rsidR="6E3B1677" w:rsidRPr="000532C5" w:rsidDel="00694F52">
          <w:rPr>
            <w:rFonts w:ascii="Verdana" w:hAnsi="Verdana"/>
            <w:sz w:val="20"/>
            <w:szCs w:val="20"/>
          </w:rPr>
          <w:delText xml:space="preserve">pagamento completo entro 7 giorni, l'Acquirente riconosce e accetta il diritto di Fleequid di considerare il Contratto risolto ai sensi dell'art. 1456 c.c. e/o di annullare la vendita e/o bloccare l'utenza dell'Acquirente. Sono vietati i pagamenti parziali. In caso </w:delText>
        </w:r>
        <w:r w:rsidR="2EAFE487" w:rsidRPr="000532C5" w:rsidDel="00694F52">
          <w:rPr>
            <w:rFonts w:ascii="Verdana" w:hAnsi="Verdana"/>
            <w:sz w:val="20"/>
            <w:szCs w:val="20"/>
          </w:rPr>
          <w:delText xml:space="preserve"> di pagamento parziale: a)</w:delText>
        </w:r>
        <w:r w:rsidR="69343EF4" w:rsidRPr="000532C5" w:rsidDel="00694F52">
          <w:rPr>
            <w:rFonts w:ascii="Verdana" w:hAnsi="Verdana"/>
            <w:sz w:val="20"/>
            <w:szCs w:val="20"/>
          </w:rPr>
          <w:delText xml:space="preserve"> </w:delText>
        </w:r>
        <w:r w:rsidR="1758D07F" w:rsidRPr="000532C5" w:rsidDel="00694F52">
          <w:rPr>
            <w:rFonts w:ascii="Verdana" w:hAnsi="Verdana"/>
            <w:sz w:val="20"/>
            <w:szCs w:val="20"/>
          </w:rPr>
          <w:delText>qualora il saldo sia completato entro il termine di 3 giorni, ma con più versamenti, sarà applicata una penale amministrativa pari a € 150,00 per ciascun Veicolo aggiudicato;</w:delText>
        </w:r>
        <w:r w:rsidR="6C78ECE1" w:rsidRPr="000532C5" w:rsidDel="00694F52">
          <w:rPr>
            <w:rFonts w:ascii="Verdana" w:hAnsi="Verdana"/>
            <w:sz w:val="20"/>
            <w:szCs w:val="20"/>
          </w:rPr>
          <w:delText xml:space="preserve"> b) qualora il saldo sia completato oltre i 3 giorni ma comunque entro 7 giorni complessivi dalla data di fatturazione, sarà applicata una penale pari a € 350,00 per ciascun Veicolo, oltre agli interessi moratori ex D.lgs. 231/2002 e fatto salvo il maggior danno; c)</w:delText>
        </w:r>
        <w:r w:rsidR="648A3CA5" w:rsidRPr="000532C5" w:rsidDel="00694F52">
          <w:rPr>
            <w:rFonts w:ascii="Verdana" w:hAnsi="Verdana"/>
            <w:sz w:val="20"/>
            <w:szCs w:val="20"/>
          </w:rPr>
          <w:delText xml:space="preserve"> qualora il saldo non venga completato oltre tale termine, Fleequid potrà comunque dichiarare la risoluzione del Contratto o annullare la vendita e, oltre alle penali previste dal successivo art. 10.4), sarà applicata </w:delText>
        </w:r>
        <w:r w:rsidR="2FC3042E" w:rsidRPr="000532C5" w:rsidDel="00694F52">
          <w:rPr>
            <w:rFonts w:ascii="Verdana" w:hAnsi="Verdana"/>
            <w:sz w:val="20"/>
            <w:szCs w:val="20"/>
          </w:rPr>
          <w:delText xml:space="preserve">una </w:delText>
        </w:r>
        <w:r w:rsidR="648A3CA5" w:rsidRPr="000532C5" w:rsidDel="00694F52">
          <w:rPr>
            <w:rFonts w:ascii="Verdana" w:hAnsi="Verdana"/>
            <w:sz w:val="20"/>
            <w:szCs w:val="20"/>
          </w:rPr>
          <w:delText>penale pari a € 500,00 per ciascun Veicolo, fatto salvo il diritto al risarcimento del maggior danno.</w:delText>
        </w:r>
        <w:r w:rsidR="6C78ECE1" w:rsidRPr="000532C5" w:rsidDel="00694F52">
          <w:rPr>
            <w:rFonts w:ascii="Verdana" w:hAnsi="Verdana"/>
            <w:sz w:val="20"/>
            <w:szCs w:val="20"/>
          </w:rPr>
          <w:delText xml:space="preserve"> </w:delText>
        </w:r>
        <w:r w:rsidR="69343EF4" w:rsidRPr="000532C5" w:rsidDel="00694F52">
          <w:rPr>
            <w:rFonts w:ascii="Verdana" w:hAnsi="Verdana"/>
            <w:sz w:val="20"/>
            <w:szCs w:val="20"/>
          </w:rPr>
          <w:delText xml:space="preserve"> </w:delText>
        </w:r>
        <w:r w:rsidR="6E3B1677" w:rsidRPr="000532C5" w:rsidDel="00694F52">
          <w:rPr>
            <w:rFonts w:ascii="Verdana" w:hAnsi="Verdana"/>
            <w:sz w:val="20"/>
            <w:szCs w:val="20"/>
          </w:rPr>
          <w:delText xml:space="preserve"> </w:delText>
        </w:r>
      </w:del>
    </w:p>
    <w:p w14:paraId="0178018A" w14:textId="1226EE5D" w:rsidR="000377F3" w:rsidRPr="000532C5" w:rsidDel="00694F52" w:rsidRDefault="6E3B1677" w:rsidP="009A36BC">
      <w:pPr>
        <w:pStyle w:val="Paragrafoelenco"/>
        <w:numPr>
          <w:ilvl w:val="1"/>
          <w:numId w:val="1"/>
        </w:numPr>
        <w:spacing w:line="360" w:lineRule="auto"/>
        <w:ind w:left="0" w:firstLine="0"/>
        <w:jc w:val="both"/>
        <w:rPr>
          <w:del w:id="4038" w:author="Avv. Rosario Panzariello" w:date="2026-09-15T11:52:00Z"/>
          <w:rFonts w:ascii="Verdana" w:hAnsi="Verdana"/>
          <w:sz w:val="20"/>
          <w:szCs w:val="20"/>
        </w:rPr>
      </w:pPr>
      <w:del w:id="4039" w:author="Avv. Rosario Panzariello" w:date="2026-09-15T11:52:00Z">
        <w:r w:rsidRPr="000532C5" w:rsidDel="00694F52">
          <w:rPr>
            <w:rFonts w:ascii="Verdana" w:hAnsi="Verdana"/>
            <w:sz w:val="20"/>
            <w:szCs w:val="20"/>
          </w:rPr>
          <w:delText xml:space="preserve">Nel caso in cui Fleequid decida di risolvere il Contratto di vendita conformemente all'articolo 10.3) o di annullare la vendita per </w:delText>
        </w:r>
        <w:r w:rsidR="00017448" w:rsidDel="00694F52">
          <w:rPr>
            <w:rFonts w:ascii="Verdana" w:hAnsi="Verdana"/>
            <w:sz w:val="20"/>
            <w:szCs w:val="20"/>
          </w:rPr>
          <w:delText xml:space="preserve">ritardo o </w:delText>
        </w:r>
        <w:r w:rsidRPr="000532C5" w:rsidDel="00694F52">
          <w:rPr>
            <w:rFonts w:ascii="Verdana" w:hAnsi="Verdana"/>
            <w:sz w:val="20"/>
            <w:szCs w:val="20"/>
          </w:rPr>
          <w:delText xml:space="preserve">mancato pagamento completo da parte dell'Acquirente, Fleequid avrà </w:delText>
        </w:r>
        <w:r w:rsidR="00F47926" w:rsidRPr="000532C5" w:rsidDel="00694F52">
          <w:rPr>
            <w:rFonts w:ascii="Verdana" w:hAnsi="Verdana"/>
            <w:sz w:val="20"/>
            <w:szCs w:val="20"/>
          </w:rPr>
          <w:delText xml:space="preserve">comunque </w:delText>
        </w:r>
        <w:r w:rsidRPr="000532C5" w:rsidDel="00694F52">
          <w:rPr>
            <w:rFonts w:ascii="Verdana" w:hAnsi="Verdana"/>
            <w:sz w:val="20"/>
            <w:szCs w:val="20"/>
          </w:rPr>
          <w:delText>diritto al pagamento delle Commissioni</w:delText>
        </w:r>
        <w:r w:rsidR="50CC314A" w:rsidRPr="000532C5" w:rsidDel="00694F52">
          <w:rPr>
            <w:rFonts w:ascii="Verdana" w:hAnsi="Verdana"/>
            <w:sz w:val="20"/>
            <w:szCs w:val="20"/>
          </w:rPr>
          <w:delText xml:space="preserve"> in misura triplicata a titolo di penale</w:delText>
        </w:r>
        <w:r w:rsidRPr="000532C5" w:rsidDel="00694F52">
          <w:rPr>
            <w:rFonts w:ascii="Verdana" w:hAnsi="Verdana"/>
            <w:sz w:val="20"/>
            <w:szCs w:val="20"/>
          </w:rPr>
          <w:delText xml:space="preserve">, delle Tariffe per i servizi già resi </w:delText>
        </w:r>
        <w:r w:rsidR="20E8A148" w:rsidRPr="000532C5" w:rsidDel="00694F52">
          <w:rPr>
            <w:rFonts w:ascii="Verdana" w:hAnsi="Verdana"/>
            <w:sz w:val="20"/>
            <w:szCs w:val="20"/>
          </w:rPr>
          <w:delText xml:space="preserve">nonché </w:delText>
        </w:r>
        <w:r w:rsidR="34385996" w:rsidRPr="000532C5" w:rsidDel="00694F52">
          <w:rPr>
            <w:rFonts w:ascii="Verdana" w:hAnsi="Verdana"/>
            <w:sz w:val="20"/>
            <w:szCs w:val="20"/>
          </w:rPr>
          <w:delText xml:space="preserve">al </w:delText>
        </w:r>
        <w:r w:rsidR="27E13801" w:rsidRPr="000532C5" w:rsidDel="00694F52">
          <w:rPr>
            <w:rFonts w:ascii="Verdana" w:hAnsi="Verdana"/>
            <w:sz w:val="20"/>
            <w:szCs w:val="20"/>
          </w:rPr>
          <w:delText xml:space="preserve">versamento </w:delText>
        </w:r>
        <w:r w:rsidRPr="000532C5" w:rsidDel="00694F52">
          <w:rPr>
            <w:rFonts w:ascii="Verdana" w:hAnsi="Verdana"/>
            <w:sz w:val="20"/>
            <w:szCs w:val="20"/>
          </w:rPr>
          <w:delText xml:space="preserve">di una penale di € 1.000,00 per ciascuno dei Veicoli oggetto di Aggiudicazione. </w:delText>
        </w:r>
        <w:r w:rsidR="00BD452B" w:rsidRPr="00813863" w:rsidDel="00694F52">
          <w:rPr>
            <w:rFonts w:ascii="Verdana" w:hAnsi="Verdana"/>
            <w:sz w:val="20"/>
            <w:szCs w:val="20"/>
          </w:rPr>
          <w:delText>Il Venditore</w:delText>
        </w:r>
        <w:r w:rsidR="00017448" w:rsidDel="00694F52">
          <w:rPr>
            <w:rFonts w:ascii="Verdana" w:hAnsi="Verdana"/>
            <w:sz w:val="20"/>
            <w:szCs w:val="20"/>
          </w:rPr>
          <w:delText>, da parte sua,</w:delText>
        </w:r>
        <w:r w:rsidR="00BD452B" w:rsidRPr="00813863" w:rsidDel="00694F52">
          <w:rPr>
            <w:rFonts w:ascii="Verdana" w:hAnsi="Verdana"/>
            <w:sz w:val="20"/>
            <w:szCs w:val="20"/>
          </w:rPr>
          <w:delText xml:space="preserve"> riconosce ed accetta sin d’ora la facoltà di Fleequid di annullare la vendita o risolvere il Contratto nei casi </w:delText>
        </w:r>
        <w:r w:rsidR="00017448" w:rsidDel="00694F52">
          <w:rPr>
            <w:rFonts w:ascii="Verdana" w:hAnsi="Verdana"/>
            <w:sz w:val="20"/>
            <w:szCs w:val="20"/>
          </w:rPr>
          <w:delText>di cui all’art. 10.3) per fatti imputabili</w:delText>
        </w:r>
        <w:r w:rsidR="00BD452B" w:rsidRPr="00813863" w:rsidDel="00694F52">
          <w:rPr>
            <w:rFonts w:ascii="Verdana" w:hAnsi="Verdana"/>
            <w:sz w:val="20"/>
            <w:szCs w:val="20"/>
          </w:rPr>
          <w:delText xml:space="preserve"> </w:delText>
        </w:r>
        <w:r w:rsidR="00017448" w:rsidDel="00694F52">
          <w:rPr>
            <w:rFonts w:ascii="Verdana" w:hAnsi="Verdana"/>
            <w:sz w:val="20"/>
            <w:szCs w:val="20"/>
          </w:rPr>
          <w:delText>a</w:delText>
        </w:r>
        <w:r w:rsidR="00BD452B" w:rsidRPr="00813863" w:rsidDel="00694F52">
          <w:rPr>
            <w:rFonts w:ascii="Verdana" w:hAnsi="Verdana"/>
            <w:sz w:val="20"/>
            <w:szCs w:val="20"/>
          </w:rPr>
          <w:delText>ll’Acquirente, rinunciando espressamente a ogni pretesa o eccezione nei confronti di Fleequid per gli effetti derivanti da tali decisioni.</w:delText>
        </w:r>
      </w:del>
    </w:p>
    <w:p w14:paraId="54A91E52" w14:textId="572427C2" w:rsidR="000377F3" w:rsidRDefault="6E3B1677" w:rsidP="009A36BC">
      <w:pPr>
        <w:pStyle w:val="Paragrafoelenco"/>
        <w:numPr>
          <w:ilvl w:val="1"/>
          <w:numId w:val="1"/>
        </w:numPr>
        <w:spacing w:line="360" w:lineRule="auto"/>
        <w:ind w:left="0" w:firstLine="0"/>
        <w:jc w:val="both"/>
        <w:rPr>
          <w:ins w:id="4040" w:author="Avv. Rosario Panzariello" w:date="2026-09-18T16:23:00Z" w16du:dateUtc="2026-09-18T14:23:00Z"/>
          <w:rFonts w:ascii="Verdana" w:hAnsi="Verdana"/>
          <w:sz w:val="20"/>
          <w:szCs w:val="20"/>
        </w:rPr>
      </w:pPr>
      <w:r w:rsidRPr="00B51706">
        <w:rPr>
          <w:rFonts w:ascii="Verdana" w:hAnsi="Verdana"/>
          <w:sz w:val="20"/>
          <w:szCs w:val="20"/>
        </w:rPr>
        <w:t>L'Acquirente riconosce e accetta che</w:t>
      </w:r>
      <w:ins w:id="4041" w:author="Avv. Rosario Panzariello" w:date="2026-09-15T11:52:00Z">
        <w:r w:rsidR="00567F03" w:rsidRPr="00B51706">
          <w:rPr>
            <w:rFonts w:ascii="Verdana" w:hAnsi="Verdana"/>
            <w:sz w:val="20"/>
            <w:szCs w:val="20"/>
          </w:rPr>
          <w:t xml:space="preserve">, </w:t>
        </w:r>
        <w:r w:rsidR="00567F03" w:rsidRPr="00FD13FE">
          <w:rPr>
            <w:rFonts w:ascii="Verdana" w:hAnsi="Verdana"/>
            <w:sz w:val="20"/>
            <w:szCs w:val="20"/>
          </w:rPr>
          <w:t xml:space="preserve">nella Vendita in commissione eseguita </w:t>
        </w:r>
        <w:r w:rsidR="00567F03" w:rsidRPr="00B51706">
          <w:rPr>
            <w:rFonts w:ascii="Verdana" w:hAnsi="Verdana"/>
            <w:sz w:val="20"/>
            <w:szCs w:val="20"/>
          </w:rPr>
          <w:t xml:space="preserve">mediante Rivendita, l’acquisto del Veicolo </w:t>
        </w:r>
      </w:ins>
      <w:del w:id="4042" w:author="Avv. Rosario Panzariello" w:date="2026-09-15T11:52:00Z">
        <w:r w:rsidRPr="00B51706" w:rsidDel="00567F03">
          <w:rPr>
            <w:rFonts w:ascii="Verdana" w:hAnsi="Verdana"/>
            <w:sz w:val="20"/>
            <w:szCs w:val="20"/>
          </w:rPr>
          <w:delText xml:space="preserve"> il Contratto di compravendita concluso con Fleequid a seguito dell'Aggiudicazione non può essere annullato se non </w:delText>
        </w:r>
      </w:del>
      <w:r w:rsidRPr="00B51706">
        <w:rPr>
          <w:rFonts w:ascii="Verdana" w:hAnsi="Verdana"/>
          <w:sz w:val="20"/>
          <w:szCs w:val="20"/>
        </w:rPr>
        <w:t>da</w:t>
      </w:r>
      <w:ins w:id="4043" w:author="Avv. Rosario Panzariello" w:date="2026-09-15T11:53:00Z">
        <w:r w:rsidR="00567F03" w:rsidRPr="00B51706">
          <w:rPr>
            <w:rFonts w:ascii="Verdana" w:hAnsi="Verdana"/>
            <w:sz w:val="20"/>
            <w:szCs w:val="20"/>
          </w:rPr>
          <w:t xml:space="preserve"> parte</w:t>
        </w:r>
      </w:ins>
      <w:r w:rsidRPr="00B51706">
        <w:rPr>
          <w:rFonts w:ascii="Verdana" w:hAnsi="Verdana"/>
          <w:sz w:val="20"/>
          <w:szCs w:val="20"/>
        </w:rPr>
        <w:t xml:space="preserve"> </w:t>
      </w:r>
      <w:ins w:id="4044" w:author="Avv. Rosario Panzariello" w:date="2026-09-15T11:53:00Z">
        <w:r w:rsidR="002B1D2B" w:rsidRPr="00B51706">
          <w:rPr>
            <w:rFonts w:ascii="Verdana" w:hAnsi="Verdana"/>
            <w:sz w:val="20"/>
            <w:szCs w:val="20"/>
          </w:rPr>
          <w:t xml:space="preserve">di </w:t>
        </w:r>
      </w:ins>
      <w:r w:rsidRPr="00B51706">
        <w:rPr>
          <w:rFonts w:ascii="Verdana" w:hAnsi="Verdana"/>
          <w:sz w:val="20"/>
          <w:szCs w:val="20"/>
        </w:rPr>
        <w:t xml:space="preserve">Fleequid </w:t>
      </w:r>
      <w:ins w:id="4045" w:author="Avv. Rosario Panzariello" w:date="2026-09-15T11:53:00Z">
        <w:r w:rsidR="002B1D2B" w:rsidRPr="00B51706">
          <w:rPr>
            <w:rFonts w:ascii="Verdana" w:hAnsi="Verdana"/>
            <w:sz w:val="20"/>
            <w:szCs w:val="20"/>
          </w:rPr>
          <w:t xml:space="preserve">è esclusivamente strumentale alla sua successiva Rivendita all’Acquirente e che </w:t>
        </w:r>
        <w:r w:rsidR="002B1D2B" w:rsidRPr="00B51706">
          <w:rPr>
            <w:rFonts w:ascii="Verdana" w:hAnsi="Verdana"/>
            <w:sz w:val="20"/>
            <w:szCs w:val="20"/>
            <w:rPrChange w:id="4046" w:author="Avv. Rosario Panzariello" w:date="2026-09-15T11:58:00Z">
              <w:rPr>
                <w:rFonts w:ascii="Verdana" w:hAnsi="Verdana"/>
                <w:b/>
                <w:bCs/>
                <w:sz w:val="20"/>
                <w:szCs w:val="20"/>
              </w:rPr>
            </w:rPrChange>
          </w:rPr>
          <w:t>l’esecuzione dell’operazione avviene</w:t>
        </w:r>
        <w:r w:rsidR="00420341" w:rsidRPr="00B51706">
          <w:rPr>
            <w:rFonts w:ascii="Verdana" w:hAnsi="Verdana"/>
            <w:sz w:val="20"/>
            <w:szCs w:val="20"/>
            <w:rPrChange w:id="4047" w:author="Avv. Rosario Panzariello" w:date="2026-09-15T11:58:00Z">
              <w:rPr>
                <w:rFonts w:ascii="Verdana" w:hAnsi="Verdana"/>
                <w:b/>
                <w:bCs/>
                <w:sz w:val="20"/>
                <w:szCs w:val="20"/>
              </w:rPr>
            </w:rPrChange>
          </w:rPr>
          <w:t xml:space="preserve"> </w:t>
        </w:r>
      </w:ins>
      <w:del w:id="4048" w:author="Avv. Rosario Panzariello" w:date="2026-09-15T11:53:00Z">
        <w:r w:rsidRPr="00B51706" w:rsidDel="002B1D2B">
          <w:rPr>
            <w:rFonts w:ascii="Verdana" w:hAnsi="Verdana"/>
            <w:sz w:val="20"/>
            <w:szCs w:val="20"/>
          </w:rPr>
          <w:delText>nei termini e con le modalità previste dalle CG o da altre pattuizioni negoziali applicabili. L'Acquirente comprende e accetta che la Rivendita è effettuata da Fleequid unicamente per agevolare il trasferimento del veicolo dal Venditore sostanziale all'Acquirente. Il Contratto di vendita tra Fleequid e l'Acquirente è soggetto alla clausola</w:delText>
        </w:r>
      </w:del>
      <w:r w:rsidRPr="00B51706">
        <w:rPr>
          <w:rFonts w:ascii="Verdana" w:hAnsi="Verdana"/>
          <w:sz w:val="20"/>
          <w:szCs w:val="20"/>
        </w:rPr>
        <w:t xml:space="preserve"> "</w:t>
      </w:r>
      <w:r w:rsidRPr="00B51706">
        <w:rPr>
          <w:rFonts w:ascii="Verdana" w:hAnsi="Verdana"/>
          <w:sz w:val="20"/>
          <w:szCs w:val="20"/>
          <w:rPrChange w:id="4049" w:author="Avv. Rosario Panzariello" w:date="2026-09-15T11:58:00Z">
            <w:rPr>
              <w:rFonts w:ascii="Verdana" w:hAnsi="Verdana"/>
              <w:i/>
              <w:iCs/>
              <w:sz w:val="20"/>
              <w:szCs w:val="20"/>
            </w:rPr>
          </w:rPrChange>
        </w:rPr>
        <w:t>salvo il venduto</w:t>
      </w:r>
      <w:r w:rsidRPr="00B51706">
        <w:rPr>
          <w:rFonts w:ascii="Verdana" w:hAnsi="Verdana"/>
          <w:sz w:val="20"/>
          <w:szCs w:val="20"/>
        </w:rPr>
        <w:t>"</w:t>
      </w:r>
      <w:del w:id="4050" w:author="Avv. Rosario Panzariello" w:date="2026-09-15T11:54:00Z">
        <w:r w:rsidRPr="00B51706" w:rsidDel="00420341">
          <w:rPr>
            <w:rFonts w:ascii="Verdana" w:hAnsi="Verdana"/>
            <w:sz w:val="20"/>
            <w:szCs w:val="20"/>
          </w:rPr>
          <w:delText xml:space="preserve"> e</w:delText>
        </w:r>
      </w:del>
      <w:r w:rsidRPr="00B51706">
        <w:rPr>
          <w:rFonts w:ascii="Verdana" w:hAnsi="Verdana"/>
          <w:sz w:val="20"/>
          <w:szCs w:val="20"/>
        </w:rPr>
        <w:t xml:space="preserve">, </w:t>
      </w:r>
      <w:del w:id="4051" w:author="Avv. Rosario Panzariello" w:date="2026-09-15T11:54:00Z">
        <w:r w:rsidRPr="00B51706" w:rsidDel="00420341">
          <w:rPr>
            <w:rFonts w:ascii="Verdana" w:hAnsi="Verdana"/>
            <w:sz w:val="20"/>
            <w:szCs w:val="20"/>
          </w:rPr>
          <w:delText>quindi,</w:delText>
        </w:r>
      </w:del>
      <w:ins w:id="4052" w:author="Avv. Rosario Panzariello" w:date="2026-09-15T11:54:00Z">
        <w:r w:rsidR="00420341" w:rsidRPr="00B51706">
          <w:rPr>
            <w:rFonts w:ascii="Verdana" w:hAnsi="Verdana"/>
            <w:sz w:val="20"/>
            <w:szCs w:val="20"/>
            <w:rPrChange w:id="4053" w:author="Avv. Rosario Panzariello" w:date="2026-09-15T11:58:00Z">
              <w:rPr/>
            </w:rPrChange>
          </w:rPr>
          <w:t xml:space="preserve"> </w:t>
        </w:r>
      </w:ins>
      <w:ins w:id="4054" w:author="Avv. Rosario Panzariello" w:date="2026-09-18T16:23:00Z" w16du:dateUtc="2026-09-18T14:23:00Z">
        <w:r w:rsidR="00CA6D6C" w:rsidRPr="00CA6D6C">
          <w:rPr>
            <w:rFonts w:ascii="Verdana" w:hAnsi="Verdana"/>
            <w:sz w:val="20"/>
            <w:szCs w:val="20"/>
          </w:rPr>
          <w:lastRenderedPageBreak/>
          <w:t>restando subordinata all'effettiva disponibilità del Veicolo presso il Venditore e all'effettivo trasferimento dello stesso dal Venditore a Fleequid. La clausola "salvo il venduto" non incide sul perfezionamento dell'Accordo vincolante né sugli obblighi già sorti a carico dell'Acquirente, ma disciplina la successiva fase esecutiva della Rivendita. Qualora, per fatto imputabile al Venditore, per perdita, distruzione, non conformità o sopravvenuta indisponibilità del Veicolo ovvero per altra circostanza che impedisca a Fleequid di acquistarne la proprietà e dare esecuzione alla Rivendita, l'operazione non possa essere completata, Fleequid può procedere all'Annullamento della vendita ai sensi dell'art. 14, ferme le conseguenze previste nei confronti del Venditore. In tale ipotesi l'Acquirente ha diritto alla restituzione delle somme che debbano essergli restituite secondo quanto previsto dall'art. 15, ma, salvo il dolo o la colpa grave di Fleequid e quanto inderogabilmente previsto dalla legge, non può pretendere da Fleequid ulteriori indennizzi o risarcimenti per l'inadempimento, la perdita o l'indisponibilità del Veicolo imputabili al Venditore. Restano impregiudicati i diritti di Fleequid nei confronti del Venditore, comprese le penali, le manleve, i rimborsi, il regresso e il risarcimento del maggior danno</w:t>
        </w:r>
      </w:ins>
      <w:ins w:id="4055" w:author="Avv. Rosario Panzariello" w:date="2026-09-15T11:54:00Z">
        <w:del w:id="4056" w:author="Avv. Rosario Panzariello" w:date="2026-09-18T16:23:00Z" w16du:dateUtc="2026-09-18T14:23:00Z">
          <w:r w:rsidR="00420341" w:rsidRPr="00B51706" w:rsidDel="00CA6D6C">
            <w:rPr>
              <w:rFonts w:ascii="Verdana" w:hAnsi="Verdana"/>
              <w:sz w:val="20"/>
              <w:szCs w:val="20"/>
              <w:rPrChange w:id="4057" w:author="Avv. Rosario Panzariello" w:date="2026-09-15T11:58:00Z">
                <w:rPr/>
              </w:rPrChange>
            </w:rPr>
            <w:delText>restando subordinata all’effettiva disponibilità del Veicolo presso il Venditore e all’effettivo trasferimento dello stesso dal Venditore a Fleequid.</w:delText>
          </w:r>
        </w:del>
      </w:ins>
      <w:del w:id="4058" w:author="Avv. Rosario Panzariello" w:date="2026-09-18T16:23:00Z" w16du:dateUtc="2026-09-18T14:23:00Z">
        <w:r w:rsidRPr="00B51706" w:rsidDel="00CA6D6C">
          <w:rPr>
            <w:rFonts w:ascii="Verdana" w:hAnsi="Verdana"/>
            <w:sz w:val="20"/>
            <w:szCs w:val="20"/>
          </w:rPr>
          <w:delText xml:space="preserve"> condizionato all'effettiva disponibilità del Veicolo presso il Venditore e alla sua effettiva consegna e vendita da parte di questi a Fleequid</w:delText>
        </w:r>
        <w:r w:rsidR="00642890" w:rsidRPr="00B51706" w:rsidDel="00CA6D6C">
          <w:rPr>
            <w:rFonts w:ascii="Verdana" w:hAnsi="Verdana"/>
            <w:sz w:val="20"/>
            <w:szCs w:val="20"/>
          </w:rPr>
          <w:delText>,</w:delText>
        </w:r>
        <w:r w:rsidR="006404B4" w:rsidRPr="00B51706" w:rsidDel="00CA6D6C">
          <w:rPr>
            <w:rFonts w:ascii="Verdana" w:hAnsi="Verdana"/>
            <w:sz w:val="20"/>
            <w:szCs w:val="20"/>
          </w:rPr>
          <w:delText xml:space="preserve"> fermo restando quanto previsto dalle presenti CG in materia di annullamento o riduzione della vendita, anche ai sensi dell’art. 8.5</w:delText>
        </w:r>
      </w:del>
      <w:ins w:id="4059" w:author="Avv. Rosario Panzariello" w:date="2026-09-15T11:55:00Z">
        <w:del w:id="4060" w:author="Avv. Rosario Panzariello" w:date="2026-09-18T16:23:00Z" w16du:dateUtc="2026-09-18T14:23:00Z">
          <w:r w:rsidR="007C4A43" w:rsidRPr="00B51706" w:rsidDel="00CA6D6C">
            <w:rPr>
              <w:rFonts w:ascii="Verdana" w:hAnsi="Verdana"/>
              <w:sz w:val="20"/>
              <w:szCs w:val="20"/>
            </w:rPr>
            <w:delText xml:space="preserve"> </w:delText>
          </w:r>
          <w:r w:rsidR="007C4A43" w:rsidRPr="00B51706" w:rsidDel="00CA6D6C">
            <w:rPr>
              <w:rFonts w:ascii="Verdana" w:hAnsi="Verdana"/>
              <w:sz w:val="20"/>
              <w:szCs w:val="20"/>
              <w:rPrChange w:id="4061" w:author="Avv. Rosario Panzariello" w:date="2026-09-15T11:58:00Z">
                <w:rPr/>
              </w:rPrChange>
            </w:rPr>
            <w:delText xml:space="preserve">La clausola «salvo il venduto» </w:delText>
          </w:r>
          <w:r w:rsidR="007C4A43" w:rsidRPr="00B51706" w:rsidDel="00CA6D6C">
            <w:rPr>
              <w:rFonts w:ascii="Verdana" w:hAnsi="Verdana"/>
              <w:sz w:val="20"/>
              <w:szCs w:val="20"/>
              <w:rPrChange w:id="4062" w:author="Avv. Rosario Panzariello" w:date="2026-09-15T11:58:00Z">
                <w:rPr>
                  <w:rStyle w:val="Enfasigrassetto"/>
                </w:rPr>
              </w:rPrChange>
            </w:rPr>
            <w:delText>non incide sul perfezionamento dell’Accordo vincolante né sugli obblighi già sorti a carico dell’Acquirente</w:delText>
          </w:r>
          <w:r w:rsidR="007C4A43" w:rsidRPr="00B51706" w:rsidDel="00CA6D6C">
            <w:rPr>
              <w:rFonts w:ascii="Verdana" w:hAnsi="Verdana"/>
              <w:sz w:val="20"/>
              <w:szCs w:val="20"/>
              <w:rPrChange w:id="4063" w:author="Avv. Rosario Panzariello" w:date="2026-09-15T11:58:00Z">
                <w:rPr/>
              </w:rPrChange>
            </w:rPr>
            <w:delText>, ma disciplina la successiva fase esecutiva della Rivendita</w:delText>
          </w:r>
        </w:del>
      </w:ins>
      <w:del w:id="4064" w:author="Avv. Rosario Panzariello" w:date="2026-09-18T16:23:00Z" w16du:dateUtc="2026-09-18T14:23:00Z">
        <w:r w:rsidRPr="00B51706" w:rsidDel="00CA6D6C">
          <w:rPr>
            <w:rFonts w:ascii="Verdana" w:hAnsi="Verdana"/>
            <w:sz w:val="20"/>
            <w:szCs w:val="20"/>
          </w:rPr>
          <w:delText xml:space="preserve">. </w:delText>
        </w:r>
      </w:del>
      <w:ins w:id="4065" w:author="Avv. Rosario Panzariello" w:date="2026-09-15T11:56:00Z">
        <w:del w:id="4066" w:author="Avv. Rosario Panzariello" w:date="2026-09-18T16:23:00Z" w16du:dateUtc="2026-09-18T14:23:00Z">
          <w:r w:rsidR="00D47876" w:rsidRPr="00FD13FE" w:rsidDel="00CA6D6C">
            <w:rPr>
              <w:rFonts w:ascii="Verdana" w:hAnsi="Verdana"/>
              <w:sz w:val="20"/>
              <w:szCs w:val="20"/>
            </w:rPr>
            <w:delText xml:space="preserve">Qualora, per fatto imputabile al Venditore, </w:delText>
          </w:r>
        </w:del>
      </w:ins>
      <w:del w:id="4067" w:author="Avv. Rosario Panzariello" w:date="2026-09-18T16:23:00Z" w16du:dateUtc="2026-09-18T14:23:00Z">
        <w:r w:rsidRPr="00B51706" w:rsidDel="00CA6D6C">
          <w:rPr>
            <w:rFonts w:ascii="Verdana" w:hAnsi="Verdana"/>
            <w:sz w:val="20"/>
            <w:szCs w:val="20"/>
          </w:rPr>
          <w:delText xml:space="preserve">Anche se il Venditore si impegna irrevocabilmente a vendere il Veicolo con la Proposta di vendita, in nessun caso Fleequid potrà essere ritenuta responsabile per l'inadempimento conseguente ad inadempimento degli obblighi di vendita assunti dal Venditore sostanziale, perdita, </w:delText>
        </w:r>
      </w:del>
      <w:ins w:id="4068" w:author="Avv. Rosario Panzariello" w:date="2026-09-15T11:56:00Z">
        <w:del w:id="4069" w:author="Avv. Rosario Panzariello" w:date="2026-09-18T16:23:00Z" w16du:dateUtc="2026-09-18T14:23:00Z">
          <w:r w:rsidR="00A645FC" w:rsidRPr="00B51706" w:rsidDel="00CA6D6C">
            <w:rPr>
              <w:rFonts w:ascii="Verdana" w:hAnsi="Verdana"/>
              <w:sz w:val="20"/>
              <w:szCs w:val="20"/>
            </w:rPr>
            <w:delText>distruzione,</w:delText>
          </w:r>
        </w:del>
      </w:ins>
      <w:ins w:id="4070" w:author="Avv. Rosario Panzariello" w:date="2026-09-15T11:57:00Z">
        <w:del w:id="4071" w:author="Avv. Rosario Panzariello" w:date="2026-09-18T16:23:00Z" w16du:dateUtc="2026-09-18T14:23:00Z">
          <w:r w:rsidR="00A645FC" w:rsidRPr="00B51706" w:rsidDel="00CA6D6C">
            <w:rPr>
              <w:rFonts w:ascii="Verdana" w:hAnsi="Verdana"/>
              <w:sz w:val="20"/>
              <w:szCs w:val="20"/>
            </w:rPr>
            <w:delText xml:space="preserve"> </w:delText>
          </w:r>
        </w:del>
      </w:ins>
      <w:del w:id="4072" w:author="Avv. Rosario Panzariello" w:date="2026-09-18T16:23:00Z" w16du:dateUtc="2026-09-18T14:23:00Z">
        <w:r w:rsidRPr="00B51706" w:rsidDel="00CA6D6C">
          <w:rPr>
            <w:rFonts w:ascii="Verdana" w:hAnsi="Verdana"/>
            <w:sz w:val="20"/>
            <w:szCs w:val="20"/>
          </w:rPr>
          <w:delText xml:space="preserve">non conformità o </w:delText>
        </w:r>
      </w:del>
      <w:ins w:id="4073" w:author="Avv. Rosario Panzariello" w:date="2026-09-15T11:57:00Z">
        <w:del w:id="4074" w:author="Avv. Rosario Panzariello" w:date="2026-09-18T16:23:00Z" w16du:dateUtc="2026-09-18T14:23:00Z">
          <w:r w:rsidR="00A645FC" w:rsidRPr="00B51706" w:rsidDel="00CA6D6C">
            <w:rPr>
              <w:rFonts w:ascii="Verdana" w:hAnsi="Verdana"/>
              <w:sz w:val="20"/>
              <w:szCs w:val="20"/>
            </w:rPr>
            <w:delText xml:space="preserve">sopravvenuta </w:delText>
          </w:r>
        </w:del>
      </w:ins>
      <w:del w:id="4075" w:author="Avv. Rosario Panzariello" w:date="2026-09-18T16:23:00Z" w16du:dateUtc="2026-09-18T14:23:00Z">
        <w:r w:rsidRPr="00B51706" w:rsidDel="00CA6D6C">
          <w:rPr>
            <w:rFonts w:ascii="Verdana" w:hAnsi="Verdana"/>
            <w:sz w:val="20"/>
            <w:szCs w:val="20"/>
          </w:rPr>
          <w:delText xml:space="preserve">indisponibilità del Veicolo </w:delText>
        </w:r>
      </w:del>
      <w:ins w:id="4076" w:author="Avv. Rosario Panzariello" w:date="2026-09-15T11:57:00Z">
        <w:del w:id="4077" w:author="Avv. Rosario Panzariello" w:date="2026-09-18T16:23:00Z" w16du:dateUtc="2026-09-18T14:23:00Z">
          <w:r w:rsidR="000F5478" w:rsidRPr="00B51706" w:rsidDel="00CA6D6C">
            <w:rPr>
              <w:rFonts w:ascii="Verdana" w:hAnsi="Verdana"/>
              <w:sz w:val="20"/>
              <w:szCs w:val="20"/>
              <w:rPrChange w:id="4078" w:author="Avv. Rosario Panzariello" w:date="2026-09-15T11:58:00Z">
                <w:rPr/>
              </w:rPrChange>
            </w:rPr>
            <w:delText xml:space="preserve">o per altra circostanza che impedisca a Fleequid di acquistarne la proprietà e dare esecuzione alla Rivendita, l’operazione non possa essere completata, </w:delText>
          </w:r>
          <w:r w:rsidR="000F5478" w:rsidRPr="00B51706" w:rsidDel="00CA6D6C">
            <w:rPr>
              <w:rFonts w:ascii="Verdana" w:hAnsi="Verdana"/>
              <w:sz w:val="20"/>
              <w:szCs w:val="20"/>
              <w:rPrChange w:id="4079" w:author="Avv. Rosario Panzariello" w:date="2026-09-15T11:58:00Z">
                <w:rPr>
                  <w:rStyle w:val="Enfasigrassetto"/>
                </w:rPr>
              </w:rPrChange>
            </w:rPr>
            <w:delText>Fleequid può procedere all’Annullamento della vendita</w:delText>
          </w:r>
          <w:r w:rsidR="000F5478" w:rsidRPr="00B51706" w:rsidDel="00CA6D6C">
            <w:rPr>
              <w:rFonts w:ascii="Verdana" w:hAnsi="Verdana"/>
              <w:sz w:val="20"/>
              <w:szCs w:val="20"/>
              <w:rPrChange w:id="4080" w:author="Avv. Rosario Panzariello" w:date="2026-09-15T11:58:00Z">
                <w:rPr/>
              </w:rPrChange>
            </w:rPr>
            <w:delText>, ferme le conseguenze previste dalle presenti Condizioni Generali nei confronti del Venditore.</w:delText>
          </w:r>
        </w:del>
      </w:ins>
      <w:del w:id="4081" w:author="Avv. Rosario Panzariello" w:date="2026-09-18T16:23:00Z" w16du:dateUtc="2026-09-18T14:23:00Z">
        <w:r w:rsidRPr="00B51706" w:rsidDel="00CA6D6C">
          <w:rPr>
            <w:rFonts w:ascii="Verdana" w:hAnsi="Verdana"/>
            <w:sz w:val="20"/>
            <w:szCs w:val="20"/>
          </w:rPr>
          <w:delText xml:space="preserve">al momento dell'acquisto o del ritiro. </w:delText>
        </w:r>
      </w:del>
      <w:ins w:id="4082" w:author="Avv. Rosario Panzariello" w:date="2026-09-15T11:58:00Z">
        <w:del w:id="4083" w:author="Avv. Rosario Panzariello" w:date="2026-09-18T16:23:00Z" w16du:dateUtc="2026-09-18T14:23:00Z">
          <w:r w:rsidR="00B51706" w:rsidRPr="00B51706" w:rsidDel="00CA6D6C">
            <w:rPr>
              <w:rFonts w:ascii="Verdana" w:hAnsi="Verdana"/>
              <w:sz w:val="20"/>
              <w:szCs w:val="20"/>
              <w:rPrChange w:id="4084" w:author="Avv. Rosario Panzariello" w:date="2026-09-15T11:58:00Z">
                <w:rPr/>
              </w:rPrChange>
            </w:rPr>
            <w:delText xml:space="preserve">In tale ipotesi, l’Acquirente ha diritto alla restituzione delle somme che debbano essergli restituite secondo quanto previsto dall’art. 15, ma, </w:delText>
          </w:r>
          <w:r w:rsidR="00B51706" w:rsidRPr="00B51706" w:rsidDel="00CA6D6C">
            <w:rPr>
              <w:rFonts w:ascii="Verdana" w:hAnsi="Verdana"/>
              <w:sz w:val="20"/>
              <w:szCs w:val="20"/>
              <w:rPrChange w:id="4085" w:author="Avv. Rosario Panzariello" w:date="2026-09-15T11:58:00Z">
                <w:rPr>
                  <w:rStyle w:val="Enfasigrassetto"/>
                </w:rPr>
              </w:rPrChange>
            </w:rPr>
            <w:delText>salvo il dolo o la colpa grave di Fleequid e quanto inderogabilmente previsto dalla legge, non può pretendere da Fleequid ulteriori indennizzi o risarcimenti per l’inadempimento, la perdita o l’indisponibilità del Veicolo imputabili al Venditore</w:delText>
          </w:r>
          <w:r w:rsidR="00B51706" w:rsidRPr="00B51706" w:rsidDel="00CA6D6C">
            <w:rPr>
              <w:rFonts w:ascii="Verdana" w:hAnsi="Verdana"/>
              <w:sz w:val="20"/>
              <w:szCs w:val="20"/>
              <w:rPrChange w:id="4086" w:author="Avv. Rosario Panzariello" w:date="2026-09-15T11:58:00Z">
                <w:rPr/>
              </w:rPrChange>
            </w:rPr>
            <w:delText>. Restano impregiudicati i diritti di Fleequid nei confronti del Venditore, comprese le penali, le manleve, i rimborsi, il regresso e il risarcimento del maggior danno previsti dalle presenti Condizioni Generali</w:delText>
          </w:r>
        </w:del>
        <w:r w:rsidR="00B51706" w:rsidRPr="00B51706">
          <w:rPr>
            <w:rFonts w:ascii="Verdana" w:hAnsi="Verdana"/>
            <w:sz w:val="20"/>
            <w:szCs w:val="20"/>
            <w:rPrChange w:id="4087" w:author="Avv. Rosario Panzariello" w:date="2026-09-15T11:58:00Z">
              <w:rPr/>
            </w:rPrChange>
          </w:rPr>
          <w:t>.</w:t>
        </w:r>
      </w:ins>
    </w:p>
    <w:p w14:paraId="53516ABD" w14:textId="664EA6DA" w:rsidR="00CA6D6C" w:rsidRDefault="00B14F99" w:rsidP="009A36BC">
      <w:pPr>
        <w:pStyle w:val="Paragrafoelenco"/>
        <w:numPr>
          <w:ilvl w:val="1"/>
          <w:numId w:val="1"/>
        </w:numPr>
        <w:spacing w:line="360" w:lineRule="auto"/>
        <w:ind w:left="0" w:firstLine="0"/>
        <w:jc w:val="both"/>
        <w:rPr>
          <w:ins w:id="4088" w:author="Avv. Rosario Panzariello" w:date="2026-09-18T16:24:00Z" w16du:dateUtc="2026-09-18T14:24:00Z"/>
          <w:rFonts w:ascii="Verdana" w:hAnsi="Verdana"/>
          <w:sz w:val="20"/>
          <w:szCs w:val="20"/>
        </w:rPr>
      </w:pPr>
      <w:ins w:id="4089" w:author="Avv. Rosario Panzariello" w:date="2026-09-18T16:24:00Z" w16du:dateUtc="2026-09-18T14:24:00Z">
        <w:r w:rsidRPr="00B14F99">
          <w:rPr>
            <w:rFonts w:ascii="Verdana" w:hAnsi="Verdana"/>
            <w:sz w:val="20"/>
            <w:szCs w:val="20"/>
          </w:rPr>
          <w:t>Quando Fleequid procede mediante Rivendita, essa, quale acquirente del Veicolo dal Venditore, può denunciare al Venditore eventuali difformità e vizi apparenti entro 15 (quindici) giorni dalla consegna del Veicolo all'Acquirente ovvero, se successiva, entro 15 (quindici) giorni dalla ricezione da parte di Fleequid del reclamo dell'Acquirente relativo alla medesima difformità o al medesimo vizio. Per i vizi occulti Fleequid può effettuare la denuncia entro 1 (un) mese dalla scoperta ovvero, se successiva, entro 1 (un) mese dalla ricezione del reclamo dell'Acquirente dal quale il vizio emerga o risulti denunciato. Le Parti convengono espressamente che i predetti termini tengono conto della struttura della Rivendita e della circostanza che eventuali difetti o difformità possono emergere soltanto a seguito della consegna, dell'utilizzo o delle verifiche effettuate dall'Acquirente. Il pagamento del Prezzo di acquisto netto al Venditore, l'eventuale presa in consegna o detenzione temporanea del Veicolo da parte di Fleequid, la sua movimentazione, nonché la predisposizione di un TrustReport o l'esecuzione di ispezioni da parte di Fleequid o di soggetti da essa incaricati non costituiscono accettazione del Veicolo come esente da vizi o conforme alle dichiarazioni del Venditore e non determinano rinuncia ai diritti e ai rimedi spettanti a Fleequid. Restano ferme la responsabilità e gli obblighi di manleva, rimborso e regresso del Venditore previsti dagli artt. 8.13 e 19.6; oltre al risarcimento del danno, il Venditore è tenuto a rimborsare a Fleequid le somme, i costi, le spese di riparazione e ogni altro onere che questa abbia sostenuto nei confronti del proprio Acquirente per fatti imputabili al Venditore, con espresso diritto di regresso.</w:t>
        </w:r>
      </w:ins>
    </w:p>
    <w:p w14:paraId="050438E1" w14:textId="6F0DEC2B"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ins w:id="4090" w:author="Avv. Rosario Panzariello" w:date="2026-09-18T16:25:00Z" w16du:dateUtc="2026-09-18T14:25:00Z">
        <w:r w:rsidRPr="00B94C45">
          <w:rPr>
            <w:rFonts w:ascii="Verdana" w:hAnsi="Verdana"/>
            <w:sz w:val="20"/>
            <w:szCs w:val="20"/>
          </w:rPr>
          <w:t xml:space="preserve">Fleequid ha diritto di risolvere, in tutto o in parte, ai sensi dell'art. 1456 c.c., il rapporto contrattuale relativo all'acquisto del Veicolo dal Venditore, mediante comunicazione scritta con la quale dichiari di volersi avvalere della presente clausola risolutiva espressa, qualora il Venditore: a) abbia costituito o consentito la costituzione sul Veicolo di Gravami ulteriori rispetto a quelli dichiarati, ovvero non abbia provveduto alla loro rimozione nei termini previsti dall'art. 8.3; b) non sia in grado di assicurare il libero trasferimento del Veicolo perché i proventi netti ad </w:t>
        </w:r>
        <w:r w:rsidRPr="00B94C45">
          <w:rPr>
            <w:rFonts w:ascii="Verdana" w:hAnsi="Verdana"/>
            <w:sz w:val="20"/>
            <w:szCs w:val="20"/>
          </w:rPr>
          <w:lastRenderedPageBreak/>
          <w:t xml:space="preserve">esso spettanti risultino insufficienti a soddisfare i creditori aventi diritto allo svincolo del bene e gli ulteriori importi dovuti in relazione all'operazione,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w:t>
        </w:r>
      </w:ins>
      <w:ins w:id="4091" w:author="Avv. Rosario Panzariello" w:date="2026-09-19T08:51:00Z" w16du:dateUtc="2026-09-19T06:51:00Z">
        <w:r w:rsidR="00FA055F" w:rsidRPr="00FA055F">
          <w:rPr>
            <w:rFonts w:ascii="Verdana" w:hAnsi="Verdana"/>
            <w:sz w:val="20"/>
            <w:szCs w:val="20"/>
          </w:rPr>
          <w:t>rifiuti od ometta di trasferire la proprietà del Veicolo ovvero di compiere gli atti, le formalità o di prestare la collaborazione necessari alla registrazione o all’intestazione del Veicolo in capo a Fleequid, o risulti inadempiente all’obbligo di metterlo a disposizione o consegnarlo secondo quanto previsto dalle presenti Condizioni Generali</w:t>
        </w:r>
      </w:ins>
      <w:ins w:id="4092" w:author="Avv. Rosario Panzariello" w:date="2026-09-18T16:25:00Z" w16du:dateUtc="2026-09-18T14:25:00Z">
        <w:r w:rsidRPr="00B94C45">
          <w:rPr>
            <w:rFonts w:ascii="Verdana" w:hAnsi="Verdana"/>
            <w:sz w:val="20"/>
            <w:szCs w:val="20"/>
          </w:rPr>
          <w:t>.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w:t>
        </w:r>
      </w:ins>
      <w:ins w:id="4093" w:author="Avv. Rosario Panzariello" w:date="2026-09-26T11:14:00Z" w16du:dateUtc="2026-09-26T09:14:00Z">
        <w:r w:rsidR="00A74AD9">
          <w:rPr>
            <w:rFonts w:ascii="Verdana" w:hAnsi="Verdana"/>
            <w:sz w:val="20"/>
            <w:szCs w:val="20"/>
          </w:rPr>
          <w:t>,</w:t>
        </w:r>
      </w:ins>
      <w:ins w:id="4094" w:author="Avv. Rosario Panzariello" w:date="2026-09-26T11:15:00Z" w16du:dateUtc="2026-09-26T09:15:00Z">
        <w:r w:rsidR="00225171" w:rsidRPr="00225171">
          <w:t xml:space="preserve"> </w:t>
        </w:r>
        <w:r w:rsidR="00225171" w:rsidRPr="00225171">
          <w:rPr>
            <w:rFonts w:ascii="Verdana" w:hAnsi="Verdana"/>
            <w:sz w:val="20"/>
            <w:szCs w:val="20"/>
          </w:rPr>
          <w:t>salvo che il medesimo fatto materiale sia già assistito, a tutela del medesimo interesse, da una penale specifica prevista dalle presenti Condizioni Generali, ivi comprese, a titolo esemplificativo, quelle di cui agli artt. 8.9, 8.11, 8.12 e 16.9,</w:t>
        </w:r>
      </w:ins>
      <w:ins w:id="4095" w:author="Avv. Rosario Panzariello" w:date="2026-09-18T16:25:00Z" w16du:dateUtc="2026-09-18T14:25:00Z">
        <w:r w:rsidRPr="00B94C45">
          <w:rPr>
            <w:rFonts w:ascii="Verdana" w:hAnsi="Verdana"/>
            <w:sz w:val="20"/>
            <w:szCs w:val="20"/>
          </w:rPr>
          <w:t xml:space="preserve">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w:t>
        </w:r>
      </w:ins>
      <w:ins w:id="4096" w:author="Avv. Rosario Panzariello" w:date="2026-09-27T09:04:00Z" w16du:dateUtc="2026-09-27T07:04:00Z">
        <w:r w:rsidR="00BB010C">
          <w:rPr>
            <w:rFonts w:ascii="Verdana" w:hAnsi="Verdana"/>
            <w:sz w:val="20"/>
            <w:szCs w:val="20"/>
          </w:rPr>
          <w:t xml:space="preserve"> ovvero, in ulteriore ma</w:t>
        </w:r>
      </w:ins>
      <w:ins w:id="4097" w:author="Avv. Rosario Panzariello" w:date="2026-09-27T09:05:00Z" w16du:dateUtc="2026-09-27T07:05:00Z">
        <w:r w:rsidR="00BB010C">
          <w:rPr>
            <w:rFonts w:ascii="Verdana" w:hAnsi="Verdana"/>
            <w:sz w:val="20"/>
            <w:szCs w:val="20"/>
          </w:rPr>
          <w:t>ncanza anche del Prezzo di vendita all’Acquirente, al 30% del PMIV relativo alla specifica operazione, salvo quanto previsto dall’art. 18.5 per il Dealer Sales</w:t>
        </w:r>
      </w:ins>
      <w:ins w:id="4098" w:author="Avv. Rosario Panzariello" w:date="2026-09-18T16:25:00Z" w16du:dateUtc="2026-09-18T14:25:00Z">
        <w:r w:rsidRPr="00B94C45">
          <w:rPr>
            <w:rFonts w:ascii="Verdana" w:hAnsi="Verdana"/>
            <w:sz w:val="20"/>
            <w:szCs w:val="20"/>
          </w:rPr>
          <w:t xml:space="preserve">, fatto salvo il risarcimento del maggior danno. </w:t>
        </w:r>
      </w:ins>
      <w:ins w:id="4099" w:author="Avv. Rosario Panzariello" w:date="2026-09-26T11:16:00Z" w16du:dateUtc="2026-09-26T09:16:00Z">
        <w:r w:rsidR="009C0DE4" w:rsidRPr="009C0DE4">
          <w:rPr>
            <w:rFonts w:ascii="Verdana" w:hAnsi="Verdana"/>
            <w:sz w:val="20"/>
            <w:szCs w:val="20"/>
          </w:rPr>
          <w:t>Nei casi in cui, ai sensi del periodo che precede e dell'art. 15.8, trovi applicazione una penale specifica in luogo di quella prevista dal presente comma, restano ferme la facoltà di risoluzione ai sensi dell'art. 1456 c.c. e le ulteriori conseguenze previste dal presente comma diverse dalla penale</w:t>
        </w:r>
      </w:ins>
      <w:ins w:id="4100" w:author="Avv. Rosario Panzariello" w:date="2026-09-18T16:25:00Z" w16du:dateUtc="2026-09-18T14:25:00Z">
        <w:r w:rsidRPr="00B94C45">
          <w:rPr>
            <w:rFonts w:ascii="Verdana" w:hAnsi="Verdana"/>
            <w:sz w:val="20"/>
            <w:szCs w:val="20"/>
          </w:rPr>
          <w:t xml:space="preserve">; restano invece </w:t>
        </w:r>
        <w:r w:rsidRPr="00B94C45">
          <w:rPr>
            <w:rFonts w:ascii="Verdana" w:hAnsi="Verdana"/>
            <w:sz w:val="20"/>
            <w:szCs w:val="20"/>
          </w:rPr>
          <w:lastRenderedPageBreak/>
          <w:t>cumulabili le conseguenze previste per fatti o violazioni distinti, secondo quanto previsto dall'art. 15.8.</w:t>
        </w:r>
      </w:ins>
      <w:ins w:id="4101" w:author="Avv. Rosario Panzariello" w:date="2026-09-27T09:39:00Z" w16du:dateUtc="2026-09-27T07:39:00Z">
        <w:r w:rsidR="004702C3" w:rsidRPr="004702C3">
          <w:t xml:space="preserve"> </w:t>
        </w:r>
        <w:r w:rsidR="004702C3" w:rsidRPr="004702C3">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restando ferme la facoltà di risoluzione ai sensi dell'art. 1456 c.c. e le ulteriori conseguenze previste dal presente comma diverse dalla penale.</w:t>
        </w:r>
      </w:ins>
    </w:p>
    <w:p w14:paraId="0B0B01AD" w14:textId="3D1F9939" w:rsidR="00B94C45" w:rsidRDefault="00357EF7" w:rsidP="009A36BC">
      <w:pPr>
        <w:pStyle w:val="Paragrafoelenco"/>
        <w:numPr>
          <w:ilvl w:val="1"/>
          <w:numId w:val="1"/>
        </w:numPr>
        <w:spacing w:line="360" w:lineRule="auto"/>
        <w:ind w:left="0" w:firstLine="0"/>
        <w:jc w:val="both"/>
        <w:rPr>
          <w:ins w:id="4102" w:author="Avv. Rosario Panzariello" w:date="2026-09-20T07:08:00Z" w16du:dateUtc="2026-09-20T05:08:00Z"/>
          <w:rFonts w:ascii="Verdana" w:hAnsi="Verdana"/>
          <w:sz w:val="20"/>
          <w:szCs w:val="20"/>
        </w:rPr>
      </w:pPr>
      <w:ins w:id="4103" w:author="Avv. Rosario Panzariello" w:date="2026-09-18T16:25:00Z" w16du:dateUtc="2026-09-18T14:25:00Z">
        <w:r w:rsidRPr="00357EF7">
          <w:rPr>
            <w:rFonts w:ascii="Verdana" w:hAnsi="Verdana"/>
            <w:sz w:val="20"/>
            <w:szCs w:val="20"/>
          </w:rPr>
          <w:t>Alla Vendita in commissione eseguita mediante Rivendita si applica la clausola di collegamento di cui all'art. 21, alla quale si rinvia integralmente.</w:t>
        </w:r>
      </w:ins>
    </w:p>
    <w:p w14:paraId="3E3709FB" w14:textId="77777777" w:rsidR="006224BC" w:rsidRDefault="006224BC">
      <w:pPr>
        <w:pStyle w:val="Paragrafoelenco"/>
        <w:spacing w:line="360" w:lineRule="auto"/>
        <w:ind w:left="0"/>
        <w:jc w:val="both"/>
        <w:rPr>
          <w:ins w:id="4104" w:author="Avv. Rosario Panzariello" w:date="2026-09-18T16:30:00Z" w16du:dateUtc="2026-09-18T14:30:00Z"/>
          <w:rFonts w:ascii="Verdana" w:hAnsi="Verdana"/>
          <w:sz w:val="20"/>
          <w:szCs w:val="20"/>
        </w:rPr>
        <w:pPrChange w:id="4105" w:author="Avv. Rosario Panzariello" w:date="2026-09-20T07:09:00Z" w16du:dateUtc="2026-09-20T05:09:00Z">
          <w:pPr>
            <w:pStyle w:val="Paragrafoelenco"/>
            <w:numPr>
              <w:ilvl w:val="1"/>
              <w:numId w:val="1"/>
            </w:numPr>
            <w:spacing w:line="360" w:lineRule="auto"/>
            <w:ind w:left="0" w:hanging="720"/>
            <w:jc w:val="both"/>
          </w:pPr>
        </w:pPrChange>
      </w:pPr>
    </w:p>
    <w:p w14:paraId="5F380890" w14:textId="175FF254" w:rsidR="00805182" w:rsidRPr="00EB14F5" w:rsidRDefault="00EB14F5">
      <w:pPr>
        <w:pStyle w:val="Paragrafoelenco"/>
        <w:spacing w:line="360" w:lineRule="auto"/>
        <w:ind w:left="0"/>
        <w:jc w:val="both"/>
        <w:rPr>
          <w:ins w:id="4106" w:author="Avv. Rosario Panzariello" w:date="2026-09-18T16:30:00Z" w16du:dateUtc="2026-09-18T14:30:00Z"/>
          <w:rFonts w:ascii="Verdana" w:hAnsi="Verdana"/>
          <w:b/>
          <w:bCs/>
          <w:i/>
          <w:iCs/>
          <w:smallCaps/>
          <w:sz w:val="20"/>
          <w:szCs w:val="20"/>
          <w:rPrChange w:id="4107" w:author="Avv. Rosario Panzariello" w:date="2026-09-18T16:31:00Z" w16du:dateUtc="2026-09-18T14:31:00Z">
            <w:rPr>
              <w:ins w:id="4108" w:author="Avv. Rosario Panzariello" w:date="2026-09-18T16:30:00Z" w16du:dateUtc="2026-09-18T14:30:00Z"/>
              <w:rFonts w:ascii="Verdana" w:hAnsi="Verdana"/>
              <w:sz w:val="20"/>
              <w:szCs w:val="20"/>
            </w:rPr>
          </w:rPrChange>
        </w:rPr>
        <w:pPrChange w:id="4109" w:author="Avv. Rosario Panzariello" w:date="2026-09-18T16:31:00Z" w16du:dateUtc="2026-09-18T14:31:00Z">
          <w:pPr>
            <w:pStyle w:val="Paragrafoelenco"/>
            <w:numPr>
              <w:ilvl w:val="1"/>
              <w:numId w:val="1"/>
            </w:numPr>
            <w:spacing w:line="360" w:lineRule="auto"/>
            <w:ind w:left="0" w:hanging="720"/>
            <w:jc w:val="both"/>
          </w:pPr>
        </w:pPrChange>
      </w:pPr>
      <w:ins w:id="4110" w:author="Avv. Rosario Panzariello" w:date="2026-09-18T16:31:00Z" w16du:dateUtc="2026-09-18T14:31:00Z">
        <w:r w:rsidRPr="00EB14F5">
          <w:rPr>
            <w:rFonts w:ascii="Verdana" w:hAnsi="Verdana"/>
            <w:b/>
            <w:bCs/>
            <w:i/>
            <w:iCs/>
            <w:smallCaps/>
            <w:sz w:val="20"/>
            <w:szCs w:val="20"/>
            <w:rPrChange w:id="4111" w:author="Avv. Rosario Panzariello" w:date="2026-09-18T16:31:00Z" w16du:dateUtc="2026-09-18T14:31:00Z">
              <w:rPr>
                <w:rFonts w:ascii="Verdana" w:hAnsi="Verdana"/>
                <w:b/>
                <w:bCs/>
                <w:i/>
                <w:iCs/>
                <w:sz w:val="20"/>
                <w:szCs w:val="20"/>
              </w:rPr>
            </w:rPrChange>
          </w:rPr>
          <w:t>Operatività quale Intermediario puro</w:t>
        </w:r>
      </w:ins>
    </w:p>
    <w:p w14:paraId="453D067A" w14:textId="6E942088" w:rsidR="00C72E36" w:rsidRDefault="00EB14F5" w:rsidP="00805182">
      <w:pPr>
        <w:pStyle w:val="Paragrafoelenco"/>
        <w:numPr>
          <w:ilvl w:val="1"/>
          <w:numId w:val="1"/>
        </w:numPr>
        <w:spacing w:line="360" w:lineRule="auto"/>
        <w:ind w:left="0" w:firstLine="0"/>
        <w:jc w:val="both"/>
        <w:rPr>
          <w:ins w:id="4112" w:author="Avv. Rosario Panzariello" w:date="2026-09-18T16:30:00Z" w16du:dateUtc="2026-09-18T14:30:00Z"/>
          <w:rFonts w:ascii="Verdana" w:hAnsi="Verdana"/>
          <w:sz w:val="20"/>
          <w:szCs w:val="20"/>
        </w:rPr>
      </w:pPr>
      <w:ins w:id="4113" w:author="Avv. Rosario Panzariello" w:date="2026-09-18T16:31:00Z" w16du:dateUtc="2026-09-18T14:31:00Z">
        <w:r w:rsidRPr="00C72E36">
          <w:rPr>
            <w:rFonts w:ascii="Verdana" w:hAnsi="Verdana"/>
            <w:sz w:val="20"/>
            <w:szCs w:val="20"/>
          </w:rPr>
          <w:t>Quando Fleequid opera quale Intermediario puro ai sensi dell'art. 2.6, la compravendita è conclusa direttamente tra il Venditore e l'Acquirente e il Veicolo è trasferito direttamente dal Venditore all'Acquirente, senza che Fleequid concluda la compravendita, né in nome proprio né quale parte, senza che essa ne acquisti, neppure temporaneamente, la proprietà e senza che assuma la qualità di venditore, neppure formale. Il prezzo del Veicolo è dovuto dall'Acquirente direttamente al Venditore e non transita sui conti di Fleequid, ferme le Commissioni, le Tariffe e gli ulteriori importi dovuti a Fleequid. Il Venditore e l'Acquirente sono tenuti a compiere direttamente, con la collaborazione e il coordinamento eventualmente prestati da Fleequid, tutti gli adempimenti necessari al trasferimento della proprietà, alla fatturazione, alla documentazione, alla consegna e al ritiro del Veicolo secondo quanto previsto dagli artt. 11, 12 e 16. L'attività di assistenza, coordinamento o gestione amministrativa eventualmente svolta da Fleequid non determina l'assunzione, da parte di quest'ultima, della qualità di acquirente o venditore del Veicolo, né di debitore o creditore del relativo prezzo, restando Fleequid titolare dei distinti rapporti di incarico con il Venditore e con</w:t>
        </w:r>
        <w:r w:rsidRPr="00805182">
          <w:rPr>
            <w:rFonts w:ascii="Verdana" w:hAnsi="Verdana"/>
            <w:sz w:val="20"/>
            <w:szCs w:val="20"/>
          </w:rPr>
          <w:t xml:space="preserve"> l'Acquirente e conservando il diritto alle Commissioni e agli ulteriori importi ad essa spettanti</w:t>
        </w:r>
        <w:r w:rsidRPr="006979D3">
          <w:rPr>
            <w:rFonts w:ascii="Verdana" w:hAnsi="Verdana"/>
            <w:sz w:val="20"/>
            <w:szCs w:val="20"/>
          </w:rPr>
          <w:t>.</w:t>
        </w:r>
      </w:ins>
    </w:p>
    <w:p w14:paraId="13825D07" w14:textId="2DE44E4B" w:rsidR="00805182" w:rsidRDefault="00EB14F5" w:rsidP="00805182">
      <w:pPr>
        <w:pStyle w:val="Paragrafoelenco"/>
        <w:numPr>
          <w:ilvl w:val="1"/>
          <w:numId w:val="1"/>
        </w:numPr>
        <w:spacing w:line="360" w:lineRule="auto"/>
        <w:ind w:left="0" w:firstLine="0"/>
        <w:jc w:val="both"/>
        <w:rPr>
          <w:ins w:id="4114" w:author="Avv. Rosario Panzariello" w:date="2026-09-18T16:32:00Z" w16du:dateUtc="2026-09-18T14:32:00Z"/>
          <w:rFonts w:ascii="Verdana" w:hAnsi="Verdana"/>
          <w:sz w:val="20"/>
          <w:szCs w:val="20"/>
        </w:rPr>
      </w:pPr>
      <w:ins w:id="4115" w:author="Avv. Rosario Panzariello" w:date="2026-09-18T16:32:00Z" w16du:dateUtc="2026-09-18T14:32:00Z">
        <w:r w:rsidRPr="00EB14F5">
          <w:rPr>
            <w:rFonts w:ascii="Verdana" w:hAnsi="Verdana"/>
            <w:sz w:val="20"/>
            <w:szCs w:val="20"/>
          </w:rPr>
          <w:t xml:space="preserve">Quando Fleequid opera quale Intermediario puro, il Venditore è tenuto a emettere e trasmettere all'Acquirente la fattura di vendita del Veicolo entro 5 (cinque) giorni dalla ricezione dei dati necessari alla sua emissione ai sensi dell'art. 11.4; la fattura deve corrispondere al prezzo dovuto direttamente al Venditore, oltre all'IVA ove applicabile. In caso di ritardo nell'emissione o nella trasmissione della fattura il Venditore è tenuto a corrispondere a Fleequid una penale pari a € 150,00 (euro centocinquanta/00) per ciascun giorno di ritardo e per ciascun Veicolo interessato, </w:t>
        </w:r>
      </w:ins>
      <w:ins w:id="4116" w:author="Avv. Rosario Panzariello" w:date="2026-09-26T11:21:00Z" w16du:dateUtc="2026-09-26T09:21:00Z">
        <w:r w:rsidR="000473DE">
          <w:rPr>
            <w:rFonts w:ascii="Verdana" w:hAnsi="Verdana"/>
            <w:sz w:val="20"/>
            <w:szCs w:val="20"/>
          </w:rPr>
          <w:t>sino</w:t>
        </w:r>
        <w:r w:rsidR="00A70F20">
          <w:rPr>
            <w:rFonts w:ascii="Verdana" w:hAnsi="Verdana"/>
            <w:sz w:val="20"/>
            <w:szCs w:val="20"/>
          </w:rPr>
          <w:t xml:space="preserve"> all’adempimento, </w:t>
        </w:r>
      </w:ins>
      <w:ins w:id="4117" w:author="Avv. Rosario Panzariello" w:date="2026-09-18T16:32:00Z" w16du:dateUtc="2026-09-18T14:32:00Z">
        <w:r w:rsidRPr="00EB14F5">
          <w:rPr>
            <w:rFonts w:ascii="Verdana" w:hAnsi="Verdana"/>
            <w:sz w:val="20"/>
            <w:szCs w:val="20"/>
          </w:rPr>
          <w:t xml:space="preserve">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L'eventuale ritardo nell'emissione o nella trasmissione della fattura da parte del Venditore non sospende né differisce il Termine di pagamento dell'Acquirente, purché la Proforma contenga tutti gli elementi necessari per consentire l'esecuzione del pagamento. I documenti fiscali relativi alle </w:t>
        </w:r>
        <w:r w:rsidRPr="00EB14F5">
          <w:rPr>
            <w:rFonts w:ascii="Verdana" w:hAnsi="Verdana"/>
            <w:sz w:val="20"/>
            <w:szCs w:val="20"/>
          </w:rPr>
          <w:lastRenderedPageBreak/>
          <w:t>Commissioni, alle Tariffe e agli ulteriori importi spettanti a Fleequid sono emessi da quest'ultima secondo quanto previsto dall'art. 16.2</w:t>
        </w:r>
        <w:r w:rsidR="00810E3C">
          <w:rPr>
            <w:rFonts w:ascii="Verdana" w:hAnsi="Verdana"/>
            <w:sz w:val="20"/>
            <w:szCs w:val="20"/>
          </w:rPr>
          <w:t>.</w:t>
        </w:r>
      </w:ins>
    </w:p>
    <w:p w14:paraId="5906CF5E" w14:textId="0276DFB6" w:rsidR="00810E3C" w:rsidRDefault="00810E3C" w:rsidP="00805182">
      <w:pPr>
        <w:pStyle w:val="Paragrafoelenco"/>
        <w:numPr>
          <w:ilvl w:val="1"/>
          <w:numId w:val="1"/>
        </w:numPr>
        <w:spacing w:line="360" w:lineRule="auto"/>
        <w:ind w:left="0" w:firstLine="0"/>
        <w:jc w:val="both"/>
        <w:rPr>
          <w:ins w:id="4118" w:author="Avv. Rosario Panzariello" w:date="2026-09-18T16:33:00Z" w16du:dateUtc="2026-09-18T14:33:00Z"/>
          <w:rFonts w:ascii="Verdana" w:hAnsi="Verdana"/>
          <w:sz w:val="20"/>
          <w:szCs w:val="20"/>
        </w:rPr>
      </w:pPr>
      <w:ins w:id="4119" w:author="Avv. Rosario Panzariello" w:date="2026-09-18T16:33:00Z" w16du:dateUtc="2026-09-18T14:33:00Z">
        <w:r w:rsidRPr="00810E3C">
          <w:rPr>
            <w:rFonts w:ascii="Verdana" w:hAnsi="Verdana"/>
            <w:sz w:val="20"/>
            <w:szCs w:val="20"/>
          </w:rPr>
          <w:t>Quando Fleequid opera quale Intermediario puro, il trasferimento della proprietà del Veicolo dal Venditore all'Acquirente resta convenzionalmente differito al momento dell'integrale adempimento dell'obbligo di pagamento ai sensi dell'art. 12.2 e del compimento delle formalità necessarie, secondo quanto previsto dall'art. 16.4, al quale si rinvia anche per il termine ordinario di 10 (dieci) giorni per il compimento delle formalità di trasferimento e per la possibilità di un diverso termine previsto dalle Condizioni particolari di vendita. Alla consegna, al ritiro, al mancato ritiro, al passaggio del rischio, alla verifica del Veicolo e al trasporto si applicano le disposizioni dell'art. 16.</w:t>
        </w:r>
      </w:ins>
    </w:p>
    <w:p w14:paraId="181AAB67" w14:textId="66EC6220" w:rsidR="00FD13FE" w:rsidDel="004C5BF4" w:rsidRDefault="00253A94" w:rsidP="00A4154B">
      <w:pPr>
        <w:pStyle w:val="Paragrafoelenco"/>
        <w:spacing w:line="360" w:lineRule="auto"/>
        <w:ind w:left="0"/>
        <w:jc w:val="both"/>
        <w:rPr>
          <w:del w:id="4120" w:author="Avv. Rosario Panzariello" w:date="2026-09-18T16:28:00Z" w16du:dateUtc="2026-09-18T14:28:00Z"/>
          <w:rFonts w:ascii="Verdana" w:hAnsi="Verdana"/>
          <w:sz w:val="20"/>
          <w:szCs w:val="20"/>
        </w:rPr>
      </w:pPr>
      <w:ins w:id="4121" w:author="Avv. Rosario Panzariello" w:date="2026-09-18T16:33:00Z" w16du:dateUtc="2026-09-18T14:33:00Z">
        <w:r w:rsidRPr="00253A94">
          <w:rPr>
            <w:rFonts w:ascii="Verdana" w:hAnsi="Verdana"/>
            <w:sz w:val="20"/>
            <w:szCs w:val="20"/>
          </w:rPr>
          <w:t xml:space="preserve">Quando Fleequid opera quale Intermediario puro non trovano applicazione </w:t>
        </w:r>
      </w:ins>
      <w:ins w:id="4122" w:author="Avv. Rosario Panzariello" w:date="2026-09-27T09:06:00Z" w16du:dateUtc="2026-09-27T07:06:00Z">
        <w:r w:rsidR="00CF4DD4" w:rsidRPr="00CF4DD4">
          <w:rPr>
            <w:rFonts w:ascii="Verdana" w:hAnsi="Verdana"/>
            <w:sz w:val="20"/>
            <w:szCs w:val="20"/>
          </w:rPr>
          <w:t>l'art. 17.4 né l'art. 17.8, in luogo di quest'ultimo trovando applicazione l'art. 17.14; non trovano altresì applicazione</w:t>
        </w:r>
      </w:ins>
      <w:ins w:id="4123" w:author="Avv. Rosario Panzariello" w:date="2026-09-18T16:33:00Z" w16du:dateUtc="2026-09-18T14:33:00Z">
        <w:r w:rsidRPr="00253A94">
          <w:rPr>
            <w:rFonts w:ascii="Verdana" w:hAnsi="Verdana"/>
            <w:sz w:val="20"/>
            <w:szCs w:val="20"/>
          </w:rPr>
          <w:t xml:space="preserve"> l'autorizzazione di cui all'art. 1395 c.c.</w:t>
        </w:r>
      </w:ins>
      <w:ins w:id="4124" w:author="Avv. Rosario Panzariello" w:date="2026-09-27T09:07:00Z" w16du:dateUtc="2026-09-27T07:07:00Z">
        <w:r w:rsidR="00977645">
          <w:rPr>
            <w:rFonts w:ascii="Verdana" w:hAnsi="Verdana"/>
            <w:sz w:val="20"/>
            <w:szCs w:val="20"/>
          </w:rPr>
          <w:t>,</w:t>
        </w:r>
      </w:ins>
      <w:ins w:id="4125" w:author="Avv. Rosario Panzariello" w:date="2026-09-18T16:33:00Z" w16du:dateUtc="2026-09-18T14:33:00Z">
        <w:r w:rsidRPr="00253A94">
          <w:rPr>
            <w:rFonts w:ascii="Verdana" w:hAnsi="Verdana"/>
            <w:sz w:val="20"/>
            <w:szCs w:val="20"/>
          </w:rPr>
          <w:t xml:space="preserve"> il richiamo all'art. 1515, comma 3, c.c. di cui all'art. 2.5, nonché la clausola di collegamento di cui all'art. 21, che si applica esclusivamente alla Rivendita. Il regime della garanzia nei confronti dell'Acquirente è disciplinato dall'art. 19 e, in particolare, dall'art. 19.7, lett. b); la procedura di reclamo è disciplinata dall'art. 20; gli effetti restitutori e patrimoniali sono disciplinati dall'art. 15.</w:t>
        </w:r>
      </w:ins>
      <w:ins w:id="4126" w:author="Avv. Rosario Panzariello" w:date="2026-09-15T12:00:00Z">
        <w:del w:id="4127" w:author="Avv. Rosario Panzariello" w:date="2026-09-18T16:26:00Z" w16du:dateUtc="2026-09-18T14:26:00Z">
          <w:r w:rsidR="00FD13FE" w:rsidRPr="00EA1871" w:rsidDel="00675510">
            <w:rPr>
              <w:rFonts w:ascii="Verdana" w:hAnsi="Verdana"/>
              <w:sz w:val="20"/>
              <w:szCs w:val="20"/>
              <w:rPrChange w:id="4128" w:author="Avv. Rosario Panzariello" w:date="2026-09-19T08:53:00Z" w16du:dateUtc="2026-09-19T06:53:00Z">
                <w:rPr/>
              </w:rPrChange>
            </w:rPr>
            <w:delText xml:space="preserve">Quando Fleequid decide di procedere come </w:delText>
          </w:r>
          <w:r w:rsidR="00FD13FE" w:rsidRPr="00EA1871" w:rsidDel="00675510">
            <w:rPr>
              <w:rFonts w:ascii="Verdana" w:hAnsi="Verdana"/>
              <w:sz w:val="20"/>
              <w:szCs w:val="20"/>
              <w:rPrChange w:id="4129" w:author="Avv. Rosario Panzariello" w:date="2026-09-19T08:53:00Z" w16du:dateUtc="2026-09-19T06:53:00Z">
                <w:rPr>
                  <w:rStyle w:val="Enfasigrassetto"/>
                </w:rPr>
              </w:rPrChange>
            </w:rPr>
            <w:delText>Intermediario puro ai sensi dell’art. 2.6</w:delText>
          </w:r>
          <w:r w:rsidR="00FD13FE" w:rsidRPr="00EA1871" w:rsidDel="00675510">
            <w:rPr>
              <w:rFonts w:ascii="Verdana" w:hAnsi="Verdana"/>
              <w:sz w:val="20"/>
              <w:szCs w:val="20"/>
              <w:rPrChange w:id="4130" w:author="Avv. Rosario Panzariello" w:date="2026-09-19T08:53:00Z" w16du:dateUtc="2026-09-19T06:53:00Z">
                <w:rPr/>
              </w:rPrChange>
            </w:rPr>
            <w:delText xml:space="preserve">, il Veicolo è trasferito </w:delText>
          </w:r>
          <w:r w:rsidR="00FD13FE" w:rsidRPr="00EA1871" w:rsidDel="00675510">
            <w:rPr>
              <w:rFonts w:ascii="Verdana" w:hAnsi="Verdana"/>
              <w:sz w:val="20"/>
              <w:szCs w:val="20"/>
              <w:rPrChange w:id="4131" w:author="Avv. Rosario Panzariello" w:date="2026-09-19T08:53:00Z" w16du:dateUtc="2026-09-19T06:53:00Z">
                <w:rPr>
                  <w:rStyle w:val="Enfasigrassetto"/>
                </w:rPr>
              </w:rPrChange>
            </w:rPr>
            <w:delText>direttamente dal Venditore all’Acquirente</w:delText>
          </w:r>
          <w:r w:rsidR="00FD13FE" w:rsidRPr="00EA1871" w:rsidDel="00675510">
            <w:rPr>
              <w:rFonts w:ascii="Verdana" w:hAnsi="Verdana"/>
              <w:sz w:val="20"/>
              <w:szCs w:val="20"/>
              <w:rPrChange w:id="4132" w:author="Avv. Rosario Panzariello" w:date="2026-09-19T08:53:00Z" w16du:dateUtc="2026-09-19T06:53:00Z">
                <w:rPr/>
              </w:rPrChange>
            </w:rPr>
            <w:delText xml:space="preserve">, senza che Fleequid ne acquisti, neppure temporaneamente, la proprietà. Il relativo prezzo è dovuto dall’Acquirente direttamente al Venditore e </w:delText>
          </w:r>
          <w:r w:rsidR="00FD13FE" w:rsidRPr="00EA1871" w:rsidDel="00675510">
            <w:rPr>
              <w:rFonts w:ascii="Verdana" w:hAnsi="Verdana"/>
              <w:sz w:val="20"/>
              <w:szCs w:val="20"/>
              <w:rPrChange w:id="4133" w:author="Avv. Rosario Panzariello" w:date="2026-09-19T08:53:00Z" w16du:dateUtc="2026-09-19T06:53:00Z">
                <w:rPr>
                  <w:rStyle w:val="Enfasigrassetto"/>
                </w:rPr>
              </w:rPrChange>
            </w:rPr>
            <w:delText>non transita sui conti di Fleequid</w:delText>
          </w:r>
          <w:r w:rsidR="00FD13FE" w:rsidRPr="00EA1871" w:rsidDel="00675510">
            <w:rPr>
              <w:rFonts w:ascii="Verdana" w:hAnsi="Verdana"/>
              <w:sz w:val="20"/>
              <w:szCs w:val="20"/>
              <w:rPrChange w:id="4134" w:author="Avv. Rosario Panzariello" w:date="2026-09-19T08:53:00Z" w16du:dateUtc="2026-09-19T06:53:00Z">
                <w:rPr/>
              </w:rPrChange>
            </w:rPr>
            <w:delText>, ferme le Commissioni, le Tariffe e gli ulteriori importi dovuti a Fleequid secondo quanto previsto dalle presenti Condizioni Generali.</w:delText>
          </w:r>
          <w:r w:rsidR="00C33207" w:rsidRPr="00EA1871" w:rsidDel="00675510">
            <w:rPr>
              <w:rFonts w:ascii="Verdana" w:hAnsi="Verdana"/>
              <w:sz w:val="20"/>
              <w:szCs w:val="20"/>
              <w:rPrChange w:id="4135" w:author="Avv. Rosario Panzariello" w:date="2026-09-19T08:53:00Z" w16du:dateUtc="2026-09-19T06:53:00Z">
                <w:rPr/>
              </w:rPrChange>
            </w:rPr>
            <w:delText xml:space="preserve"> Il Venditore e l’Acquirente sono tenuti a compiere direttamente, con la collaborazione e il coordinamento eventualmente prestati da Fleequid, tutti gli adempimenti necessari al trasferimento della proprietà, alla fatturazione, alla documentazione, alla consegna e al ritiro del Veicolo secondo quanto previsto dagli artt. 11, 12 e 16. L’attività di assistenza, coordinamento o gestione amministrativa eventualmente svolta da Fleequid non determina l’assunzione, da parte di quest’ultima, della qualità di acquirente o venditore del Veicolo, né di debitore o creditore del relativo prezzo, restando Fleequid parte dei distinti rapporti commissionali con il Venditore e con l’Acquirente e conservando il diritto alle Commissioni e agli ulteriori importi ad essa spettanti</w:delText>
          </w:r>
        </w:del>
        <w:del w:id="4136" w:author="Avv. Rosario Panzariello" w:date="2026-09-18T16:31:00Z" w16du:dateUtc="2026-09-18T14:31:00Z">
          <w:r w:rsidR="00C33207" w:rsidRPr="00EA1871" w:rsidDel="00EB14F5">
            <w:rPr>
              <w:rFonts w:ascii="Verdana" w:hAnsi="Verdana"/>
              <w:sz w:val="20"/>
              <w:szCs w:val="20"/>
              <w:rPrChange w:id="4137" w:author="Avv. Rosario Panzariello" w:date="2026-09-19T08:53:00Z" w16du:dateUtc="2026-09-19T06:53:00Z">
                <w:rPr/>
              </w:rPrChange>
            </w:rPr>
            <w:delText>.</w:delText>
          </w:r>
        </w:del>
      </w:ins>
    </w:p>
    <w:p w14:paraId="70E76ED2" w14:textId="77777777" w:rsidR="004C5BF4" w:rsidRPr="00EA1871" w:rsidRDefault="004C5BF4">
      <w:pPr>
        <w:pStyle w:val="Paragrafoelenco"/>
        <w:numPr>
          <w:ilvl w:val="1"/>
          <w:numId w:val="1"/>
        </w:numPr>
        <w:spacing w:line="360" w:lineRule="auto"/>
        <w:ind w:left="0" w:firstLine="0"/>
        <w:jc w:val="both"/>
        <w:rPr>
          <w:ins w:id="4138" w:author="Avv. Rosario Panzariello" w:date="2026-09-20T07:09:00Z" w16du:dateUtc="2026-09-20T05:09:00Z"/>
          <w:rFonts w:ascii="Verdana" w:hAnsi="Verdana"/>
          <w:sz w:val="20"/>
          <w:szCs w:val="20"/>
        </w:rPr>
        <w:pPrChange w:id="4139" w:author="Avv. Rosario Panzariello" w:date="2026-09-19T08:53:00Z" w16du:dateUtc="2026-09-19T06:53:00Z">
          <w:pPr>
            <w:pStyle w:val="Paragrafoelenco"/>
            <w:numPr>
              <w:ilvl w:val="1"/>
              <w:numId w:val="1"/>
            </w:numPr>
            <w:spacing w:line="360" w:lineRule="auto"/>
            <w:ind w:left="0" w:hanging="720"/>
            <w:jc w:val="both"/>
          </w:pPr>
        </w:pPrChange>
      </w:pPr>
    </w:p>
    <w:p w14:paraId="02D86454" w14:textId="787AAE77" w:rsidR="00C33207" w:rsidDel="00B15B84" w:rsidRDefault="00FD121F" w:rsidP="00B15B84">
      <w:pPr>
        <w:pStyle w:val="Paragrafoelenco"/>
        <w:numPr>
          <w:ilvl w:val="1"/>
          <w:numId w:val="1"/>
        </w:numPr>
        <w:spacing w:line="360" w:lineRule="auto"/>
        <w:ind w:left="0" w:firstLine="0"/>
        <w:jc w:val="both"/>
        <w:rPr>
          <w:del w:id="4140" w:author="Avv. Rosario Panzariello" w:date="2026-09-18T16:26:00Z" w16du:dateUtc="2026-09-18T14:26:00Z"/>
          <w:rFonts w:ascii="Verdana" w:hAnsi="Verdana"/>
          <w:sz w:val="20"/>
          <w:szCs w:val="20"/>
        </w:rPr>
      </w:pPr>
      <w:ins w:id="4141" w:author="Avv. Rosario Panzariello" w:date="2026-09-27T09:07:00Z" w16du:dateUtc="2026-09-27T07:07:00Z">
        <w:r w:rsidRPr="00FD121F">
          <w:rPr>
            <w:rFonts w:ascii="Verdana" w:hAnsi="Verdana"/>
            <w:sz w:val="20"/>
            <w:szCs w:val="20"/>
          </w:rPr>
          <w:t xml:space="preserve">Quando Fleequid opera quale Intermediario puro, Fleequid ha diritto di risolvere, ai sensi dell'art. 1456 c.c., il rapporto di incarico con il Venditore relativo alla specifica operazione di cui all'art. 17.10, mediante comunicazione scritta con la quale dichiari di volersi avvalere della presente clausola risolutiva espressa, e di procedere all'Annullamento della vendita ai sensi dell'art. 14, qualora il Venditore: a) abbia costituito o consentito la costituzione sul Veicolo di Gravami ulteriori rispetto a quelli dichiarati, ovvero non abbia provveduto alla loro rimozione nei termini previsti dall'art. 8.3; b) non sia in grado di assicurare il libero trasferimento del Veicolo all'Acquirente perché le somme ad esso spettanti risultino insufficienti a soddisfare i creditori aventi diritto allo svincolo del bene, ovvero perché i beneficiari dei Gravami rifiutino lo svincolo o la libera vendita; c) abbia fornito, in sede di registrazione, di Proposta di vendita o successivamente, informazioni o documenti falsi, inesatti, fraudolenti, obsoleti o incompleti rilevanti ai fini della specifica operazione; d) violi gli obblighi previsti dalle presenti Condizioni Generali in materia di proprietà, disponibilità, custodia e conservazione del Veicolo, veridicità delle informazioni, documentazione, esclusiva, trasferimento della proprietà, consegna, normativa ambientale o diritti di terzi; e) violi norme imperative o disposizioni amministrative applicabili alla commercializzazione, al trasferimento o alla gestione del Veicolo, ovvero diritti di terzi, in modo tale da pregiudicare o rendere rischiosa la prosecuzione dell'operazione; f) rifiuti od ometta di trasferire la proprietà del Veicolo direttamente all'Acquirente ovvero di compiere gli atti, le formalità o di prestare la collaborazione necessari alla registrazione o all'intestazione del Veicolo in capo all'Acquirente, o risulti inadempiente all'obbligo di metterlo a disposizione o consegnarlo secondo quanto previsto dalle presenti Condizioni Generali. L'esercizio delle predette facoltà riguarda esclusivamente il rapporto tra Fleequid e il Venditore e l'operazione gestita da </w:t>
        </w:r>
        <w:r w:rsidRPr="00FD121F">
          <w:rPr>
            <w:rFonts w:ascii="Verdana" w:hAnsi="Verdana"/>
            <w:sz w:val="20"/>
            <w:szCs w:val="20"/>
          </w:rPr>
          <w:lastRenderedPageBreak/>
          <w:t>Fleequid e non comporta l'assunzione, da parte di Fleequid, della qualità di parte della compravendita conclusa direttamente tra il Venditore e l'Acquirente, restando impregiudicati i diritti e i rimedi spettanti all'Acquirente nei confronti del Venditore e gli effetti restitutori previsti dall'art. 15. Resta inoltre ferma la facoltà di Fleequid di sospendere l'operazione o la commercializzazione del Veicolo e di adottare le misure ragionevolmente necessarie quando ciò sia opportuno per prevenire frodi, tutelare la sicurezza del Marketplace, di Fleequid, dell'Acquirente o di terzi, verificare situazioni di rischio, svolgere accertamenti o assicurare il rispetto della normativa applicabile, compresa quella ambientale; l'adozione di tali misure ha natura cautelare e non comporta di per sé l'esercizio della clausola risolutiva espressa né l'applicazione della penale prevista dal presente comma, che presuppongono l'accertamento di una violazione contrattuale o normativa imputabile al Venditore. In caso di risoluzione o Annullamento per una delle cause previste dal presente comma restano dovute le Commissioni a carico del Venditore eventualmente già maturate ai sensi dell'art. 12.4, le Tariffe, i costi e le spese sostenuti da Fleequid in relazione all'operazione e gli ulteriori importi maturati per distinto titolo. Nelle ipotesi di cui alle lett. c), d), e) ed f), salvo che il medesimo fatto materiale sia già assistito, a tutela del medesimo interesse, da una penale specifica prevista dalle presenti Condizioni Generali, ivi comprese, a titolo esemplificativo, quelle di cui agli artt. 8.9, 8.11, 8.12 e 16.9, il Venditore è inoltre tenuto a corrispondere a Fleequid, a titolo di penale, un importo pari al 30% del Prezzo di riserva determinato in occasione della prima Asta relativa al Veicolo, restando irrilevanti le eventuali successive riduzioni del Prezzo di riserva, ovvero, qualora per il Veicolo non si sia svolta alcuna Asta con Prezzo di riserva ma sia stato previsto un Prezzo di riserva per la specifica operazione, al 30% di tale Prezzo di riserva, ovvero ancora, qualora per la specifica operazione non sia stato previsto alcun Prezzo di riserva, al 30% del Prezzo di vendita all'Acquirente ovvero, in ulteriore mancanza anche del Prezzo di vendita all'Acquirente, al 30% del PMIV relativo alla specifica operazione, fatto salvo il risarcimento del maggior danno. In particolare, per il rifiuto di trasferire la proprietà del Veicolo direttamente all'Acquirente continua a trovare applicazione la penale prevista dall'art. 8.11, lett. c). Nei casi in cui, ai sensi dei periodi che precedono e dell'art. 15.8, trovi applicazione una penale specifica in luogo di quella prevista dal presente comma, restano ferme la facoltà di risoluzione ai sensi dell'art. 1456 c.c., la facoltà di Annullamento e le ulteriori conseguenze previste dal presente comma diverse dalla penale; restano invece cumulabili le conseguenze previste per fatti o violazioni distinti, secondo quanto previsto dall'art. 15.8.</w:t>
        </w:r>
      </w:ins>
      <w:ins w:id="4142" w:author="Avv. Rosario Panzariello" w:date="2026-09-27T09:39:00Z" w16du:dateUtc="2026-09-27T07:39:00Z">
        <w:r w:rsidR="00B61029" w:rsidRPr="00B61029">
          <w:t xml:space="preserve"> </w:t>
        </w:r>
        <w:r w:rsidR="00B61029" w:rsidRPr="00B61029">
          <w:rPr>
            <w:rFonts w:ascii="Verdana" w:hAnsi="Verdana"/>
            <w:sz w:val="20"/>
            <w:szCs w:val="20"/>
          </w:rPr>
          <w:t>Con riferimento al rifiuto o all'omissione di trasferire la proprietà del Veicolo di cui alla lett. f), la penale prevista dal presente comma non trova applicazione per il medesimo fatto neppure prima che siano integrati i presupposti del rifiuto previsti dall'art. 8.11; integrati tali presupposti, trova applicazione la penale specifica prevista dall'art. 8.11, lett. c), restando ferme la facoltà di risoluzione ai sensi dell'art. 1456 c.c., la facoltà di Annullamento e le ulteriori conseguenze previste dal presente comma diverse dalla penale.</w:t>
        </w:r>
      </w:ins>
      <w:ins w:id="4143" w:author="Avv. Rosario Panzariello" w:date="2026-09-15T12:06:00Z">
        <w:del w:id="4144" w:author="Avv. Rosario Panzariello" w:date="2026-09-18T16:26:00Z" w16du:dateUtc="2026-09-18T14:26:00Z">
          <w:r w:rsidR="00A03AE8" w:rsidRPr="00316D55" w:rsidDel="00D21D51">
            <w:rPr>
              <w:rFonts w:ascii="Verdana" w:hAnsi="Verdana"/>
              <w:sz w:val="20"/>
              <w:szCs w:val="20"/>
              <w:rPrChange w:id="4145" w:author="Avv. Rosario Panzariello" w:date="2026-09-18T16:29:00Z" w16du:dateUtc="2026-09-18T14:29:00Z">
                <w:rPr/>
              </w:rPrChange>
            </w:rPr>
            <w:delText xml:space="preserve">Quando Fleequid procede mediante </w:delText>
          </w:r>
          <w:r w:rsidR="00A03AE8" w:rsidRPr="00316D55" w:rsidDel="00D21D51">
            <w:rPr>
              <w:rFonts w:ascii="Verdana" w:hAnsi="Verdana"/>
              <w:sz w:val="20"/>
              <w:szCs w:val="20"/>
              <w:rPrChange w:id="4146" w:author="Avv. Rosario Panzariello" w:date="2026-09-18T16:29:00Z" w16du:dateUtc="2026-09-18T14:29:00Z">
                <w:rPr>
                  <w:rStyle w:val="Enfasigrassetto"/>
                </w:rPr>
              </w:rPrChange>
            </w:rPr>
            <w:delText>Rivendita</w:delText>
          </w:r>
          <w:r w:rsidR="00A03AE8" w:rsidRPr="00316D55" w:rsidDel="00D21D51">
            <w:rPr>
              <w:rFonts w:ascii="Verdana" w:hAnsi="Verdana"/>
              <w:sz w:val="20"/>
              <w:szCs w:val="20"/>
              <w:rPrChange w:id="4147" w:author="Avv. Rosario Panzariello" w:date="2026-09-18T16:29:00Z" w16du:dateUtc="2026-09-18T14:29:00Z">
                <w:rPr/>
              </w:rPrChange>
            </w:rPr>
            <w:delText xml:space="preserve">, Fleequid, quale acquirente del Veicolo dal Venditore, può denunciare al Venditore eventuali difformità e vizi apparenti entro </w:delText>
          </w:r>
          <w:r w:rsidR="00A03AE8" w:rsidRPr="00316D55" w:rsidDel="00D21D51">
            <w:rPr>
              <w:rFonts w:ascii="Verdana" w:hAnsi="Verdana"/>
              <w:sz w:val="20"/>
              <w:szCs w:val="20"/>
              <w:rPrChange w:id="4148" w:author="Avv. Rosario Panzariello" w:date="2026-09-18T16:29:00Z" w16du:dateUtc="2026-09-18T14:29:00Z">
                <w:rPr>
                  <w:rStyle w:val="Enfasigrassetto"/>
                </w:rPr>
              </w:rPrChange>
            </w:rPr>
            <w:delText>15 (quindici) giorni</w:delText>
          </w:r>
          <w:r w:rsidR="00A03AE8" w:rsidRPr="00316D55" w:rsidDel="00D21D51">
            <w:rPr>
              <w:rFonts w:ascii="Verdana" w:hAnsi="Verdana"/>
              <w:sz w:val="20"/>
              <w:szCs w:val="20"/>
              <w:rPrChange w:id="4149" w:author="Avv. Rosario Panzariello" w:date="2026-09-18T16:29:00Z" w16du:dateUtc="2026-09-18T14:29:00Z">
                <w:rPr/>
              </w:rPrChange>
            </w:rPr>
            <w:delText xml:space="preserve"> dalla consegna del Veicolo all’Acquirente ovvero, se successiva, entro </w:delText>
          </w:r>
          <w:r w:rsidR="00A03AE8" w:rsidRPr="00316D55" w:rsidDel="00D21D51">
            <w:rPr>
              <w:rFonts w:ascii="Verdana" w:hAnsi="Verdana"/>
              <w:sz w:val="20"/>
              <w:szCs w:val="20"/>
              <w:rPrChange w:id="4150" w:author="Avv. Rosario Panzariello" w:date="2026-09-18T16:29:00Z" w16du:dateUtc="2026-09-18T14:29:00Z">
                <w:rPr>
                  <w:rStyle w:val="Enfasigrassetto"/>
                </w:rPr>
              </w:rPrChange>
            </w:rPr>
            <w:delText>15 (quindici) giorni dalla ricezione da parte di Fleequid del reclamo dell’Acquirente</w:delText>
          </w:r>
          <w:r w:rsidR="00A03AE8" w:rsidRPr="00316D55" w:rsidDel="00D21D51">
            <w:rPr>
              <w:rFonts w:ascii="Verdana" w:hAnsi="Verdana"/>
              <w:sz w:val="20"/>
              <w:szCs w:val="20"/>
              <w:rPrChange w:id="4151" w:author="Avv. Rosario Panzariello" w:date="2026-09-18T16:29:00Z" w16du:dateUtc="2026-09-18T14:29:00Z">
                <w:rPr/>
              </w:rPrChange>
            </w:rPr>
            <w:delText xml:space="preserve"> relativo alla medesima difformità o al medesimo vizio. </w:delText>
          </w:r>
          <w:r w:rsidR="009B7A81" w:rsidRPr="00316D55" w:rsidDel="00D21D51">
            <w:rPr>
              <w:rFonts w:ascii="Verdana" w:hAnsi="Verdana"/>
              <w:sz w:val="20"/>
              <w:szCs w:val="20"/>
              <w:rPrChange w:id="4152" w:author="Avv. Rosario Panzariello" w:date="2026-09-18T16:29:00Z" w16du:dateUtc="2026-09-18T14:29:00Z">
                <w:rPr/>
              </w:rPrChange>
            </w:rPr>
            <w:delText>Per i vizi occulti, Fleequid può effettuare la denuncia entro 1 (un) mese dalla scoperta ovvero, se successiva, entro 1 (un) mese dalla ricezione del reclamo dell’Acquirente dal quale il vizio emerga o risulti denunciato. Le Parti convengono espressamente che i predetti termini tengono conto della struttura della Rivendita e della circostanza che eventuali difetti o difformità possono emergere soltanto a seguito della consegna, dell’utilizzo o delle verifiche effettuate dall’Acquirente. Il pagamento del Prezzo di acquisto al Venditore, l’eventuale presa in consegna o detenzione temporanea del Veicolo da parte di Fleequid, la sua movimentazione, nonché la predisposizione di un TrustReport o l’esecuzione di ispezioni da parte di Fleequid o di soggetti da essa incaricati non costituiscono accettazione del Veicolo come esente da vizi o conforme alle dichiarazioni del Venditore e non determinano rinuncia ai diritti e ai rimedi spettanti a Fleequid.</w:delText>
          </w:r>
          <w:r w:rsidR="00A32FF5" w:rsidRPr="00316D55" w:rsidDel="00D21D51">
            <w:rPr>
              <w:rFonts w:ascii="Verdana" w:hAnsi="Verdana"/>
              <w:sz w:val="20"/>
              <w:szCs w:val="20"/>
              <w:rPrChange w:id="4153" w:author="Avv. Rosario Panzariello" w:date="2026-09-18T16:29:00Z" w16du:dateUtc="2026-09-18T14:29:00Z">
                <w:rPr/>
              </w:rPrChange>
            </w:rPr>
            <w:delText xml:space="preserve"> Restano ferme la responsabilità e gli obblighi di manleva, rimborso e regresso del Venditore previsti dall’art. 8.12 e dalle ulteriori disposizioni delle presenti Condizioni Generali.</w:delText>
          </w:r>
        </w:del>
      </w:ins>
    </w:p>
    <w:p w14:paraId="4E8E3DCB" w14:textId="77777777" w:rsidR="00B15B84" w:rsidRPr="00316D55" w:rsidRDefault="00B15B84">
      <w:pPr>
        <w:pStyle w:val="Paragrafoelenco"/>
        <w:numPr>
          <w:ilvl w:val="1"/>
          <w:numId w:val="1"/>
        </w:numPr>
        <w:spacing w:line="360" w:lineRule="auto"/>
        <w:ind w:left="0" w:firstLine="0"/>
        <w:jc w:val="both"/>
        <w:rPr>
          <w:ins w:id="4154" w:author="Avv. Rosario Panzariello" w:date="2026-09-27T09:09:00Z" w16du:dateUtc="2026-09-27T07:09:00Z"/>
          <w:rFonts w:ascii="Verdana" w:hAnsi="Verdana"/>
          <w:sz w:val="20"/>
          <w:szCs w:val="20"/>
        </w:rPr>
        <w:pPrChange w:id="4155" w:author="Avv. Rosario Panzariello" w:date="2026-09-27T09:08:00Z" w16du:dateUtc="2026-09-27T07:08:00Z">
          <w:pPr>
            <w:pStyle w:val="Paragrafoelenco"/>
            <w:numPr>
              <w:ilvl w:val="1"/>
              <w:numId w:val="1"/>
            </w:numPr>
            <w:spacing w:line="360" w:lineRule="auto"/>
            <w:ind w:left="0" w:hanging="720"/>
            <w:jc w:val="both"/>
          </w:pPr>
        </w:pPrChange>
      </w:pPr>
    </w:p>
    <w:p w14:paraId="0DAB3DEF" w14:textId="52A023E2" w:rsidR="0066740F" w:rsidRPr="000F46B5" w:rsidDel="000F46B5" w:rsidRDefault="00CF4C51">
      <w:pPr>
        <w:pStyle w:val="Paragrafoelenco"/>
        <w:tabs>
          <w:tab w:val="left" w:pos="0"/>
        </w:tabs>
        <w:spacing w:line="360" w:lineRule="auto"/>
        <w:ind w:left="0"/>
        <w:jc w:val="both"/>
        <w:rPr>
          <w:ins w:id="4156" w:author="Avv. Rosario Panzariello" w:date="2026-09-15T12:00:00Z"/>
          <w:del w:id="4157" w:author="Avv. Rosario Panzariello" w:date="2026-09-18T16:27:00Z" w16du:dateUtc="2026-09-18T14:27:00Z"/>
          <w:rFonts w:ascii="Verdana" w:hAnsi="Verdana"/>
          <w:sz w:val="20"/>
          <w:szCs w:val="20"/>
        </w:rPr>
        <w:pPrChange w:id="4158" w:author="Avv. Rosario Panzariello" w:date="2026-09-27T09:09:00Z" w16du:dateUtc="2026-09-27T07:09:00Z">
          <w:pPr>
            <w:pStyle w:val="Paragrafoelenco"/>
            <w:numPr>
              <w:ilvl w:val="1"/>
              <w:numId w:val="1"/>
            </w:numPr>
            <w:spacing w:line="360" w:lineRule="auto"/>
            <w:ind w:left="6958" w:hanging="720"/>
            <w:jc w:val="both"/>
          </w:pPr>
        </w:pPrChange>
      </w:pPr>
      <w:ins w:id="4159" w:author="Avv. Rosario Panzariello" w:date="2026-09-15T12:13:00Z">
        <w:del w:id="4160" w:author="Avv. Rosario Panzariello" w:date="2026-09-18T16:27:00Z" w16du:dateUtc="2026-09-18T14:27:00Z">
          <w:r w:rsidRPr="000F46B5" w:rsidDel="000F46B5">
            <w:rPr>
              <w:rFonts w:ascii="Verdana" w:hAnsi="Verdana"/>
              <w:sz w:val="20"/>
              <w:szCs w:val="20"/>
              <w:rPrChange w:id="4161" w:author="Avv. Rosario Panzariello" w:date="2026-09-18T16:27:00Z" w16du:dateUtc="2026-09-18T14:27:00Z">
                <w:rPr/>
              </w:rPrChange>
            </w:rPr>
            <w:delText>Fleequid ha diritto di risolvere, in tutto o in parte, ai sensi dell’art. 1456 c.c., il rapporto contrattuale relativo all’acquisto del Veicolo dal Venditore, mediante comunicazione scritta con la quale dichiari di volersi avvalere della presente clausola risolutiva espressa, qualora il Venditore:</w:delText>
          </w:r>
          <w:r w:rsidRPr="000F46B5" w:rsidDel="000F46B5">
            <w:rPr>
              <w:rFonts w:ascii="Verdana" w:hAnsi="Verdana"/>
              <w:sz w:val="20"/>
              <w:szCs w:val="20"/>
              <w:rPrChange w:id="4162"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63" w:author="Avv. Rosario Panzariello" w:date="2026-09-18T16:27:00Z" w16du:dateUtc="2026-09-18T14:27:00Z">
                <w:rPr>
                  <w:rStyle w:val="Enfasigrassetto"/>
                </w:rPr>
              </w:rPrChange>
            </w:rPr>
            <w:delText>a)</w:delText>
          </w:r>
          <w:r w:rsidRPr="000F46B5" w:rsidDel="000F46B5">
            <w:rPr>
              <w:rFonts w:ascii="Verdana" w:hAnsi="Verdana"/>
              <w:sz w:val="20"/>
              <w:szCs w:val="20"/>
              <w:rPrChange w:id="4164" w:author="Avv. Rosario Panzariello" w:date="2026-09-18T16:27:00Z" w16du:dateUtc="2026-09-18T14:27:00Z">
                <w:rPr/>
              </w:rPrChange>
            </w:rPr>
            <w:delText xml:space="preserve"> abbia costituito o consentito la costituzione sul Veicolo di Gravami ulteriori rispetto a quelli dichiarati, ovvero non abbia provveduto alla loro rimozione nei termini previsti dalle presenti Condizioni Generali;</w:delText>
          </w:r>
        </w:del>
      </w:ins>
      <w:ins w:id="4165" w:author="Avv. Rosario Panzariello" w:date="2026-09-15T12:14:00Z">
        <w:del w:id="4166" w:author="Avv. Rosario Panzariello" w:date="2026-09-18T16:27:00Z" w16du:dateUtc="2026-09-18T14:27:00Z">
          <w:r w:rsidRPr="000F46B5" w:rsidDel="000F46B5">
            <w:rPr>
              <w:rFonts w:ascii="Verdana" w:hAnsi="Verdana"/>
              <w:sz w:val="20"/>
              <w:szCs w:val="20"/>
              <w:rPrChange w:id="4167"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68" w:author="Avv. Rosario Panzariello" w:date="2026-09-18T16:27:00Z" w16du:dateUtc="2026-09-18T14:27:00Z">
                <w:rPr>
                  <w:rStyle w:val="Enfasigrassetto"/>
                </w:rPr>
              </w:rPrChange>
            </w:rPr>
            <w:delText>b)</w:delText>
          </w:r>
          <w:r w:rsidRPr="000F46B5" w:rsidDel="000F46B5">
            <w:rPr>
              <w:rFonts w:ascii="Verdana" w:hAnsi="Verdana"/>
              <w:sz w:val="20"/>
              <w:szCs w:val="20"/>
              <w:rPrChange w:id="4169" w:author="Avv. Rosario Panzariello" w:date="2026-09-18T16:27:00Z" w16du:dateUtc="2026-09-18T14:27:00Z">
                <w:rPr/>
              </w:rPrChange>
            </w:rPr>
            <w:delText xml:space="preserve"> non sia in grado di assicurare il libero trasferimento del Veicolo perché i proventi netti ad esso spettanti risultino insufficienti a soddisfare i creditori aventi diritto allo svincolo del bene e gli ulteriori importi dovuti in relazione all’operazione, ovvero perché i beneficiari dei Gravami rifiutino lo svincolo o la libera vendita;</w:delText>
          </w:r>
          <w:r w:rsidRPr="000F46B5" w:rsidDel="000F46B5">
            <w:rPr>
              <w:rFonts w:ascii="Verdana" w:hAnsi="Verdana"/>
              <w:sz w:val="20"/>
              <w:szCs w:val="20"/>
              <w:rPrChange w:id="4170"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71" w:author="Avv. Rosario Panzariello" w:date="2026-09-18T16:27:00Z" w16du:dateUtc="2026-09-18T14:27:00Z">
                <w:rPr>
                  <w:rStyle w:val="Enfasigrassetto"/>
                </w:rPr>
              </w:rPrChange>
            </w:rPr>
            <w:delText>c)</w:delText>
          </w:r>
          <w:r w:rsidRPr="000F46B5" w:rsidDel="000F46B5">
            <w:rPr>
              <w:rFonts w:ascii="Verdana" w:hAnsi="Verdana"/>
              <w:sz w:val="20"/>
              <w:szCs w:val="20"/>
              <w:rPrChange w:id="4172" w:author="Avv. Rosario Panzariello" w:date="2026-09-18T16:27:00Z" w16du:dateUtc="2026-09-18T14:27:00Z">
                <w:rPr/>
              </w:rPrChange>
            </w:rPr>
            <w:delText xml:space="preserve"> abbia fornito, in sede di registrazione, di Proposta di vendita o successivamente, informazioni o documenti falsi, inesatti, fraudolenti, obsoleti o incompleti rilevanti ai fini della specifica operazione;</w:delText>
          </w:r>
          <w:r w:rsidRPr="000F46B5" w:rsidDel="000F46B5">
            <w:rPr>
              <w:rFonts w:ascii="Verdana" w:hAnsi="Verdana"/>
              <w:sz w:val="20"/>
              <w:szCs w:val="20"/>
              <w:rPrChange w:id="4173"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74" w:author="Avv. Rosario Panzariello" w:date="2026-09-18T16:27:00Z" w16du:dateUtc="2026-09-18T14:27:00Z">
                <w:rPr>
                  <w:rStyle w:val="Enfasigrassetto"/>
                </w:rPr>
              </w:rPrChange>
            </w:rPr>
            <w:delText>d)</w:delText>
          </w:r>
          <w:r w:rsidRPr="000F46B5" w:rsidDel="000F46B5">
            <w:rPr>
              <w:rFonts w:ascii="Verdana" w:hAnsi="Verdana"/>
              <w:sz w:val="20"/>
              <w:szCs w:val="20"/>
              <w:rPrChange w:id="4175" w:author="Avv. Rosario Panzariello" w:date="2026-09-18T16:27:00Z" w16du:dateUtc="2026-09-18T14:27:00Z">
                <w:rPr/>
              </w:rPrChange>
            </w:rPr>
            <w:delText xml:space="preserve"> violi gli obblighi previsti dalle presenti Condizioni Generali in materia di proprietà, disponibilità, custodia e conservazione del Veicolo, veridicità delle informazioni, documentazione, esclusiva, trasferimento della proprietà, consegna, normativa ambientale o diritti di terzi;</w:delText>
          </w:r>
          <w:r w:rsidRPr="000F46B5" w:rsidDel="000F46B5">
            <w:rPr>
              <w:rFonts w:ascii="Verdana" w:hAnsi="Verdana"/>
              <w:sz w:val="20"/>
              <w:szCs w:val="20"/>
              <w:rPrChange w:id="4176"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77" w:author="Avv. Rosario Panzariello" w:date="2026-09-18T16:27:00Z" w16du:dateUtc="2026-09-18T14:27:00Z">
                <w:rPr>
                  <w:rStyle w:val="Enfasigrassetto"/>
                </w:rPr>
              </w:rPrChange>
            </w:rPr>
            <w:delText>e)</w:delText>
          </w:r>
          <w:r w:rsidRPr="000F46B5" w:rsidDel="000F46B5">
            <w:rPr>
              <w:rFonts w:ascii="Verdana" w:hAnsi="Verdana"/>
              <w:sz w:val="20"/>
              <w:szCs w:val="20"/>
              <w:rPrChange w:id="4178" w:author="Avv. Rosario Panzariello" w:date="2026-09-18T16:27:00Z" w16du:dateUtc="2026-09-18T14:27:00Z">
                <w:rPr/>
              </w:rPrChange>
            </w:rPr>
            <w:delText xml:space="preserve"> violi norme imperative o disposizioni amministrative applicabili alla commercializzazione, al trasferimento o alla gestione del Veicolo, ovvero diritti di terzi, in modo tale da pregiudicare o rendere rischiosa la prosecuzione dell’operazione;</w:delText>
          </w:r>
          <w:r w:rsidRPr="000F46B5" w:rsidDel="000F46B5">
            <w:rPr>
              <w:rFonts w:ascii="Verdana" w:hAnsi="Verdana"/>
              <w:sz w:val="20"/>
              <w:szCs w:val="20"/>
              <w:rPrChange w:id="4179" w:author="Avv. Rosario Panzariello" w:date="2026-09-18T16:27:00Z" w16du:dateUtc="2026-09-18T14:27:00Z">
                <w:rPr>
                  <w:rStyle w:val="Titolo1Carattere"/>
                </w:rPr>
              </w:rPrChange>
            </w:rPr>
            <w:delText xml:space="preserve"> </w:delText>
          </w:r>
          <w:r w:rsidRPr="000F46B5" w:rsidDel="000F46B5">
            <w:rPr>
              <w:rFonts w:ascii="Verdana" w:hAnsi="Verdana"/>
              <w:sz w:val="20"/>
              <w:szCs w:val="20"/>
              <w:rPrChange w:id="4180" w:author="Avv. Rosario Panzariello" w:date="2026-09-18T16:27:00Z" w16du:dateUtc="2026-09-18T14:27:00Z">
                <w:rPr>
                  <w:rStyle w:val="Enfasigrassetto"/>
                </w:rPr>
              </w:rPrChange>
            </w:rPr>
            <w:delText>f)</w:delText>
          </w:r>
          <w:r w:rsidRPr="000F46B5" w:rsidDel="000F46B5">
            <w:rPr>
              <w:rFonts w:ascii="Verdana" w:hAnsi="Verdana"/>
              <w:sz w:val="20"/>
              <w:szCs w:val="20"/>
              <w:rPrChange w:id="4181" w:author="Avv. Rosario Panzariello" w:date="2026-09-18T16:27:00Z" w16du:dateUtc="2026-09-18T14:27:00Z">
                <w:rPr/>
              </w:rPrChange>
            </w:rPr>
            <w:delText xml:space="preserve"> rifiuti od ometta di trasferire la proprietà del Veicolo o risulti inadempiente all’obbligo di metterlo a disposizione o consegnarlo secondo quanto previsto dalle presenti Condizioni Generali. Resta inoltre ferma la facoltà di Fleequid di sospendere o annullare l’operazione, anche indipendentemente dall’esercizio della clausola risolutiva espressa, quando ciò sia ragionevolmente necessario per prevenire frodi, tutelare la sicurezza del Marketplace, di Fleequid, dell’Acquirente o di terzi, verificare situazioni di rischio, svolgere accertamenti o assicurare il rispetto della normativa applicabile, compresa quella ambientale.</w:delText>
          </w:r>
          <w:r w:rsidR="00C10623" w:rsidRPr="000F46B5" w:rsidDel="000F46B5">
            <w:rPr>
              <w:rFonts w:ascii="Verdana" w:hAnsi="Verdana"/>
              <w:sz w:val="20"/>
              <w:szCs w:val="20"/>
              <w:rPrChange w:id="4182" w:author="Avv. Rosario Panzariello" w:date="2026-09-18T16:27:00Z" w16du:dateUtc="2026-09-18T14:27:00Z">
                <w:rPr/>
              </w:rPrChange>
            </w:rPr>
            <w:delText xml:space="preserve"> In caso di risoluzione o Annullamento per una delle cause previste dal presente comma, restano dovute le Commissioni a carico del Venditore eventualmente già maturate, le Tariffe, i costi e le spese sostenuti da Fleequid in relazione all’operazione e gli ulteriori importi maturati per distinto titolo. Nelle ipotesi di cui alle lett. c), d), e) ed f), il Venditore è inoltre tenuto a corrispondere a Fleequid, a titolo di penale, un importo pari al 30% del Prezzo di riserva determinato per la specifica operazione ovvero, qualora non sia previsto un Prezzo di riserva, al 30% del Prezzo di vendita all’Acquirente, fatto salvo il risarcimento del maggior danno.</w:delText>
          </w:r>
        </w:del>
      </w:ins>
      <w:ins w:id="4183" w:author="Avv. Rosario Panzariello" w:date="2026-09-15T12:15:00Z">
        <w:del w:id="4184" w:author="Avv. Rosario Panzariello" w:date="2026-09-18T16:27:00Z" w16du:dateUtc="2026-09-18T14:27:00Z">
          <w:r w:rsidR="00C10623" w:rsidRPr="000F46B5" w:rsidDel="000F46B5">
            <w:rPr>
              <w:rFonts w:ascii="Verdana" w:hAnsi="Verdana"/>
              <w:sz w:val="20"/>
              <w:szCs w:val="20"/>
              <w:rPrChange w:id="4185" w:author="Avv. Rosario Panzariello" w:date="2026-09-18T16:27:00Z" w16du:dateUtc="2026-09-18T14:27:00Z">
                <w:rPr/>
              </w:rPrChange>
            </w:rPr>
            <w:delText xml:space="preserve"> La predetta penale non si cumula, per il medesimo fatto materiale e a tutela del medesimo interesse, con le penali previste dagli artt. 8.11 e 16.8, applicandosi in tal caso la disciplina specificamente riferibile all’inadempimento concretamente verificatosi; restano invece cumulabili le conseguenze previste per fatti o violazioni distinti.</w:delText>
          </w:r>
        </w:del>
      </w:ins>
    </w:p>
    <w:p w14:paraId="46717358" w14:textId="4F0B9D3A" w:rsidR="004F212C" w:rsidRPr="000532C5" w:rsidDel="00C10623" w:rsidRDefault="6E3B1677">
      <w:pPr>
        <w:pStyle w:val="Paragrafoelenco"/>
        <w:spacing w:line="360" w:lineRule="auto"/>
        <w:ind w:left="0"/>
        <w:jc w:val="both"/>
        <w:rPr>
          <w:del w:id="4186" w:author="Avv. Rosario Panzariello" w:date="2026-09-15T12:15:00Z"/>
          <w:rFonts w:ascii="Verdana" w:hAnsi="Verdana"/>
          <w:sz w:val="20"/>
          <w:szCs w:val="20"/>
        </w:rPr>
        <w:pPrChange w:id="4187" w:author="Avv. Rosario Panzariello" w:date="2026-09-27T09:09:00Z" w16du:dateUtc="2026-09-27T07:09:00Z">
          <w:pPr>
            <w:pStyle w:val="Paragrafoelenco"/>
            <w:numPr>
              <w:ilvl w:val="1"/>
              <w:numId w:val="1"/>
            </w:numPr>
            <w:spacing w:line="360" w:lineRule="auto"/>
            <w:ind w:left="0" w:hanging="720"/>
            <w:jc w:val="both"/>
          </w:pPr>
        </w:pPrChange>
      </w:pPr>
      <w:del w:id="4188" w:author="Avv. Rosario Panzariello" w:date="2026-09-15T12:15:00Z">
        <w:r w:rsidRPr="000532C5" w:rsidDel="00C10623">
          <w:rPr>
            <w:rFonts w:ascii="Verdana" w:hAnsi="Verdana"/>
            <w:sz w:val="20"/>
            <w:szCs w:val="20"/>
          </w:rPr>
          <w:delText xml:space="preserve">Se non diversamente concordato nel Contratto o indicato nella scheda dell'Asta o in altra documentazione consultabile sul Marketplace, la consegna </w:delText>
        </w:r>
        <w:r w:rsidR="000B508D" w:rsidRPr="000532C5" w:rsidDel="00C10623">
          <w:rPr>
            <w:rFonts w:ascii="Verdana" w:hAnsi="Verdana"/>
            <w:sz w:val="20"/>
            <w:szCs w:val="20"/>
          </w:rPr>
          <w:delText xml:space="preserve">del Veicolo </w:delText>
        </w:r>
        <w:r w:rsidRPr="000532C5" w:rsidDel="00C10623">
          <w:rPr>
            <w:rFonts w:ascii="Verdana" w:hAnsi="Verdana"/>
            <w:sz w:val="20"/>
            <w:szCs w:val="20"/>
          </w:rPr>
          <w:delText>avviene presso la sede</w:delText>
        </w:r>
        <w:r w:rsidR="000B508D" w:rsidRPr="000532C5" w:rsidDel="00C10623">
          <w:rPr>
            <w:rFonts w:ascii="Verdana" w:hAnsi="Verdana"/>
            <w:sz w:val="20"/>
            <w:szCs w:val="20"/>
          </w:rPr>
          <w:delText xml:space="preserve"> legale del Venditore ovvero presso quella diversa sede indicata da Fleequid con la comunicazione di messa a disposizione per il ritiro del Veicolo</w:delText>
        </w:r>
        <w:r w:rsidR="006A5E47" w:rsidRPr="000532C5" w:rsidDel="00C10623">
          <w:rPr>
            <w:rFonts w:ascii="Verdana" w:hAnsi="Verdana"/>
            <w:sz w:val="20"/>
            <w:szCs w:val="20"/>
          </w:rPr>
          <w:delText xml:space="preserve"> </w:delText>
        </w:r>
        <w:r w:rsidRPr="000532C5" w:rsidDel="00C10623">
          <w:rPr>
            <w:rFonts w:ascii="Verdana" w:hAnsi="Verdana"/>
            <w:sz w:val="20"/>
            <w:szCs w:val="20"/>
          </w:rPr>
          <w:delText>(EXW -Incoterms 2020). È facoltà dell’Acquirente richiedere</w:delText>
        </w:r>
        <w:r w:rsidR="006A5E47" w:rsidRPr="000532C5" w:rsidDel="00C10623">
          <w:rPr>
            <w:rFonts w:ascii="Verdana" w:hAnsi="Verdana"/>
            <w:sz w:val="20"/>
            <w:szCs w:val="20"/>
          </w:rPr>
          <w:delText xml:space="preserve"> a Fleequid</w:delText>
        </w:r>
        <w:r w:rsidRPr="000532C5" w:rsidDel="00C10623">
          <w:rPr>
            <w:rFonts w:ascii="Verdana" w:hAnsi="Verdana"/>
            <w:sz w:val="20"/>
            <w:szCs w:val="20"/>
          </w:rPr>
          <w:delText>, anche successivamente alla conclusione dell’Asta, l’organizzazione del trasporto dal luogo in cui lo stesso deve essere consegnato al diverso luogo indicato dall’Acquirente. Il Servizio da ultimo indicato è un servizio supplementare,</w:delText>
        </w:r>
        <w:r w:rsidR="000B508D" w:rsidRPr="000532C5" w:rsidDel="00C10623">
          <w:rPr>
            <w:rFonts w:ascii="Verdana" w:hAnsi="Verdana"/>
            <w:sz w:val="20"/>
            <w:szCs w:val="20"/>
          </w:rPr>
          <w:delText xml:space="preserve"> la cui effettiva disponibilità Fleequid non garantisce e che, allorquando disponibile, è </w:delText>
        </w:r>
        <w:r w:rsidRPr="000532C5" w:rsidDel="00C10623">
          <w:rPr>
            <w:rFonts w:ascii="Verdana" w:hAnsi="Verdana"/>
            <w:sz w:val="20"/>
            <w:szCs w:val="20"/>
          </w:rPr>
          <w:delText>soggetto a specifiche Tariffe</w:delText>
        </w:r>
        <w:r w:rsidR="000B508D" w:rsidRPr="000532C5" w:rsidDel="00C10623">
          <w:rPr>
            <w:rFonts w:ascii="Verdana" w:hAnsi="Verdana"/>
            <w:sz w:val="20"/>
            <w:szCs w:val="20"/>
          </w:rPr>
          <w:delText xml:space="preserve"> </w:delText>
        </w:r>
        <w:r w:rsidRPr="000532C5" w:rsidDel="00C10623">
          <w:rPr>
            <w:rFonts w:ascii="Verdana" w:hAnsi="Verdana"/>
            <w:sz w:val="20"/>
            <w:szCs w:val="20"/>
          </w:rPr>
          <w:delText>(</w:delText>
        </w:r>
        <w:r w:rsidR="000B508D" w:rsidRPr="000532C5" w:rsidDel="00C10623">
          <w:rPr>
            <w:rFonts w:ascii="Verdana" w:hAnsi="Verdana"/>
            <w:sz w:val="20"/>
            <w:szCs w:val="20"/>
          </w:rPr>
          <w:delText>ovvero</w:delText>
        </w:r>
        <w:r w:rsidR="006A5E47" w:rsidRPr="000532C5" w:rsidDel="00C10623">
          <w:rPr>
            <w:rFonts w:ascii="Verdana" w:hAnsi="Verdana"/>
            <w:sz w:val="20"/>
            <w:szCs w:val="20"/>
          </w:rPr>
          <w:delText xml:space="preserve"> </w:delText>
        </w:r>
        <w:r w:rsidRPr="000532C5" w:rsidDel="00C10623">
          <w:rPr>
            <w:rFonts w:ascii="Verdana" w:hAnsi="Verdana"/>
            <w:sz w:val="20"/>
            <w:szCs w:val="20"/>
          </w:rPr>
          <w:delText>a specifica quotazione di Fleequid</w:delText>
        </w:r>
        <w:r w:rsidR="000B508D" w:rsidRPr="000532C5" w:rsidDel="00C10623">
          <w:rPr>
            <w:rFonts w:ascii="Verdana" w:hAnsi="Verdana"/>
            <w:sz w:val="20"/>
            <w:szCs w:val="20"/>
          </w:rPr>
          <w:delText xml:space="preserve">) e può prevedere la preventiva </w:delText>
        </w:r>
        <w:r w:rsidRPr="000532C5" w:rsidDel="00C10623">
          <w:rPr>
            <w:rFonts w:ascii="Verdana" w:hAnsi="Verdana"/>
            <w:sz w:val="20"/>
            <w:szCs w:val="20"/>
          </w:rPr>
          <w:delText xml:space="preserve">approvazione </w:delText>
        </w:r>
        <w:r w:rsidR="000B508D" w:rsidRPr="000532C5" w:rsidDel="00C10623">
          <w:rPr>
            <w:rFonts w:ascii="Verdana" w:hAnsi="Verdana"/>
            <w:sz w:val="20"/>
            <w:szCs w:val="20"/>
          </w:rPr>
          <w:delText>di</w:delText>
        </w:r>
        <w:r w:rsidRPr="000532C5" w:rsidDel="00C10623">
          <w:rPr>
            <w:rFonts w:ascii="Verdana" w:hAnsi="Verdana"/>
            <w:sz w:val="20"/>
            <w:szCs w:val="20"/>
          </w:rPr>
          <w:delText xml:space="preserve"> Condizioni specifiche. </w:delText>
        </w:r>
      </w:del>
    </w:p>
    <w:p w14:paraId="0BE0F035" w14:textId="7FA4F1F6" w:rsidR="004F212C" w:rsidRPr="000532C5" w:rsidDel="00C10623" w:rsidRDefault="233433F6">
      <w:pPr>
        <w:pStyle w:val="Paragrafoelenco"/>
        <w:spacing w:line="360" w:lineRule="auto"/>
        <w:ind w:left="0"/>
        <w:jc w:val="both"/>
        <w:rPr>
          <w:del w:id="4189" w:author="Avv. Rosario Panzariello" w:date="2026-09-15T12:15:00Z"/>
          <w:rFonts w:ascii="Verdana" w:hAnsi="Verdana"/>
          <w:sz w:val="20"/>
          <w:szCs w:val="20"/>
        </w:rPr>
        <w:pPrChange w:id="4190" w:author="Avv. Rosario Panzariello" w:date="2026-09-27T09:09:00Z" w16du:dateUtc="2026-09-27T07:09:00Z">
          <w:pPr>
            <w:pStyle w:val="Paragrafoelenco"/>
            <w:numPr>
              <w:ilvl w:val="1"/>
              <w:numId w:val="1"/>
            </w:numPr>
            <w:spacing w:line="360" w:lineRule="auto"/>
            <w:ind w:left="0" w:hanging="720"/>
            <w:jc w:val="both"/>
          </w:pPr>
        </w:pPrChange>
      </w:pPr>
      <w:del w:id="4191" w:author="Avv. Rosario Panzariello" w:date="2026-09-15T12:15:00Z">
        <w:r w:rsidRPr="000532C5" w:rsidDel="00C10623">
          <w:rPr>
            <w:rFonts w:ascii="Verdana" w:hAnsi="Verdana"/>
            <w:sz w:val="20"/>
            <w:szCs w:val="20"/>
          </w:rPr>
          <w:delText>Dopo che il Venditore sostanziale ha fornito tutti i documenti e le informazioni necessarie per il trasferimento di proprietà del Veicolo, Fleequid procederà</w:delText>
        </w:r>
        <w:r w:rsidR="00B71C75" w:rsidRPr="000532C5" w:rsidDel="00C10623">
          <w:rPr>
            <w:rFonts w:ascii="Verdana" w:hAnsi="Verdana"/>
            <w:sz w:val="20"/>
            <w:szCs w:val="20"/>
          </w:rPr>
          <w:delText>, entro i successivi 10 giorni,</w:delText>
        </w:r>
        <w:r w:rsidRPr="000532C5" w:rsidDel="00C10623">
          <w:rPr>
            <w:rFonts w:ascii="Verdana" w:hAnsi="Verdana"/>
            <w:sz w:val="20"/>
            <w:szCs w:val="20"/>
          </w:rPr>
          <w:delText xml:space="preserve"> al trasferimento della proprietà in capo all’Acquirente e comunicherà la disponibilità del Veicolo per la consegna, che deve avvenire entro </w:delText>
        </w:r>
        <w:r w:rsidR="00B71C75" w:rsidRPr="000532C5" w:rsidDel="00C10623">
          <w:rPr>
            <w:rFonts w:ascii="Verdana" w:hAnsi="Verdana"/>
            <w:sz w:val="20"/>
            <w:szCs w:val="20"/>
          </w:rPr>
          <w:delText xml:space="preserve">10 </w:delText>
        </w:r>
        <w:r w:rsidRPr="000532C5" w:rsidDel="00C10623">
          <w:rPr>
            <w:rFonts w:ascii="Verdana" w:hAnsi="Verdana"/>
            <w:sz w:val="20"/>
            <w:szCs w:val="20"/>
          </w:rPr>
          <w:delText xml:space="preserve">giorni dalla data di tale </w:delText>
        </w:r>
        <w:r w:rsidR="00567CE8" w:rsidRPr="000532C5" w:rsidDel="00C10623">
          <w:rPr>
            <w:rFonts w:ascii="Verdana" w:hAnsi="Verdana"/>
            <w:sz w:val="20"/>
            <w:szCs w:val="20"/>
          </w:rPr>
          <w:delText>comunicazione.</w:delText>
        </w:r>
        <w:r w:rsidRPr="000532C5" w:rsidDel="00C10623">
          <w:rPr>
            <w:rFonts w:ascii="Verdana" w:hAnsi="Verdana"/>
            <w:sz w:val="20"/>
            <w:szCs w:val="20"/>
          </w:rPr>
          <w:delText xml:space="preserve"> La comunicazione di disponibilità del Veicolo per la consegna costituisce atto di messa in mora del creditore ai sensi dell'art. 1206 c.c. (mora credendi). Se trascorrono tali </w:delText>
        </w:r>
        <w:r w:rsidR="74029B96" w:rsidRPr="000532C5" w:rsidDel="00C10623">
          <w:rPr>
            <w:rFonts w:ascii="Verdana" w:hAnsi="Verdana"/>
            <w:sz w:val="20"/>
            <w:szCs w:val="20"/>
          </w:rPr>
          <w:delText>10</w:delText>
        </w:r>
        <w:r w:rsidRPr="000532C5" w:rsidDel="00C10623">
          <w:rPr>
            <w:rFonts w:ascii="Verdana" w:hAnsi="Verdana"/>
            <w:sz w:val="20"/>
            <w:szCs w:val="20"/>
          </w:rPr>
          <w:delText xml:space="preserve"> giorni senza che l'Acquirente abbia ritirato il Veicolo, Fleequid potrà addebitare una penale di €50,00 per ogni giorno di ritardo. Se trascorrono in ogni caso 30 giorni dalla data di comunicazione della disponibilità al ritiro del Veicolo senza che avvenga la consegna, Fleequid avrà il diritto di dichiarare risolto il contratto di vendita o di agire secondo le leggi vigenti</w:delText>
        </w:r>
        <w:r w:rsidR="00D567D9" w:rsidRPr="000532C5" w:rsidDel="00C10623">
          <w:rPr>
            <w:rFonts w:ascii="Verdana" w:hAnsi="Verdana"/>
            <w:sz w:val="20"/>
            <w:szCs w:val="20"/>
          </w:rPr>
          <w:delText xml:space="preserve"> e le CG applicabili</w:delText>
        </w:r>
        <w:r w:rsidRPr="000532C5" w:rsidDel="00C10623">
          <w:rPr>
            <w:rFonts w:ascii="Verdana" w:hAnsi="Verdana"/>
            <w:sz w:val="20"/>
            <w:szCs w:val="20"/>
          </w:rPr>
          <w:delText>.</w:delText>
        </w:r>
        <w:r w:rsidR="00D567D9" w:rsidRPr="000532C5" w:rsidDel="00C10623">
          <w:rPr>
            <w:rFonts w:ascii="Verdana" w:hAnsi="Verdana"/>
            <w:sz w:val="20"/>
            <w:szCs w:val="20"/>
          </w:rPr>
          <w:delText xml:space="preserve"> </w:delText>
        </w:r>
        <w:r w:rsidR="002C0EA7" w:rsidRPr="000532C5" w:rsidDel="00C10623">
          <w:rPr>
            <w:rFonts w:ascii="Verdana" w:hAnsi="Verdana"/>
            <w:sz w:val="20"/>
            <w:szCs w:val="20"/>
          </w:rPr>
          <w:delText>L’Acquirente prende atto che, ai fini della piena efficacia del trasferimento di proprietà del Veicolo, è necessario completare tutte le formalità di registrazione, trascrizione o immatricolazione previste dalle normative applicabili nel Paese di riferimento. In via ordinaria, il ritiro del Veicolo potrà avvenire solo dopo il perfezionamento di tali formalità. In via eccezionale, e per comprovati motivi d’urgenza, Fleequid può autorizzare l’Acquirente a ritirare il Veicolo prima del completamento di tali formalità. In tal caso, l’Acquirente</w:delText>
        </w:r>
        <w:r w:rsidR="009C7CF5" w:rsidRPr="000532C5" w:rsidDel="00C10623">
          <w:rPr>
            <w:rFonts w:ascii="Verdana" w:hAnsi="Verdana"/>
            <w:sz w:val="20"/>
            <w:szCs w:val="20"/>
          </w:rPr>
          <w:delText>: a)</w:delText>
        </w:r>
        <w:r w:rsidR="002C0EA7" w:rsidRPr="000532C5" w:rsidDel="00C10623">
          <w:rPr>
            <w:rFonts w:ascii="Verdana" w:hAnsi="Verdana"/>
            <w:sz w:val="20"/>
            <w:szCs w:val="20"/>
          </w:rPr>
          <w:delText xml:space="preserve"> riconosce ed accetta di manlevare e tenere indenne Fleequid da qualsiasi conseguenza amministrativa, fiscale, patrimoniale o di altra natura derivante dalla detenzione o dalla circolazione del Veicolo ancora formalmente intestato a Fleequid o a soggetti </w:delText>
        </w:r>
        <w:r w:rsidR="00102D5D" w:rsidDel="00C10623">
          <w:rPr>
            <w:rFonts w:ascii="Verdana" w:hAnsi="Verdana"/>
            <w:sz w:val="20"/>
            <w:szCs w:val="20"/>
          </w:rPr>
          <w:delText>terzi</w:delText>
        </w:r>
        <w:r w:rsidR="009C7CF5" w:rsidRPr="000532C5" w:rsidDel="00C10623">
          <w:rPr>
            <w:rFonts w:ascii="Verdana" w:hAnsi="Verdana"/>
            <w:sz w:val="20"/>
            <w:szCs w:val="20"/>
          </w:rPr>
          <w:delText xml:space="preserve">; b) </w:delText>
        </w:r>
        <w:r w:rsidR="002C0EA7" w:rsidRPr="000532C5" w:rsidDel="00C10623">
          <w:rPr>
            <w:rFonts w:ascii="Verdana" w:hAnsi="Verdana"/>
            <w:sz w:val="20"/>
            <w:szCs w:val="20"/>
          </w:rPr>
          <w:delText xml:space="preserve">si impegna a completare,  ovvero a collaborare affinché possano essere completate, tutte le formalità di definitiva registrazione o trasferimento richieste dalla normativa applicabile entro e non oltre </w:delText>
        </w:r>
        <w:r w:rsidR="5D90855C" w:rsidRPr="000532C5" w:rsidDel="00C10623">
          <w:rPr>
            <w:rFonts w:ascii="Verdana" w:hAnsi="Verdana"/>
            <w:sz w:val="20"/>
            <w:szCs w:val="20"/>
          </w:rPr>
          <w:delText>5</w:delText>
        </w:r>
        <w:r w:rsidR="002C0EA7" w:rsidRPr="000532C5" w:rsidDel="00C10623">
          <w:rPr>
            <w:rFonts w:ascii="Verdana" w:hAnsi="Verdana"/>
            <w:sz w:val="20"/>
            <w:szCs w:val="20"/>
          </w:rPr>
          <w:delText xml:space="preserve"> (</w:delText>
        </w:r>
        <w:r w:rsidR="02A19411" w:rsidRPr="000532C5" w:rsidDel="00C10623">
          <w:rPr>
            <w:rFonts w:ascii="Verdana" w:hAnsi="Verdana"/>
            <w:sz w:val="20"/>
            <w:szCs w:val="20"/>
          </w:rPr>
          <w:delText>cinque</w:delText>
        </w:r>
        <w:r w:rsidR="002C0EA7" w:rsidRPr="000532C5" w:rsidDel="00C10623">
          <w:rPr>
            <w:rFonts w:ascii="Verdana" w:hAnsi="Verdana"/>
            <w:sz w:val="20"/>
            <w:szCs w:val="20"/>
          </w:rPr>
          <w:delText>) giorni dalla data di anticipato ritiro del Veicolo</w:delText>
        </w:r>
        <w:r w:rsidR="009C7CF5" w:rsidRPr="000532C5" w:rsidDel="00C10623">
          <w:rPr>
            <w:rFonts w:ascii="Verdana" w:hAnsi="Verdana"/>
            <w:sz w:val="20"/>
            <w:szCs w:val="20"/>
          </w:rPr>
          <w:delText>, salvo diverso termine comunicato per iscritto da Fleequid; c) si impegna a fornire a Fleequid idonea prova documentale dell’avvenuto deposito delle formalità di trasferimento entro 1 giorno dalla sua emissione da parte delle autorità competente. In caso di ritardo n</w:delText>
        </w:r>
        <w:r w:rsidR="00C64957" w:rsidDel="00C10623">
          <w:rPr>
            <w:rFonts w:ascii="Verdana" w:hAnsi="Verdana"/>
            <w:sz w:val="20"/>
            <w:szCs w:val="20"/>
          </w:rPr>
          <w:delText>el</w:delText>
        </w:r>
        <w:r w:rsidR="009C7CF5" w:rsidRPr="000532C5" w:rsidDel="00C10623">
          <w:rPr>
            <w:rFonts w:ascii="Verdana" w:hAnsi="Verdana"/>
            <w:sz w:val="20"/>
            <w:szCs w:val="20"/>
          </w:rPr>
          <w:delText xml:space="preserve"> completamento delle formalità oltre il termine </w:delText>
        </w:r>
        <w:r w:rsidR="12AA8536" w:rsidRPr="000532C5" w:rsidDel="00C10623">
          <w:rPr>
            <w:rFonts w:ascii="Verdana" w:hAnsi="Verdana"/>
            <w:sz w:val="20"/>
            <w:szCs w:val="20"/>
          </w:rPr>
          <w:delText xml:space="preserve">5 </w:delText>
        </w:r>
        <w:r w:rsidR="009C7CF5" w:rsidRPr="000532C5" w:rsidDel="00C10623">
          <w:rPr>
            <w:rFonts w:ascii="Verdana" w:hAnsi="Verdana"/>
            <w:sz w:val="20"/>
            <w:szCs w:val="20"/>
          </w:rPr>
          <w:delText>giorni sopra indicato (ovvero il diverso termine comunicato</w:delText>
        </w:r>
        <w:r w:rsidR="2F38C81A" w:rsidRPr="000532C5" w:rsidDel="00C10623">
          <w:rPr>
            <w:rFonts w:ascii="Verdana" w:hAnsi="Verdana"/>
            <w:sz w:val="20"/>
            <w:szCs w:val="20"/>
          </w:rPr>
          <w:delText xml:space="preserve"> per iscritto</w:delText>
        </w:r>
        <w:r w:rsidR="009C7CF5" w:rsidRPr="000532C5" w:rsidDel="00C10623">
          <w:rPr>
            <w:rFonts w:ascii="Verdana" w:hAnsi="Verdana"/>
            <w:sz w:val="20"/>
            <w:szCs w:val="20"/>
          </w:rPr>
          <w:delText xml:space="preserve"> da Fleequid), l’Acquirente sarà tenuto al pagamento in favore di Fleequid di una penale pari ad € 150,00 per ciascun giorno di ritardo, fatto in ogni caso salvo il diritto di Fleequid al risarcimento del maggior danno. </w:delText>
        </w:r>
        <w:r w:rsidR="00EA12CD" w:rsidRPr="000532C5" w:rsidDel="00C10623">
          <w:rPr>
            <w:rFonts w:ascii="Verdana" w:hAnsi="Verdana"/>
            <w:sz w:val="20"/>
            <w:szCs w:val="20"/>
          </w:rPr>
          <w:delText xml:space="preserve">Qualora il ritardo ecceda i 30 (trenta) giorni, Fleequid avrà facoltà di risolvere il </w:delText>
        </w:r>
        <w:r w:rsidR="00EA3280" w:rsidRPr="000532C5" w:rsidDel="00C10623">
          <w:rPr>
            <w:rFonts w:ascii="Verdana" w:hAnsi="Verdana"/>
            <w:sz w:val="20"/>
            <w:szCs w:val="20"/>
          </w:rPr>
          <w:delText>C</w:delText>
        </w:r>
        <w:r w:rsidR="00EA12CD" w:rsidRPr="000532C5" w:rsidDel="00C10623">
          <w:rPr>
            <w:rFonts w:ascii="Verdana" w:hAnsi="Verdana"/>
            <w:sz w:val="20"/>
            <w:szCs w:val="20"/>
          </w:rPr>
          <w:delText>ontratto di vendita ovvero, a suo insindacabile giudizio, di agire presso le competenti autorità per ottenere l’intestazione forzosa del Veicolo in capo all’Acquirente. In tale ipotesi, oltre al pagamento delle penali già maturate, l’Acquirente sarà comunque tenuto a risarcire a Fleequid tutti i danni, oneri e spese subiti.</w:delText>
        </w:r>
      </w:del>
    </w:p>
    <w:p w14:paraId="5860317B" w14:textId="60BEA684" w:rsidR="00841F75" w:rsidRPr="000532C5" w:rsidDel="00C10623" w:rsidRDefault="6E3B1677">
      <w:pPr>
        <w:pStyle w:val="Paragrafoelenco"/>
        <w:spacing w:line="360" w:lineRule="auto"/>
        <w:ind w:left="0"/>
        <w:jc w:val="both"/>
        <w:rPr>
          <w:del w:id="4192" w:author="Avv. Rosario Panzariello" w:date="2026-09-15T12:15:00Z"/>
          <w:rFonts w:ascii="Verdana" w:hAnsi="Verdana"/>
          <w:sz w:val="20"/>
          <w:szCs w:val="20"/>
        </w:rPr>
        <w:pPrChange w:id="4193" w:author="Avv. Rosario Panzariello" w:date="2026-09-27T09:09:00Z" w16du:dateUtc="2026-09-27T07:09:00Z">
          <w:pPr>
            <w:pStyle w:val="Paragrafoelenco"/>
            <w:numPr>
              <w:ilvl w:val="1"/>
              <w:numId w:val="1"/>
            </w:numPr>
            <w:spacing w:line="360" w:lineRule="auto"/>
            <w:ind w:left="0" w:hanging="720"/>
            <w:jc w:val="both"/>
          </w:pPr>
        </w:pPrChange>
      </w:pPr>
      <w:del w:id="4194" w:author="Avv. Rosario Panzariello" w:date="2026-09-15T12:15:00Z">
        <w:r w:rsidRPr="000532C5" w:rsidDel="00C10623">
          <w:rPr>
            <w:rFonts w:ascii="Verdana" w:hAnsi="Verdana"/>
            <w:sz w:val="20"/>
            <w:szCs w:val="20"/>
          </w:rPr>
          <w:delText>Normalmente, Fleequid mette a disposizione i Veicoli per il ritiro da parte dell’Acquirente, entro 30 giorni dalla data di ricezione da parte dell’Acquirente del pagamento completo di tutto quanto dovuto a seguito dell’Aggiudicazione. L’Acquirente riconosce ed accetta che tali termini di consegna sono indicativi e non costituiscono termini essenziali ai sensi dell’art. 1457 c.c. Con riguardo ai termini di consegna, l’Acquirente riconosce ed accetta che espressione del tipo “entro e non oltre”, “consegna entro” o similari, ovunque contenuti e convenuti, non hanno valenza perentoria</w:delText>
        </w:r>
        <w:r w:rsidR="006A5E47" w:rsidRPr="000532C5" w:rsidDel="00C10623">
          <w:rPr>
            <w:rFonts w:ascii="Verdana" w:hAnsi="Verdana"/>
            <w:sz w:val="20"/>
            <w:szCs w:val="20"/>
          </w:rPr>
          <w:delText xml:space="preserve"> per Fleequid</w:delText>
        </w:r>
        <w:r w:rsidRPr="000532C5" w:rsidDel="00C10623">
          <w:rPr>
            <w:rFonts w:ascii="Verdana" w:hAnsi="Verdana"/>
            <w:sz w:val="20"/>
            <w:szCs w:val="20"/>
          </w:rPr>
          <w:delText xml:space="preserve"> ma esclusivamente ordinatoria. Fleequid, non potrà mai essere considerata responsabile per la ritardata o mancata consegna nei casi in cui, a titolo meramente esemplificativo e non riduttivo, tale inadempimento fosse conseguenza di: a) dati tecnici inadeguati o imprecisioni o ritardi dell’Acquirente nella trasmissione a Fleequid di informazioni o dati necessari al trasporto del Veicolo; b) difficoltà nell’ottenere la fornitura del Veicolo da parte del Venditore; c) scioperi parziali o totali, mancanza di energia elettrica, calamità naturali, misure imposte dalle autorità pubbliche, difficoltà nel trasporto, cause di forza maggiore, disordini, attacchi terroristici e tutte le altre cause di forza maggiore; d) ritardi da parte dello spedizioniere ovvero dei fornitori o subfornitori di Fleequid. L’Acquirente riconosce ed accetta che nessun obbligo di risarcimento o indennizzo potrà conseguire in capo a Fleequid per il superamento dei termini di consegna, anche laddove perentoriamente previsti, imputabili ad uno o più delle </w:delText>
        </w:r>
        <w:r w:rsidR="006A5E47" w:rsidRPr="000532C5" w:rsidDel="00C10623">
          <w:rPr>
            <w:rFonts w:ascii="Verdana" w:hAnsi="Verdana"/>
            <w:sz w:val="20"/>
            <w:szCs w:val="20"/>
          </w:rPr>
          <w:delText>già menzionate</w:delText>
        </w:r>
        <w:r w:rsidRPr="000532C5" w:rsidDel="00C10623">
          <w:rPr>
            <w:rFonts w:ascii="Verdana" w:hAnsi="Verdana"/>
            <w:sz w:val="20"/>
            <w:szCs w:val="20"/>
          </w:rPr>
          <w:delText xml:space="preserve"> ipotesi. </w:delText>
        </w:r>
      </w:del>
    </w:p>
    <w:p w14:paraId="29A058A4" w14:textId="45A86CCA" w:rsidR="00841F75" w:rsidRPr="000532C5" w:rsidDel="00C10623" w:rsidRDefault="6E3B1677">
      <w:pPr>
        <w:pStyle w:val="Paragrafoelenco"/>
        <w:spacing w:line="360" w:lineRule="auto"/>
        <w:ind w:left="0"/>
        <w:jc w:val="both"/>
        <w:rPr>
          <w:del w:id="4195" w:author="Avv. Rosario Panzariello" w:date="2026-09-15T12:15:00Z"/>
          <w:rFonts w:ascii="Verdana" w:hAnsi="Verdana"/>
          <w:sz w:val="20"/>
          <w:szCs w:val="20"/>
        </w:rPr>
        <w:pPrChange w:id="4196" w:author="Avv. Rosario Panzariello" w:date="2026-09-27T09:09:00Z" w16du:dateUtc="2026-09-27T07:09:00Z">
          <w:pPr>
            <w:pStyle w:val="Paragrafoelenco"/>
            <w:numPr>
              <w:ilvl w:val="1"/>
              <w:numId w:val="1"/>
            </w:numPr>
            <w:spacing w:line="360" w:lineRule="auto"/>
            <w:ind w:left="0" w:hanging="720"/>
            <w:jc w:val="both"/>
          </w:pPr>
        </w:pPrChange>
      </w:pPr>
      <w:del w:id="4197" w:author="Avv. Rosario Panzariello" w:date="2026-09-15T12:15:00Z">
        <w:r w:rsidRPr="000532C5" w:rsidDel="00C10623">
          <w:rPr>
            <w:rFonts w:ascii="Verdana" w:hAnsi="Verdana"/>
            <w:sz w:val="20"/>
            <w:szCs w:val="20"/>
          </w:rPr>
          <w:delText xml:space="preserve">L’Acquirente ha l’obbligo di provvedere al ritiro del Veicolo in conformità alle istruzioni fornite da Fleequid con la comunicazione di messa a disposizione del Veicolo. Al momento della consegna verrà congiuntamente redatto un verbale di consegna da cui risulterà la conformità del Veicolo alle caratteristiche e condizioni del Veicolo compravenduto. Per il caso in cui il ritiro del Veicolo fosse operato dall’Acquirente a mezzo di un proprio trasportatore incaricato, l’Acquirente riconosce ed accetta che tale soggetto terzo dovrà essere munito di delega, dovrà essere autorizzato al ritiro e investito dei poteri necessari a rappresentare l’Acquirente per l’esecuzione di ogni verifica necessaria all’accettazione del Veicolo. L’Acquirente riconosce ed accetta che Fleequid non è tenuta a verificare i poteri di rappresentanza del soggetto comunicato come soggetto autorizzato al ritiro e che, pertanto, l’Acquirente si impegna a ratificare fin d’ora l’operato del soggetto terzo incaricato anche laddove lo stesso risultasse successivamente privo di effettiva rappresentanza dello stesso. </w:delText>
        </w:r>
      </w:del>
    </w:p>
    <w:p w14:paraId="30A39C85" w14:textId="223D7C53" w:rsidR="00841F75" w:rsidRPr="000532C5" w:rsidDel="00C10623" w:rsidRDefault="6E3B1677">
      <w:pPr>
        <w:pStyle w:val="Paragrafoelenco"/>
        <w:spacing w:line="360" w:lineRule="auto"/>
        <w:ind w:left="0"/>
        <w:jc w:val="both"/>
        <w:rPr>
          <w:del w:id="4198" w:author="Avv. Rosario Panzariello" w:date="2026-09-15T12:15:00Z"/>
          <w:rFonts w:ascii="Verdana" w:hAnsi="Verdana"/>
          <w:sz w:val="20"/>
          <w:szCs w:val="20"/>
        </w:rPr>
        <w:pPrChange w:id="4199" w:author="Avv. Rosario Panzariello" w:date="2026-09-27T09:09:00Z" w16du:dateUtc="2026-09-27T07:09:00Z">
          <w:pPr>
            <w:pStyle w:val="Paragrafoelenco"/>
            <w:numPr>
              <w:ilvl w:val="1"/>
              <w:numId w:val="1"/>
            </w:numPr>
            <w:spacing w:line="360" w:lineRule="auto"/>
            <w:ind w:left="0" w:hanging="720"/>
            <w:jc w:val="both"/>
          </w:pPr>
        </w:pPrChange>
      </w:pPr>
      <w:del w:id="4200" w:author="Avv. Rosario Panzariello" w:date="2026-09-15T12:15:00Z">
        <w:r w:rsidRPr="000532C5" w:rsidDel="00C10623">
          <w:rPr>
            <w:rFonts w:ascii="Verdana" w:hAnsi="Verdana"/>
            <w:sz w:val="20"/>
            <w:szCs w:val="20"/>
          </w:rPr>
          <w:delText>Laddove espressamente richiesto a Fleequid e da questa accettato, Fleequid provvederà al trasporto del Veicolo presso la sede indicata dall’Acquirente. Tale trasporto avviene a cura di Fleequid ma sempre a rischio e spese dell’Acquirente. Fleequid è autorizzata a commissionare a terzi l’esecuzione del trasporto che riterrà più appropriato. L’Acquirente riconosce ed accetta che il trasporto potrà avvenire su strada e che, pertanto, alla consegna il Veicolo potrebbe riportare una percorrenza chilometrica, fino a 5.000 (cinquemila) km, superiore a quella effettivamente dichiarata sulla scheda d’Asta, nel Marketplace e comunque nelle Specifiche tecniche.</w:delText>
        </w:r>
      </w:del>
    </w:p>
    <w:p w14:paraId="3EB7CA1D" w14:textId="15D32CF5" w:rsidR="00985D75" w:rsidRPr="000532C5" w:rsidDel="00C10623" w:rsidRDefault="6E3B1677">
      <w:pPr>
        <w:pStyle w:val="Paragrafoelenco"/>
        <w:spacing w:line="360" w:lineRule="auto"/>
        <w:ind w:left="0"/>
        <w:jc w:val="both"/>
        <w:rPr>
          <w:del w:id="4201" w:author="Avv. Rosario Panzariello" w:date="2026-09-15T12:15:00Z"/>
          <w:rFonts w:ascii="Verdana" w:hAnsi="Verdana"/>
          <w:sz w:val="20"/>
          <w:szCs w:val="20"/>
        </w:rPr>
        <w:pPrChange w:id="4202" w:author="Avv. Rosario Panzariello" w:date="2026-09-27T09:09:00Z" w16du:dateUtc="2026-09-27T07:09:00Z">
          <w:pPr>
            <w:pStyle w:val="Paragrafoelenco"/>
            <w:numPr>
              <w:ilvl w:val="1"/>
              <w:numId w:val="1"/>
            </w:numPr>
            <w:spacing w:line="360" w:lineRule="auto"/>
            <w:ind w:left="0" w:hanging="720"/>
            <w:jc w:val="both"/>
          </w:pPr>
        </w:pPrChange>
      </w:pPr>
      <w:del w:id="4203" w:author="Avv. Rosario Panzariello" w:date="2026-09-15T12:15:00Z">
        <w:r w:rsidRPr="000532C5" w:rsidDel="00C10623">
          <w:rPr>
            <w:rFonts w:ascii="Verdana" w:hAnsi="Verdana"/>
            <w:sz w:val="20"/>
            <w:szCs w:val="20"/>
          </w:rPr>
          <w:delText xml:space="preserve">È fatto in ogni caso obbligo all’Acquirente di verificare, al momento della consegna, ogni eventuale difformità del Veicolo rispetto a quanto dichiarato dal Venditore e riportato dalla scheda dell’Asta in cui è risultato aggiudicatario. Al momento del ritiro, l’Acquirente sarà tenuto a ispezionare il Veicolo ai fini di verificare la corrispondenza del numero di telaio, la presenza di vizi non previamente denunciati dal Venditore e di tutti gli accessori inclusi nel prezzo di vendita. Nel caso vengano riscontrati danni non previamente denunciati o la mancanza di uno o più accessori, l’Acquirente dovrà annotare quanto rilevato nel documento compilato al momento della consegna. L’Acquirente riconosce ed accetta che la presa in consegna del Veicolo senza la tempestiva segnalazione, che dovrà risultare per iscritto, di eventuali difformità facilmente verificabili, ovvero la mancata compilazione del verbale di consegna, costituisce prova dell’avvenuta ed incondizionata accettazione del Veicolo come conforme e privo di vizi. Nel caso in cui per la consegna avvenisse a soggetto incaricato dall’Acquirente del trasporto, è preciso onere dell’Acquirente fornire indicazioni al trasportatore delle operazioni che dovranno essere compiute alla consegna per l’annotazione di eventuali difetti e/o vizi e/o non conformità del Veicolo. L’annotazione di eventuali difformità nella scheda di consegna del Veicolo non costituisce in ogni caso notifica di reclamo da parte dell’Acquirente o riconoscimento della loro presenza da parte di Fleequid. Al fine di non decadere dai diritti connessi alle eventuali difformità segnalate in fase di consegna, l’Acquirente dovrà notificare anche per iscritto a Fleequid, entro i termini e con le modalità previste dall’art. </w:delText>
        </w:r>
        <w:r w:rsidR="001B571B" w:rsidRPr="000532C5" w:rsidDel="00C10623">
          <w:rPr>
            <w:rFonts w:ascii="Verdana" w:hAnsi="Verdana"/>
            <w:sz w:val="20"/>
            <w:szCs w:val="20"/>
          </w:rPr>
          <w:delText>13</w:delText>
        </w:r>
        <w:r w:rsidRPr="000532C5" w:rsidDel="00C10623">
          <w:rPr>
            <w:rFonts w:ascii="Verdana" w:hAnsi="Verdana"/>
            <w:sz w:val="20"/>
            <w:szCs w:val="20"/>
          </w:rPr>
          <w:delText>) un formale reclamo.</w:delText>
        </w:r>
      </w:del>
    </w:p>
    <w:p w14:paraId="7A56C2CF" w14:textId="77777777" w:rsidR="00A4154B" w:rsidRPr="000532C5" w:rsidDel="00253A94" w:rsidRDefault="00A4154B">
      <w:pPr>
        <w:pStyle w:val="Paragrafoelenco"/>
        <w:spacing w:line="360" w:lineRule="auto"/>
        <w:ind w:left="0"/>
        <w:jc w:val="both"/>
        <w:rPr>
          <w:del w:id="4204" w:author="Avv. Rosario Panzariello" w:date="2026-09-18T16:33:00Z" w16du:dateUtc="2026-09-18T14:33:00Z"/>
          <w:rFonts w:ascii="Verdana" w:hAnsi="Verdana"/>
          <w:sz w:val="20"/>
          <w:szCs w:val="20"/>
        </w:rPr>
      </w:pPr>
    </w:p>
    <w:p w14:paraId="0DDDAFBE" w14:textId="633C3245" w:rsidR="00985D75" w:rsidRPr="00B15B84" w:rsidDel="00A75602" w:rsidRDefault="75E0D80D">
      <w:pPr>
        <w:pStyle w:val="Paragrafoelenco"/>
        <w:spacing w:line="360" w:lineRule="auto"/>
        <w:ind w:left="0"/>
        <w:jc w:val="both"/>
        <w:outlineLvl w:val="1"/>
        <w:rPr>
          <w:del w:id="4205" w:author="Avv. Rosario Panzariello" w:date="2026-09-16T10:54:00Z"/>
          <w:rFonts w:ascii="Verdana" w:hAnsi="Verdana"/>
          <w:sz w:val="20"/>
          <w:szCs w:val="20"/>
          <w:rPrChange w:id="4206" w:author="Avv. Rosario Panzariello" w:date="2026-09-27T09:08:00Z" w16du:dateUtc="2026-09-27T07:08:00Z">
            <w:rPr>
              <w:del w:id="4207" w:author="Avv. Rosario Panzariello" w:date="2026-09-16T10:54:00Z"/>
              <w:rFonts w:ascii="Verdana" w:hAnsi="Verdana"/>
              <w:b/>
              <w:bCs/>
              <w:smallCaps/>
              <w:sz w:val="20"/>
              <w:szCs w:val="20"/>
            </w:rPr>
          </w:rPrChange>
        </w:rPr>
        <w:pPrChange w:id="4208" w:author="Avv. Rosario Panzariello" w:date="2026-09-27T09:09:00Z" w16du:dateUtc="2026-09-27T07:09:00Z">
          <w:pPr>
            <w:pStyle w:val="Paragrafoelenco"/>
            <w:numPr>
              <w:numId w:val="1"/>
            </w:numPr>
            <w:spacing w:line="360" w:lineRule="auto"/>
            <w:ind w:left="0" w:hanging="360"/>
            <w:jc w:val="both"/>
            <w:outlineLvl w:val="1"/>
          </w:pPr>
        </w:pPrChange>
      </w:pPr>
      <w:del w:id="4209" w:author="Avv. Rosario Panzariello" w:date="2026-09-16T10:54:00Z">
        <w:r w:rsidRPr="00B15B84" w:rsidDel="00A75602">
          <w:rPr>
            <w:rFonts w:ascii="Verdana" w:hAnsi="Verdana"/>
            <w:sz w:val="20"/>
            <w:szCs w:val="20"/>
            <w:rPrChange w:id="4210" w:author="Avv. Rosario Panzariello" w:date="2026-09-27T09:08:00Z" w16du:dateUtc="2026-09-27T07:08:00Z">
              <w:rPr>
                <w:rFonts w:ascii="Verdana" w:hAnsi="Verdana"/>
                <w:b/>
                <w:bCs/>
                <w:smallCaps/>
                <w:sz w:val="20"/>
                <w:szCs w:val="20"/>
              </w:rPr>
            </w:rPrChange>
          </w:rPr>
          <w:delText>Condizioni che regolano la vendita diretta dei Veicoli dal Venditore all’Acquirente quando Fleequid opera come Intermediario puro.</w:delText>
        </w:r>
      </w:del>
    </w:p>
    <w:p w14:paraId="5C46933D" w14:textId="214575EE" w:rsidR="00DA5A2C" w:rsidRPr="000532C5" w:rsidDel="00A75602" w:rsidRDefault="00DA5A2C">
      <w:pPr>
        <w:pStyle w:val="Paragrafoelenco"/>
        <w:spacing w:line="360" w:lineRule="auto"/>
        <w:ind w:left="0"/>
        <w:jc w:val="both"/>
        <w:rPr>
          <w:del w:id="4211" w:author="Avv. Rosario Panzariello" w:date="2026-09-16T10:54:00Z"/>
          <w:rFonts w:ascii="Verdana" w:hAnsi="Verdana"/>
          <w:sz w:val="20"/>
          <w:szCs w:val="20"/>
        </w:rPr>
        <w:pPrChange w:id="4212" w:author="Avv. Rosario Panzariello" w:date="2026-09-27T09:09:00Z" w16du:dateUtc="2026-09-27T07:09:00Z">
          <w:pPr>
            <w:pStyle w:val="Paragrafoelenco"/>
            <w:numPr>
              <w:ilvl w:val="1"/>
              <w:numId w:val="1"/>
            </w:numPr>
            <w:spacing w:line="360" w:lineRule="auto"/>
            <w:ind w:left="0" w:hanging="720"/>
            <w:jc w:val="both"/>
          </w:pPr>
        </w:pPrChange>
      </w:pPr>
      <w:del w:id="4213" w:author="Avv. Rosario Panzariello" w:date="2026-09-16T10:54:00Z">
        <w:r w:rsidRPr="000532C5" w:rsidDel="00A75602">
          <w:rPr>
            <w:rFonts w:ascii="Verdana" w:hAnsi="Verdana"/>
            <w:sz w:val="20"/>
            <w:szCs w:val="20"/>
          </w:rPr>
          <w:delText xml:space="preserve">Quando Fleequid agisce esclusivamente come intermediario, senza attivare il processo di Rivendita, l’Acquirente e il Venditore ricevono una notifica di avvenuta Aggiudicazione da parte di Fleequid, insieme alla fattura per le Commissioni e altri eventuali compensi o rimborsi spese dovuti a Fleequid, come previsto dalle presenti Condizioni Generali o </w:delText>
        </w:r>
        <w:r w:rsidR="00E00356" w:rsidRPr="000532C5" w:rsidDel="00A75602">
          <w:rPr>
            <w:rFonts w:ascii="Verdana" w:hAnsi="Verdana"/>
            <w:sz w:val="20"/>
            <w:szCs w:val="20"/>
          </w:rPr>
          <w:delText>indicato in eventuali altri</w:delText>
        </w:r>
        <w:r w:rsidRPr="000532C5" w:rsidDel="00A75602">
          <w:rPr>
            <w:rFonts w:ascii="Verdana" w:hAnsi="Verdana"/>
            <w:sz w:val="20"/>
            <w:szCs w:val="20"/>
          </w:rPr>
          <w:delText xml:space="preserve"> accordi</w:delText>
        </w:r>
        <w:r w:rsidR="00E00356" w:rsidRPr="000532C5" w:rsidDel="00A75602">
          <w:rPr>
            <w:rFonts w:ascii="Verdana" w:hAnsi="Verdana"/>
            <w:sz w:val="20"/>
            <w:szCs w:val="20"/>
          </w:rPr>
          <w:delText xml:space="preserve"> applicabili</w:delText>
        </w:r>
        <w:r w:rsidRPr="000532C5" w:rsidDel="00A75602">
          <w:rPr>
            <w:rFonts w:ascii="Verdana" w:hAnsi="Verdana"/>
            <w:sz w:val="20"/>
            <w:szCs w:val="20"/>
          </w:rPr>
          <w:delText xml:space="preserve">. </w:delText>
        </w:r>
        <w:r w:rsidR="00161A51" w:rsidRPr="000A6706" w:rsidDel="00A75602">
          <w:rPr>
            <w:rFonts w:ascii="Verdana" w:hAnsi="Verdana"/>
            <w:sz w:val="20"/>
            <w:szCs w:val="20"/>
          </w:rPr>
          <w:delText>Resta in ogni caso fermo che l’Aggiudicazione e la conseguente vendita restano soggette alle presenti CG, ivi inclusa la facoltà di Fleequid di annullare la vendita o di ridurne l’oggetto nei casi previsti dalle CG e, in particolare, dall’art. 8.5.</w:delText>
        </w:r>
        <w:r w:rsidR="00161A51" w:rsidDel="00A75602">
          <w:rPr>
            <w:rFonts w:ascii="Verdana" w:hAnsi="Verdana"/>
            <w:sz w:val="20"/>
            <w:szCs w:val="20"/>
          </w:rPr>
          <w:delText xml:space="preserve"> </w:delText>
        </w:r>
        <w:r w:rsidRPr="000532C5" w:rsidDel="00A75602">
          <w:rPr>
            <w:rFonts w:ascii="Verdana" w:hAnsi="Verdana"/>
            <w:sz w:val="20"/>
            <w:szCs w:val="20"/>
          </w:rPr>
          <w:delText>Se richiesto da Fleequid, l’Acquirente e il Venditore devono fornire, entro e non oltre 3 giorni, tutte le informazioni necessari</w:delText>
        </w:r>
        <w:r w:rsidR="00212352" w:rsidRPr="000532C5" w:rsidDel="00A75602">
          <w:rPr>
            <w:rFonts w:ascii="Verdana" w:hAnsi="Verdana"/>
            <w:sz w:val="20"/>
            <w:szCs w:val="20"/>
          </w:rPr>
          <w:delText>e</w:delText>
        </w:r>
        <w:r w:rsidRPr="000532C5" w:rsidDel="00A75602">
          <w:rPr>
            <w:rFonts w:ascii="Verdana" w:hAnsi="Verdana"/>
            <w:sz w:val="20"/>
            <w:szCs w:val="20"/>
          </w:rPr>
          <w:delText xml:space="preserve"> per una corretta fatturazione degli importi dovuti a Fleequid. Una volta verificato l'incasso delle somme ad essa complessivamente dovute dalle Parti, Fleequid provvederà, entro 3 giorni, a comunicare al Venditore i dati dell'Acquirente e all'Acquirente </w:delText>
        </w:r>
        <w:r w:rsidR="00E00356" w:rsidRPr="000532C5" w:rsidDel="00A75602">
          <w:rPr>
            <w:rFonts w:ascii="Verdana" w:hAnsi="Verdana"/>
            <w:sz w:val="20"/>
            <w:szCs w:val="20"/>
          </w:rPr>
          <w:delText>quelli</w:delText>
        </w:r>
        <w:r w:rsidRPr="000532C5" w:rsidDel="00A75602">
          <w:rPr>
            <w:rFonts w:ascii="Verdana" w:hAnsi="Verdana"/>
            <w:sz w:val="20"/>
            <w:szCs w:val="20"/>
          </w:rPr>
          <w:delText xml:space="preserve"> del Venditore, al fine di agevolare l’emissione della fattura di vendita del Veicolo da parte del Venditore e facilitare </w:delText>
        </w:r>
        <w:r w:rsidR="00E00356" w:rsidRPr="000532C5" w:rsidDel="00A75602">
          <w:rPr>
            <w:rFonts w:ascii="Verdana" w:hAnsi="Verdana"/>
            <w:sz w:val="20"/>
            <w:szCs w:val="20"/>
          </w:rPr>
          <w:delText>pertanto il processo di</w:delText>
        </w:r>
        <w:r w:rsidRPr="000532C5" w:rsidDel="00A75602">
          <w:rPr>
            <w:rFonts w:ascii="Verdana" w:hAnsi="Verdana"/>
            <w:sz w:val="20"/>
            <w:szCs w:val="20"/>
          </w:rPr>
          <w:delText xml:space="preserve"> fatturazione. Ricevut</w:delText>
        </w:r>
        <w:r w:rsidR="00E00356" w:rsidRPr="000532C5" w:rsidDel="00A75602">
          <w:rPr>
            <w:rFonts w:ascii="Verdana" w:hAnsi="Verdana"/>
            <w:sz w:val="20"/>
            <w:szCs w:val="20"/>
          </w:rPr>
          <w:delText>i</w:delText>
        </w:r>
        <w:r w:rsidRPr="000532C5" w:rsidDel="00A75602">
          <w:rPr>
            <w:rFonts w:ascii="Verdana" w:hAnsi="Verdana"/>
            <w:sz w:val="20"/>
            <w:szCs w:val="20"/>
          </w:rPr>
          <w:delText xml:space="preserve"> da Fleequid i dati dell’Acquirente, il Venditore provvede, entro </w:delText>
        </w:r>
        <w:r w:rsidR="003A4358" w:rsidRPr="000532C5" w:rsidDel="00A75602">
          <w:rPr>
            <w:rFonts w:ascii="Verdana" w:hAnsi="Verdana"/>
            <w:sz w:val="20"/>
            <w:szCs w:val="20"/>
          </w:rPr>
          <w:delText>5</w:delText>
        </w:r>
        <w:r w:rsidRPr="000532C5" w:rsidDel="00A75602">
          <w:rPr>
            <w:rFonts w:ascii="Verdana" w:hAnsi="Verdana"/>
            <w:sz w:val="20"/>
            <w:szCs w:val="20"/>
          </w:rPr>
          <w:delText xml:space="preserve"> giorni, a comunicare direttamente all’Acquirente la fattura di vendita e le coordinate bancarie necessarie per il pagamento</w:delText>
        </w:r>
        <w:r w:rsidR="00E00356" w:rsidRPr="000532C5" w:rsidDel="00A75602">
          <w:rPr>
            <w:rFonts w:ascii="Verdana" w:hAnsi="Verdana"/>
            <w:sz w:val="20"/>
            <w:szCs w:val="20"/>
          </w:rPr>
          <w:delText xml:space="preserve"> del prezzo</w:delText>
        </w:r>
        <w:r w:rsidRPr="000532C5" w:rsidDel="00A75602">
          <w:rPr>
            <w:rFonts w:ascii="Verdana" w:hAnsi="Verdana"/>
            <w:sz w:val="20"/>
            <w:szCs w:val="20"/>
          </w:rPr>
          <w:delText>. L’importo di tale fattura dovrà corrispondere al Prezzo di aggiudicazione, oltre a eventuale IVA, se applicabile</w:delText>
        </w:r>
        <w:r w:rsidR="00A43126" w:rsidRPr="000532C5" w:rsidDel="00A75602">
          <w:rPr>
            <w:rFonts w:ascii="Verdana" w:hAnsi="Verdana"/>
            <w:sz w:val="20"/>
            <w:szCs w:val="20"/>
          </w:rPr>
          <w:delText>.</w:delText>
        </w:r>
        <w:r w:rsidR="00EC3A61" w:rsidRPr="000532C5" w:rsidDel="00A75602">
          <w:rPr>
            <w:rFonts w:ascii="Verdana" w:hAnsi="Verdana"/>
            <w:sz w:val="20"/>
            <w:szCs w:val="20"/>
          </w:rPr>
          <w:delText xml:space="preserve"> In caso di ritardo nell'emissione della fattura di vendita del Veicolo, il Venditore riconosce e accetta il diritto di Fleequid ad applicare e a ricevere una penale di € 150,00 per ciascun giorno di ritardo, a partire dal quarto giorno successivo alla ricezione dei dati dell'Acquirente da parte di Fleequid.</w:delText>
        </w:r>
        <w:r w:rsidR="00415FE3" w:rsidRPr="000532C5" w:rsidDel="00A75602">
          <w:rPr>
            <w:rFonts w:ascii="Verdana" w:hAnsi="Verdana"/>
            <w:sz w:val="20"/>
            <w:szCs w:val="20"/>
          </w:rPr>
          <w:delText xml:space="preserve"> </w:delText>
        </w:r>
      </w:del>
    </w:p>
    <w:p w14:paraId="55B70B30" w14:textId="06125F99" w:rsidR="00DA5A2C" w:rsidRPr="000532C5" w:rsidDel="00A75602" w:rsidRDefault="00A43126">
      <w:pPr>
        <w:pStyle w:val="Paragrafoelenco"/>
        <w:spacing w:line="360" w:lineRule="auto"/>
        <w:ind w:left="0"/>
        <w:jc w:val="both"/>
        <w:rPr>
          <w:del w:id="4214" w:author="Avv. Rosario Panzariello" w:date="2026-09-16T10:54:00Z"/>
          <w:rFonts w:ascii="Verdana" w:hAnsi="Verdana"/>
          <w:sz w:val="20"/>
          <w:szCs w:val="20"/>
        </w:rPr>
        <w:pPrChange w:id="4215" w:author="Avv. Rosario Panzariello" w:date="2026-09-27T09:09:00Z" w16du:dateUtc="2026-09-27T07:09:00Z">
          <w:pPr>
            <w:pStyle w:val="Paragrafoelenco"/>
            <w:numPr>
              <w:ilvl w:val="1"/>
              <w:numId w:val="1"/>
            </w:numPr>
            <w:spacing w:line="360" w:lineRule="auto"/>
            <w:ind w:left="0" w:hanging="720"/>
            <w:jc w:val="both"/>
          </w:pPr>
        </w:pPrChange>
      </w:pPr>
      <w:del w:id="4216" w:author="Avv. Rosario Panzariello" w:date="2026-09-16T10:54:00Z">
        <w:r w:rsidRPr="000532C5" w:rsidDel="00A75602">
          <w:rPr>
            <w:rFonts w:ascii="Verdana" w:hAnsi="Verdana"/>
            <w:sz w:val="20"/>
            <w:szCs w:val="20"/>
          </w:rPr>
          <w:delText xml:space="preserve"> </w:delText>
        </w:r>
        <w:r w:rsidR="00DA5A2C" w:rsidRPr="000532C5" w:rsidDel="00A75602">
          <w:rPr>
            <w:rFonts w:ascii="Verdana" w:hAnsi="Verdana"/>
            <w:sz w:val="20"/>
            <w:szCs w:val="20"/>
          </w:rPr>
          <w:delText>Con l’emissione della fattura da parte del Venditore</w:delText>
        </w:r>
        <w:r w:rsidR="00E00356" w:rsidRPr="000532C5" w:rsidDel="00A75602">
          <w:rPr>
            <w:rFonts w:ascii="Verdana" w:hAnsi="Verdana"/>
            <w:sz w:val="20"/>
            <w:szCs w:val="20"/>
          </w:rPr>
          <w:delText>,</w:delText>
        </w:r>
        <w:r w:rsidR="00DA5A2C" w:rsidRPr="000532C5" w:rsidDel="00A75602">
          <w:rPr>
            <w:rFonts w:ascii="Verdana" w:hAnsi="Verdana"/>
            <w:sz w:val="20"/>
            <w:szCs w:val="20"/>
          </w:rPr>
          <w:delText xml:space="preserve"> </w:delText>
        </w:r>
        <w:r w:rsidR="00CF62B1" w:rsidRPr="000A6706" w:rsidDel="00A75602">
          <w:rPr>
            <w:rFonts w:ascii="Verdana" w:hAnsi="Verdana"/>
            <w:sz w:val="20"/>
            <w:szCs w:val="20"/>
          </w:rPr>
          <w:delText xml:space="preserve">e salvo quanto diversamente previsto dalle presenti Condizioni Generali, incluso quanto stabilito dall’art. 8.5, </w:delText>
        </w:r>
        <w:r w:rsidR="00DA5A2C" w:rsidRPr="000532C5" w:rsidDel="00A75602">
          <w:rPr>
            <w:rFonts w:ascii="Verdana" w:hAnsi="Verdana"/>
            <w:sz w:val="20"/>
            <w:szCs w:val="20"/>
          </w:rPr>
          <w:delText xml:space="preserve">ogni rischio relativo al Veicolo, anche di perimento, passa in capo all’Acquirente. L'Acquirente deve pagare tutto quanto dovuto al Venditore a mezzo bonifico bancario entro e non oltre 3 giorni dalla ricezione della relativa fattura, ed entro lo stesso termine, trasmettere al Venditore tutte le informazioni e i documenti necessari al trasferimento in capo ad esso del Veicolo. Salvo patto contrario, l'importo della fattura di vendita del Veicolo deve essere pagato dall’Acquirente integralmente, senza alcuna compensazione di altri crediti. Se l'Acquirente non salda la fattura emessa dal Venditore, Fleequid potrà emettere un sollecito di pagamento. Se il Venditore non riceve il pagamento completo entro 7 giorni, </w:delText>
        </w:r>
        <w:r w:rsidR="00DD7921" w:rsidDel="00A75602">
          <w:rPr>
            <w:rFonts w:ascii="Verdana" w:hAnsi="Verdana"/>
            <w:sz w:val="20"/>
            <w:szCs w:val="20"/>
          </w:rPr>
          <w:delText xml:space="preserve">e comunque in caso di ritardo, </w:delText>
        </w:r>
        <w:r w:rsidR="00DA5A2C" w:rsidRPr="000532C5" w:rsidDel="00A75602">
          <w:rPr>
            <w:rFonts w:ascii="Verdana" w:hAnsi="Verdana"/>
            <w:sz w:val="20"/>
            <w:szCs w:val="20"/>
          </w:rPr>
          <w:delText xml:space="preserve">l'Acquirente riconosce e accetta il diritto di Fleequid e </w:delText>
        </w:r>
        <w:r w:rsidR="00DD7921" w:rsidDel="00A75602">
          <w:rPr>
            <w:rFonts w:ascii="Verdana" w:hAnsi="Verdana"/>
            <w:sz w:val="20"/>
            <w:szCs w:val="20"/>
          </w:rPr>
          <w:delText>del</w:delText>
        </w:r>
        <w:r w:rsidR="00DD7921" w:rsidRPr="000532C5" w:rsidDel="00A75602">
          <w:rPr>
            <w:rFonts w:ascii="Verdana" w:hAnsi="Verdana"/>
            <w:sz w:val="20"/>
            <w:szCs w:val="20"/>
          </w:rPr>
          <w:delText xml:space="preserve"> </w:delText>
        </w:r>
        <w:r w:rsidR="00DA5A2C" w:rsidRPr="000532C5" w:rsidDel="00A75602">
          <w:rPr>
            <w:rFonts w:ascii="Verdana" w:hAnsi="Verdana"/>
            <w:sz w:val="20"/>
            <w:szCs w:val="20"/>
          </w:rPr>
          <w:delText xml:space="preserve">Venditore a considerare il Contratto risolto ai sensi dell'art. 1456 c.c. e comunque di Fleequid ad annullare la vendita e/o bloccare l'utenza dell'Acquirente. </w:delText>
        </w:r>
        <w:r w:rsidR="00DD7921" w:rsidRPr="00813863" w:rsidDel="00A75602">
          <w:rPr>
            <w:rFonts w:ascii="Verdana" w:hAnsi="Verdana"/>
            <w:sz w:val="20"/>
            <w:szCs w:val="20"/>
          </w:rPr>
          <w:delText xml:space="preserve">Il Venditore riconosce ed accetta sin d’ora </w:delText>
        </w:r>
        <w:r w:rsidR="00DD7921" w:rsidDel="00A75602">
          <w:rPr>
            <w:rFonts w:ascii="Verdana" w:hAnsi="Verdana"/>
            <w:sz w:val="20"/>
            <w:szCs w:val="20"/>
          </w:rPr>
          <w:delText>tali</w:delText>
        </w:r>
        <w:r w:rsidR="00DD7921" w:rsidRPr="00813863" w:rsidDel="00A75602">
          <w:rPr>
            <w:rFonts w:ascii="Verdana" w:hAnsi="Verdana"/>
            <w:sz w:val="20"/>
            <w:szCs w:val="20"/>
          </w:rPr>
          <w:delText xml:space="preserve"> facoltà di Fleequid, rinunciando espressamente a qualsiasi pretesa o eccezione nei confronti di Fleequid per gli effetti derivanti da tali decisioni. </w:delText>
        </w:r>
        <w:r w:rsidR="00DA5A2C" w:rsidRPr="000532C5" w:rsidDel="00A75602">
          <w:rPr>
            <w:rFonts w:ascii="Verdana" w:hAnsi="Verdana"/>
            <w:sz w:val="20"/>
            <w:szCs w:val="20"/>
          </w:rPr>
          <w:delText>Sono in ogni caso vietati i pagamenti parziali. In caso di pagamenti parziali, Fleequid avrà il diritto di applicare all’Acquirente una penale di € 350,00 nel caso i complessivi importi pervenuti entro il termine di pagamento corrispondano al totale delle somme dovute a Fleequid e/o al Venditore o del 5% del Prezzo di aggiudicazione nei restanti casi.</w:delText>
        </w:r>
        <w:r w:rsidR="00DD7921" w:rsidRPr="00B15B84" w:rsidDel="00A75602">
          <w:rPr>
            <w:rFonts w:ascii="Verdana" w:hAnsi="Verdana"/>
            <w:sz w:val="20"/>
            <w:szCs w:val="20"/>
            <w:rPrChange w:id="4217" w:author="Avv. Rosario Panzariello" w:date="2026-09-27T09:08:00Z" w16du:dateUtc="2026-09-27T07:08:00Z">
              <w:rPr/>
            </w:rPrChange>
          </w:rPr>
          <w:delText xml:space="preserve"> </w:delText>
        </w:r>
      </w:del>
    </w:p>
    <w:p w14:paraId="5BA496D7" w14:textId="5EA2A3EB" w:rsidR="00A43126" w:rsidRPr="000532C5" w:rsidDel="00A75602" w:rsidRDefault="00DA5A2C">
      <w:pPr>
        <w:pStyle w:val="Paragrafoelenco"/>
        <w:spacing w:line="360" w:lineRule="auto"/>
        <w:ind w:left="0"/>
        <w:jc w:val="both"/>
        <w:rPr>
          <w:del w:id="4218" w:author="Avv. Rosario Panzariello" w:date="2026-09-16T10:54:00Z"/>
          <w:rFonts w:ascii="Verdana" w:hAnsi="Verdana"/>
          <w:sz w:val="20"/>
          <w:szCs w:val="20"/>
        </w:rPr>
        <w:pPrChange w:id="4219" w:author="Avv. Rosario Panzariello" w:date="2026-09-27T09:09:00Z" w16du:dateUtc="2026-09-27T07:09:00Z">
          <w:pPr>
            <w:pStyle w:val="Paragrafoelenco"/>
            <w:numPr>
              <w:ilvl w:val="1"/>
              <w:numId w:val="1"/>
            </w:numPr>
            <w:spacing w:line="360" w:lineRule="auto"/>
            <w:ind w:left="0" w:hanging="720"/>
            <w:jc w:val="both"/>
          </w:pPr>
        </w:pPrChange>
      </w:pPr>
      <w:del w:id="4220" w:author="Avv. Rosario Panzariello" w:date="2026-09-16T10:54:00Z">
        <w:r w:rsidRPr="000532C5" w:rsidDel="00A75602">
          <w:rPr>
            <w:rFonts w:ascii="Verdana" w:hAnsi="Verdana"/>
            <w:sz w:val="20"/>
            <w:szCs w:val="20"/>
          </w:rPr>
          <w:delText xml:space="preserve">Nel caso in cui Fleequid decida di risolvere il Contratto di vendita conformemente all'articolo 11.2) o di annullare la vendita per </w:delText>
        </w:r>
        <w:r w:rsidR="00DD7921" w:rsidDel="00A75602">
          <w:rPr>
            <w:rFonts w:ascii="Verdana" w:hAnsi="Verdana"/>
            <w:sz w:val="20"/>
            <w:szCs w:val="20"/>
          </w:rPr>
          <w:delText xml:space="preserve">ritardo o per </w:delText>
        </w:r>
        <w:r w:rsidRPr="000532C5" w:rsidDel="00A75602">
          <w:rPr>
            <w:rFonts w:ascii="Verdana" w:hAnsi="Verdana"/>
            <w:sz w:val="20"/>
            <w:szCs w:val="20"/>
          </w:rPr>
          <w:delText>mancato pagamento completo da parte dell'Acquirente al Venditore,</w:delText>
        </w:r>
        <w:r w:rsidR="00A04CDA" w:rsidRPr="000A6706" w:rsidDel="00A75602">
          <w:rPr>
            <w:rFonts w:ascii="Verdana" w:hAnsi="Verdana"/>
            <w:sz w:val="20"/>
            <w:szCs w:val="20"/>
          </w:rPr>
          <w:delText xml:space="preserve"> nonché negli altri casi di annullamento della vendita previsti dalle presenti Condizioni Generali,</w:delText>
        </w:r>
        <w:r w:rsidRPr="000532C5" w:rsidDel="00A75602">
          <w:rPr>
            <w:rFonts w:ascii="Verdana" w:hAnsi="Verdana"/>
            <w:sz w:val="20"/>
            <w:szCs w:val="20"/>
          </w:rPr>
          <w:delText xml:space="preserve"> </w:delText>
        </w:r>
        <w:bookmarkStart w:id="4221" w:name="_Hlk182212839"/>
        <w:r w:rsidRPr="000532C5" w:rsidDel="00A75602">
          <w:rPr>
            <w:rFonts w:ascii="Verdana" w:hAnsi="Verdana"/>
            <w:sz w:val="20"/>
            <w:szCs w:val="20"/>
          </w:rPr>
          <w:delText>Fleequid avrà comunque diritto al pagamento delle Commissioni dovute dall’Acquirente, delle Tariffe per i servizi già resi nonché di una penale di € 1.000,00 per ciascuno dei Veicoli oggetto di Aggiudicazione</w:delText>
        </w:r>
        <w:bookmarkEnd w:id="4221"/>
        <w:r w:rsidRPr="000532C5" w:rsidDel="00A75602">
          <w:rPr>
            <w:rFonts w:ascii="Verdana" w:hAnsi="Verdana"/>
            <w:sz w:val="20"/>
            <w:szCs w:val="20"/>
          </w:rPr>
          <w:delText>.</w:delText>
        </w:r>
      </w:del>
    </w:p>
    <w:p w14:paraId="28855AD9" w14:textId="630120E3" w:rsidR="00DA5A2C" w:rsidRPr="000532C5" w:rsidDel="00A75602" w:rsidRDefault="00DA5A2C">
      <w:pPr>
        <w:pStyle w:val="Paragrafoelenco"/>
        <w:spacing w:line="360" w:lineRule="auto"/>
        <w:ind w:left="0"/>
        <w:jc w:val="both"/>
        <w:rPr>
          <w:del w:id="4222" w:author="Avv. Rosario Panzariello" w:date="2026-09-16T10:54:00Z"/>
          <w:rFonts w:ascii="Verdana" w:hAnsi="Verdana"/>
          <w:sz w:val="20"/>
          <w:szCs w:val="20"/>
        </w:rPr>
        <w:pPrChange w:id="4223" w:author="Avv. Rosario Panzariello" w:date="2026-09-27T09:09:00Z" w16du:dateUtc="2026-09-27T07:09:00Z">
          <w:pPr>
            <w:pStyle w:val="Paragrafoelenco"/>
            <w:numPr>
              <w:ilvl w:val="1"/>
              <w:numId w:val="1"/>
            </w:numPr>
            <w:spacing w:line="360" w:lineRule="auto"/>
            <w:ind w:left="0" w:hanging="720"/>
            <w:jc w:val="both"/>
          </w:pPr>
        </w:pPrChange>
      </w:pPr>
      <w:del w:id="4224" w:author="Avv. Rosario Panzariello" w:date="2026-09-16T10:54:00Z">
        <w:r w:rsidRPr="000532C5" w:rsidDel="00A75602">
          <w:rPr>
            <w:rFonts w:ascii="Verdana" w:hAnsi="Verdana"/>
            <w:sz w:val="20"/>
            <w:szCs w:val="20"/>
          </w:rPr>
          <w:delText>Fatti salvi i casi di Veicoli destinati esclusivamente alla rottamazione</w:delText>
        </w:r>
        <w:r w:rsidR="001922E4" w:rsidRPr="000A6706" w:rsidDel="00A75602">
          <w:rPr>
            <w:rFonts w:ascii="Verdana" w:hAnsi="Verdana"/>
            <w:sz w:val="20"/>
            <w:szCs w:val="20"/>
          </w:rPr>
          <w:delText xml:space="preserve"> e/o qualificabili, ai sensi della normativa ambientale applicabile, come Veicoli Fuori Uso (VFU)</w:delText>
        </w:r>
        <w:r w:rsidRPr="000A6706" w:rsidDel="00A75602">
          <w:rPr>
            <w:rFonts w:ascii="Verdana" w:hAnsi="Verdana"/>
            <w:sz w:val="20"/>
            <w:szCs w:val="20"/>
          </w:rPr>
          <w:delText>,</w:delText>
        </w:r>
        <w:r w:rsidRPr="000532C5" w:rsidDel="00A75602">
          <w:rPr>
            <w:rFonts w:ascii="Verdana" w:hAnsi="Verdana"/>
            <w:sz w:val="20"/>
            <w:szCs w:val="20"/>
          </w:rPr>
          <w:delText xml:space="preserve"> dopo che l’Acquirente ha fornito al Venditore tutti i documenti e le informazioni necessarie per il trasferimento di proprietà del Veicolo, </w:delText>
        </w:r>
        <w:r w:rsidR="00E00356" w:rsidRPr="000532C5" w:rsidDel="00A75602">
          <w:rPr>
            <w:rFonts w:ascii="Verdana" w:hAnsi="Verdana"/>
            <w:sz w:val="20"/>
            <w:szCs w:val="20"/>
          </w:rPr>
          <w:delText>il Venditore</w:delText>
        </w:r>
        <w:r w:rsidRPr="000532C5" w:rsidDel="00A75602">
          <w:rPr>
            <w:rFonts w:ascii="Verdana" w:hAnsi="Verdana"/>
            <w:sz w:val="20"/>
            <w:szCs w:val="20"/>
          </w:rPr>
          <w:delText xml:space="preserve"> deve procedere, entro i successivi 20 giorni, al trasferimento della proprietà in capo all’Acquirente e a comunicare</w:delText>
        </w:r>
        <w:r w:rsidR="00E00356" w:rsidRPr="000532C5" w:rsidDel="00A75602">
          <w:rPr>
            <w:rFonts w:ascii="Verdana" w:hAnsi="Verdana"/>
            <w:sz w:val="20"/>
            <w:szCs w:val="20"/>
          </w:rPr>
          <w:delText xml:space="preserve"> per iscritto</w:delText>
        </w:r>
        <w:r w:rsidRPr="000532C5" w:rsidDel="00A75602">
          <w:rPr>
            <w:rFonts w:ascii="Verdana" w:hAnsi="Verdana"/>
            <w:sz w:val="20"/>
            <w:szCs w:val="20"/>
          </w:rPr>
          <w:delText xml:space="preserve"> allo stesso la disponibilità del Veicolo per la consegna, che deve avvenire, salvo diverso accordo tra le Parti, al più tardi entro 10 giorni dalla data di tale comunicazione. La comunicazione di disponibilità del Veicolo per la consegna </w:delText>
        </w:r>
        <w:r w:rsidR="00E00356" w:rsidRPr="000532C5" w:rsidDel="00A75602">
          <w:rPr>
            <w:rFonts w:ascii="Verdana" w:hAnsi="Verdana"/>
            <w:sz w:val="20"/>
            <w:szCs w:val="20"/>
          </w:rPr>
          <w:delText xml:space="preserve">del Venditore </w:delText>
        </w:r>
        <w:r w:rsidRPr="000532C5" w:rsidDel="00A75602">
          <w:rPr>
            <w:rFonts w:ascii="Verdana" w:hAnsi="Verdana"/>
            <w:sz w:val="20"/>
            <w:szCs w:val="20"/>
          </w:rPr>
          <w:delText>costituisce atto di messa in mora del creditore ai sensi dell'art. 1206 c.c. (</w:delText>
        </w:r>
        <w:r w:rsidRPr="00B15B84" w:rsidDel="00A75602">
          <w:rPr>
            <w:rFonts w:ascii="Verdana" w:hAnsi="Verdana"/>
            <w:sz w:val="20"/>
            <w:szCs w:val="20"/>
            <w:rPrChange w:id="4225" w:author="Avv. Rosario Panzariello" w:date="2026-09-27T09:08:00Z" w16du:dateUtc="2026-09-27T07:08:00Z">
              <w:rPr>
                <w:rFonts w:ascii="Verdana" w:hAnsi="Verdana"/>
                <w:i/>
                <w:iCs/>
                <w:sz w:val="20"/>
                <w:szCs w:val="20"/>
              </w:rPr>
            </w:rPrChange>
          </w:rPr>
          <w:delText>mora credendi</w:delText>
        </w:r>
        <w:r w:rsidRPr="000532C5" w:rsidDel="00A75602">
          <w:rPr>
            <w:rFonts w:ascii="Verdana" w:hAnsi="Verdana"/>
            <w:sz w:val="20"/>
            <w:szCs w:val="20"/>
          </w:rPr>
          <w:delText>).</w:delText>
        </w:r>
      </w:del>
    </w:p>
    <w:p w14:paraId="4F5B5CAA" w14:textId="22491631" w:rsidR="00DA5A2C" w:rsidRPr="000532C5" w:rsidDel="00A75602" w:rsidRDefault="00DA5A2C">
      <w:pPr>
        <w:pStyle w:val="Paragrafoelenco"/>
        <w:spacing w:line="360" w:lineRule="auto"/>
        <w:ind w:left="0"/>
        <w:jc w:val="both"/>
        <w:rPr>
          <w:del w:id="4226" w:author="Avv. Rosario Panzariello" w:date="2026-09-16T10:54:00Z"/>
          <w:rFonts w:ascii="Verdana" w:hAnsi="Verdana"/>
          <w:sz w:val="20"/>
          <w:szCs w:val="20"/>
        </w:rPr>
        <w:pPrChange w:id="4227" w:author="Avv. Rosario Panzariello" w:date="2026-09-27T09:09:00Z" w16du:dateUtc="2026-09-27T07:09:00Z">
          <w:pPr>
            <w:pStyle w:val="Paragrafoelenco"/>
            <w:numPr>
              <w:ilvl w:val="1"/>
              <w:numId w:val="1"/>
            </w:numPr>
            <w:spacing w:line="360" w:lineRule="auto"/>
            <w:ind w:left="0" w:hanging="720"/>
            <w:jc w:val="both"/>
          </w:pPr>
        </w:pPrChange>
      </w:pPr>
      <w:del w:id="4228" w:author="Avv. Rosario Panzariello" w:date="2026-09-16T10:54:00Z">
        <w:r w:rsidRPr="000532C5" w:rsidDel="00A75602">
          <w:rPr>
            <w:rFonts w:ascii="Verdana" w:hAnsi="Verdana"/>
            <w:sz w:val="20"/>
            <w:szCs w:val="20"/>
          </w:rPr>
          <w:delText>Se non diversamente concordato nel Contratto o indicato nella scheda dell’Asta o in altra documentazione consultabile sul Marketplace, la consegna del Veicolo avviene presso la sede legale del Venditore (EXW -Incoterms 2020).</w:delText>
        </w:r>
      </w:del>
    </w:p>
    <w:p w14:paraId="68CF10EF" w14:textId="79B72071" w:rsidR="00DA5A2C" w:rsidRPr="000532C5" w:rsidDel="00A75602" w:rsidRDefault="00DA5A2C">
      <w:pPr>
        <w:pStyle w:val="Paragrafoelenco"/>
        <w:spacing w:line="360" w:lineRule="auto"/>
        <w:ind w:left="0"/>
        <w:jc w:val="both"/>
        <w:rPr>
          <w:del w:id="4229" w:author="Avv. Rosario Panzariello" w:date="2026-09-16T10:54:00Z"/>
          <w:rFonts w:ascii="Verdana" w:hAnsi="Verdana"/>
          <w:sz w:val="20"/>
          <w:szCs w:val="20"/>
        </w:rPr>
        <w:pPrChange w:id="4230" w:author="Avv. Rosario Panzariello" w:date="2026-09-27T09:09:00Z" w16du:dateUtc="2026-09-27T07:09:00Z">
          <w:pPr>
            <w:pStyle w:val="Paragrafoelenco"/>
            <w:numPr>
              <w:ilvl w:val="1"/>
              <w:numId w:val="1"/>
            </w:numPr>
            <w:spacing w:line="360" w:lineRule="auto"/>
            <w:ind w:left="0" w:hanging="720"/>
            <w:jc w:val="both"/>
          </w:pPr>
        </w:pPrChange>
      </w:pPr>
      <w:del w:id="4231" w:author="Avv. Rosario Panzariello" w:date="2026-09-16T10:54:00Z">
        <w:r w:rsidRPr="000532C5" w:rsidDel="00A75602">
          <w:rPr>
            <w:rFonts w:ascii="Verdana" w:hAnsi="Verdana"/>
            <w:sz w:val="20"/>
            <w:szCs w:val="20"/>
          </w:rPr>
          <w:delText xml:space="preserve">Mancando la consegna del Veicolo all’Acquirente entro i </w:delText>
        </w:r>
        <w:r w:rsidR="00286467" w:rsidRPr="000532C5" w:rsidDel="00A75602">
          <w:rPr>
            <w:rFonts w:ascii="Verdana" w:hAnsi="Verdana"/>
            <w:sz w:val="20"/>
            <w:szCs w:val="20"/>
          </w:rPr>
          <w:delText>già menzionati</w:delText>
        </w:r>
        <w:r w:rsidRPr="000532C5" w:rsidDel="00A75602">
          <w:rPr>
            <w:rFonts w:ascii="Verdana" w:hAnsi="Verdana"/>
            <w:sz w:val="20"/>
            <w:szCs w:val="20"/>
          </w:rPr>
          <w:delText xml:space="preserve"> termini, il Venditore riconosce e accetta il diritto, sia dell’Acquirente che di Fleequid, a considerare il Contratto risolto ai sensi dell'art. 1456 c.c. e comunque di Fleequid ad annullare la vendita e/o bloccare l'utenza del Venditore. La risoluzione del contratto di compravendita non farà in ogni caso venire meno il diritto di Fleequid al pagamento delle Commissioni, delle Tariffe per i Servizi eventualmente resi e di ogni altro rimborso spese che risulti dovuto.</w:delText>
        </w:r>
      </w:del>
    </w:p>
    <w:p w14:paraId="0D56C2D1" w14:textId="5C25AF0E" w:rsidR="00DA5A2C" w:rsidRPr="000532C5" w:rsidDel="00A75602" w:rsidRDefault="00DA5A2C">
      <w:pPr>
        <w:pStyle w:val="Paragrafoelenco"/>
        <w:spacing w:line="360" w:lineRule="auto"/>
        <w:ind w:left="0"/>
        <w:jc w:val="both"/>
        <w:rPr>
          <w:del w:id="4232" w:author="Avv. Rosario Panzariello" w:date="2026-09-16T10:54:00Z"/>
          <w:rFonts w:ascii="Verdana" w:hAnsi="Verdana"/>
          <w:sz w:val="20"/>
          <w:szCs w:val="20"/>
        </w:rPr>
        <w:pPrChange w:id="4233" w:author="Avv. Rosario Panzariello" w:date="2026-09-27T09:09:00Z" w16du:dateUtc="2026-09-27T07:09:00Z">
          <w:pPr>
            <w:pStyle w:val="Paragrafoelenco"/>
            <w:numPr>
              <w:ilvl w:val="1"/>
              <w:numId w:val="1"/>
            </w:numPr>
            <w:spacing w:line="360" w:lineRule="auto"/>
            <w:ind w:left="0" w:hanging="720"/>
            <w:jc w:val="both"/>
          </w:pPr>
        </w:pPrChange>
      </w:pPr>
      <w:del w:id="4234" w:author="Avv. Rosario Panzariello" w:date="2026-09-16T10:54:00Z">
        <w:r w:rsidRPr="000532C5" w:rsidDel="00A75602">
          <w:rPr>
            <w:rFonts w:ascii="Verdana" w:hAnsi="Verdana"/>
            <w:sz w:val="20"/>
            <w:szCs w:val="20"/>
          </w:rPr>
          <w:delText>Nel caso in cui Fleequid o l’Acquirente decidano di risolvere il Contratto di vendita conformemente all'articolo 11.6), o Fleequid di annullare la vendita per la mancata consegna del Veicolo da parte del Venditore, Fleequid manterrà comunque diritto alle Commissioni dovute dal Venditore</w:delText>
        </w:r>
        <w:r w:rsidR="4973391E" w:rsidRPr="000532C5" w:rsidDel="00A75602">
          <w:rPr>
            <w:rFonts w:ascii="Verdana" w:hAnsi="Verdana"/>
            <w:sz w:val="20"/>
            <w:szCs w:val="20"/>
          </w:rPr>
          <w:delText xml:space="preserve"> in misura triplicata a titolo di penale</w:delText>
        </w:r>
        <w:r w:rsidRPr="000532C5" w:rsidDel="00A75602">
          <w:rPr>
            <w:rFonts w:ascii="Verdana" w:hAnsi="Verdana"/>
            <w:sz w:val="20"/>
            <w:szCs w:val="20"/>
          </w:rPr>
          <w:delText xml:space="preserve">, delle Tariffe per i servizi già resi nonché al pagamento da parte del Venditore di una penale </w:delText>
        </w:r>
        <w:r w:rsidR="7690E2DE" w:rsidRPr="000532C5" w:rsidDel="00A75602">
          <w:rPr>
            <w:rFonts w:ascii="Verdana" w:hAnsi="Verdana"/>
            <w:sz w:val="20"/>
            <w:szCs w:val="20"/>
          </w:rPr>
          <w:delText xml:space="preserve">aggiuntiva </w:delText>
        </w:r>
        <w:r w:rsidRPr="000532C5" w:rsidDel="00A75602">
          <w:rPr>
            <w:rFonts w:ascii="Verdana" w:hAnsi="Verdana"/>
            <w:sz w:val="20"/>
            <w:szCs w:val="20"/>
          </w:rPr>
          <w:delText>di € 1.000,00 per ciascuno dei Veicoli oggetto di Aggiudicazione e non consegnato all’Acquirente.</w:delText>
        </w:r>
      </w:del>
    </w:p>
    <w:p w14:paraId="1052A8EB" w14:textId="2EC8DEEC" w:rsidR="00DA5A2C" w:rsidRPr="000532C5" w:rsidDel="00A75602" w:rsidRDefault="00DA5A2C">
      <w:pPr>
        <w:pStyle w:val="Paragrafoelenco"/>
        <w:spacing w:line="360" w:lineRule="auto"/>
        <w:ind w:left="0"/>
        <w:jc w:val="both"/>
        <w:rPr>
          <w:del w:id="4235" w:author="Avv. Rosario Panzariello" w:date="2026-09-16T10:54:00Z"/>
          <w:rFonts w:ascii="Verdana" w:hAnsi="Verdana"/>
          <w:sz w:val="20"/>
          <w:szCs w:val="20"/>
        </w:rPr>
        <w:pPrChange w:id="4236" w:author="Avv. Rosario Panzariello" w:date="2026-09-27T09:09:00Z" w16du:dateUtc="2026-09-27T07:09:00Z">
          <w:pPr>
            <w:pStyle w:val="Paragrafoelenco"/>
            <w:numPr>
              <w:ilvl w:val="1"/>
              <w:numId w:val="1"/>
            </w:numPr>
            <w:spacing w:line="360" w:lineRule="auto"/>
            <w:ind w:left="0" w:hanging="720"/>
            <w:jc w:val="both"/>
          </w:pPr>
        </w:pPrChange>
      </w:pPr>
      <w:del w:id="4237" w:author="Avv. Rosario Panzariello" w:date="2026-09-16T10:54:00Z">
        <w:r w:rsidRPr="000532C5" w:rsidDel="00A75602">
          <w:rPr>
            <w:rFonts w:ascii="Verdana" w:hAnsi="Verdana"/>
            <w:sz w:val="20"/>
            <w:szCs w:val="20"/>
          </w:rPr>
          <w:delText>Se il Veicolo consegnato dal Venditore all’Acquirente presenta danni, carenze o mancanze degli accessori, rispetto a quanto dichiarato dal Venditore, l’Acquirente dovrà segnalarli nel verbale di consegna da sottoscrivere in duplice copia con il Venditore (e se del caso anche con il vettore) e immediatamente inoltrare reclamo a Fleequid con le modalità previste dall’art. 13 delle presenti Condizioni Generali.</w:delText>
        </w:r>
      </w:del>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ins w:id="4238" w:author="Avv. Rosario Panzariello" w:date="2026-09-16T10:55:00Z"/>
          <w:rFonts w:ascii="Verdana" w:hAnsi="Verdana"/>
          <w:b/>
          <w:bCs/>
          <w:smallCaps/>
          <w:sz w:val="20"/>
          <w:szCs w:val="20"/>
        </w:rPr>
      </w:pPr>
      <w:bookmarkStart w:id="4239" w:name="_Toc241317108"/>
      <w:ins w:id="4240" w:author="Avv. Rosario Panzariello" w:date="2026-09-16T10:55:00Z">
        <w:r>
          <w:rPr>
            <w:rFonts w:ascii="Verdana" w:hAnsi="Verdana"/>
            <w:b/>
            <w:bCs/>
            <w:smallCaps/>
            <w:sz w:val="20"/>
            <w:szCs w:val="20"/>
          </w:rPr>
          <w:t>Dealer Sales.</w:t>
        </w:r>
        <w:bookmarkEnd w:id="4239"/>
      </w:ins>
    </w:p>
    <w:p w14:paraId="516551E6" w14:textId="0377ACBD" w:rsidR="000E1BBA" w:rsidRDefault="00F35965" w:rsidP="00AF2DC1">
      <w:pPr>
        <w:pStyle w:val="Paragrafoelenco"/>
        <w:numPr>
          <w:ilvl w:val="1"/>
          <w:numId w:val="1"/>
        </w:numPr>
        <w:tabs>
          <w:tab w:val="left" w:pos="0"/>
        </w:tabs>
        <w:spacing w:line="360" w:lineRule="auto"/>
        <w:ind w:left="0" w:firstLine="0"/>
        <w:jc w:val="both"/>
        <w:rPr>
          <w:ins w:id="4241" w:author="Avv. Rosario Panzariello" w:date="2026-09-18T16:38:00Z" w16du:dateUtc="2026-09-18T14:38:00Z"/>
          <w:rFonts w:ascii="Verdana" w:hAnsi="Verdana"/>
          <w:sz w:val="20"/>
          <w:szCs w:val="20"/>
        </w:rPr>
      </w:pPr>
      <w:ins w:id="4242" w:author="Avv. Rosario Panzariello" w:date="2026-09-18T16:36:00Z" w16du:dateUtc="2026-09-18T14:36:00Z">
        <w:r w:rsidRPr="00F35965">
          <w:rPr>
            <w:rFonts w:ascii="Verdana" w:hAnsi="Verdana"/>
            <w:sz w:val="20"/>
            <w:szCs w:val="20"/>
          </w:rPr>
          <w:lastRenderedPageBreak/>
          <w:t>Nel Dealer Sales Fleequid acquista il Veicolo dal Venditore in nome e per conto proprio e lo rivende all'Acquirente in nome e per conto proprio, assumendo la qualità di parte sostanziale di entrambe le compravendite, rispettivamente quale acquirente nel rapporto con il Venditore e quale venditore nel rapporto con l'Acquirente. I due rapporti di compravendita sono distinti e autonomi e sono regolati ciascuno dalle proprie condizioni economiche. Nel Dealer Sales Fleequid non opera quale mandataria o commissionaria del Venditore o dell'Acquirente e non trovano applicazione le disposizioni delle presenti Condizioni Generali che presuppongono la Vendita in commissione, salvo espresso richiamo. Nel Dealer Sales non sono dovute le Commissioni proprie della Vendita in commissione, ferme le Tariffe e gli ulteriori importi eventualmente dovuti per distinto titolo; l'eventuale differenza tra il Prezzo di acquisto e il Prezzo di vendita all'Acquirente costituisce il risultato economico dell'attività di compravendita svolta da Fleequid e non una Commissione, né un parametro di determinazione delle Commissioni o delle penali a queste parametrate</w:t>
        </w:r>
        <w:r>
          <w:rPr>
            <w:rFonts w:ascii="Verdana" w:hAnsi="Verdana"/>
            <w:sz w:val="20"/>
            <w:szCs w:val="20"/>
          </w:rPr>
          <w:t>.</w:t>
        </w:r>
      </w:ins>
    </w:p>
    <w:p w14:paraId="16D19665" w14:textId="7B5E22E4" w:rsidR="00F7313A" w:rsidRPr="00F7313A" w:rsidRDefault="00F7313A">
      <w:pPr>
        <w:pStyle w:val="Paragrafoelenco"/>
        <w:numPr>
          <w:ilvl w:val="1"/>
          <w:numId w:val="1"/>
        </w:numPr>
        <w:tabs>
          <w:tab w:val="left" w:pos="0"/>
        </w:tabs>
        <w:spacing w:line="360" w:lineRule="auto"/>
        <w:ind w:left="0" w:firstLine="0"/>
        <w:jc w:val="both"/>
        <w:rPr>
          <w:ins w:id="4243" w:author="Avv. Rosario Panzariello" w:date="2026-09-18T16:37:00Z" w16du:dateUtc="2026-09-18T14:37:00Z"/>
          <w:rFonts w:ascii="Verdana" w:hAnsi="Verdana"/>
          <w:sz w:val="20"/>
          <w:szCs w:val="20"/>
        </w:rPr>
        <w:pPrChange w:id="4244" w:author="Avv. Rosario Panzariello" w:date="2026-09-18T16:38:00Z" w16du:dateUtc="2026-09-18T14:38:00Z">
          <w:pPr>
            <w:pStyle w:val="Paragrafoelenco"/>
            <w:tabs>
              <w:tab w:val="left" w:pos="0"/>
            </w:tabs>
            <w:spacing w:line="360" w:lineRule="auto"/>
            <w:jc w:val="both"/>
          </w:pPr>
        </w:pPrChange>
      </w:pPr>
      <w:ins w:id="4245" w:author="Avv. Rosario Panzariello" w:date="2026-09-18T16:37:00Z" w16du:dateUtc="2026-09-18T14:37:00Z">
        <w:r w:rsidRPr="00F7313A">
          <w:rPr>
            <w:rFonts w:ascii="Verdana" w:hAnsi="Verdana"/>
            <w:sz w:val="20"/>
            <w:szCs w:val="20"/>
          </w:rPr>
          <w:t>Nel Dealer Sales l'acquisto del Veicolo da parte di Fleequid può avvenire a seguito dell'individuazione di uno specifico Acquirente, anche all'esito di un'Asta o di altro Evento di vendita organizzato tramite il Marketplace ("acquisto sul venduto"). In tale ipotesi il rapporto di acquisto tra il Venditore e Fleequid è soggetto alla disciplina prevista dall'art. 8.8, ivi compresa la condizione sospensiva relativa all'esecuzione dell'acquisto, pattuita nell'esclusivo interesse di Fleequid. Fleequid ha tuttavia facoltà, a propria discrezione, di acquistare il Veicolo prima dell'individuazione di uno specifico Acquirente e di commercializzarlo o rivenderlo successivamente, anche mediante uno o più Eventi di vendita ("acquisto da stock"). In tale ipotesi l'acquisto del Veicolo da parte di Fleequid è autonomo rispetto alla successiva vendita all'Acquirente, non dipende dall'esistenza di un Accordo vincolante e non è soggetto alla condizione prevista dall'art. 8.8, salvo diversa pattuizione tra Fleequid e il Venditore. L'acquisto da stock può avvenire anche quando sia convenuto che il Veicolo rimanga temporaneamente in uso o comunque nella disponibilità del Venditore; in tal caso la permanenza materiale del Veicolo presso il Venditore non incide, di per sé, sull'avvenuto acquisto da parte di Fleequid né sugli effetti già prodotti dal relativo contratto, fermo quanto previsto dalle presenti Condizioni Generali e dalle eventuali condizioni applicabili alla specifica operazione in materia di custodia, utilizzo, consegna e trasferimento del rischio. Resta altresì ferma, ove ne ricorrano i presupposti, la disciplina prevista dall'art. 13 per le operazioni nelle quali, dopo il perfezionamento dell'Accordo vincolante con l'Acquirente, il Veicolo rimanga temporaneamente in uso presso il Venditore.</w:t>
        </w:r>
      </w:ins>
    </w:p>
    <w:p w14:paraId="018358D1" w14:textId="4C214139" w:rsidR="00F7313A" w:rsidRPr="00F7313A" w:rsidRDefault="00F7313A">
      <w:pPr>
        <w:pStyle w:val="Paragrafoelenco"/>
        <w:numPr>
          <w:ilvl w:val="1"/>
          <w:numId w:val="1"/>
        </w:numPr>
        <w:tabs>
          <w:tab w:val="left" w:pos="0"/>
        </w:tabs>
        <w:spacing w:line="360" w:lineRule="auto"/>
        <w:ind w:left="0" w:firstLine="0"/>
        <w:jc w:val="both"/>
        <w:rPr>
          <w:ins w:id="4246" w:author="Avv. Rosario Panzariello" w:date="2026-09-18T16:37:00Z" w16du:dateUtc="2026-09-18T14:37:00Z"/>
          <w:rFonts w:ascii="Verdana" w:hAnsi="Verdana"/>
          <w:sz w:val="20"/>
          <w:szCs w:val="20"/>
        </w:rPr>
        <w:pPrChange w:id="4247" w:author="Avv. Rosario Panzariello" w:date="2026-09-18T16:38:00Z" w16du:dateUtc="2026-09-18T14:38:00Z">
          <w:pPr>
            <w:pStyle w:val="Paragrafoelenco"/>
            <w:tabs>
              <w:tab w:val="left" w:pos="0"/>
            </w:tabs>
            <w:spacing w:line="360" w:lineRule="auto"/>
            <w:jc w:val="both"/>
          </w:pPr>
        </w:pPrChange>
      </w:pPr>
      <w:ins w:id="4248" w:author="Avv. Rosario Panzariello" w:date="2026-09-18T16:37:00Z" w16du:dateUtc="2026-09-18T14:37:00Z">
        <w:r w:rsidRPr="00F7313A">
          <w:rPr>
            <w:rFonts w:ascii="Verdana" w:hAnsi="Verdana"/>
            <w:sz w:val="20"/>
            <w:szCs w:val="20"/>
          </w:rPr>
          <w:t xml:space="preserve">Il Prezzo di acquisto dovuto da Fleequid al Venditore è autonomamente concordato tra Fleequid e il Venditore e non può essere inferiore al PMIV indicato nella Proposta di vendita, ove il PMIV sia applicabile alla fattispecie, salvo che il Venditore accetti espressamente un diverso importo inferiore. Prima dell'avvio dell'Evento di vendita devono risultare determinati il Prezzo di acquisto ovvero il criterio economico, già accettato dal Venditore, che ne consenta la determinazione, resi conoscibili al Venditore ai sensi dell'art. 3.7, lett. b). Nell'acquisto da stock tali elementi sono determinati nell'ambito del rapporto di acquisto tra Fleequid e il Venditore. Il </w:t>
        </w:r>
        <w:r w:rsidRPr="00F7313A">
          <w:rPr>
            <w:rFonts w:ascii="Verdana" w:hAnsi="Verdana"/>
            <w:sz w:val="20"/>
            <w:szCs w:val="20"/>
          </w:rPr>
          <w:lastRenderedPageBreak/>
          <w:t>Prezzo di vendita all'Acquirente è autonomo rispetto al Prezzo di acquisto e si determina secondo le regole applicabili allo specifico Evento di vendita; tra i due prezzi non sussiste alcun collegamento necessario.</w:t>
        </w:r>
      </w:ins>
    </w:p>
    <w:p w14:paraId="26F2FF47" w14:textId="5F90DB57" w:rsidR="00F7313A" w:rsidRPr="00F7313A" w:rsidRDefault="00F7313A">
      <w:pPr>
        <w:pStyle w:val="Paragrafoelenco"/>
        <w:numPr>
          <w:ilvl w:val="1"/>
          <w:numId w:val="1"/>
        </w:numPr>
        <w:tabs>
          <w:tab w:val="left" w:pos="0"/>
        </w:tabs>
        <w:spacing w:line="360" w:lineRule="auto"/>
        <w:ind w:left="0" w:firstLine="0"/>
        <w:jc w:val="both"/>
        <w:rPr>
          <w:ins w:id="4249" w:author="Avv. Rosario Panzariello" w:date="2026-09-18T16:37:00Z" w16du:dateUtc="2026-09-18T14:37:00Z"/>
          <w:rFonts w:ascii="Verdana" w:hAnsi="Verdana"/>
          <w:sz w:val="20"/>
          <w:szCs w:val="20"/>
        </w:rPr>
        <w:pPrChange w:id="4250" w:author="Avv. Rosario Panzariello" w:date="2026-09-18T16:38:00Z" w16du:dateUtc="2026-09-18T14:38:00Z">
          <w:pPr>
            <w:pStyle w:val="Paragrafoelenco"/>
            <w:tabs>
              <w:tab w:val="left" w:pos="0"/>
            </w:tabs>
            <w:spacing w:line="360" w:lineRule="auto"/>
            <w:jc w:val="both"/>
          </w:pPr>
        </w:pPrChange>
      </w:pPr>
      <w:ins w:id="4251" w:author="Avv. Rosario Panzariello" w:date="2026-09-18T16:37:00Z" w16du:dateUtc="2026-09-18T14:37:00Z">
        <w:r w:rsidRPr="00F7313A">
          <w:rPr>
            <w:rFonts w:ascii="Verdana" w:hAnsi="Verdana"/>
            <w:sz w:val="20"/>
            <w:szCs w:val="20"/>
          </w:rPr>
          <w:t>Nel Dealer Sales il Venditore è tenuto, su richiesta di Fleequid, a emettere nei confronti di quest'ultima la fattura relativa alla vendita del Veicolo entro 5 (cinque) giorni dalla richiesta, secondo i dati e le indicazioni comunicati da Fleequid. La fattura è emessa con riferimento al Prezzo di acquisto concordato ai sensi dell'art. 18.3, oltre all'IVA ove applicabile e agli eventuali ulteriori importi riferibili esclusivamente al relativo rapporto di compravendita. In caso di ritardo imputabile al Venditore nell'emissione o nella trasmissione della fattura, il Venditore è tenuto a corrispondere a Fleequid una penale pari a € 150,00 (euro centocinquanta/00) per ciascun giorno di ritardo e per ciascun Veicolo interessato, sino all'adempimento, fatto salvo il risarcimento del maggior danno. Qualora si renda necessaria l'emissione di una nota di credito, di un documento di storno o rettifica ovvero la riemissione della fattura, il Venditore è tenuto a provvedervi entro 5 (cinque) giorni dalla richiesta di Fleequid, con applicazione della medesima penale in caso di ritardo. Resta distinta e autonoma la fatturazione emessa da Fleequid nei confronti dell'Acquirente, disciplinata dall'art. 16.2.</w:t>
        </w:r>
      </w:ins>
    </w:p>
    <w:p w14:paraId="533806DB" w14:textId="15E8D180" w:rsidR="00F7313A" w:rsidRPr="00F7313A" w:rsidRDefault="00F7313A">
      <w:pPr>
        <w:pStyle w:val="Paragrafoelenco"/>
        <w:numPr>
          <w:ilvl w:val="1"/>
          <w:numId w:val="1"/>
        </w:numPr>
        <w:tabs>
          <w:tab w:val="left" w:pos="0"/>
        </w:tabs>
        <w:spacing w:line="360" w:lineRule="auto"/>
        <w:ind w:left="0" w:firstLine="0"/>
        <w:jc w:val="both"/>
        <w:rPr>
          <w:ins w:id="4252" w:author="Avv. Rosario Panzariello" w:date="2026-09-18T16:37:00Z" w16du:dateUtc="2026-09-18T14:37:00Z"/>
          <w:rFonts w:ascii="Verdana" w:hAnsi="Verdana"/>
          <w:sz w:val="20"/>
          <w:szCs w:val="20"/>
        </w:rPr>
        <w:pPrChange w:id="4253" w:author="Avv. Rosario Panzariello" w:date="2026-09-18T16:38:00Z" w16du:dateUtc="2026-09-18T14:38:00Z">
          <w:pPr>
            <w:pStyle w:val="Paragrafoelenco"/>
            <w:tabs>
              <w:tab w:val="left" w:pos="0"/>
            </w:tabs>
            <w:spacing w:line="360" w:lineRule="auto"/>
            <w:jc w:val="both"/>
          </w:pPr>
        </w:pPrChange>
      </w:pPr>
      <w:ins w:id="4254" w:author="Avv. Rosario Panzariello" w:date="2026-09-18T16:37:00Z" w16du:dateUtc="2026-09-18T14:37:00Z">
        <w:r w:rsidRPr="00F7313A">
          <w:rPr>
            <w:rFonts w:ascii="Verdana" w:hAnsi="Verdana"/>
            <w:sz w:val="20"/>
            <w:szCs w:val="20"/>
          </w:rPr>
          <w:t>Nel rapporto di acquisto tra il Venditore e Fleequid restano integralmente ferme le dichiarazioni, le garanzie e gli obblighi di manleva, rimborso e regresso posti a carico del Venditore dalle presenti Condizioni Generali, ivi compresi quelli previsti dagli artt. 8.3, 8.12, 8.13 e 19.6, nonché la disciplina della denuncia e dei relativi termini di cui all'art. 17.7 e la clausola risolutiva espressa e le conseguenze economiche di cui all'art. 17.8, che si applicano al contratto di acquisto concluso da Fleequid nel Dealer Sales</w:t>
        </w:r>
      </w:ins>
      <w:ins w:id="4255" w:author="Avv. Rosario Panzariello" w:date="2026-09-27T09:09:00Z" w16du:dateUtc="2026-09-27T07:09:00Z">
        <w:r w:rsidR="0012303B">
          <w:rPr>
            <w:rFonts w:ascii="Verdana" w:hAnsi="Verdana"/>
            <w:sz w:val="20"/>
            <w:szCs w:val="20"/>
          </w:rPr>
          <w:t xml:space="preserve">; </w:t>
        </w:r>
        <w:r w:rsidR="0012303B" w:rsidRPr="0012303B">
          <w:rPr>
            <w:rFonts w:ascii="Verdana" w:hAnsi="Verdana"/>
            <w:sz w:val="20"/>
            <w:szCs w:val="20"/>
          </w:rPr>
          <w:t>ai fini della determinazione della penale prevista dall'art. 17.8, qualora per il Veicolo non esistano né un Prezzo di riserva né un Prezzo di vendita all'Acquirente, come può verificarsi in particolare nell'acquisto da stock, la base sussidiaria finale è costituita, in luogo del PMIV, dal Prezzo di acquisto dovuto da Fleequid al Venditore</w:t>
        </w:r>
      </w:ins>
      <w:ins w:id="4256" w:author="Avv. Rosario Panzariello" w:date="2026-09-18T16:37:00Z" w16du:dateUtc="2026-09-18T14:37:00Z">
        <w:r w:rsidRPr="00F7313A">
          <w:rPr>
            <w:rFonts w:ascii="Verdana" w:hAnsi="Verdana"/>
            <w:sz w:val="20"/>
            <w:szCs w:val="20"/>
          </w:rPr>
          <w:t>. L'acquisto del Veicolo da parte di Fleequid non estingue né riduce tali tutele. La manleva di cui all'art. 8.13 opera espressamente anche con riferimento alle pretese avanzate dall'Acquirente nei confronti di Fleequid quale venditore sostanziale, nonché alle somme, ai costi, alle riparazioni, alle spese, agli oneri e ai danni che Fleequid sostenga in tale veste per fatti, vizi, difetti, omissioni o inadempimenti imputabili al Venditore, con diritto di regresso e di rimborso integrale nei confronti di quest'ultimo. Qualora una difformità, un vizio, un danno o altra circostanza imputabile al Venditore emerga o sia denunciata dall'Acquirente successivamente alla rivendita del Veicolo, Fleequid conserva il diritto di farla valere nei confronti del Venditore nei termini previsti dall'art. 17.7, decorrenti, ove il fatto non fosse già precedentemente noto a Fleequid, dalla relativa scoperta o dalla ricezione del reclamo dell'Acquirente. Il pagamento del Prezzo di acquisto, la presa in consegna del Veicolo da parte di Fleequid o di soggetti da essa incaricati e la successiva rivendita all'Acquirente non comportano rinuncia ai diritti di manleva, regresso, rimborso o agli ulteriori rimedi spettanti a Fleequid nei confronti del Venditore.</w:t>
        </w:r>
      </w:ins>
    </w:p>
    <w:p w14:paraId="276BF084" w14:textId="191A825C" w:rsidR="00F7313A" w:rsidRPr="00F7313A" w:rsidRDefault="00F7313A">
      <w:pPr>
        <w:pStyle w:val="Paragrafoelenco"/>
        <w:numPr>
          <w:ilvl w:val="1"/>
          <w:numId w:val="1"/>
        </w:numPr>
        <w:tabs>
          <w:tab w:val="left" w:pos="0"/>
        </w:tabs>
        <w:spacing w:line="360" w:lineRule="auto"/>
        <w:ind w:left="0" w:firstLine="0"/>
        <w:jc w:val="both"/>
        <w:rPr>
          <w:ins w:id="4257" w:author="Avv. Rosario Panzariello" w:date="2026-09-18T16:37:00Z" w16du:dateUtc="2026-09-18T14:37:00Z"/>
          <w:rFonts w:ascii="Verdana" w:hAnsi="Verdana"/>
          <w:sz w:val="20"/>
          <w:szCs w:val="20"/>
        </w:rPr>
        <w:pPrChange w:id="4258" w:author="Avv. Rosario Panzariello" w:date="2026-09-18T16:38:00Z" w16du:dateUtc="2026-09-18T14:38:00Z">
          <w:pPr>
            <w:pStyle w:val="Paragrafoelenco"/>
            <w:tabs>
              <w:tab w:val="left" w:pos="0"/>
            </w:tabs>
            <w:spacing w:line="360" w:lineRule="auto"/>
            <w:jc w:val="both"/>
          </w:pPr>
        </w:pPrChange>
      </w:pPr>
      <w:ins w:id="4259" w:author="Avv. Rosario Panzariello" w:date="2026-09-18T16:37:00Z" w16du:dateUtc="2026-09-18T14:37:00Z">
        <w:r w:rsidRPr="00F7313A">
          <w:rPr>
            <w:rFonts w:ascii="Verdana" w:hAnsi="Verdana"/>
            <w:sz w:val="20"/>
            <w:szCs w:val="20"/>
          </w:rPr>
          <w:lastRenderedPageBreak/>
          <w:t>Il trasferimento della proprietà e il passaggio del rischio dal Venditore a Fleequid avvengono secondo quanto convenuto nel relativo rapporto di acquisto e, in mancanza, al momento della consegna del Veicolo a Fleequid o al soggetto da essa incaricato. Il trasferimento della proprietà del Veicolo da Fleequid all'Acquirente e il passaggio del relativo rischio sono disciplinati dall'art. 16 e, in particolare, dagli artt. 16.4 e 16.5, ai quali si rinvia, anche nei casi in cui Fleequid abbia acquistato la proprietà del Veicolo in epoca anteriore all'integrale adempimento dell'obbligo di pagamento dell'Acquirente, nell'ambito di un acquisto da stock ovvero per effetto della rinuncia alla condizione prevista dall'art. 8.8 nell'acquisto sul venduto. Resta fermo quanto previsto dagli artt. 13.9 e 18.7 quando il Veicolo rimanga temporaneamente in uso o comunque nella disponibilità del Venditore. Restano ferme le eventuali diverse disposizioni previste dalle Condizioni Specifiche applicabili alla singola operazione, anche in presenza di una Soluzione di finanziamento.</w:t>
        </w:r>
      </w:ins>
    </w:p>
    <w:p w14:paraId="72F6B7CA" w14:textId="1A239844" w:rsidR="00F7313A" w:rsidRPr="00F7313A" w:rsidRDefault="00F7313A">
      <w:pPr>
        <w:pStyle w:val="Paragrafoelenco"/>
        <w:numPr>
          <w:ilvl w:val="1"/>
          <w:numId w:val="1"/>
        </w:numPr>
        <w:tabs>
          <w:tab w:val="left" w:pos="0"/>
        </w:tabs>
        <w:spacing w:line="360" w:lineRule="auto"/>
        <w:ind w:left="0" w:firstLine="0"/>
        <w:jc w:val="both"/>
        <w:rPr>
          <w:ins w:id="4260" w:author="Avv. Rosario Panzariello" w:date="2026-09-18T16:37:00Z" w16du:dateUtc="2026-09-18T14:37:00Z"/>
          <w:rFonts w:ascii="Verdana" w:hAnsi="Verdana"/>
          <w:sz w:val="20"/>
          <w:szCs w:val="20"/>
        </w:rPr>
        <w:pPrChange w:id="4261" w:author="Avv. Rosario Panzariello" w:date="2026-09-18T16:38:00Z" w16du:dateUtc="2026-09-18T14:38:00Z">
          <w:pPr>
            <w:pStyle w:val="Paragrafoelenco"/>
            <w:tabs>
              <w:tab w:val="left" w:pos="0"/>
            </w:tabs>
            <w:spacing w:line="360" w:lineRule="auto"/>
            <w:jc w:val="both"/>
          </w:pPr>
        </w:pPrChange>
      </w:pPr>
      <w:ins w:id="4262" w:author="Avv. Rosario Panzariello" w:date="2026-09-18T16:37:00Z" w16du:dateUtc="2026-09-18T14:37:00Z">
        <w:r w:rsidRPr="00F7313A">
          <w:rPr>
            <w:rFonts w:ascii="Verdana" w:hAnsi="Verdana"/>
            <w:sz w:val="20"/>
            <w:szCs w:val="20"/>
          </w:rPr>
          <w:t xml:space="preserve">Nell'acquisto da stock Fleequid commercializza e rivende il Veicolo quale proprietaria e venditore sostanziale nei confronti dell'Acquirente e tale circostanza è resa conoscibile secondo quanto previsto dall'art. 3.2. Dal perfezionamento dell'acquisto del Veicolo da parte di Fleequid cessano di applicarsi pro futuro, nei rapporti con il Venditore, le disposizioni degli artt. 8.8, 8.9, 8.10 e 8.11: qualora l'acquisto da stock sia preceduto da una fase di commercializzazione del Veicolo per il tramite di Fleequid, tali disposizioni operano fino al perfezionamento dell'acquisto; qualora l'acquisto da stock sia diretto e non preceduto da alcuna fase di commercializzazione, esse non operano sin dall'origine. Restano in ogni caso salvi i diritti e le penali già maturati prima del perfezionamento dell'acquisto, nonché gli obblighi del Venditore destinati a sopravvivere all'acquisto, ivi compresi quelli relativi a garanzie, dichiarazioni, manleve, responsabilità, consegna della documentazione, profili fiscali, rimborso, regresso e risarcimento, secondo quanto previsto dall'art. 18.5. Qualora, prima dell'apertura dell'Evento di vendita, Fleequid abbia già acquisito la materiale disponibilità del Veicolo e risultino adempiuti gli obblighi del Venditore necessari alla sua consegna e successiva rivendita, non trova applicazione la clausola "salvo il venduto" di cui all'art. 17.6, rispondendo Fleequid della consegna del Veicolo quale venditore. Qualora invece il Veicolo, pur essendo già stato acquistato da Fleequid, rimanga temporaneamente in uso o comunque nella disponibilità del Venditore, ovvero debba ancora essere da questo messo a disposizione o consegnato, trova applicazione, in quanto compatibile, la disciplina prevista dall'art. 17.6; in tale ipotesi il perfezionamento dell'Accordo vincolante con l'Acquirente non è subordinato al perfezionamento o all'efficacia dell'acquisto del Veicolo da parte di Fleequid, già intervenuti, ma la successiva esecuzione della vendita resta subordinata all'effettiva disponibilità del Veicolo e alla sua consegna da parte del Venditore nelle condizioni convenute. Qualora, per inadempimento del Venditore, perdita, distruzione, </w:t>
        </w:r>
      </w:ins>
      <w:ins w:id="4263" w:author="Avv. Rosario Panzariello" w:date="2026-09-19T09:07:00Z" w16du:dateUtc="2026-09-19T07:07:00Z">
        <w:r w:rsidR="00E550DB" w:rsidRPr="00E550DB">
          <w:rPr>
            <w:rFonts w:ascii="Verdana" w:hAnsi="Verdana"/>
            <w:sz w:val="20"/>
            <w:szCs w:val="20"/>
          </w:rPr>
          <w:t>non conformità tale da impedire l’esecuzione della vendita nelle condizioni convenute</w:t>
        </w:r>
      </w:ins>
      <w:ins w:id="4264" w:author="Avv. Rosario Panzariello" w:date="2026-09-18T16:37:00Z" w16du:dateUtc="2026-09-18T14:37:00Z">
        <w:r w:rsidRPr="00F7313A">
          <w:rPr>
            <w:rFonts w:ascii="Verdana" w:hAnsi="Verdana"/>
            <w:sz w:val="20"/>
            <w:szCs w:val="20"/>
          </w:rPr>
          <w:t xml:space="preserve">, sopravvenuta indisponibilità del Veicolo o altra circostanza riconducibile al rapporto con il Venditore, Fleequid non possa dare esecuzione alla vendita all'Acquirente, Fleequid può procedere all'Annullamento della vendita secondo quanto previsto dagli artt. 14 e 15; in tale ipotesi, salvo il dolo o la colpa grave di </w:t>
        </w:r>
        <w:r w:rsidRPr="00F7313A">
          <w:rPr>
            <w:rFonts w:ascii="Verdana" w:hAnsi="Verdana"/>
            <w:sz w:val="20"/>
            <w:szCs w:val="20"/>
          </w:rPr>
          <w:lastRenderedPageBreak/>
          <w:t>Fleequid e quanto inderogabilmente previsto dalla legge, l'Acquirente ha diritto alla restituzione delle somme che debbano essergli restituite ai sensi dell'art. 15, senza diritto a ulteriori indennizzi o risarcimenti nei confronti di Fleequid per fatti imputabili al Venditore. Restano in ogni caso ferme, nei rapporti tra Fleequid e il Venditore, tutte le obbligazioni derivanti dal rapporto di acquisto non ancora eseguite, nonché le garanzie, le penali, gli obblighi di manleva, rimborso e regresso e gli ulteriori rimedi previsti dalle presenti Condizioni Generali.</w:t>
        </w:r>
      </w:ins>
    </w:p>
    <w:p w14:paraId="7DF5B74A" w14:textId="232F1376" w:rsidR="00F7313A" w:rsidRPr="00F7313A" w:rsidRDefault="00F7313A">
      <w:pPr>
        <w:pStyle w:val="Paragrafoelenco"/>
        <w:numPr>
          <w:ilvl w:val="1"/>
          <w:numId w:val="1"/>
        </w:numPr>
        <w:tabs>
          <w:tab w:val="left" w:pos="0"/>
        </w:tabs>
        <w:spacing w:line="360" w:lineRule="auto"/>
        <w:ind w:left="0" w:firstLine="0"/>
        <w:jc w:val="both"/>
        <w:rPr>
          <w:ins w:id="4265" w:author="Avv. Rosario Panzariello" w:date="2026-09-18T16:37:00Z" w16du:dateUtc="2026-09-18T14:37:00Z"/>
          <w:rFonts w:ascii="Verdana" w:hAnsi="Verdana"/>
          <w:sz w:val="20"/>
          <w:szCs w:val="20"/>
        </w:rPr>
        <w:pPrChange w:id="4266" w:author="Avv. Rosario Panzariello" w:date="2026-09-18T16:38:00Z" w16du:dateUtc="2026-09-18T14:38:00Z">
          <w:pPr>
            <w:pStyle w:val="Paragrafoelenco"/>
            <w:tabs>
              <w:tab w:val="left" w:pos="0"/>
            </w:tabs>
            <w:spacing w:line="360" w:lineRule="auto"/>
            <w:jc w:val="both"/>
          </w:pPr>
        </w:pPrChange>
      </w:pPr>
      <w:ins w:id="4267" w:author="Avv. Rosario Panzariello" w:date="2026-09-18T16:37:00Z" w16du:dateUtc="2026-09-18T14:37:00Z">
        <w:r w:rsidRPr="00F7313A">
          <w:rPr>
            <w:rFonts w:ascii="Verdana" w:hAnsi="Verdana"/>
            <w:sz w:val="20"/>
            <w:szCs w:val="20"/>
          </w:rPr>
          <w:t>La qualificazione del Veicolo come VFU o comunque come rifiuto ai sensi della normativa ambientale applicabile non esclude, di per sé, l'applicazione del Dealer Sales, purché la struttura della specifica operazione sia compatibile con la normativa applicabile e con i titoli, le autorizzazioni e i requisiti richiesti in capo ai soggetti che vi intervengono e Fleequid disponga delle autorizzazioni eventualmente necessarie. In tali operazioni Fleequid opera nei limiti consentiti dalla normativa e dai titoli abilitativi applicabili, senza assumere, per il solo fatto dell'applicazione del Dealer Sales o della conclusione dei relativi contratti di compravendita, la detenzione materiale del rifiuto né attività di raccolta, trasporto, trattamento, recupero, demolizione o smaltimento. Restano ferme le disposizioni dell'art. 16.13 e le eventuali Condizioni particolari di vendita applicabili alla specifica operazione.</w:t>
        </w:r>
      </w:ins>
    </w:p>
    <w:p w14:paraId="338610EE" w14:textId="5DFD276E" w:rsidR="000E13DF" w:rsidRDefault="00F7313A">
      <w:pPr>
        <w:pStyle w:val="Paragrafoelenco"/>
        <w:numPr>
          <w:ilvl w:val="1"/>
          <w:numId w:val="1"/>
        </w:numPr>
        <w:tabs>
          <w:tab w:val="left" w:pos="0"/>
        </w:tabs>
        <w:spacing w:line="360" w:lineRule="auto"/>
        <w:ind w:left="0" w:firstLine="0"/>
        <w:jc w:val="both"/>
        <w:rPr>
          <w:ins w:id="4268" w:author="Avv. Rosario Panzariello" w:date="2026-09-20T07:09:00Z" w16du:dateUtc="2026-09-20T05:09:00Z"/>
          <w:rFonts w:ascii="Verdana" w:hAnsi="Verdana"/>
          <w:sz w:val="20"/>
          <w:szCs w:val="20"/>
        </w:rPr>
      </w:pPr>
      <w:ins w:id="4269" w:author="Avv. Rosario Panzariello" w:date="2026-09-18T16:37:00Z" w16du:dateUtc="2026-09-18T14:37:00Z">
        <w:r w:rsidRPr="00F7313A">
          <w:rPr>
            <w:rFonts w:ascii="Verdana" w:hAnsi="Verdana"/>
            <w:sz w:val="20"/>
            <w:szCs w:val="20"/>
          </w:rPr>
          <w:t>Nei rapporti tra Fleequid e l'Acquirente il regime di garanzia applicabile alle vendite concluse secondo il Dealer Sales è disciplinato dall'art. 19 e, in particolare, dall'art. 19.7, lett. c), e dalle ulteriori disposizioni ivi richiamate. La procedura di reclamo è disciplinata dall'art. 20. Restano fermi, nei rapporti tra Fleequid e il Venditore dal quale il Veicolo è stato acquistato, i diritti, le garanzie e gli obblighi di manleva, rimborso e regresso previsti dall'art. 18.5 e dalle ulteriori disposizioni applicabili.</w:t>
        </w:r>
      </w:ins>
    </w:p>
    <w:p w14:paraId="420E527A" w14:textId="77777777" w:rsidR="004C5BF4" w:rsidRPr="0068263D" w:rsidRDefault="004C5BF4">
      <w:pPr>
        <w:pStyle w:val="Paragrafoelenco"/>
        <w:tabs>
          <w:tab w:val="left" w:pos="0"/>
        </w:tabs>
        <w:spacing w:line="360" w:lineRule="auto"/>
        <w:ind w:left="0"/>
        <w:jc w:val="both"/>
        <w:rPr>
          <w:ins w:id="4270" w:author="Avv. Rosario Panzariello" w:date="2026-09-18T16:36:00Z" w16du:dateUtc="2026-09-18T14:36:00Z"/>
          <w:rFonts w:ascii="Verdana" w:hAnsi="Verdana"/>
          <w:sz w:val="20"/>
          <w:szCs w:val="20"/>
        </w:rPr>
        <w:pPrChange w:id="4271" w:author="Avv. Rosario Panzariello" w:date="2026-09-20T07:09:00Z" w16du:dateUtc="2026-09-20T05:09:00Z">
          <w:pPr>
            <w:pStyle w:val="Paragrafoelenco"/>
            <w:numPr>
              <w:ilvl w:val="1"/>
              <w:numId w:val="1"/>
            </w:numPr>
            <w:tabs>
              <w:tab w:val="left" w:pos="0"/>
            </w:tabs>
            <w:spacing w:line="360" w:lineRule="auto"/>
            <w:ind w:left="0" w:hanging="720"/>
            <w:jc w:val="both"/>
          </w:pPr>
        </w:pPrChange>
      </w:pPr>
    </w:p>
    <w:p w14:paraId="38ADAA60" w14:textId="0862BF43" w:rsidR="00AF2DC1" w:rsidRPr="00AF2DC1" w:rsidDel="006D740C" w:rsidRDefault="008637C3" w:rsidP="00AF2DC1">
      <w:pPr>
        <w:pStyle w:val="Paragrafoelenco"/>
        <w:numPr>
          <w:ilvl w:val="1"/>
          <w:numId w:val="1"/>
        </w:numPr>
        <w:tabs>
          <w:tab w:val="left" w:pos="0"/>
        </w:tabs>
        <w:spacing w:line="360" w:lineRule="auto"/>
        <w:ind w:left="0" w:firstLine="0"/>
        <w:jc w:val="both"/>
        <w:rPr>
          <w:ins w:id="4272" w:author="Avv. Rosario Panzariello" w:date="2026-09-16T10:56:00Z"/>
          <w:del w:id="4273" w:author="Avv. Rosario Panzariello" w:date="2026-09-18T16:37:00Z" w16du:dateUtc="2026-09-18T14:37:00Z"/>
          <w:rFonts w:ascii="Verdana" w:hAnsi="Verdana"/>
          <w:sz w:val="20"/>
          <w:szCs w:val="20"/>
        </w:rPr>
      </w:pPr>
      <w:ins w:id="4274" w:author="Avv. Rosario Panzariello" w:date="2026-09-16T10:55:00Z">
        <w:del w:id="4275" w:author="Avv. Rosario Panzariello" w:date="2026-09-18T16:37:00Z" w16du:dateUtc="2026-09-18T14:37:00Z">
          <w:r w:rsidRPr="008637C3" w:rsidDel="006D740C">
            <w:rPr>
              <w:rFonts w:ascii="Verdana" w:hAnsi="Verdana"/>
              <w:sz w:val="20"/>
              <w:szCs w:val="20"/>
              <w:rPrChange w:id="4276" w:author="Avv. Rosario Panzariello" w:date="2026-09-16T10:55:00Z">
                <w:rPr/>
              </w:rPrChange>
            </w:rPr>
            <w:delText xml:space="preserve">Nel </w:delText>
          </w:r>
          <w:r w:rsidRPr="008637C3" w:rsidDel="006D740C">
            <w:rPr>
              <w:rFonts w:ascii="Verdana" w:hAnsi="Verdana"/>
              <w:sz w:val="20"/>
              <w:szCs w:val="20"/>
              <w:rPrChange w:id="4277" w:author="Avv. Rosario Panzariello" w:date="2026-09-16T10:55:00Z">
                <w:rPr>
                  <w:rStyle w:val="Enfasigrassetto"/>
                </w:rPr>
              </w:rPrChange>
            </w:rPr>
            <w:delText>Dealer Sales</w:delText>
          </w:r>
          <w:r w:rsidRPr="008637C3" w:rsidDel="006D740C">
            <w:rPr>
              <w:rFonts w:ascii="Verdana" w:hAnsi="Verdana"/>
              <w:sz w:val="20"/>
              <w:szCs w:val="20"/>
              <w:rPrChange w:id="4278" w:author="Avv. Rosario Panzariello" w:date="2026-09-16T10:55:00Z">
                <w:rPr/>
              </w:rPrChange>
            </w:rPr>
            <w:delText xml:space="preserve">, Fleequid acquista il Veicolo dal Venditore </w:delText>
          </w:r>
          <w:r w:rsidRPr="008637C3" w:rsidDel="006D740C">
            <w:rPr>
              <w:rFonts w:ascii="Verdana" w:hAnsi="Verdana"/>
              <w:sz w:val="20"/>
              <w:szCs w:val="20"/>
              <w:rPrChange w:id="4279" w:author="Avv. Rosario Panzariello" w:date="2026-09-16T10:55:00Z">
                <w:rPr>
                  <w:rStyle w:val="Enfasigrassetto"/>
                </w:rPr>
              </w:rPrChange>
            </w:rPr>
            <w:delText>in nome e per conto proprio</w:delText>
          </w:r>
          <w:r w:rsidRPr="008637C3" w:rsidDel="006D740C">
            <w:rPr>
              <w:rFonts w:ascii="Verdana" w:hAnsi="Verdana"/>
              <w:sz w:val="20"/>
              <w:szCs w:val="20"/>
              <w:rPrChange w:id="4280" w:author="Avv. Rosario Panzariello" w:date="2026-09-16T10:55:00Z">
                <w:rPr/>
              </w:rPrChange>
            </w:rPr>
            <w:delText xml:space="preserve"> e lo rivende all’Acquirente </w:delText>
          </w:r>
          <w:r w:rsidRPr="008637C3" w:rsidDel="006D740C">
            <w:rPr>
              <w:rFonts w:ascii="Verdana" w:hAnsi="Verdana"/>
              <w:sz w:val="20"/>
              <w:szCs w:val="20"/>
              <w:rPrChange w:id="4281" w:author="Avv. Rosario Panzariello" w:date="2026-09-16T10:55:00Z">
                <w:rPr>
                  <w:rStyle w:val="Enfasigrassetto"/>
                </w:rPr>
              </w:rPrChange>
            </w:rPr>
            <w:delText>in nome e per conto proprio</w:delText>
          </w:r>
          <w:r w:rsidRPr="008637C3" w:rsidDel="006D740C">
            <w:rPr>
              <w:rFonts w:ascii="Verdana" w:hAnsi="Verdana"/>
              <w:sz w:val="20"/>
              <w:szCs w:val="20"/>
              <w:rPrChange w:id="4282" w:author="Avv. Rosario Panzariello" w:date="2026-09-16T10:55:00Z">
                <w:rPr/>
              </w:rPrChange>
            </w:rPr>
            <w:delText>, assumendo la qualità di parte sostanziale di entrambe le compravendite, rispettivamente quale acquirente nel rapporto con il Venditore e quale venditore nel rapporto con l’Acquirente</w:delText>
          </w:r>
        </w:del>
      </w:ins>
      <w:ins w:id="4283" w:author="Avv. Rosario Panzariello" w:date="2026-09-16T10:56:00Z">
        <w:del w:id="4284" w:author="Avv. Rosario Panzariello" w:date="2026-09-18T16:37:00Z" w16du:dateUtc="2026-09-18T14:37:00Z">
          <w:r w:rsidR="00AF2DC1" w:rsidDel="006D740C">
            <w:rPr>
              <w:rFonts w:ascii="Verdana" w:hAnsi="Verdana"/>
              <w:sz w:val="20"/>
              <w:szCs w:val="20"/>
            </w:rPr>
            <w:delText xml:space="preserve">. </w:delText>
          </w:r>
          <w:r w:rsidR="00AF2DC1" w:rsidRPr="00AF2DC1" w:rsidDel="006D740C">
            <w:rPr>
              <w:rFonts w:ascii="Verdana" w:hAnsi="Verdana"/>
              <w:sz w:val="20"/>
              <w:szCs w:val="20"/>
            </w:rPr>
            <w:delText xml:space="preserve">I due rapporti di compravendita sono </w:delText>
          </w:r>
          <w:r w:rsidR="00AF2DC1" w:rsidRPr="000D7609" w:rsidDel="006D740C">
            <w:rPr>
              <w:rFonts w:ascii="Verdana" w:hAnsi="Verdana"/>
              <w:sz w:val="20"/>
              <w:szCs w:val="20"/>
              <w:rPrChange w:id="4285" w:author="Avv. Rosario Panzariello" w:date="2026-09-16T10:56:00Z">
                <w:rPr>
                  <w:rFonts w:ascii="Verdana" w:hAnsi="Verdana"/>
                  <w:b/>
                  <w:bCs/>
                  <w:sz w:val="20"/>
                  <w:szCs w:val="20"/>
                </w:rPr>
              </w:rPrChange>
            </w:rPr>
            <w:delText>distinti e autonomi</w:delText>
          </w:r>
          <w:r w:rsidR="00AF2DC1" w:rsidRPr="00AF2DC1" w:rsidDel="006D740C">
            <w:rPr>
              <w:rFonts w:ascii="Verdana" w:hAnsi="Verdana"/>
              <w:sz w:val="20"/>
              <w:szCs w:val="20"/>
            </w:rPr>
            <w:delText>. Nel Dealer Sales Fleequid non opera quale mandataria o commissionaria del Venditore o dell’Acquirente e non trovano applicazione le disposizioni delle presenti Condizioni Generali che presuppongono la Vendita in commissione, salvo espresso richiamo.</w:delText>
          </w:r>
          <w:r w:rsidR="000D7609" w:rsidRPr="000D7609" w:rsidDel="006D740C">
            <w:rPr>
              <w:rFonts w:ascii="Verdana" w:hAnsi="Verdana"/>
              <w:sz w:val="20"/>
              <w:szCs w:val="20"/>
              <w:rPrChange w:id="4286" w:author="Avv. Rosario Panzariello" w:date="2026-09-16T10:56:00Z">
                <w:rPr/>
              </w:rPrChange>
            </w:rPr>
            <w:delText xml:space="preserve"> </w:delText>
          </w:r>
          <w:r w:rsidR="000D7609" w:rsidRPr="000D7609" w:rsidDel="006D740C">
            <w:rPr>
              <w:rFonts w:ascii="Verdana" w:hAnsi="Verdana"/>
              <w:sz w:val="20"/>
              <w:szCs w:val="20"/>
            </w:rPr>
            <w:delText xml:space="preserve">Nel Dealer Sales </w:delText>
          </w:r>
          <w:r w:rsidR="000D7609" w:rsidRPr="000D7609" w:rsidDel="006D740C">
            <w:rPr>
              <w:rFonts w:ascii="Verdana" w:hAnsi="Verdana"/>
              <w:sz w:val="20"/>
              <w:szCs w:val="20"/>
              <w:rPrChange w:id="4287" w:author="Avv. Rosario Panzariello" w:date="2026-09-16T10:56:00Z">
                <w:rPr>
                  <w:rFonts w:ascii="Verdana" w:hAnsi="Verdana"/>
                  <w:b/>
                  <w:bCs/>
                  <w:sz w:val="20"/>
                  <w:szCs w:val="20"/>
                </w:rPr>
              </w:rPrChange>
            </w:rPr>
            <w:delText>non sono dovute le Commissioni proprie della Vendita in commissione</w:delText>
          </w:r>
          <w:r w:rsidR="000D7609" w:rsidRPr="000D7609" w:rsidDel="006D740C">
            <w:rPr>
              <w:rFonts w:ascii="Verdana" w:hAnsi="Verdana"/>
              <w:sz w:val="20"/>
              <w:szCs w:val="20"/>
            </w:rPr>
            <w:delText>, ferme le Tariffe e gli ulteriori importi eventualmente dovuti per distinto titolo secondo le presenti Condizioni Generali.</w:delText>
          </w:r>
          <w:bookmarkStart w:id="4288" w:name="_Toc240781635"/>
          <w:bookmarkStart w:id="4289" w:name="_Toc241316677"/>
          <w:bookmarkStart w:id="4290" w:name="_Toc241316794"/>
          <w:bookmarkStart w:id="4291" w:name="_Toc241316966"/>
          <w:bookmarkStart w:id="4292" w:name="_Toc241317109"/>
          <w:bookmarkEnd w:id="4288"/>
          <w:bookmarkEnd w:id="4289"/>
          <w:bookmarkEnd w:id="4290"/>
          <w:bookmarkEnd w:id="4291"/>
          <w:bookmarkEnd w:id="4292"/>
        </w:del>
      </w:ins>
    </w:p>
    <w:p w14:paraId="7833BD65" w14:textId="0914D9DE" w:rsidR="008637C3" w:rsidDel="006D740C" w:rsidRDefault="00E132FB" w:rsidP="008637C3">
      <w:pPr>
        <w:pStyle w:val="Paragrafoelenco"/>
        <w:numPr>
          <w:ilvl w:val="1"/>
          <w:numId w:val="1"/>
        </w:numPr>
        <w:tabs>
          <w:tab w:val="left" w:pos="0"/>
        </w:tabs>
        <w:spacing w:line="360" w:lineRule="auto"/>
        <w:ind w:left="0" w:firstLine="0"/>
        <w:jc w:val="both"/>
        <w:rPr>
          <w:ins w:id="4293" w:author="Avv. Rosario Panzariello" w:date="2026-09-16T11:20:00Z"/>
          <w:del w:id="4294" w:author="Avv. Rosario Panzariello" w:date="2026-09-18T16:37:00Z" w16du:dateUtc="2026-09-18T14:37:00Z"/>
          <w:rFonts w:ascii="Verdana" w:hAnsi="Verdana"/>
          <w:sz w:val="20"/>
          <w:szCs w:val="20"/>
        </w:rPr>
      </w:pPr>
      <w:ins w:id="4295" w:author="Avv. Rosario Panzariello" w:date="2026-09-16T11:19:00Z">
        <w:del w:id="4296" w:author="Avv. Rosario Panzariello" w:date="2026-09-18T16:37:00Z" w16du:dateUtc="2026-09-18T14:37:00Z">
          <w:r w:rsidRPr="00E132FB" w:rsidDel="006D740C">
            <w:rPr>
              <w:rFonts w:ascii="Verdana" w:hAnsi="Verdana"/>
              <w:sz w:val="20"/>
              <w:szCs w:val="20"/>
              <w:rPrChange w:id="4297" w:author="Avv. Rosario Panzariello" w:date="2026-09-16T11:19:00Z">
                <w:rPr/>
              </w:rPrChange>
            </w:rPr>
            <w:delText xml:space="preserve">Nel Dealer Sales, l’acquisto del Veicolo da parte di Fleequid può avvenire </w:delText>
          </w:r>
          <w:r w:rsidRPr="00E132FB" w:rsidDel="006D740C">
            <w:rPr>
              <w:rFonts w:ascii="Verdana" w:hAnsi="Verdana"/>
              <w:sz w:val="20"/>
              <w:szCs w:val="20"/>
              <w:rPrChange w:id="4298" w:author="Avv. Rosario Panzariello" w:date="2026-09-16T11:19:00Z">
                <w:rPr>
                  <w:rStyle w:val="Enfasigrassetto"/>
                </w:rPr>
              </w:rPrChange>
            </w:rPr>
            <w:delText>a seguito dell’individuazione di uno specifico Acquirente, anche all’esito di un’Asta o di altro Evento di vendita organizzato tramite il Marketplace</w:delText>
          </w:r>
          <w:r w:rsidRPr="00E132FB" w:rsidDel="006D740C">
            <w:rPr>
              <w:rFonts w:ascii="Verdana" w:hAnsi="Verdana"/>
              <w:sz w:val="20"/>
              <w:szCs w:val="20"/>
              <w:rPrChange w:id="4299" w:author="Avv. Rosario Panzariello" w:date="2026-09-16T11:19:00Z">
                <w:rPr/>
              </w:rPrChange>
            </w:rPr>
            <w:delText xml:space="preserve"> (“acquisto sul venduto”). In tale ipotesi, il rapporto di acquisto tra il Venditore e Fleequid è soggetto alla disciplina prevista dall’art. 8.8, ivi compresa la condizione relativa all’esecuzione dell’acquisto</w:delText>
          </w:r>
        </w:del>
      </w:ins>
      <w:ins w:id="4300" w:author="Avv. Rosario Panzariello" w:date="2026-09-16T11:16:00Z">
        <w:del w:id="4301" w:author="Avv. Rosario Panzariello" w:date="2026-09-18T16:37:00Z" w16du:dateUtc="2026-09-18T14:37:00Z">
          <w:r w:rsidR="0009171F" w:rsidRPr="00E132FB" w:rsidDel="006D740C">
            <w:rPr>
              <w:rFonts w:ascii="Verdana" w:hAnsi="Verdana"/>
              <w:sz w:val="20"/>
              <w:szCs w:val="20"/>
              <w:rPrChange w:id="4302" w:author="Avv. Rosario Panzariello" w:date="2026-09-16T11:19:00Z">
                <w:rPr/>
              </w:rPrChange>
            </w:rPr>
            <w:delText>.</w:delText>
          </w:r>
        </w:del>
      </w:ins>
      <w:ins w:id="4303" w:author="Avv. Rosario Panzariello" w:date="2026-09-16T11:19:00Z">
        <w:del w:id="4304" w:author="Avv. Rosario Panzariello" w:date="2026-09-18T16:37:00Z" w16du:dateUtc="2026-09-18T14:37:00Z">
          <w:r w:rsidRPr="00E132FB" w:rsidDel="006D740C">
            <w:rPr>
              <w:rFonts w:ascii="Verdana" w:hAnsi="Verdana"/>
              <w:sz w:val="20"/>
              <w:szCs w:val="20"/>
              <w:rPrChange w:id="4305" w:author="Avv. Rosario Panzariello" w:date="2026-09-16T11:19:00Z">
                <w:rPr/>
              </w:rPrChange>
            </w:rPr>
            <w:delText xml:space="preserve"> Fleequid ha tuttavia facoltà, a propria discrezione, di </w:delText>
          </w:r>
          <w:r w:rsidRPr="00E132FB" w:rsidDel="006D740C">
            <w:rPr>
              <w:rFonts w:ascii="Verdana" w:hAnsi="Verdana"/>
              <w:sz w:val="20"/>
              <w:szCs w:val="20"/>
              <w:rPrChange w:id="4306" w:author="Avv. Rosario Panzariello" w:date="2026-09-16T11:19:00Z">
                <w:rPr>
                  <w:rStyle w:val="Enfasigrassetto"/>
                </w:rPr>
              </w:rPrChange>
            </w:rPr>
            <w:delText>acquistare il Veicolo prima dell’individuazione di uno specifico Acquirente e di commercializzarlo o rivenderlo successivamente, anche mediante uno o più Eventi di vendita o Aste</w:delText>
          </w:r>
          <w:r w:rsidRPr="00E132FB" w:rsidDel="006D740C">
            <w:rPr>
              <w:rFonts w:ascii="Verdana" w:hAnsi="Verdana"/>
              <w:sz w:val="20"/>
              <w:szCs w:val="20"/>
              <w:rPrChange w:id="4307" w:author="Avv. Rosario Panzariello" w:date="2026-09-16T11:19:00Z">
                <w:rPr/>
              </w:rPrChange>
            </w:rPr>
            <w:delText xml:space="preserve"> (“acquisto da stock”). In tale ipotesi, l’acquisto del Veicolo da parte di Fleequid è autonomo rispetto alla successiva vendita all’Acquirente e non è soggetto alla condizione prevista dall’art. 8.8 per l’acquisto sul venduto, salvo diversa pattuizione tra Fleequid e il Venditore. L’acquisto da stock può avvenire anche quando sia convenuto che il Veicolo rimanga temporaneamente in uso o comunque nella disponibilità del Venditore. In tal caso, la permanenza materiale del Veicolo presso il Venditore non incide, di per sé, sull’avvenuto acquisto da parte di Fleequid né sugli effetti già prodotti dal relativo contratto, fermo quanto previsto dalle presenti Condizioni Generali e dalle eventuali condizioni applicabili alla specifica operazione in materia di custodia, utilizzo, consegna e trasferimento del rischio. Resta altresì ferma, ove ne ricorrano i presupposti, la disciplina prevista dall’art. 13 per le operazioni nelle quali, dopo il perfezionamento dell’Accordo vincolante con l’Acquirente, il Veicolo rimanga temporaneamente in uso presso il Venditore</w:delText>
          </w:r>
        </w:del>
      </w:ins>
      <w:ins w:id="4308" w:author="Avv. Rosario Panzariello" w:date="2026-09-16T10:55:00Z">
        <w:del w:id="4309" w:author="Avv. Rosario Panzariello" w:date="2026-09-18T16:37:00Z" w16du:dateUtc="2026-09-18T14:37:00Z">
          <w:r w:rsidR="008637C3" w:rsidRPr="008637C3" w:rsidDel="006D740C">
            <w:rPr>
              <w:rFonts w:ascii="Verdana" w:hAnsi="Verdana"/>
              <w:sz w:val="20"/>
              <w:szCs w:val="20"/>
              <w:rPrChange w:id="4310" w:author="Avv. Rosario Panzariello" w:date="2026-09-16T10:55:00Z">
                <w:rPr/>
              </w:rPrChange>
            </w:rPr>
            <w:delText>.</w:delText>
          </w:r>
        </w:del>
      </w:ins>
      <w:bookmarkStart w:id="4311" w:name="_Toc240781636"/>
      <w:bookmarkStart w:id="4312" w:name="_Toc241316678"/>
      <w:bookmarkStart w:id="4313" w:name="_Toc241316795"/>
      <w:bookmarkStart w:id="4314" w:name="_Toc241316967"/>
      <w:bookmarkStart w:id="4315" w:name="_Toc241317110"/>
      <w:bookmarkEnd w:id="4311"/>
      <w:bookmarkEnd w:id="4312"/>
      <w:bookmarkEnd w:id="4313"/>
      <w:bookmarkEnd w:id="4314"/>
      <w:bookmarkEnd w:id="4315"/>
    </w:p>
    <w:p w14:paraId="32746A60" w14:textId="38E8E835" w:rsidR="002044B3" w:rsidRPr="008435D1" w:rsidDel="006D740C" w:rsidRDefault="00BE76D6" w:rsidP="008637C3">
      <w:pPr>
        <w:pStyle w:val="Paragrafoelenco"/>
        <w:numPr>
          <w:ilvl w:val="1"/>
          <w:numId w:val="1"/>
        </w:numPr>
        <w:tabs>
          <w:tab w:val="left" w:pos="0"/>
        </w:tabs>
        <w:spacing w:line="360" w:lineRule="auto"/>
        <w:ind w:left="0" w:firstLine="0"/>
        <w:jc w:val="both"/>
        <w:rPr>
          <w:ins w:id="4316" w:author="Avv. Rosario Panzariello" w:date="2026-09-16T11:23:00Z"/>
          <w:del w:id="4317" w:author="Avv. Rosario Panzariello" w:date="2026-09-18T16:37:00Z" w16du:dateUtc="2026-09-18T14:37:00Z"/>
          <w:rFonts w:ascii="Verdana" w:hAnsi="Verdana"/>
          <w:sz w:val="20"/>
          <w:szCs w:val="20"/>
          <w:rPrChange w:id="4318" w:author="Avv. Rosario Panzariello" w:date="2026-09-16T11:23:00Z">
            <w:rPr>
              <w:ins w:id="4319" w:author="Avv. Rosario Panzariello" w:date="2026-09-16T11:23:00Z"/>
              <w:del w:id="4320" w:author="Avv. Rosario Panzariello" w:date="2026-09-18T16:37:00Z" w16du:dateUtc="2026-09-18T14:37:00Z"/>
            </w:rPr>
          </w:rPrChange>
        </w:rPr>
      </w:pPr>
      <w:ins w:id="4321" w:author="Avv. Rosario Panzariello" w:date="2026-09-16T11:21:00Z">
        <w:del w:id="4322" w:author="Avv. Rosario Panzariello" w:date="2026-09-18T16:37:00Z" w16du:dateUtc="2026-09-18T14:37:00Z">
          <w:r w:rsidRPr="008435D1" w:rsidDel="006D740C">
            <w:rPr>
              <w:rFonts w:ascii="Verdana" w:hAnsi="Verdana"/>
              <w:sz w:val="20"/>
              <w:szCs w:val="20"/>
              <w:rPrChange w:id="4323" w:author="Avv. Rosario Panzariello" w:date="2026-09-16T11:23:00Z">
                <w:rPr/>
              </w:rPrChange>
            </w:rPr>
            <w:delText xml:space="preserve">Il </w:delText>
          </w:r>
          <w:r w:rsidRPr="008435D1" w:rsidDel="006D740C">
            <w:rPr>
              <w:rFonts w:ascii="Verdana" w:hAnsi="Verdana"/>
              <w:sz w:val="20"/>
              <w:szCs w:val="20"/>
              <w:rPrChange w:id="4324" w:author="Avv. Rosario Panzariello" w:date="2026-09-16T11:23:00Z">
                <w:rPr>
                  <w:rStyle w:val="Enfasigrassetto"/>
                </w:rPr>
              </w:rPrChange>
            </w:rPr>
            <w:delText>Prezzo di acquisto</w:delText>
          </w:r>
          <w:r w:rsidRPr="008435D1" w:rsidDel="006D740C">
            <w:rPr>
              <w:rFonts w:ascii="Verdana" w:hAnsi="Verdana"/>
              <w:sz w:val="20"/>
              <w:szCs w:val="20"/>
              <w:rPrChange w:id="4325" w:author="Avv. Rosario Panzariello" w:date="2026-09-16T11:23:00Z">
                <w:rPr/>
              </w:rPrChange>
            </w:rPr>
            <w:delText xml:space="preserve"> dovuto da Fleequid al Venditore è autonomamente concordato tra Fleequid e il Venditore e non può essere inferiore al </w:delText>
          </w:r>
          <w:r w:rsidRPr="008435D1" w:rsidDel="006D740C">
            <w:rPr>
              <w:rFonts w:ascii="Verdana" w:hAnsi="Verdana"/>
              <w:sz w:val="20"/>
              <w:szCs w:val="20"/>
              <w:rPrChange w:id="4326" w:author="Avv. Rosario Panzariello" w:date="2026-09-16T11:23:00Z">
                <w:rPr>
                  <w:rStyle w:val="Enfasigrassetto"/>
                </w:rPr>
              </w:rPrChange>
            </w:rPr>
            <w:delText>PMIV</w:delText>
          </w:r>
          <w:r w:rsidRPr="008435D1" w:rsidDel="006D740C">
            <w:rPr>
              <w:rFonts w:ascii="Verdana" w:hAnsi="Verdana"/>
              <w:sz w:val="20"/>
              <w:szCs w:val="20"/>
              <w:rPrChange w:id="4327" w:author="Avv. Rosario Panzariello" w:date="2026-09-16T11:23:00Z">
                <w:rPr/>
              </w:rPrChange>
            </w:rPr>
            <w:delText xml:space="preserve"> indicato nella Proposta di vendita, salvo che il Venditore accetti espressamente un diverso importo inferiore.</w:delText>
          </w:r>
        </w:del>
      </w:ins>
      <w:ins w:id="4328" w:author="Avv. Rosario Panzariello" w:date="2026-09-16T11:22:00Z">
        <w:del w:id="4329" w:author="Avv. Rosario Panzariello" w:date="2026-09-18T16:37:00Z" w16du:dateUtc="2026-09-18T14:37:00Z">
          <w:r w:rsidR="00CD737A" w:rsidRPr="008435D1" w:rsidDel="006D740C">
            <w:rPr>
              <w:rFonts w:ascii="Verdana" w:hAnsi="Verdana"/>
              <w:sz w:val="20"/>
              <w:szCs w:val="20"/>
              <w:rPrChange w:id="4330" w:author="Avv. Rosario Panzariello" w:date="2026-09-16T11:23:00Z">
                <w:rPr/>
              </w:rPrChange>
            </w:rPr>
            <w:delText xml:space="preserve"> Prima dell’avvio dell’Evento di vendita devono risultare determinati il Prezzo di acquisto ovvero il criterio economico, già accettato dal Venditore, che ne consenta la determinazione, secondo quanto previsto dall’art. 3.7. Nell’acquisto da stock, tali elementi sono determinati nell’ambito del rapporto di acquisto tra Fleequid e il Venditore.</w:delText>
          </w:r>
        </w:del>
      </w:ins>
      <w:ins w:id="4331" w:author="Avv. Rosario Panzariello" w:date="2026-09-16T11:23:00Z">
        <w:del w:id="4332" w:author="Avv. Rosario Panzariello" w:date="2026-09-18T16:37:00Z" w16du:dateUtc="2026-09-18T14:37:00Z">
          <w:r w:rsidR="00CD737A" w:rsidRPr="008435D1" w:rsidDel="006D740C">
            <w:rPr>
              <w:rFonts w:ascii="Verdana" w:hAnsi="Verdana"/>
              <w:sz w:val="20"/>
              <w:szCs w:val="20"/>
              <w:rPrChange w:id="4333" w:author="Avv. Rosario Panzariello" w:date="2026-09-16T11:23:00Z">
                <w:rPr/>
              </w:rPrChange>
            </w:rPr>
            <w:delText xml:space="preserve"> Il Prezzo di vendita all’Acquirente è autonomo rispetto al Prezzo di acquisto e si determina secondo le regole applicabili allo specifico Evento di vendita. L’eventuale differenza tra i due prezzi costituisce il risultato economico dell’attività di compravendita svolta da Fleequid nel Dealer Sales.</w:delText>
          </w:r>
          <w:bookmarkStart w:id="4334" w:name="_Toc240781637"/>
          <w:bookmarkStart w:id="4335" w:name="_Toc241316679"/>
          <w:bookmarkStart w:id="4336" w:name="_Toc241316796"/>
          <w:bookmarkStart w:id="4337" w:name="_Toc241316968"/>
          <w:bookmarkStart w:id="4338" w:name="_Toc241317111"/>
          <w:bookmarkEnd w:id="4334"/>
          <w:bookmarkEnd w:id="4335"/>
          <w:bookmarkEnd w:id="4336"/>
          <w:bookmarkEnd w:id="4337"/>
          <w:bookmarkEnd w:id="4338"/>
        </w:del>
      </w:ins>
    </w:p>
    <w:p w14:paraId="4FFEEA31" w14:textId="71A004AD" w:rsidR="00CD737A" w:rsidDel="006D740C" w:rsidRDefault="008529BB" w:rsidP="008637C3">
      <w:pPr>
        <w:pStyle w:val="Paragrafoelenco"/>
        <w:numPr>
          <w:ilvl w:val="1"/>
          <w:numId w:val="1"/>
        </w:numPr>
        <w:tabs>
          <w:tab w:val="left" w:pos="0"/>
        </w:tabs>
        <w:spacing w:line="360" w:lineRule="auto"/>
        <w:ind w:left="0" w:firstLine="0"/>
        <w:jc w:val="both"/>
        <w:rPr>
          <w:ins w:id="4339" w:author="Avv. Rosario Panzariello" w:date="2026-09-16T11:26:00Z"/>
          <w:del w:id="4340" w:author="Avv. Rosario Panzariello" w:date="2026-09-18T16:37:00Z" w16du:dateUtc="2026-09-18T14:37:00Z"/>
          <w:rFonts w:ascii="Verdana" w:hAnsi="Verdana"/>
          <w:sz w:val="20"/>
          <w:szCs w:val="20"/>
        </w:rPr>
      </w:pPr>
      <w:ins w:id="4341" w:author="Avv. Rosario Panzariello" w:date="2026-09-16T11:25:00Z">
        <w:del w:id="4342" w:author="Avv. Rosario Panzariello" w:date="2026-09-18T16:37:00Z" w16du:dateUtc="2026-09-18T14:37:00Z">
          <w:r w:rsidRPr="000735CD" w:rsidDel="006D740C">
            <w:rPr>
              <w:rFonts w:ascii="Verdana" w:hAnsi="Verdana"/>
              <w:sz w:val="20"/>
              <w:szCs w:val="20"/>
              <w:rPrChange w:id="4343" w:author="Avv. Rosario Panzariello" w:date="2026-09-16T11:26:00Z">
                <w:rPr/>
              </w:rPrChange>
            </w:rPr>
            <w:delText xml:space="preserve">Nel Dealer Sales, il Venditore è tenuto, su richiesta di Fleequid, a emettere nei confronti di quest’ultima la </w:delText>
          </w:r>
          <w:r w:rsidRPr="000735CD" w:rsidDel="006D740C">
            <w:rPr>
              <w:rFonts w:ascii="Verdana" w:hAnsi="Verdana"/>
              <w:sz w:val="20"/>
              <w:szCs w:val="20"/>
              <w:rPrChange w:id="4344" w:author="Avv. Rosario Panzariello" w:date="2026-09-16T11:26:00Z">
                <w:rPr>
                  <w:rStyle w:val="Enfasigrassetto"/>
                </w:rPr>
              </w:rPrChange>
            </w:rPr>
            <w:delText>fattura relativa alla vendita del Veicolo entro 5 (cinque) giorni</w:delText>
          </w:r>
          <w:r w:rsidRPr="000735CD" w:rsidDel="006D740C">
            <w:rPr>
              <w:rFonts w:ascii="Verdana" w:hAnsi="Verdana"/>
              <w:sz w:val="20"/>
              <w:szCs w:val="20"/>
              <w:rPrChange w:id="4345" w:author="Avv. Rosario Panzariello" w:date="2026-09-16T11:26:00Z">
                <w:rPr/>
              </w:rPrChange>
            </w:rPr>
            <w:delText xml:space="preserve"> dalla richiesta, secondo i dati e le indicazioni comunicati da Fleequid. La fattura è emessa con riferimento al </w:delText>
          </w:r>
          <w:r w:rsidRPr="000735CD" w:rsidDel="006D740C">
            <w:rPr>
              <w:rFonts w:ascii="Verdana" w:hAnsi="Verdana"/>
              <w:sz w:val="20"/>
              <w:szCs w:val="20"/>
              <w:rPrChange w:id="4346" w:author="Avv. Rosario Panzariello" w:date="2026-09-16T11:26:00Z">
                <w:rPr>
                  <w:rStyle w:val="Enfasigrassetto"/>
                </w:rPr>
              </w:rPrChange>
            </w:rPr>
            <w:delText>Prezzo di acquisto</w:delText>
          </w:r>
          <w:r w:rsidRPr="000735CD" w:rsidDel="006D740C">
            <w:rPr>
              <w:rFonts w:ascii="Verdana" w:hAnsi="Verdana"/>
              <w:sz w:val="20"/>
              <w:szCs w:val="20"/>
              <w:rPrChange w:id="4347" w:author="Avv. Rosario Panzariello" w:date="2026-09-16T11:26:00Z">
                <w:rPr/>
              </w:rPrChange>
            </w:rPr>
            <w:delText xml:space="preserve"> concordato tra Fleequid e il Venditore, oltre all’IVA ove applicabile e agli eventuali ulteriori importi riferibili esclusivamente al relativo rapporto di compravendita.</w:delText>
          </w:r>
        </w:del>
      </w:ins>
      <w:ins w:id="4348" w:author="Avv. Rosario Panzariello" w:date="2026-09-16T11:26:00Z">
        <w:del w:id="4349" w:author="Avv. Rosario Panzariello" w:date="2026-09-18T16:37:00Z" w16du:dateUtc="2026-09-18T14:37:00Z">
          <w:r w:rsidR="000735CD" w:rsidRPr="000735CD" w:rsidDel="006D740C">
            <w:rPr>
              <w:rFonts w:ascii="Verdana" w:hAnsi="Verdana"/>
              <w:sz w:val="20"/>
              <w:szCs w:val="20"/>
              <w:rPrChange w:id="4350" w:author="Avv. Rosario Panzariello" w:date="2026-09-16T11:26:00Z">
                <w:rPr/>
              </w:rPrChange>
            </w:rPr>
            <w:delText xml:space="preserve"> In caso di ritardo imputabile al Venditore nell’emissione o nella trasmissione della fattura, il Venditore è tenuto a corrispondere a Fleequid una penale pari a € 150,00 (euro centocinquanta/00) per ciascun giorno di ritardo e per ciascun Veicolo interessato, sino all’adempimento, fatto salvo il risarcimento del maggior danno. Qualora si renda necessaria l’emissione di una nota di credito, di un documento di storno o rettifica ovvero la riemissione della fattura, il Venditore è tenuto a provvedervi entro 5 (cinque) giorni dalla richiesta di Fleequid; in caso di ritardo imputabile al Venditore trova applicazione la medesima penale prevista dal periodo precedente.</w:delText>
          </w:r>
          <w:bookmarkStart w:id="4351" w:name="_Toc240781638"/>
          <w:bookmarkStart w:id="4352" w:name="_Toc241316680"/>
          <w:bookmarkStart w:id="4353" w:name="_Toc241316797"/>
          <w:bookmarkStart w:id="4354" w:name="_Toc241316969"/>
          <w:bookmarkStart w:id="4355" w:name="_Toc241317112"/>
          <w:bookmarkEnd w:id="4351"/>
          <w:bookmarkEnd w:id="4352"/>
          <w:bookmarkEnd w:id="4353"/>
          <w:bookmarkEnd w:id="4354"/>
          <w:bookmarkEnd w:id="4355"/>
        </w:del>
      </w:ins>
    </w:p>
    <w:p w14:paraId="5B221F4E" w14:textId="24610357" w:rsidR="000735CD" w:rsidDel="006D740C" w:rsidRDefault="006B25DD" w:rsidP="008637C3">
      <w:pPr>
        <w:pStyle w:val="Paragrafoelenco"/>
        <w:numPr>
          <w:ilvl w:val="1"/>
          <w:numId w:val="1"/>
        </w:numPr>
        <w:tabs>
          <w:tab w:val="left" w:pos="0"/>
        </w:tabs>
        <w:spacing w:line="360" w:lineRule="auto"/>
        <w:ind w:left="0" w:firstLine="0"/>
        <w:jc w:val="both"/>
        <w:rPr>
          <w:ins w:id="4356" w:author="Avv. Rosario Panzariello" w:date="2026-09-16T11:33:00Z"/>
          <w:del w:id="4357" w:author="Avv. Rosario Panzariello" w:date="2026-09-18T16:37:00Z" w16du:dateUtc="2026-09-18T14:37:00Z"/>
          <w:rFonts w:ascii="Verdana" w:hAnsi="Verdana"/>
          <w:sz w:val="20"/>
          <w:szCs w:val="20"/>
        </w:rPr>
      </w:pPr>
      <w:ins w:id="4358" w:author="Avv. Rosario Panzariello" w:date="2026-09-16T11:29:00Z">
        <w:del w:id="4359" w:author="Avv. Rosario Panzariello" w:date="2026-09-18T16:37:00Z" w16du:dateUtc="2026-09-18T14:37:00Z">
          <w:r w:rsidRPr="00E407C5" w:rsidDel="006D740C">
            <w:rPr>
              <w:rFonts w:ascii="Verdana" w:hAnsi="Verdana"/>
              <w:sz w:val="20"/>
              <w:szCs w:val="20"/>
              <w:rPrChange w:id="4360" w:author="Avv. Rosario Panzariello" w:date="2026-09-16T11:32:00Z">
                <w:rPr/>
              </w:rPrChange>
            </w:rPr>
            <w:delText xml:space="preserve">Nel rapporto di acquisto tra il Venditore e Fleequid restano ferme le garanzie, le dichiarazioni, gli obblighi di manleva, rimborso e regresso posti a carico del Venditore dalle presenti Condizioni Generali, </w:delText>
          </w:r>
          <w:r w:rsidRPr="00E407C5" w:rsidDel="006D740C">
            <w:rPr>
              <w:rFonts w:ascii="Verdana" w:hAnsi="Verdana"/>
              <w:sz w:val="20"/>
              <w:szCs w:val="20"/>
              <w:rPrChange w:id="4361" w:author="Avv. Rosario Panzariello" w:date="2026-09-16T11:32:00Z">
                <w:rPr>
                  <w:rStyle w:val="Enfasigrassetto"/>
                </w:rPr>
              </w:rPrChange>
            </w:rPr>
            <w:delText>ivi compreso quanto previsto dall’art. 8.12 con riferimento alle pretese avanzate dall’Acquirente nei confronti di Fleequid quale venditore sostanziale nel Dealer Sales</w:delText>
          </w:r>
          <w:r w:rsidRPr="00E407C5" w:rsidDel="006D740C">
            <w:rPr>
              <w:rFonts w:ascii="Verdana" w:hAnsi="Verdana"/>
              <w:sz w:val="20"/>
              <w:szCs w:val="20"/>
              <w:rPrChange w:id="4362" w:author="Avv. Rosario Panzariello" w:date="2026-09-16T11:32:00Z">
                <w:rPr/>
              </w:rPrChange>
            </w:rPr>
            <w:delText>. Qualora una difformità, un vizio, un danno o altra circostanza imputabile al Venditore emerga o sia denunciata dall’Acquirente successivamente alla rivendita del Veicolo, Fleequid conserva il diritto di farla valere nei confronti del Venditore nei termini previsti dalle presenti Condizioni Generali, decorrenti, ove il fatto non fosse già precedentemente noto a Fleequid, dalla relativa scoperta o dalla ricezione del reclamo dell’Acquirente.</w:delText>
          </w:r>
          <w:r w:rsidR="00EC298F" w:rsidRPr="00E407C5" w:rsidDel="006D740C">
            <w:rPr>
              <w:rFonts w:ascii="Verdana" w:hAnsi="Verdana"/>
              <w:sz w:val="20"/>
              <w:szCs w:val="20"/>
              <w:rPrChange w:id="4363" w:author="Avv. Rosario Panzariello" w:date="2026-09-16T11:32:00Z">
                <w:rPr/>
              </w:rPrChange>
            </w:rPr>
            <w:delText xml:space="preserve"> Il pagamento del Prezzo di acquisto, la presa in consegna del Veicolo da parte di Fleequid o di soggetti da essa incaricati e la successiva rivendita all’Acquirente non comportano rinuncia ai diritti di manleva, regresso, rimborso o agli ulteriori rimedi spettanti a Fleequid nei confronti del Venditore.</w:delText>
          </w:r>
        </w:del>
      </w:ins>
      <w:bookmarkStart w:id="4364" w:name="_Toc240781639"/>
      <w:bookmarkStart w:id="4365" w:name="_Toc241316681"/>
      <w:bookmarkStart w:id="4366" w:name="_Toc241316798"/>
      <w:bookmarkStart w:id="4367" w:name="_Toc241316970"/>
      <w:bookmarkStart w:id="4368" w:name="_Toc241317113"/>
      <w:bookmarkEnd w:id="4364"/>
      <w:bookmarkEnd w:id="4365"/>
      <w:bookmarkEnd w:id="4366"/>
      <w:bookmarkEnd w:id="4367"/>
      <w:bookmarkEnd w:id="4368"/>
    </w:p>
    <w:p w14:paraId="7474F252" w14:textId="104031DB" w:rsidR="00CB243B" w:rsidDel="006D740C" w:rsidRDefault="00981C00" w:rsidP="008637C3">
      <w:pPr>
        <w:pStyle w:val="Paragrafoelenco"/>
        <w:numPr>
          <w:ilvl w:val="1"/>
          <w:numId w:val="1"/>
        </w:numPr>
        <w:tabs>
          <w:tab w:val="left" w:pos="0"/>
        </w:tabs>
        <w:spacing w:line="360" w:lineRule="auto"/>
        <w:ind w:left="0" w:firstLine="0"/>
        <w:jc w:val="both"/>
        <w:rPr>
          <w:ins w:id="4369" w:author="Avv. Rosario Panzariello" w:date="2026-09-16T11:55:00Z"/>
          <w:del w:id="4370" w:author="Avv. Rosario Panzariello" w:date="2026-09-18T16:37:00Z" w16du:dateUtc="2026-09-18T14:37:00Z"/>
          <w:rFonts w:ascii="Verdana" w:hAnsi="Verdana"/>
          <w:sz w:val="20"/>
          <w:szCs w:val="20"/>
        </w:rPr>
      </w:pPr>
      <w:ins w:id="4371" w:author="Avv. Rosario Panzariello" w:date="2026-09-16T12:47:00Z">
        <w:del w:id="4372" w:author="Avv. Rosario Panzariello" w:date="2026-09-18T16:37:00Z" w16du:dateUtc="2026-09-18T14:37:00Z">
          <w:r w:rsidRPr="00981C00" w:rsidDel="006D740C">
            <w:rPr>
              <w:rFonts w:ascii="Verdana" w:hAnsi="Verdana"/>
              <w:sz w:val="20"/>
              <w:szCs w:val="20"/>
              <w:rPrChange w:id="4373" w:author="Avv. Rosario Panzariello" w:date="2026-09-16T12:47:00Z">
                <w:rPr/>
              </w:rPrChange>
            </w:rPr>
            <w:delText xml:space="preserve">Nel Dealer Sales, il trasferimento della proprietà del Veicolo da Fleequid all’Acquirente avviene secondo quanto previsto dall’art. 16.4. Qualora Fleequid abbia acquistato la proprietà del Veicolo prima dell’Aggiudicazione definitiva, anche nell’ambito di un acquisto da stock o per effetto della rinuncia alla condizione prevista dall’art. 8.8 nell’acquisto «sul venduto», il trasferimento della proprietà del Veicolo all’Acquirente è espressamente differito al momento dell’Aggiudicazione definitiva, fermo il completamento delle formalità eventualmente necessarie ai sensi dell’art. 16.4. Fino a tale momento, nei rapporti tra Fleequid e l’Acquirente, il rischio del perimento e del deterioramento del Veicolo resta in capo a Fleequid, </w:delText>
          </w:r>
          <w:r w:rsidRPr="00981C00" w:rsidDel="006D740C">
            <w:rPr>
              <w:rFonts w:ascii="Verdana" w:hAnsi="Verdana"/>
              <w:sz w:val="20"/>
              <w:szCs w:val="20"/>
              <w:rPrChange w:id="4374" w:author="Avv. Rosario Panzariello" w:date="2026-09-16T12:47:00Z">
                <w:rPr>
                  <w:rStyle w:val="Enfasigrassetto"/>
                </w:rPr>
              </w:rPrChange>
            </w:rPr>
            <w:delText>fermo quanto previsto dall’art. 13 e, nell’acquisto da stock con consegna o messa a disposizione differita, dall’art. 18.7, nonché dalle ulteriori disposizioni applicabili qualora il Veicolo rimanga temporaneamente in uso o comunque nella disponibilità del Venditore.</w:delText>
          </w:r>
          <w:r w:rsidRPr="00981C00" w:rsidDel="006D740C">
            <w:rPr>
              <w:rFonts w:ascii="Verdana" w:hAnsi="Verdana"/>
              <w:sz w:val="20"/>
              <w:szCs w:val="20"/>
              <w:rPrChange w:id="4375" w:author="Avv. Rosario Panzariello" w:date="2026-09-16T12:47:00Z">
                <w:rPr/>
              </w:rPrChange>
            </w:rPr>
            <w:delText xml:space="preserve"> Restano ferme le eventuali diverse disposizioni previste dalle Condizioni Specifiche applicabili alla singola operazione, anche in presenza di una Soluzione di finanziamento.</w:delText>
          </w:r>
        </w:del>
      </w:ins>
      <w:bookmarkStart w:id="4376" w:name="_Toc240781640"/>
      <w:bookmarkStart w:id="4377" w:name="_Toc241316682"/>
      <w:bookmarkStart w:id="4378" w:name="_Toc241316799"/>
      <w:bookmarkStart w:id="4379" w:name="_Toc241316971"/>
      <w:bookmarkStart w:id="4380" w:name="_Toc241317114"/>
      <w:bookmarkEnd w:id="4376"/>
      <w:bookmarkEnd w:id="4377"/>
      <w:bookmarkEnd w:id="4378"/>
      <w:bookmarkEnd w:id="4379"/>
      <w:bookmarkEnd w:id="4380"/>
    </w:p>
    <w:p w14:paraId="51A32E55" w14:textId="3548D54A" w:rsidR="0055718D" w:rsidRPr="00071738" w:rsidDel="006D740C" w:rsidRDefault="008B550D" w:rsidP="008637C3">
      <w:pPr>
        <w:pStyle w:val="Paragrafoelenco"/>
        <w:numPr>
          <w:ilvl w:val="1"/>
          <w:numId w:val="1"/>
        </w:numPr>
        <w:tabs>
          <w:tab w:val="left" w:pos="0"/>
        </w:tabs>
        <w:spacing w:line="360" w:lineRule="auto"/>
        <w:ind w:left="0" w:firstLine="0"/>
        <w:jc w:val="both"/>
        <w:rPr>
          <w:ins w:id="4381" w:author="Avv. Rosario Panzariello" w:date="2026-09-16T12:49:00Z"/>
          <w:del w:id="4382" w:author="Avv. Rosario Panzariello" w:date="2026-09-18T16:37:00Z" w16du:dateUtc="2026-09-18T14:37:00Z"/>
          <w:rFonts w:ascii="Verdana" w:hAnsi="Verdana"/>
          <w:sz w:val="20"/>
          <w:szCs w:val="20"/>
          <w:rPrChange w:id="4383" w:author="Avv. Rosario Panzariello" w:date="2026-09-16T12:49:00Z">
            <w:rPr>
              <w:ins w:id="4384" w:author="Avv. Rosario Panzariello" w:date="2026-09-16T12:49:00Z"/>
              <w:del w:id="4385" w:author="Avv. Rosario Panzariello" w:date="2026-09-18T16:37:00Z" w16du:dateUtc="2026-09-18T14:37:00Z"/>
            </w:rPr>
          </w:rPrChange>
        </w:rPr>
      </w:pPr>
      <w:ins w:id="4386" w:author="Avv. Rosario Panzariello" w:date="2026-09-16T12:48:00Z">
        <w:del w:id="4387" w:author="Avv. Rosario Panzariello" w:date="2026-09-18T16:37:00Z" w16du:dateUtc="2026-09-18T14:37:00Z">
          <w:r w:rsidRPr="00071738" w:rsidDel="006D740C">
            <w:rPr>
              <w:rFonts w:ascii="Verdana" w:hAnsi="Verdana"/>
              <w:sz w:val="20"/>
              <w:szCs w:val="20"/>
              <w:rPrChange w:id="4388" w:author="Avv. Rosario Panzariello" w:date="2026-09-16T12:49:00Z">
                <w:rPr/>
              </w:rPrChange>
            </w:rPr>
            <w:delText>Nell’acquisto da stock, Fleequid commercializza e rivende il Veicolo quale proprietaria e venditore sostanziale nei confronti dell’Acquirente e tale circostanza è resa conoscibile secondo quanto previsto dall’art. 3.2.</w:delText>
          </w:r>
        </w:del>
      </w:ins>
      <w:ins w:id="4389" w:author="Avv. Rosario Panzariello" w:date="2026-09-16T12:49:00Z">
        <w:del w:id="4390" w:author="Avv. Rosario Panzariello" w:date="2026-09-18T16:37:00Z" w16du:dateUtc="2026-09-18T14:37:00Z">
          <w:r w:rsidRPr="00071738" w:rsidDel="006D740C">
            <w:rPr>
              <w:rFonts w:ascii="Verdana" w:hAnsi="Verdana"/>
              <w:sz w:val="20"/>
              <w:szCs w:val="20"/>
              <w:rPrChange w:id="4391" w:author="Avv. Rosario Panzariello" w:date="2026-09-16T12:49:00Z">
                <w:rPr/>
              </w:rPrChange>
            </w:rPr>
            <w:delText xml:space="preserve"> Qualora, prima dell’apertura dell’Evento di vendita, Fleequid abbia già acquisito la materiale disponibilità del Veicolo e risultino adempiuti gli obblighi del Venditore necessari alla sua consegna e successiva rivendita, non trova applicazione la clausola «salvo il venduto» prevista dall’art. 17.4.</w:delText>
          </w:r>
          <w:r w:rsidR="00071738" w:rsidRPr="00071738" w:rsidDel="006D740C">
            <w:rPr>
              <w:rFonts w:ascii="Verdana" w:hAnsi="Verdana"/>
              <w:sz w:val="20"/>
              <w:szCs w:val="20"/>
              <w:rPrChange w:id="4392" w:author="Avv. Rosario Panzariello" w:date="2026-09-16T12:49:00Z">
                <w:rPr/>
              </w:rPrChange>
            </w:rPr>
            <w:delText xml:space="preserve"> Qualora, invece, il Veicolo, pur essendo già stato acquistato da Fleequid, rimanga temporaneamente in uso o comunque nella disponibilità del Venditore, ovvero debba ancora essere da questo messo a disposizione o consegnato, trova applicazione, in quanto compatibile, la disciplina prevista dall’art. 17.4. In tale ipotesi, il perfezionamento dell’Accordo vincolante con l’Acquirente non è subordinato al perfezionamento o all’efficacia dell’acquisto del Veicolo da parte di Fleequid, già intervenuti, ma la successiva esecuzione della vendita resta subordinata all’effettiva disponibilità del Veicolo e alla sua consegna da parte del Venditore nelle condizioni convenute. Qualora, per inadempimento del Venditore, perdita, distruzione, non conformità, sopravvenuta indisponibilità del Veicolo o altra circostanza riconducibile al rapporto con il Venditore, Fleequid non possa dare esecuzione alla vendita all’Acquirente, Fleequid può procedere all’Annullamento della vendita secondo quanto previsto dagli artt. 14 e 15. In tale ipotesi, salvo il dolo o la colpa grave di Fleequid e quanto inderogabilmente previsto dalla legge, l’Acquirente ha diritto alla restituzione delle somme che debbano essergli restituite ai sensi dell’art. 15, senza diritto a ulteriori indennizzi o risarcimenti nei confronti di Fleequid per fatti imputabili al Venditore. Restano in ogni caso ferme, nei rapporti tra Fleequid e il Venditore, tutte le obbligazioni derivanti dal rapporto di acquisto non ancora eseguite, nonché le garanzie, le penali, gli obblighi di manleva, rimborso e regresso e gli ulteriori rimedi previsti dalle presenti Condizioni Generali.</w:delText>
          </w:r>
          <w:bookmarkStart w:id="4393" w:name="_Toc240781641"/>
          <w:bookmarkStart w:id="4394" w:name="_Toc241316683"/>
          <w:bookmarkStart w:id="4395" w:name="_Toc241316800"/>
          <w:bookmarkStart w:id="4396" w:name="_Toc241316972"/>
          <w:bookmarkStart w:id="4397" w:name="_Toc241317115"/>
          <w:bookmarkEnd w:id="4393"/>
          <w:bookmarkEnd w:id="4394"/>
          <w:bookmarkEnd w:id="4395"/>
          <w:bookmarkEnd w:id="4396"/>
          <w:bookmarkEnd w:id="4397"/>
        </w:del>
      </w:ins>
    </w:p>
    <w:p w14:paraId="7B1AB940" w14:textId="049A48A0" w:rsidR="00071738" w:rsidDel="006D740C" w:rsidRDefault="0084746A" w:rsidP="008637C3">
      <w:pPr>
        <w:pStyle w:val="Paragrafoelenco"/>
        <w:numPr>
          <w:ilvl w:val="1"/>
          <w:numId w:val="1"/>
        </w:numPr>
        <w:tabs>
          <w:tab w:val="left" w:pos="0"/>
        </w:tabs>
        <w:spacing w:line="360" w:lineRule="auto"/>
        <w:ind w:left="0" w:firstLine="0"/>
        <w:jc w:val="both"/>
        <w:rPr>
          <w:ins w:id="4398" w:author="Avv. Rosario Panzariello" w:date="2026-09-16T12:52:00Z"/>
          <w:del w:id="4399" w:author="Avv. Rosario Panzariello" w:date="2026-09-18T16:37:00Z" w16du:dateUtc="2026-09-18T14:37:00Z"/>
          <w:rFonts w:ascii="Verdana" w:hAnsi="Verdana"/>
          <w:sz w:val="20"/>
          <w:szCs w:val="20"/>
        </w:rPr>
      </w:pPr>
      <w:ins w:id="4400" w:author="Avv. Rosario Panzariello" w:date="2026-09-16T12:52:00Z">
        <w:del w:id="4401" w:author="Avv. Rosario Panzariello" w:date="2026-09-18T16:37:00Z" w16du:dateUtc="2026-09-18T14:37:00Z">
          <w:r w:rsidRPr="0084746A" w:rsidDel="006D740C">
            <w:rPr>
              <w:rFonts w:ascii="Verdana" w:hAnsi="Verdana"/>
              <w:sz w:val="20"/>
              <w:szCs w:val="20"/>
              <w:rPrChange w:id="4402" w:author="Avv. Rosario Panzariello" w:date="2026-09-16T12:52:00Z">
                <w:rPr/>
              </w:rPrChange>
            </w:rPr>
            <w:delText xml:space="preserve">La qualificazione del Veicolo come Veicolo Fuori Uso (VFU) o comunque come rifiuto ai sensi della normativa ambientale applicabile </w:delText>
          </w:r>
          <w:r w:rsidRPr="0084746A" w:rsidDel="006D740C">
            <w:rPr>
              <w:rFonts w:ascii="Verdana" w:hAnsi="Verdana"/>
              <w:sz w:val="20"/>
              <w:szCs w:val="20"/>
              <w:rPrChange w:id="4403" w:author="Avv. Rosario Panzariello" w:date="2026-09-16T12:52:00Z">
                <w:rPr>
                  <w:rStyle w:val="Enfasigrassetto"/>
                </w:rPr>
              </w:rPrChange>
            </w:rPr>
            <w:delText>non esclude, di per sé, l’applicazione dei Modelli di Vendita previsti dalle presenti Condizioni Generali, incluso il Dealer Sales</w:delText>
          </w:r>
          <w:r w:rsidRPr="0084746A" w:rsidDel="006D740C">
            <w:rPr>
              <w:rFonts w:ascii="Verdana" w:hAnsi="Verdana"/>
              <w:sz w:val="20"/>
              <w:szCs w:val="20"/>
              <w:rPrChange w:id="4404" w:author="Avv. Rosario Panzariello" w:date="2026-09-16T12:52:00Z">
                <w:rPr/>
              </w:rPrChange>
            </w:rPr>
            <w:delText>, purché la struttura della specifica operazione sia compatibile con la normativa applicabile e con i titoli, le autorizzazioni e i requisiti richiesti in capo ai soggetti che vi intervengono. In tali operazioni, Fleequid opera nei limiti consentiti dalla normativa e dai titoli abilitativi applicabili, senza assumere, per il solo fatto dell’applicazione del Dealer Sales o della conclusione dei relativi contratti di compravendita, la detenzione materiale del rifiuto né attività di raccolta, trasporto, trattamento, recupero, demolizione o smaltimento. Restano ferme le disposizioni dell’art. 16.12 e le eventuali Condizioni particolari di vendita applicabili alla specifica operazione.</w:delText>
          </w:r>
          <w:bookmarkStart w:id="4405" w:name="_Toc240781642"/>
          <w:bookmarkStart w:id="4406" w:name="_Toc241316684"/>
          <w:bookmarkStart w:id="4407" w:name="_Toc241316801"/>
          <w:bookmarkStart w:id="4408" w:name="_Toc241316973"/>
          <w:bookmarkStart w:id="4409" w:name="_Toc241317116"/>
          <w:bookmarkEnd w:id="4405"/>
          <w:bookmarkEnd w:id="4406"/>
          <w:bookmarkEnd w:id="4407"/>
          <w:bookmarkEnd w:id="4408"/>
          <w:bookmarkEnd w:id="4409"/>
        </w:del>
      </w:ins>
    </w:p>
    <w:p w14:paraId="2FDF8313" w14:textId="56171B33" w:rsidR="00225C99" w:rsidRPr="008637C3" w:rsidDel="006D740C" w:rsidRDefault="007168A2">
      <w:pPr>
        <w:pStyle w:val="Paragrafoelenco"/>
        <w:numPr>
          <w:ilvl w:val="1"/>
          <w:numId w:val="1"/>
        </w:numPr>
        <w:tabs>
          <w:tab w:val="left" w:pos="0"/>
        </w:tabs>
        <w:spacing w:line="360" w:lineRule="auto"/>
        <w:ind w:left="0" w:firstLine="0"/>
        <w:jc w:val="both"/>
        <w:rPr>
          <w:ins w:id="4410" w:author="Avv. Rosario Panzariello" w:date="2026-09-16T10:54:00Z"/>
          <w:del w:id="4411" w:author="Avv. Rosario Panzariello" w:date="2026-09-18T16:37:00Z" w16du:dateUtc="2026-09-18T14:37:00Z"/>
          <w:rFonts w:ascii="Verdana" w:hAnsi="Verdana"/>
          <w:sz w:val="20"/>
          <w:szCs w:val="20"/>
          <w:rPrChange w:id="4412" w:author="Avv. Rosario Panzariello" w:date="2026-09-16T10:55:00Z">
            <w:rPr>
              <w:ins w:id="4413" w:author="Avv. Rosario Panzariello" w:date="2026-09-16T10:54:00Z"/>
              <w:del w:id="4414" w:author="Avv. Rosario Panzariello" w:date="2026-09-18T16:37:00Z" w16du:dateUtc="2026-09-18T14:37:00Z"/>
              <w:rFonts w:ascii="Verdana" w:hAnsi="Verdana"/>
              <w:b/>
              <w:bCs/>
              <w:smallCaps/>
              <w:sz w:val="20"/>
              <w:szCs w:val="20"/>
            </w:rPr>
          </w:rPrChange>
        </w:rPr>
        <w:pPrChange w:id="4415" w:author="Avv. Rosario Panzariello" w:date="2026-09-16T10:55:00Z">
          <w:pPr>
            <w:pStyle w:val="Paragrafoelenco"/>
            <w:numPr>
              <w:numId w:val="1"/>
            </w:numPr>
            <w:spacing w:line="360" w:lineRule="auto"/>
            <w:ind w:left="0" w:hanging="360"/>
            <w:jc w:val="both"/>
            <w:outlineLvl w:val="1"/>
          </w:pPr>
        </w:pPrChange>
      </w:pPr>
      <w:ins w:id="4416" w:author="Avv. Rosario Panzariello" w:date="2026-09-16T12:53:00Z">
        <w:del w:id="4417" w:author="Avv. Rosario Panzariello" w:date="2026-09-18T16:37:00Z" w16du:dateUtc="2026-09-18T14:37:00Z">
          <w:r w:rsidRPr="007168A2" w:rsidDel="006D740C">
            <w:rPr>
              <w:rFonts w:ascii="Verdana" w:hAnsi="Verdana"/>
              <w:sz w:val="20"/>
              <w:szCs w:val="20"/>
              <w:rPrChange w:id="4418" w:author="Avv. Rosario Panzariello" w:date="2026-09-16T12:53:00Z">
                <w:rPr/>
              </w:rPrChange>
            </w:rPr>
            <w:delText xml:space="preserve">Nei rapporti tra Fleequid e l’Acquirente, il regime di garanzia applicabile alle vendite concluse secondo il Modello Dealer Sales è disciplinato dall’art. 20.7, lett. c), e dalle ulteriori disposizioni ivi richiamate. </w:delText>
          </w:r>
          <w:r w:rsidRPr="007168A2" w:rsidDel="006D740C">
            <w:rPr>
              <w:rFonts w:ascii="Verdana" w:hAnsi="Verdana"/>
              <w:sz w:val="20"/>
              <w:szCs w:val="20"/>
              <w:rPrChange w:id="4419" w:author="Avv. Rosario Panzariello" w:date="2026-09-16T12:53:00Z">
                <w:rPr>
                  <w:rStyle w:val="Enfasigrassetto"/>
                </w:rPr>
              </w:rPrChange>
            </w:rPr>
            <w:delText>A tali vendite non si applica l’art. 22 e la relativa disciplina non è suscettibile di applicazione analogica al Dealer Sales.</w:delText>
          </w:r>
          <w:r w:rsidRPr="007168A2" w:rsidDel="006D740C">
            <w:rPr>
              <w:rFonts w:ascii="Verdana" w:hAnsi="Verdana"/>
              <w:sz w:val="20"/>
              <w:szCs w:val="20"/>
              <w:rPrChange w:id="4420" w:author="Avv. Rosario Panzariello" w:date="2026-09-16T12:53:00Z">
                <w:rPr/>
              </w:rPrChange>
            </w:rPr>
            <w:delText xml:space="preserve"> Restano fermi, nei rapporti tra Fleequid e il Venditore dal quale il Veicolo è stato acquistato, i diritti, le garanzie, gli obblighi di manleva, rimborso e regresso previsti dall’art. 18.5 e dalle ulteriori disposizioni applicabili.</w:delText>
          </w:r>
        </w:del>
      </w:ins>
      <w:bookmarkStart w:id="4421" w:name="_Toc240781643"/>
      <w:bookmarkStart w:id="4422" w:name="_Toc241316685"/>
      <w:bookmarkStart w:id="4423" w:name="_Toc241316802"/>
      <w:bookmarkStart w:id="4424" w:name="_Toc241316974"/>
      <w:bookmarkStart w:id="4425" w:name="_Toc241317117"/>
      <w:bookmarkEnd w:id="4421"/>
      <w:bookmarkEnd w:id="4422"/>
      <w:bookmarkEnd w:id="4423"/>
      <w:bookmarkEnd w:id="4424"/>
      <w:bookmarkEnd w:id="4425"/>
    </w:p>
    <w:p w14:paraId="7A62F2B7" w14:textId="05A73CB9" w:rsidR="00750DE5" w:rsidRPr="000532C5" w:rsidRDefault="00750DE5" w:rsidP="00476BC8">
      <w:pPr>
        <w:pStyle w:val="Paragrafoelenco"/>
        <w:numPr>
          <w:ilvl w:val="0"/>
          <w:numId w:val="1"/>
        </w:numPr>
        <w:spacing w:line="360" w:lineRule="auto"/>
        <w:ind w:left="0" w:firstLine="0"/>
        <w:jc w:val="both"/>
        <w:outlineLvl w:val="1"/>
        <w:rPr>
          <w:rFonts w:ascii="Verdana" w:hAnsi="Verdana"/>
          <w:b/>
          <w:bCs/>
          <w:smallCaps/>
          <w:sz w:val="20"/>
          <w:szCs w:val="20"/>
        </w:rPr>
      </w:pPr>
      <w:del w:id="4426" w:author="Avv. Rosario Panzariello" w:date="2026-09-16T13:11:00Z">
        <w:r w:rsidRPr="000532C5" w:rsidDel="00B70AEB">
          <w:rPr>
            <w:rFonts w:ascii="Verdana" w:hAnsi="Verdana"/>
            <w:b/>
            <w:bCs/>
            <w:smallCaps/>
            <w:sz w:val="20"/>
            <w:szCs w:val="20"/>
          </w:rPr>
          <w:delText>Esclusione di garanzia e manleva da responsabilità di Fleequid per il processo di Rivendita dei Veicoli</w:delText>
        </w:r>
      </w:del>
      <w:bookmarkStart w:id="4427" w:name="_Toc241317118"/>
      <w:ins w:id="4428" w:author="Avv. Rosario Panzariello" w:date="2026-09-16T13:11:00Z">
        <w:r w:rsidR="00B70AEB">
          <w:rPr>
            <w:rFonts w:ascii="Verdana" w:hAnsi="Verdana"/>
            <w:b/>
            <w:bCs/>
            <w:smallCaps/>
            <w:sz w:val="20"/>
            <w:szCs w:val="20"/>
          </w:rPr>
          <w:t xml:space="preserve">Garanzie, </w:t>
        </w:r>
      </w:ins>
      <w:ins w:id="4429" w:author="Avv. Rosario Panzariello" w:date="2026-09-16T13:12:00Z">
        <w:r w:rsidR="00B70AEB">
          <w:rPr>
            <w:rFonts w:ascii="Verdana" w:hAnsi="Verdana"/>
            <w:b/>
            <w:bCs/>
            <w:smallCaps/>
            <w:sz w:val="20"/>
            <w:szCs w:val="20"/>
          </w:rPr>
          <w:t>esclusioni e limitazioni</w:t>
        </w:r>
      </w:ins>
      <w:r w:rsidRPr="000532C5">
        <w:rPr>
          <w:rFonts w:ascii="Verdana" w:hAnsi="Verdana"/>
          <w:b/>
          <w:bCs/>
          <w:smallCaps/>
          <w:sz w:val="20"/>
          <w:szCs w:val="20"/>
        </w:rPr>
        <w:t>.</w:t>
      </w:r>
      <w:bookmarkStart w:id="4430" w:name="_Hlk162160168"/>
      <w:bookmarkEnd w:id="4427"/>
    </w:p>
    <w:bookmarkEnd w:id="4430"/>
    <w:p w14:paraId="3EDBDCEE" w14:textId="1B83F84A" w:rsidR="005E7A01" w:rsidRPr="00E86097" w:rsidRDefault="00727173">
      <w:pPr>
        <w:pStyle w:val="Paragrafoelenco"/>
        <w:numPr>
          <w:ilvl w:val="1"/>
          <w:numId w:val="1"/>
        </w:numPr>
        <w:tabs>
          <w:tab w:val="left" w:pos="0"/>
        </w:tabs>
        <w:spacing w:line="360" w:lineRule="auto"/>
        <w:ind w:left="0" w:firstLine="0"/>
        <w:jc w:val="both"/>
        <w:rPr>
          <w:ins w:id="4431" w:author="Avv. Rosario Panzariello" w:date="2026-09-16T13:17:00Z"/>
          <w:rFonts w:ascii="Verdana" w:hAnsi="Verdana"/>
          <w:sz w:val="20"/>
          <w:szCs w:val="20"/>
        </w:rPr>
        <w:pPrChange w:id="4432" w:author="Avv. Rosario Panzariello" w:date="2026-09-18T16:40:00Z" w16du:dateUtc="2026-09-18T14:40:00Z">
          <w:pPr>
            <w:pStyle w:val="Paragrafoelenco"/>
            <w:numPr>
              <w:numId w:val="1"/>
            </w:numPr>
            <w:tabs>
              <w:tab w:val="left" w:pos="0"/>
            </w:tabs>
            <w:spacing w:line="360" w:lineRule="auto"/>
            <w:ind w:hanging="360"/>
            <w:jc w:val="both"/>
          </w:pPr>
        </w:pPrChange>
      </w:pPr>
      <w:ins w:id="4433" w:author="Avv. Rosario Panzariello" w:date="2026-09-18T16:40:00Z" w16du:dateUtc="2026-09-18T14:40:00Z">
        <w:r w:rsidRPr="00727173">
          <w:rPr>
            <w:rFonts w:ascii="Verdana" w:hAnsi="Verdana"/>
            <w:sz w:val="20"/>
            <w:szCs w:val="20"/>
          </w:rPr>
          <w:t>Le disposizioni del presente articolo disciplinano integralmente, nei limiti consentiti dalla legge e tenuto conto della natura professionale degli Utenti e delle caratteristiche dei Veicoli commercializzati tramite Fleequid, il regime delle garanzie, delle esclusioni e delle limitazioni di responsabilità applicabile alla compravendita del Veicolo nei confronti dell'Acquirente, in funzione del Modello di Vendita applicabile, della modalità di esecuzione prescelta e del soggetto che, nella specifica operazione, assume la qualità di venditore sostanziale. Il presente articolo costituisce l'unica sede della disciplina della garanzia nei rapporti con l'Acquirente: le disposizioni degli artt. 17 e 18 conservano esclusivamente la disciplina delle responsabilità, delle garanzie, delle manleve e del regresso nei rapporti tra Fleequid e il Venditore e non anticipano, riassumono o riproducono il regime previsto dal presente articolo, al quale rinviano</w:t>
        </w:r>
      </w:ins>
      <w:ins w:id="4434" w:author="Avv. Rosario Panzariello" w:date="2026-09-16T13:17:00Z">
        <w:del w:id="4435" w:author="Avv. Rosario Panzariello" w:date="2026-09-18T16:40:00Z" w16du:dateUtc="2026-09-18T14:40:00Z">
          <w:r w:rsidR="00E86097" w:rsidRPr="00E86097" w:rsidDel="00727173">
            <w:rPr>
              <w:rFonts w:ascii="Verdana" w:hAnsi="Verdana"/>
              <w:sz w:val="20"/>
              <w:szCs w:val="20"/>
              <w:rPrChange w:id="4436" w:author="Avv. Rosario Panzariello" w:date="2026-09-16T13:18:00Z">
                <w:rPr/>
              </w:rPrChange>
            </w:rPr>
            <w:delText xml:space="preserve">Le disposizioni del presente articolo disciplinano, nei limiti consentiti dalla legge e tenuto conto della natura professionale degli Utenti e delle caratteristiche dei Veicoli commercializzati tramite Fleequid, </w:delText>
          </w:r>
          <w:r w:rsidR="00E86097" w:rsidRPr="00E86097" w:rsidDel="00727173">
            <w:rPr>
              <w:rFonts w:ascii="Verdana" w:hAnsi="Verdana"/>
              <w:sz w:val="20"/>
              <w:szCs w:val="20"/>
              <w:rPrChange w:id="4437" w:author="Avv. Rosario Panzariello" w:date="2026-09-16T13:18:00Z">
                <w:rPr>
                  <w:rStyle w:val="Enfasigrassetto"/>
                </w:rPr>
              </w:rPrChange>
            </w:rPr>
            <w:delText>il regime delle garanzie, delle esclusioni e delle limitazioni di responsabilità applicabile alla compravendita del Veicolo in funzione del Modello di Vendita e del soggetto che, nella specifica operazione, assume la qualità di venditore sostanziale nei confronti dell’Acquirente</w:delText>
          </w:r>
          <w:r w:rsidR="00E86097" w:rsidRPr="00E86097" w:rsidDel="00727173">
            <w:rPr>
              <w:rFonts w:ascii="Verdana" w:hAnsi="Verdana"/>
              <w:sz w:val="20"/>
              <w:szCs w:val="20"/>
              <w:rPrChange w:id="4438" w:author="Avv. Rosario Panzariello" w:date="2026-09-16T13:18:00Z">
                <w:rPr/>
              </w:rPrChange>
            </w:rPr>
            <w:delText xml:space="preserve">. Nella Vendita in commissione, anche quando Fleequid proceda alla Rivendita del Veicolo, restano ferme la natura commissionale dell’operazione, la posizione sostanziale del Venditore rispetto alle caratteristiche, alle qualità, ai vizi e alle difformità del Veicolo e le specifiche limitazioni, manleve e tutele previste dalle presenti Condizioni Generali in favore di Fleequid; qualora Fleequid proceda come Intermediario puro ai sensi dell’art. 2.6, il rapporto di garanzia intercorre direttamente tra il Venditore e l’Acquirente. </w:delText>
          </w:r>
          <w:r w:rsidR="00E86097" w:rsidRPr="00E86097" w:rsidDel="00727173">
            <w:rPr>
              <w:rFonts w:ascii="Verdana" w:hAnsi="Verdana"/>
              <w:sz w:val="20"/>
              <w:szCs w:val="20"/>
              <w:rPrChange w:id="4439" w:author="Avv. Rosario Panzariello" w:date="2026-09-16T13:18:00Z">
                <w:rPr>
                  <w:rStyle w:val="Enfasigrassetto"/>
                </w:rPr>
              </w:rPrChange>
            </w:rPr>
            <w:delText>Nel Dealer Sales, Fleequid assume invece la qualità di venditore sostanziale nei confronti dell’Acquirente e il relativo regime di garanzia è disciplinato dalle presenti Condizioni Generali secondo le specifiche esclusioni, limitazioni e termini convenuti tra Professionisti, ferme le garanzie, le manleve e i diritti di rimborso e regresso spettanti a Fleequid nei confronti del Venditore dal quale abbia acquistato il Veicolo</w:delText>
          </w:r>
        </w:del>
        <w:r w:rsidR="00E86097" w:rsidRPr="00E86097">
          <w:rPr>
            <w:rFonts w:ascii="Verdana" w:hAnsi="Verdana"/>
            <w:sz w:val="20"/>
            <w:szCs w:val="20"/>
            <w:rPrChange w:id="4440" w:author="Avv. Rosario Panzariello" w:date="2026-09-16T13:18:00Z">
              <w:rPr>
                <w:rStyle w:val="Enfasigrassetto"/>
              </w:rPr>
            </w:rPrChange>
          </w:rPr>
          <w:t>.</w:t>
        </w:r>
      </w:ins>
    </w:p>
    <w:p w14:paraId="5267C31C" w14:textId="312FED92"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sidRPr="000532C5">
        <w:rPr>
          <w:rFonts w:ascii="Verdana" w:hAnsi="Verdana"/>
          <w:sz w:val="20"/>
          <w:szCs w:val="20"/>
        </w:rPr>
        <w:t xml:space="preserve">Gli Acquirenti riconoscono ed accettano che i Veicoli </w:t>
      </w:r>
      <w:ins w:id="4441" w:author="Avv. Rosario Panzariello" w:date="2026-09-18T16:41:00Z" w16du:dateUtc="2026-09-18T14:41:00Z">
        <w:r w:rsidR="00E248C7" w:rsidRPr="00E248C7">
          <w:rPr>
            <w:rFonts w:ascii="Verdana" w:hAnsi="Verdana"/>
            <w:sz w:val="20"/>
            <w:szCs w:val="20"/>
          </w:rPr>
          <w:t>commercializzati tramite Fleequid, salvo diversa indicazione espressa nei singoli casi, sono usati e sono venduti esclusivamente tra Professionisti (B2B), nello stato di fatto e di diritto in cui si trovano, con la clausola «</w:t>
        </w:r>
        <w:r w:rsidR="00E248C7" w:rsidRPr="00C12C18">
          <w:rPr>
            <w:rFonts w:ascii="Verdana" w:hAnsi="Verdana"/>
            <w:i/>
            <w:iCs/>
            <w:sz w:val="20"/>
            <w:szCs w:val="20"/>
            <w:rPrChange w:id="4442" w:author="Avv. Rosario Panzariello" w:date="2026-09-19T10:16:00Z" w16du:dateUtc="2026-09-19T08:16:00Z">
              <w:rPr>
                <w:rFonts w:ascii="Verdana" w:hAnsi="Verdana"/>
                <w:sz w:val="20"/>
                <w:szCs w:val="20"/>
              </w:rPr>
            </w:rPrChange>
          </w:rPr>
          <w:t>visto, piaciuto ed accettato</w:t>
        </w:r>
        <w:r w:rsidR="00E248C7" w:rsidRPr="00E248C7">
          <w:rPr>
            <w:rFonts w:ascii="Verdana" w:hAnsi="Verdana"/>
            <w:sz w:val="20"/>
            <w:szCs w:val="20"/>
          </w:rPr>
          <w:t>», «</w:t>
        </w:r>
        <w:r w:rsidR="00E248C7" w:rsidRPr="00C12C18">
          <w:rPr>
            <w:rFonts w:ascii="Verdana" w:hAnsi="Verdana"/>
            <w:i/>
            <w:iCs/>
            <w:sz w:val="20"/>
            <w:szCs w:val="20"/>
            <w:rPrChange w:id="4443" w:author="Avv. Rosario Panzariello" w:date="2026-09-19T10:16:00Z" w16du:dateUtc="2026-09-19T08:16:00Z">
              <w:rPr>
                <w:rFonts w:ascii="Verdana" w:hAnsi="Verdana"/>
                <w:sz w:val="20"/>
                <w:szCs w:val="20"/>
              </w:rPr>
            </w:rPrChange>
          </w:rPr>
          <w:t>così come sono</w:t>
        </w:r>
        <w:r w:rsidR="00E248C7" w:rsidRPr="00E248C7">
          <w:rPr>
            <w:rFonts w:ascii="Verdana" w:hAnsi="Verdana"/>
            <w:sz w:val="20"/>
            <w:szCs w:val="20"/>
          </w:rPr>
          <w:t>» e «</w:t>
        </w:r>
        <w:r w:rsidR="00E248C7" w:rsidRPr="00C12C18">
          <w:rPr>
            <w:rFonts w:ascii="Verdana" w:hAnsi="Verdana"/>
            <w:i/>
            <w:iCs/>
            <w:sz w:val="20"/>
            <w:szCs w:val="20"/>
            <w:rPrChange w:id="4444" w:author="Avv. Rosario Panzariello" w:date="2026-09-19T10:16:00Z" w16du:dateUtc="2026-09-19T08:16:00Z">
              <w:rPr>
                <w:rFonts w:ascii="Verdana" w:hAnsi="Verdana"/>
                <w:sz w:val="20"/>
                <w:szCs w:val="20"/>
              </w:rPr>
            </w:rPrChange>
          </w:rPr>
          <w:t>come disponibili</w:t>
        </w:r>
        <w:r w:rsidR="00E248C7" w:rsidRPr="00E248C7">
          <w:rPr>
            <w:rFonts w:ascii="Verdana" w:hAnsi="Verdana"/>
            <w:sz w:val="20"/>
            <w:szCs w:val="20"/>
          </w:rPr>
          <w:t xml:space="preserve">», tenuto conto della loro natura, vetustà, chilometraggio, stato d'uso e delle informazioni rese disponibili prima della formulazione </w:t>
        </w:r>
        <w:r w:rsidR="00E248C7" w:rsidRPr="00E248C7">
          <w:rPr>
            <w:rFonts w:ascii="Verdana" w:hAnsi="Verdana"/>
            <w:sz w:val="20"/>
            <w:szCs w:val="20"/>
          </w:rPr>
          <w:lastRenderedPageBreak/>
          <w:t>dell'Offerta. Nella Vendita in commissione, anche quando Fleequid proceda mediante Rivendita, Fleequid non presta alcuna autonoma garanzia sul Veicolo o sui suoi singoli componenti e non assume, per effetto della Rivendita, la qualità di venditore sostanziale ai fini della garanzia; restano ferme le esclusioni, le limitazioni, le manleve e la disciplina dei rapporti tra Venditore e Acquirente previste dal presente articolo. Nel Dealer Sales, nel quale Fleequid assume la qualità di venditore sostanziale nei confronti dell'Acquirente, le Parti, entrambe Professionisti, convengono espressamente, nei limiti consentiti dalla legge, di escludere e comunque limitare convenzionalmente la garanzia dovuta da Fleequid alle sole ipotesi e nei soli limiti espressamente previsti dalle presenti Condizioni Generali, dalle Condizioni Specifiche o dalle Condizioni particolari di vendita applicabili alla specifica operazione. L'Acquirente riconosce pertanto che non è prestata da Fleequid alcuna garanzia ulteriore, espressa o implicita, in relazione al Veicolo, ai suoi componenti o accessori, alla relativa usura, efficienza, idoneità a particolari impieghi o permanenza nel tempo delle relative prestazioni, salvo quanto inderogabilmente previsto dalla legge o espressamente assunto da Fleequid per la specifica operazione</w:t>
        </w:r>
      </w:ins>
      <w:del w:id="4445" w:author="Avv. Rosario Panzariello" w:date="2026-09-18T16:41:00Z" w16du:dateUtc="2026-09-18T14:41:00Z">
        <w:r w:rsidRPr="000532C5" w:rsidDel="00E248C7">
          <w:rPr>
            <w:rFonts w:ascii="Verdana" w:hAnsi="Verdana"/>
            <w:sz w:val="20"/>
            <w:szCs w:val="20"/>
          </w:rPr>
          <w:delText xml:space="preserve">in vendita sul Marketplace, salvo </w:delText>
        </w:r>
        <w:r w:rsidRPr="00DB0AAB" w:rsidDel="00E248C7">
          <w:rPr>
            <w:rFonts w:ascii="Verdana" w:hAnsi="Verdana"/>
            <w:sz w:val="20"/>
            <w:szCs w:val="20"/>
          </w:rPr>
          <w:delText xml:space="preserve">diversa indicazione espressa nei singoli casi, sono usati </w:delText>
        </w:r>
      </w:del>
      <w:ins w:id="4446" w:author="Avv. Rosario Panzariello" w:date="2026-09-16T13:21:00Z">
        <w:del w:id="4447" w:author="Avv. Rosario Panzariello" w:date="2026-09-18T16:41:00Z" w16du:dateUtc="2026-09-18T14:41:00Z">
          <w:r w:rsidR="00A075CC" w:rsidRPr="00DB0AAB" w:rsidDel="00E248C7">
            <w:rPr>
              <w:rFonts w:ascii="Verdana" w:hAnsi="Verdana"/>
              <w:sz w:val="20"/>
              <w:szCs w:val="20"/>
              <w:rPrChange w:id="4448" w:author="Avv. Rosario Panzariello" w:date="2026-09-16T13:22:00Z">
                <w:rPr/>
              </w:rPrChange>
            </w:rPr>
            <w:delText xml:space="preserve">e sono venduti esclusivamente tra Professionisti (B2B), nello stato di fatto e di diritto in cui si trovano, con la clausola </w:delText>
          </w:r>
          <w:r w:rsidR="00A075CC" w:rsidRPr="00DB0AAB" w:rsidDel="00E248C7">
            <w:rPr>
              <w:rFonts w:ascii="Verdana" w:hAnsi="Verdana"/>
              <w:sz w:val="20"/>
              <w:szCs w:val="20"/>
              <w:rPrChange w:id="4449" w:author="Avv. Rosario Panzariello" w:date="2026-09-16T13:22:00Z">
                <w:rPr>
                  <w:rStyle w:val="Enfasigrassetto"/>
                </w:rPr>
              </w:rPrChange>
            </w:rPr>
            <w:delText>«</w:delText>
          </w:r>
          <w:r w:rsidR="00A075CC" w:rsidRPr="005B004E" w:rsidDel="00E248C7">
            <w:rPr>
              <w:rFonts w:ascii="Verdana" w:hAnsi="Verdana"/>
              <w:i/>
              <w:iCs/>
              <w:sz w:val="20"/>
              <w:szCs w:val="20"/>
              <w:rPrChange w:id="4450" w:author="Avv. Rosario Panzariello" w:date="2026-09-16T13:25:00Z">
                <w:rPr>
                  <w:rStyle w:val="Enfasigrassetto"/>
                </w:rPr>
              </w:rPrChange>
            </w:rPr>
            <w:delText>visto, piaciuto ed accettato»</w:delText>
          </w:r>
          <w:r w:rsidR="00A075CC" w:rsidRPr="00DB0AAB" w:rsidDel="00E248C7">
            <w:rPr>
              <w:rFonts w:ascii="Verdana" w:hAnsi="Verdana"/>
              <w:sz w:val="20"/>
              <w:szCs w:val="20"/>
              <w:rPrChange w:id="4451" w:author="Avv. Rosario Panzariello" w:date="2026-09-16T13:22:00Z">
                <w:rPr/>
              </w:rPrChange>
            </w:rPr>
            <w:delText xml:space="preserve">, </w:delText>
          </w:r>
          <w:r w:rsidR="00A075CC" w:rsidRPr="005B004E" w:rsidDel="00E248C7">
            <w:rPr>
              <w:rFonts w:ascii="Verdana" w:hAnsi="Verdana"/>
              <w:i/>
              <w:iCs/>
              <w:sz w:val="20"/>
              <w:szCs w:val="20"/>
              <w:rPrChange w:id="4452" w:author="Avv. Rosario Panzariello" w:date="2026-09-16T13:25:00Z">
                <w:rPr/>
              </w:rPrChange>
            </w:rPr>
            <w:delText>«così come sono»</w:delText>
          </w:r>
          <w:r w:rsidR="00A075CC" w:rsidRPr="00DB0AAB" w:rsidDel="00E248C7">
            <w:rPr>
              <w:rFonts w:ascii="Verdana" w:hAnsi="Verdana"/>
              <w:sz w:val="20"/>
              <w:szCs w:val="20"/>
              <w:rPrChange w:id="4453" w:author="Avv. Rosario Panzariello" w:date="2026-09-16T13:22:00Z">
                <w:rPr/>
              </w:rPrChange>
            </w:rPr>
            <w:delText xml:space="preserve"> e </w:delText>
          </w:r>
          <w:r w:rsidR="00A075CC" w:rsidRPr="005B004E" w:rsidDel="00E248C7">
            <w:rPr>
              <w:rFonts w:ascii="Verdana" w:hAnsi="Verdana"/>
              <w:i/>
              <w:iCs/>
              <w:sz w:val="20"/>
              <w:szCs w:val="20"/>
              <w:rPrChange w:id="4454" w:author="Avv. Rosario Panzariello" w:date="2026-09-16T13:25:00Z">
                <w:rPr/>
              </w:rPrChange>
            </w:rPr>
            <w:delText>«come disponibili»</w:delText>
          </w:r>
          <w:r w:rsidR="00A075CC" w:rsidRPr="00DB0AAB" w:rsidDel="00E248C7">
            <w:rPr>
              <w:rFonts w:ascii="Verdana" w:hAnsi="Verdana"/>
              <w:sz w:val="20"/>
              <w:szCs w:val="20"/>
              <w:rPrChange w:id="4455" w:author="Avv. Rosario Panzariello" w:date="2026-09-16T13:22:00Z">
                <w:rPr/>
              </w:rPrChange>
            </w:rPr>
            <w:delText>, tenuto conto della loro natura, vetustà, chilometraggio, stato d’uso e delle informazioni rese disponibili prima della formulazione dell’Offerta.</w:delText>
          </w:r>
        </w:del>
      </w:ins>
      <w:del w:id="4456" w:author="Avv. Rosario Panzariello" w:date="2026-09-18T16:41:00Z" w16du:dateUtc="2026-09-18T14:41:00Z">
        <w:r w:rsidRPr="00DB0AAB" w:rsidDel="00E248C7">
          <w:rPr>
            <w:rFonts w:ascii="Verdana" w:hAnsi="Verdana"/>
            <w:sz w:val="20"/>
            <w:szCs w:val="20"/>
          </w:rPr>
          <w:delText>e non di nuova produzione</w:delText>
        </w:r>
      </w:del>
      <w:ins w:id="4457" w:author="Avv. Rosario Panzariello" w:date="2026-09-16T13:22:00Z">
        <w:del w:id="4458" w:author="Avv. Rosario Panzariello" w:date="2026-09-18T16:41:00Z" w16du:dateUtc="2026-09-18T14:41:00Z">
          <w:r w:rsidR="00DB0AAB" w:rsidRPr="00DB0AAB" w:rsidDel="00E248C7">
            <w:rPr>
              <w:rFonts w:ascii="Verdana" w:hAnsi="Verdana"/>
              <w:sz w:val="20"/>
              <w:szCs w:val="20"/>
              <w:rPrChange w:id="4459" w:author="Avv. Rosario Panzariello" w:date="2026-09-16T13:22:00Z">
                <w:rPr>
                  <w:rStyle w:val="Titolo1Carattere"/>
                </w:rPr>
              </w:rPrChange>
            </w:rPr>
            <w:delText xml:space="preserve"> </w:delText>
          </w:r>
          <w:r w:rsidR="00DB0AAB" w:rsidRPr="00DB0AAB" w:rsidDel="00E248C7">
            <w:rPr>
              <w:rFonts w:ascii="Verdana" w:hAnsi="Verdana"/>
              <w:sz w:val="20"/>
              <w:szCs w:val="20"/>
              <w:rPrChange w:id="4460" w:author="Avv. Rosario Panzariello" w:date="2026-09-16T13:22:00Z">
                <w:rPr>
                  <w:rStyle w:val="Enfasigrassetto"/>
                </w:rPr>
              </w:rPrChange>
            </w:rPr>
            <w:delText>Nella Vendita in commissione</w:delText>
          </w:r>
          <w:r w:rsidR="00DB0AAB" w:rsidRPr="00DB0AAB" w:rsidDel="00E248C7">
            <w:rPr>
              <w:rFonts w:ascii="Verdana" w:hAnsi="Verdana"/>
              <w:sz w:val="20"/>
              <w:szCs w:val="20"/>
              <w:rPrChange w:id="4461" w:author="Avv. Rosario Panzariello" w:date="2026-09-16T13:22:00Z">
                <w:rPr/>
              </w:rPrChange>
            </w:rPr>
            <w:delText>, anche quando Fleequid proceda alla Rivendita del Veicolo, Fleequid non presta alcuna autonoma garanzia sul Veicolo o sui suoi singoli componenti e non assume, per effetto della Rivendita, la qualità di venditore sostanziale ai fini della garanzia. Restano ferme le esclusioni, le limitazioni, le manleve e la disciplina dei rapporti tra Venditore e Acquirente previste dal presente articolo e dalle ulteriori disposizioni delle presenti Condizioni Generali.</w:delText>
          </w:r>
          <w:r w:rsidR="00DB0AAB" w:rsidRPr="00DB0AAB" w:rsidDel="00E248C7">
            <w:rPr>
              <w:rFonts w:ascii="Verdana" w:hAnsi="Verdana"/>
              <w:sz w:val="20"/>
              <w:szCs w:val="20"/>
              <w:rPrChange w:id="4462" w:author="Avv. Rosario Panzariello" w:date="2026-09-16T13:22:00Z">
                <w:rPr>
                  <w:rStyle w:val="Titolo1Carattere"/>
                </w:rPr>
              </w:rPrChange>
            </w:rPr>
            <w:delText xml:space="preserve"> </w:delText>
          </w:r>
          <w:r w:rsidR="00DB0AAB" w:rsidRPr="00DB0AAB" w:rsidDel="00E248C7">
            <w:rPr>
              <w:rFonts w:ascii="Verdana" w:hAnsi="Verdana"/>
              <w:sz w:val="20"/>
              <w:szCs w:val="20"/>
              <w:rPrChange w:id="4463" w:author="Avv. Rosario Panzariello" w:date="2026-09-16T13:22:00Z">
                <w:rPr>
                  <w:rStyle w:val="Enfasigrassetto"/>
                </w:rPr>
              </w:rPrChange>
            </w:rPr>
            <w:delText>Nel Dealer Sales</w:delText>
          </w:r>
          <w:r w:rsidR="00DB0AAB" w:rsidRPr="00DB0AAB" w:rsidDel="00E248C7">
            <w:rPr>
              <w:rFonts w:ascii="Verdana" w:hAnsi="Verdana"/>
              <w:sz w:val="20"/>
              <w:szCs w:val="20"/>
              <w:rPrChange w:id="4464" w:author="Avv. Rosario Panzariello" w:date="2026-09-16T13:22:00Z">
                <w:rPr/>
              </w:rPrChange>
            </w:rPr>
            <w:delText xml:space="preserve">, nel quale Fleequid assume la qualità di venditore sostanziale nei confronti dell’Acquirente, le Parti, entrambe Professionisti, convengono espressamente, nei limiti consentiti dalla legge, di </w:delText>
          </w:r>
          <w:r w:rsidR="00DB0AAB" w:rsidRPr="00DB0AAB" w:rsidDel="00E248C7">
            <w:rPr>
              <w:rFonts w:ascii="Verdana" w:hAnsi="Verdana"/>
              <w:sz w:val="20"/>
              <w:szCs w:val="20"/>
              <w:rPrChange w:id="4465" w:author="Avv. Rosario Panzariello" w:date="2026-09-16T13:22:00Z">
                <w:rPr>
                  <w:rStyle w:val="Enfasigrassetto"/>
                </w:rPr>
              </w:rPrChange>
            </w:rPr>
            <w:delText>escludere e comunque limitare convenzionalmente la garanzia dovuta da Fleequid</w:delText>
          </w:r>
          <w:r w:rsidR="00DB0AAB" w:rsidRPr="00DB0AAB" w:rsidDel="00E248C7">
            <w:rPr>
              <w:rFonts w:ascii="Verdana" w:hAnsi="Verdana"/>
              <w:sz w:val="20"/>
              <w:szCs w:val="20"/>
              <w:rPrChange w:id="4466" w:author="Avv. Rosario Panzariello" w:date="2026-09-16T13:22:00Z">
                <w:rPr/>
              </w:rPrChange>
            </w:rPr>
            <w:delText xml:space="preserve"> alle sole ipotesi e nei soli limiti espressamente previsti dalle presenti Condizioni Generali, dalle Condizioni Specifiche o dalle Condizioni particolari di vendita applicabili alla specifica operazione. L’Acquirente riconosce pertanto che non è prestata da Fleequid alcuna garanzia ulteriore, espressa o implicita, in relazione al Veicolo, ai suoi componenti o accessori, alla relativa usura, efficienza, idoneità a particolari impieghi o permanenza nel tempo delle relative prestazioni, salvo quanto inderogabilmente previsto dalla legge o espressamente assunto da Fleequid per la specifica operazione</w:delText>
          </w:r>
        </w:del>
      </w:ins>
      <w:r w:rsidRPr="00DB0AAB">
        <w:rPr>
          <w:rFonts w:ascii="Verdana" w:hAnsi="Verdana"/>
          <w:sz w:val="20"/>
          <w:szCs w:val="20"/>
        </w:rPr>
        <w:t>.</w:t>
      </w:r>
      <w:r w:rsidRPr="000532C5">
        <w:rPr>
          <w:rFonts w:ascii="Verdana" w:hAnsi="Verdana"/>
          <w:sz w:val="20"/>
          <w:szCs w:val="20"/>
        </w:rPr>
        <w:t xml:space="preserve"> </w:t>
      </w:r>
    </w:p>
    <w:p w14:paraId="54375273" w14:textId="71962D3A" w:rsidR="00603280" w:rsidRPr="001A78F3" w:rsidRDefault="005548B5" w:rsidP="001A78F3">
      <w:pPr>
        <w:pStyle w:val="Paragrafoelenco"/>
        <w:numPr>
          <w:ilvl w:val="1"/>
          <w:numId w:val="1"/>
        </w:numPr>
        <w:spacing w:line="360" w:lineRule="auto"/>
        <w:ind w:left="0" w:firstLine="0"/>
        <w:jc w:val="both"/>
        <w:rPr>
          <w:ins w:id="4467" w:author="Avv. Rosario Panzariello" w:date="2026-09-16T13:25:00Z"/>
          <w:rFonts w:ascii="Verdana" w:hAnsi="Verdana"/>
          <w:sz w:val="20"/>
          <w:szCs w:val="20"/>
        </w:rPr>
      </w:pPr>
      <w:ins w:id="4468" w:author="Avv. Rosario Panzariello" w:date="2026-09-18T16:41:00Z" w16du:dateUtc="2026-09-18T14:41:00Z">
        <w:r w:rsidRPr="005548B5">
          <w:rPr>
            <w:rFonts w:ascii="Verdana" w:hAnsi="Verdana"/>
            <w:sz w:val="20"/>
            <w:szCs w:val="20"/>
          </w:rPr>
          <w:t xml:space="preserve">Prima della formulazione dell'Offerta l'Acquirente è tenuto a esaminare, con la diligenza richiesta dalla propria qualità professionale, l'Inserzione, le Specifiche tecniche, il TrustReport ove disponibile, le fotografie, la documentazione e ogni altra informazione resa disponibile in relazione al Veicolo, nonché ad avvalersi, ove resa disponibile da Fleequid o dal Venditore, della possibilità di visionare, ispezionare e provare il Veicolo. Non possono essere qualificati come vizi occulti né possono fondare richieste di garanzia, riduzione del prezzo, indennizzo o risarcimento i vizi, i difetti, le difformità, le condizioni d'uso, l'usura, le carenze di conformità o le mancanze — anche relative a parti non immediatamente visibili o non facilmente raggiungibili — che risultassero dalle informazioni o dalla documentazione rese disponibili ovvero che l'Acquirente avrebbe potuto rilevare mediante l'esame delle stesse o avvalendosi dell'eventuale possibilità di ispezione e prova del Veicolo. La mancata effettuazione dell'ispezione o della prova, </w:t>
        </w:r>
      </w:ins>
      <w:ins w:id="4469" w:author="Avv. Rosario Panzariello" w:date="2026-09-19T10:18:00Z" w16du:dateUtc="2026-09-19T08:18:00Z">
        <w:r w:rsidR="0044331C">
          <w:rPr>
            <w:rFonts w:ascii="Verdana" w:hAnsi="Verdana"/>
            <w:sz w:val="20"/>
            <w:szCs w:val="20"/>
          </w:rPr>
          <w:t>da Fleequid sempre</w:t>
        </w:r>
      </w:ins>
      <w:ins w:id="4470" w:author="Avv. Rosario Panzariello" w:date="2026-09-18T16:41:00Z" w16du:dateUtc="2026-09-18T14:41:00Z">
        <w:r w:rsidRPr="005548B5">
          <w:rPr>
            <w:rFonts w:ascii="Verdana" w:hAnsi="Verdana"/>
            <w:sz w:val="20"/>
            <w:szCs w:val="20"/>
          </w:rPr>
          <w:t xml:space="preserve"> offerte, resta a rischio dell'Acquirente e non può determinare un ampliamento del regime di garanzia applicabile. L'onere di esame e di ispezione previsto dal presente comma sussiste in tutti i Modelli di Vendita e in tutte le modalità di esecuzione</w:t>
        </w:r>
      </w:ins>
      <w:ins w:id="4471" w:author="Avv. Rosario Panzariello" w:date="2026-09-16T13:26:00Z">
        <w:del w:id="4472" w:author="Avv. Rosario Panzariello" w:date="2026-09-18T16:41:00Z" w16du:dateUtc="2026-09-18T14:41:00Z">
          <w:r w:rsidR="00603280" w:rsidRPr="00603280" w:rsidDel="005548B5">
            <w:rPr>
              <w:rFonts w:ascii="Verdana" w:hAnsi="Verdana"/>
              <w:sz w:val="20"/>
              <w:szCs w:val="20"/>
              <w:rPrChange w:id="4473" w:author="Avv. Rosario Panzariello" w:date="2026-09-16T13:26:00Z">
                <w:rPr/>
              </w:rPrChange>
            </w:rPr>
            <w:delText xml:space="preserve">Prima della formulazione dell’Offerta, l’Acquirente è tenuto a esaminare con la diligenza richiesta dalla propria qualità professionale l’Inserzione, le Specifiche tecniche, il TrustReport ove disponibile, le fotografie, la documentazione e ogni altra informazione resa disponibile in relazione al Veicolo, nonché ad avvalersi, ove resa disponibile da Fleequid o dal Venditore, della possibilità di visionare, ispezionare e provare il Veicolo. </w:delText>
          </w:r>
          <w:r w:rsidR="00603280" w:rsidRPr="00603280" w:rsidDel="005548B5">
            <w:rPr>
              <w:rFonts w:ascii="Verdana" w:hAnsi="Verdana"/>
              <w:sz w:val="20"/>
              <w:szCs w:val="20"/>
              <w:rPrChange w:id="4474" w:author="Avv. Rosario Panzariello" w:date="2026-09-16T13:26:00Z">
                <w:rPr>
                  <w:rStyle w:val="Enfasigrassetto"/>
                </w:rPr>
              </w:rPrChange>
            </w:rPr>
            <w:delText>Non possono essere qualificati come vizi occulti né possono fondare richieste di garanzia, riduzione del prezzo, indennizzo o risarcimento i vizi, i difetti, le difformità, le condizioni d’uso, l’usura, le carenze di conformità o le mancanze — anche relative a parti non immediatamente visibili o non facilmente raggiungibili — che risultassero dalle informazioni o dalla documentazione rese disponibili ovvero che l’Acquirente avrebbe potuto rilevare mediante l’esame della stessa o avvalendosi dell’eventuale possibilità di ispezione e prova del Veicolo.</w:delText>
          </w:r>
          <w:r w:rsidR="00603280" w:rsidRPr="00603280" w:rsidDel="005548B5">
            <w:rPr>
              <w:rFonts w:ascii="Verdana" w:hAnsi="Verdana"/>
              <w:sz w:val="20"/>
              <w:szCs w:val="20"/>
              <w:rPrChange w:id="4475" w:author="Avv. Rosario Panzariello" w:date="2026-09-16T13:26:00Z">
                <w:rPr/>
              </w:rPrChange>
            </w:rPr>
            <w:delText xml:space="preserve"> La mancata effettuazione dell’ispezione o della prova, quando offerte, resta a rischio dell’Acquirente e non può determinare un ampliamento del regime di garanzia applicabile alla specifica operazione</w:delText>
          </w:r>
        </w:del>
        <w:r w:rsidR="00603280" w:rsidRPr="00603280">
          <w:rPr>
            <w:rFonts w:ascii="Verdana" w:hAnsi="Verdana"/>
            <w:sz w:val="20"/>
            <w:szCs w:val="20"/>
            <w:rPrChange w:id="4476" w:author="Avv. Rosario Panzariello" w:date="2026-09-16T13:26:00Z">
              <w:rPr/>
            </w:rPrChange>
          </w:rPr>
          <w:t>.</w:t>
        </w:r>
      </w:ins>
    </w:p>
    <w:p w14:paraId="454A333E" w14:textId="3359D55F" w:rsidR="006B1E42" w:rsidRDefault="006B1E42" w:rsidP="00E654B9">
      <w:pPr>
        <w:pStyle w:val="Paragrafoelenco"/>
        <w:numPr>
          <w:ilvl w:val="1"/>
          <w:numId w:val="1"/>
        </w:numPr>
        <w:spacing w:line="360" w:lineRule="auto"/>
        <w:ind w:left="0" w:firstLine="0"/>
        <w:jc w:val="both"/>
        <w:rPr>
          <w:ins w:id="4477" w:author="Avv. Rosario Panzariello" w:date="2026-09-18T16:41:00Z" w16du:dateUtc="2026-09-18T14:41:00Z"/>
          <w:rFonts w:ascii="Verdana" w:hAnsi="Verdana"/>
          <w:sz w:val="20"/>
          <w:szCs w:val="20"/>
        </w:rPr>
      </w:pPr>
      <w:ins w:id="4478" w:author="Avv. Rosario Panzariello" w:date="2026-09-18T16:41:00Z" w16du:dateUtc="2026-09-18T14:41:00Z">
        <w:r w:rsidRPr="006B1E42">
          <w:rPr>
            <w:rFonts w:ascii="Verdana" w:hAnsi="Verdana"/>
            <w:sz w:val="20"/>
            <w:szCs w:val="20"/>
          </w:rPr>
          <w:t>L'Acquirente riconosce e accetta che il chilometraggio del Veicolo indicato nelle Specifiche tecniche, nell'Inserzione, nel TrustReport o nella documentazione relativa all'Evento di vendita è sempre soggetto alla tolleranza di 15.000 km; pertanto una differenza in aumento non superiore a 15.000 km rispetto al chilometraggio indicato non costituisce vizio, difformità o mancanza di qualità del Veicolo e non può fondare richieste di garanzia, riduzione del prezzo, indennizzo o risarcimento, fermo quanto specificamente previsto dall'art. 16.11 per l'eventuale incremento di chilometraggio conseguente al trasferimento su strada del Veicolo. Con riferimento al grado di vetustà, all'usura e alle caratteristiche della specifica categoria di Veicolo, l'Acquirente riconosce inoltre che sono soggetti a un regime di particolare limitazione della garanzia i:</w:t>
        </w:r>
      </w:ins>
    </w:p>
    <w:p w14:paraId="4C50C5AA" w14:textId="124E96AA" w:rsidR="00314202" w:rsidDel="006B1E42" w:rsidRDefault="001A78F3" w:rsidP="00E654B9">
      <w:pPr>
        <w:pStyle w:val="Paragrafoelenco"/>
        <w:numPr>
          <w:ilvl w:val="1"/>
          <w:numId w:val="1"/>
        </w:numPr>
        <w:spacing w:line="360" w:lineRule="auto"/>
        <w:ind w:left="0" w:firstLine="0"/>
        <w:jc w:val="both"/>
        <w:rPr>
          <w:ins w:id="4479" w:author="Avv. Rosario Panzariello" w:date="2026-09-16T13:31:00Z"/>
          <w:del w:id="4480" w:author="Avv. Rosario Panzariello" w:date="2026-09-18T16:42:00Z" w16du:dateUtc="2026-09-18T14:42:00Z"/>
          <w:rFonts w:ascii="Verdana" w:hAnsi="Verdana"/>
          <w:sz w:val="20"/>
          <w:szCs w:val="20"/>
        </w:rPr>
      </w:pPr>
      <w:ins w:id="4481" w:author="Avv. Rosario Panzariello" w:date="2026-09-16T13:29:00Z">
        <w:del w:id="4482" w:author="Avv. Rosario Panzariello" w:date="2026-09-18T16:42:00Z" w16du:dateUtc="2026-09-18T14:42:00Z">
          <w:r w:rsidRPr="00E24B72" w:rsidDel="006B1E42">
            <w:rPr>
              <w:rFonts w:ascii="Verdana" w:hAnsi="Verdana"/>
              <w:sz w:val="20"/>
              <w:szCs w:val="20"/>
              <w:rPrChange w:id="4483" w:author="Avv. Rosario Panzariello" w:date="2026-09-16T13:33:00Z">
                <w:rPr/>
              </w:rPrChange>
            </w:rPr>
            <w:delText xml:space="preserve">L’Acquirente riconosce e accetta che il chilometraggio del Veicolo indicato nelle Specifiche tecniche, nell’Inserzione, nel TrustReport o nella documentazione relativa all’Evento di vendita </w:delText>
          </w:r>
        </w:del>
      </w:ins>
      <w:del w:id="4484" w:author="Avv. Rosario Panzariello" w:date="2026-09-18T16:42:00Z" w16du:dateUtc="2026-09-18T14:42:00Z">
        <w:r w:rsidR="00750DE5" w:rsidRPr="000532C5" w:rsidDel="006B1E42">
          <w:rPr>
            <w:rFonts w:ascii="Verdana" w:hAnsi="Verdana"/>
            <w:sz w:val="20"/>
            <w:szCs w:val="20"/>
          </w:rPr>
          <w:delText>Le informazioni dei Veicoli, accessori e ogni altro bene messo in vendita da Fleequid sono di norma basate sulle informazioni fornite dal Venditore. Il Venditore è l’unico responsabile delle Specifiche tecniche del Veicolo, anche quando Fleequid dovesse realizzare la Rivendita e anche nel caso in cui il Veicolo risultasse preventivamente ispezionato da Fleequid o oggetto di dossier tecnico compilato da Fleequid</w:delText>
        </w:r>
        <w:r w:rsidR="2BBEDD44" w:rsidRPr="000532C5" w:rsidDel="006B1E42">
          <w:rPr>
            <w:rFonts w:ascii="Verdana" w:hAnsi="Verdana"/>
            <w:sz w:val="20"/>
            <w:szCs w:val="20"/>
          </w:rPr>
          <w:delText xml:space="preserve"> </w:delText>
        </w:r>
        <w:r w:rsidR="74335F19" w:rsidRPr="000532C5" w:rsidDel="006B1E42">
          <w:rPr>
            <w:rFonts w:ascii="Verdana" w:hAnsi="Verdana"/>
            <w:sz w:val="20"/>
            <w:szCs w:val="20"/>
          </w:rPr>
          <w:delText xml:space="preserve">o </w:delText>
        </w:r>
        <w:r w:rsidR="690C907F" w:rsidRPr="000532C5" w:rsidDel="006B1E42">
          <w:rPr>
            <w:rFonts w:ascii="Verdana" w:hAnsi="Verdana"/>
            <w:sz w:val="20"/>
            <w:szCs w:val="20"/>
          </w:rPr>
          <w:delText>da</w:delText>
        </w:r>
        <w:r w:rsidR="74335F19" w:rsidRPr="000532C5" w:rsidDel="006B1E42">
          <w:rPr>
            <w:rFonts w:ascii="Verdana" w:hAnsi="Verdana"/>
            <w:sz w:val="20"/>
            <w:szCs w:val="20"/>
          </w:rPr>
          <w:delText xml:space="preserve"> quest’ultima</w:delText>
        </w:r>
        <w:r w:rsidR="690C907F" w:rsidRPr="000532C5" w:rsidDel="006B1E42">
          <w:rPr>
            <w:rFonts w:ascii="Verdana" w:hAnsi="Verdana"/>
            <w:sz w:val="20"/>
            <w:szCs w:val="20"/>
          </w:rPr>
          <w:delText xml:space="preserve"> commissionato a terzi</w:delText>
        </w:r>
        <w:r w:rsidR="00750DE5" w:rsidRPr="000532C5" w:rsidDel="006B1E42">
          <w:rPr>
            <w:rFonts w:ascii="Verdana" w:hAnsi="Verdana"/>
            <w:sz w:val="20"/>
            <w:szCs w:val="20"/>
          </w:rPr>
          <w:delText xml:space="preserve">. </w:delText>
        </w:r>
        <w:r w:rsidR="005204B4" w:rsidRPr="000532C5" w:rsidDel="006B1E42">
          <w:rPr>
            <w:rFonts w:ascii="Verdana" w:hAnsi="Verdana"/>
            <w:sz w:val="20"/>
            <w:szCs w:val="20"/>
          </w:rPr>
          <w:delText>L’Acquirente riconosce ed accetta che il chilometraggio dei Veicoli, indicato dalle Specifiche tecniche o nella documentazione d’Asta, è sempre soggetto alla tolleranza di 15.000</w:delText>
        </w:r>
        <w:r w:rsidR="00D4378E" w:rsidDel="006B1E42">
          <w:rPr>
            <w:rFonts w:ascii="Verdana" w:hAnsi="Verdana"/>
            <w:sz w:val="20"/>
            <w:szCs w:val="20"/>
          </w:rPr>
          <w:delText xml:space="preserve"> </w:delText>
        </w:r>
        <w:r w:rsidR="005204B4" w:rsidRPr="000532C5" w:rsidDel="006B1E42">
          <w:rPr>
            <w:rFonts w:ascii="Verdana" w:hAnsi="Verdana"/>
            <w:sz w:val="20"/>
            <w:szCs w:val="20"/>
          </w:rPr>
          <w:delText xml:space="preserve">km. Pertanto, </w:delText>
        </w:r>
      </w:del>
      <w:ins w:id="4485" w:author="Avv. Rosario Panzariello" w:date="2026-09-16T13:30:00Z">
        <w:del w:id="4486" w:author="Avv. Rosario Panzariello" w:date="2026-09-18T16:42:00Z" w16du:dateUtc="2026-09-18T14:42:00Z">
          <w:r w:rsidR="00FC0C79" w:rsidRPr="00FC0C79" w:rsidDel="006B1E42">
            <w:rPr>
              <w:rFonts w:ascii="Verdana" w:hAnsi="Verdana"/>
              <w:sz w:val="20"/>
              <w:szCs w:val="20"/>
            </w:rPr>
            <w:delText>una differenza in aumento non superiore</w:delText>
          </w:r>
          <w:r w:rsidR="00FC0C79" w:rsidDel="006B1E42">
            <w:rPr>
              <w:rFonts w:ascii="Verdana" w:hAnsi="Verdana"/>
              <w:sz w:val="20"/>
              <w:szCs w:val="20"/>
            </w:rPr>
            <w:delText xml:space="preserve"> </w:delText>
          </w:r>
        </w:del>
      </w:ins>
      <w:del w:id="4487" w:author="Avv. Rosario Panzariello" w:date="2026-09-18T16:42:00Z" w16du:dateUtc="2026-09-18T14:42:00Z">
        <w:r w:rsidR="005204B4" w:rsidRPr="000532C5" w:rsidDel="006B1E42">
          <w:rPr>
            <w:rFonts w:ascii="Verdana" w:hAnsi="Verdana"/>
            <w:sz w:val="20"/>
            <w:szCs w:val="20"/>
          </w:rPr>
          <w:delText xml:space="preserve">in nessun caso potrà essere considerato vizio un chilometraggio del Veicolo non superiore a 15.000km </w:delText>
        </w:r>
      </w:del>
      <w:ins w:id="4488" w:author="Avv. Rosario Panzariello" w:date="2026-09-16T13:30:00Z">
        <w:del w:id="4489" w:author="Avv. Rosario Panzariello" w:date="2026-09-18T16:42:00Z" w16du:dateUtc="2026-09-18T14:42:00Z">
          <w:r w:rsidR="00185E77" w:rsidRPr="00185E77" w:rsidDel="006B1E42">
            <w:rPr>
              <w:rFonts w:ascii="Verdana" w:hAnsi="Verdana"/>
              <w:sz w:val="20"/>
              <w:szCs w:val="20"/>
              <w:rPrChange w:id="4490" w:author="Avv. Rosario Panzariello" w:date="2026-09-16T13:31:00Z">
                <w:rPr/>
              </w:rPrChange>
            </w:rPr>
            <w:delText>rispetto al chilometraggio</w:delText>
          </w:r>
        </w:del>
      </w:ins>
      <w:ins w:id="4491" w:author="Avv. Rosario Panzariello" w:date="2026-09-16T13:31:00Z">
        <w:del w:id="4492" w:author="Avv. Rosario Panzariello" w:date="2026-09-18T16:42:00Z" w16du:dateUtc="2026-09-18T14:42:00Z">
          <w:r w:rsidR="00185E77" w:rsidDel="006B1E42">
            <w:rPr>
              <w:rFonts w:ascii="Verdana" w:hAnsi="Verdana"/>
              <w:sz w:val="20"/>
              <w:szCs w:val="20"/>
            </w:rPr>
            <w:delText xml:space="preserve"> </w:delText>
          </w:r>
        </w:del>
      </w:ins>
      <w:del w:id="4493" w:author="Avv. Rosario Panzariello" w:date="2026-09-18T16:42:00Z" w16du:dateUtc="2026-09-18T14:42:00Z">
        <w:r w:rsidR="005204B4" w:rsidRPr="000532C5" w:rsidDel="006B1E42">
          <w:rPr>
            <w:rFonts w:ascii="Verdana" w:hAnsi="Verdana"/>
            <w:sz w:val="20"/>
            <w:szCs w:val="20"/>
          </w:rPr>
          <w:delText xml:space="preserve">a quello indicato </w:delText>
        </w:r>
      </w:del>
      <w:ins w:id="4494" w:author="Avv. Rosario Panzariello" w:date="2026-09-16T13:30:00Z">
        <w:del w:id="4495" w:author="Avv. Rosario Panzariello" w:date="2026-09-18T16:42:00Z" w16du:dateUtc="2026-09-18T14:42:00Z">
          <w:r w:rsidR="00185E77" w:rsidRPr="00185E77" w:rsidDel="006B1E42">
            <w:rPr>
              <w:rFonts w:ascii="Verdana" w:hAnsi="Verdana"/>
              <w:sz w:val="20"/>
              <w:szCs w:val="20"/>
              <w:rPrChange w:id="4496" w:author="Avv. Rosario Panzariello" w:date="2026-09-16T13:31:00Z">
                <w:rPr/>
              </w:rPrChange>
            </w:rPr>
            <w:delText>non costituisce vizio, difformità o mancanza di qualità del Veicolo e non può fondare richieste di garanzia, riduzione del prezzo, indennizzo o risarcimento, fermo quanto specificamente previsto dall’art. 16.10 per l’eventuale incremento di chilometraggio conseguente al trasferimento su strada del Veicolo</w:delText>
          </w:r>
        </w:del>
      </w:ins>
      <w:del w:id="4497" w:author="Avv. Rosario Panzariello" w:date="2026-09-18T16:42:00Z" w16du:dateUtc="2026-09-18T14:42:00Z">
        <w:r w:rsidR="005204B4" w:rsidRPr="000532C5" w:rsidDel="006B1E42">
          <w:rPr>
            <w:rFonts w:ascii="Verdana" w:hAnsi="Verdana"/>
            <w:sz w:val="20"/>
            <w:szCs w:val="20"/>
          </w:rPr>
          <w:delText xml:space="preserve">sul Marketplace nella relativa scheda d’Asta. </w:delText>
        </w:r>
      </w:del>
      <w:ins w:id="4498" w:author="Avv. Rosario Panzariello" w:date="2026-09-16T13:31:00Z">
        <w:del w:id="4499" w:author="Avv. Rosario Panzariello" w:date="2026-09-18T16:42:00Z" w16du:dateUtc="2026-09-18T14:42:00Z">
          <w:r w:rsidR="00314202" w:rsidRPr="00314202" w:rsidDel="006B1E42">
            <w:rPr>
              <w:rFonts w:ascii="Verdana" w:hAnsi="Verdana"/>
              <w:sz w:val="20"/>
              <w:szCs w:val="20"/>
              <w:rPrChange w:id="4500" w:author="Avv. Rosario Panzariello" w:date="2026-09-16T13:31:00Z">
                <w:rPr/>
              </w:rPrChange>
            </w:rPr>
            <w:delText>Con riferimento al grado di vetustà, usura e alle caratteristiche della specifica categoria di Veicolo, l’Acquirente riconosce inoltre che sono soggetti a un regime di particolare limitazione della garanzia i:</w:delText>
          </w:r>
        </w:del>
      </w:ins>
    </w:p>
    <w:p w14:paraId="24436EE1" w14:textId="75DF35E2" w:rsidR="00314202" w:rsidRPr="00E24B72" w:rsidRDefault="00D46F72">
      <w:pPr>
        <w:pStyle w:val="Paragrafoelenco"/>
        <w:numPr>
          <w:ilvl w:val="0"/>
          <w:numId w:val="29"/>
        </w:numPr>
        <w:spacing w:line="360" w:lineRule="auto"/>
        <w:jc w:val="both"/>
        <w:rPr>
          <w:ins w:id="4501" w:author="Avv. Rosario Panzariello" w:date="2026-09-16T13:32:00Z"/>
          <w:rFonts w:ascii="Verdana" w:hAnsi="Verdana"/>
          <w:sz w:val="20"/>
          <w:szCs w:val="20"/>
          <w:rPrChange w:id="4502" w:author="Avv. Rosario Panzariello" w:date="2026-09-16T13:33:00Z">
            <w:rPr>
              <w:ins w:id="4503" w:author="Avv. Rosario Panzariello" w:date="2026-09-16T13:32:00Z"/>
            </w:rPr>
          </w:rPrChange>
        </w:rPr>
        <w:pPrChange w:id="4504" w:author="Avv. Rosario Panzariello" w:date="2026-09-16T13:33:00Z">
          <w:pPr>
            <w:pStyle w:val="Paragrafoelenco"/>
            <w:numPr>
              <w:ilvl w:val="2"/>
              <w:numId w:val="1"/>
            </w:numPr>
            <w:spacing w:line="360" w:lineRule="auto"/>
            <w:ind w:hanging="360"/>
            <w:jc w:val="both"/>
          </w:pPr>
        </w:pPrChange>
      </w:pPr>
      <w:ins w:id="4505" w:author="Avv. Rosario Panzariello" w:date="2026-09-16T13:32:00Z">
        <w:r w:rsidRPr="00E24B72">
          <w:rPr>
            <w:rFonts w:ascii="Verdana" w:hAnsi="Verdana"/>
            <w:sz w:val="20"/>
            <w:szCs w:val="20"/>
            <w:rPrChange w:id="4506" w:author="Avv. Rosario Panzariello" w:date="2026-09-16T13:33:00Z">
              <w:rPr/>
            </w:rPrChange>
          </w:rPr>
          <w:t xml:space="preserve">Veicoli appartenenti alla tipologia autobus il cui chilometraggio sia superiore a </w:t>
        </w:r>
        <w:r w:rsidRPr="00E24B72">
          <w:rPr>
            <w:rFonts w:ascii="Verdana" w:hAnsi="Verdana"/>
            <w:sz w:val="20"/>
            <w:szCs w:val="20"/>
            <w:rPrChange w:id="4507" w:author="Avv. Rosario Panzariello" w:date="2026-09-16T13:33:00Z">
              <w:rPr>
                <w:rStyle w:val="Enfasigrassetto"/>
              </w:rPr>
            </w:rPrChange>
          </w:rPr>
          <w:t>250.000 km</w:t>
        </w:r>
        <w:r w:rsidRPr="00E24B72">
          <w:rPr>
            <w:rFonts w:ascii="Verdana" w:hAnsi="Verdana"/>
            <w:sz w:val="20"/>
            <w:szCs w:val="20"/>
            <w:rPrChange w:id="4508" w:author="Avv. Rosario Panzariello" w:date="2026-09-16T13:33:00Z">
              <w:rPr/>
            </w:rPrChange>
          </w:rPr>
          <w:t xml:space="preserve"> ovvero la cui prima immatricolazione risalga a più di </w:t>
        </w:r>
        <w:r w:rsidRPr="00E24B72">
          <w:rPr>
            <w:rFonts w:ascii="Verdana" w:hAnsi="Verdana"/>
            <w:sz w:val="20"/>
            <w:szCs w:val="20"/>
            <w:rPrChange w:id="4509" w:author="Avv. Rosario Panzariello" w:date="2026-09-16T13:33:00Z">
              <w:rPr>
                <w:rStyle w:val="Enfasigrassetto"/>
              </w:rPr>
            </w:rPrChange>
          </w:rPr>
          <w:t>quattro (4) anni solari</w:t>
        </w:r>
        <w:r w:rsidRPr="00E24B72">
          <w:rPr>
            <w:rFonts w:ascii="Verdana" w:hAnsi="Verdana"/>
            <w:sz w:val="20"/>
            <w:szCs w:val="20"/>
            <w:rPrChange w:id="4510" w:author="Avv. Rosario Panzariello" w:date="2026-09-16T13:33:00Z">
              <w:rPr/>
            </w:rPrChange>
          </w:rPr>
          <w:t>;</w:t>
        </w:r>
      </w:ins>
    </w:p>
    <w:p w14:paraId="2D04F1FD" w14:textId="1318217E" w:rsidR="00D46F72" w:rsidRPr="00E24B72" w:rsidRDefault="00E24B72">
      <w:pPr>
        <w:pStyle w:val="Paragrafoelenco"/>
        <w:numPr>
          <w:ilvl w:val="0"/>
          <w:numId w:val="29"/>
        </w:numPr>
        <w:spacing w:line="360" w:lineRule="auto"/>
        <w:jc w:val="both"/>
        <w:rPr>
          <w:ins w:id="4511" w:author="Avv. Rosario Panzariello" w:date="2026-09-16T13:32:00Z"/>
          <w:rFonts w:ascii="Verdana" w:hAnsi="Verdana"/>
          <w:sz w:val="20"/>
          <w:szCs w:val="20"/>
          <w:rPrChange w:id="4512" w:author="Avv. Rosario Panzariello" w:date="2026-09-16T13:33:00Z">
            <w:rPr>
              <w:ins w:id="4513" w:author="Avv. Rosario Panzariello" w:date="2026-09-16T13:32:00Z"/>
            </w:rPr>
          </w:rPrChange>
        </w:rPr>
        <w:pPrChange w:id="4514" w:author="Avv. Rosario Panzariello" w:date="2026-09-16T13:33:00Z">
          <w:pPr>
            <w:pStyle w:val="Paragrafoelenco"/>
            <w:numPr>
              <w:ilvl w:val="2"/>
              <w:numId w:val="1"/>
            </w:numPr>
            <w:spacing w:line="360" w:lineRule="auto"/>
            <w:ind w:hanging="360"/>
            <w:jc w:val="both"/>
          </w:pPr>
        </w:pPrChange>
      </w:pPr>
      <w:ins w:id="4515" w:author="Avv. Rosario Panzariello" w:date="2026-09-16T13:32:00Z">
        <w:r w:rsidRPr="00E24B72">
          <w:rPr>
            <w:rFonts w:ascii="Verdana" w:hAnsi="Verdana"/>
            <w:sz w:val="20"/>
            <w:szCs w:val="20"/>
            <w:rPrChange w:id="4516" w:author="Avv. Rosario Panzariello" w:date="2026-09-16T13:33:00Z">
              <w:rPr/>
            </w:rPrChange>
          </w:rPr>
          <w:lastRenderedPageBreak/>
          <w:t>Veicoli non marcianti, indicati come danneggiati o destinati esclusivamente alla demolizione;</w:t>
        </w:r>
      </w:ins>
    </w:p>
    <w:p w14:paraId="07F08F93" w14:textId="62D7BA81" w:rsidR="00E24B72" w:rsidRPr="00E24B72" w:rsidRDefault="00E24B72">
      <w:pPr>
        <w:pStyle w:val="Paragrafoelenco"/>
        <w:numPr>
          <w:ilvl w:val="0"/>
          <w:numId w:val="29"/>
        </w:numPr>
        <w:spacing w:line="360" w:lineRule="auto"/>
        <w:jc w:val="both"/>
        <w:rPr>
          <w:ins w:id="4517" w:author="Avv. Rosario Panzariello" w:date="2026-09-16T13:32:00Z"/>
          <w:rFonts w:ascii="Verdana" w:hAnsi="Verdana"/>
          <w:sz w:val="20"/>
          <w:szCs w:val="20"/>
          <w:rPrChange w:id="4518" w:author="Avv. Rosario Panzariello" w:date="2026-09-16T13:33:00Z">
            <w:rPr>
              <w:ins w:id="4519" w:author="Avv. Rosario Panzariello" w:date="2026-09-16T13:32:00Z"/>
            </w:rPr>
          </w:rPrChange>
        </w:rPr>
        <w:pPrChange w:id="4520" w:author="Avv. Rosario Panzariello" w:date="2026-09-16T13:33:00Z">
          <w:pPr>
            <w:pStyle w:val="Paragrafoelenco"/>
            <w:numPr>
              <w:ilvl w:val="2"/>
              <w:numId w:val="1"/>
            </w:numPr>
            <w:spacing w:line="360" w:lineRule="auto"/>
            <w:ind w:hanging="360"/>
            <w:jc w:val="both"/>
          </w:pPr>
        </w:pPrChange>
      </w:pPr>
      <w:ins w:id="4521" w:author="Avv. Rosario Panzariello" w:date="2026-09-16T13:32:00Z">
        <w:r w:rsidRPr="00E24B72">
          <w:rPr>
            <w:rFonts w:ascii="Verdana" w:hAnsi="Verdana"/>
            <w:sz w:val="20"/>
            <w:szCs w:val="20"/>
            <w:rPrChange w:id="4522" w:author="Avv. Rosario Panzariello" w:date="2026-09-16T13:33:00Z">
              <w:rPr/>
            </w:rPrChange>
          </w:rPr>
          <w:t xml:space="preserve">Veicoli il cui Prezzo di vendita all’Acquirente sia inferiore a </w:t>
        </w:r>
        <w:r w:rsidRPr="00E24B72">
          <w:rPr>
            <w:rFonts w:ascii="Verdana" w:hAnsi="Verdana"/>
            <w:sz w:val="20"/>
            <w:szCs w:val="20"/>
            <w:rPrChange w:id="4523" w:author="Avv. Rosario Panzariello" w:date="2026-09-16T13:33:00Z">
              <w:rPr>
                <w:rStyle w:val="Enfasigrassetto"/>
              </w:rPr>
            </w:rPrChange>
          </w:rPr>
          <w:t>€ 50.000,00 (euro cinquantamila/00)</w:t>
        </w:r>
        <w:r w:rsidRPr="00E24B72">
          <w:rPr>
            <w:rFonts w:ascii="Verdana" w:hAnsi="Verdana"/>
            <w:sz w:val="20"/>
            <w:szCs w:val="20"/>
            <w:rPrChange w:id="4524" w:author="Avv. Rosario Panzariello" w:date="2026-09-16T13:33:00Z">
              <w:rPr/>
            </w:rPrChange>
          </w:rPr>
          <w:t>.</w:t>
        </w:r>
      </w:ins>
    </w:p>
    <w:p w14:paraId="5C3E61D2" w14:textId="2D18A08A" w:rsidR="00FF2DD9" w:rsidRDefault="00E24B72" w:rsidP="00FF2DD9">
      <w:pPr>
        <w:pStyle w:val="Paragrafoelenco"/>
        <w:spacing w:line="360" w:lineRule="auto"/>
        <w:ind w:left="0"/>
        <w:jc w:val="both"/>
        <w:rPr>
          <w:ins w:id="4525" w:author="Avv. Rosario Panzariello" w:date="2026-09-16T13:38:00Z"/>
          <w:rFonts w:ascii="Verdana" w:hAnsi="Verdana"/>
          <w:sz w:val="20"/>
          <w:szCs w:val="20"/>
        </w:rPr>
      </w:pPr>
      <w:ins w:id="4526" w:author="Avv. Rosario Panzariello" w:date="2026-09-16T13:33:00Z">
        <w:del w:id="4527" w:author="Avv. Rosario Panzariello" w:date="2026-09-18T16:42:00Z" w16du:dateUtc="2026-09-18T14:42:00Z">
          <w:r w:rsidRPr="00E24B72" w:rsidDel="0075511B">
            <w:rPr>
              <w:rFonts w:ascii="Verdana" w:hAnsi="Verdana"/>
              <w:sz w:val="20"/>
              <w:szCs w:val="20"/>
              <w:rPrChange w:id="4528" w:author="Avv. Rosario Panzariello" w:date="2026-09-16T13:33:00Z">
                <w:rPr/>
              </w:rPrChange>
            </w:rPr>
            <w:delText>Nella Vendita in commissione, anche quando Fleequid proceda mediante Rivendita, Fleequid non risponde dei difetti, delle anomalie, dell’usura, delle carenze funzionali o delle altre condizioni del Veicolo rientranti nelle predette fattispecie, anche quando non immediatamente visibili o conoscibili, restando fermo il regime di responsabilità e garanzia del Venditore sostanziale nei limiti previsti dal presente articolo e dalle ulteriori disposizioni applicabili.</w:delText>
          </w:r>
          <w:r w:rsidRPr="00E24B72" w:rsidDel="0075511B">
            <w:rPr>
              <w:rFonts w:ascii="Verdana" w:hAnsi="Verdana"/>
              <w:sz w:val="20"/>
              <w:szCs w:val="20"/>
              <w:rPrChange w:id="4529" w:author="Avv. Rosario Panzariello" w:date="2026-09-16T13:33:00Z">
                <w:rPr>
                  <w:rStyle w:val="Titolo2Carattere"/>
                </w:rPr>
              </w:rPrChange>
            </w:rPr>
            <w:delText xml:space="preserve"> </w:delText>
          </w:r>
          <w:r w:rsidRPr="00E24B72" w:rsidDel="0075511B">
            <w:rPr>
              <w:rFonts w:ascii="Verdana" w:hAnsi="Verdana"/>
              <w:sz w:val="20"/>
              <w:szCs w:val="20"/>
              <w:rPrChange w:id="4530" w:author="Avv. Rosario Panzariello" w:date="2026-09-16T13:33:00Z">
                <w:rPr>
                  <w:rStyle w:val="Enfasigrassetto"/>
                </w:rPr>
              </w:rPrChange>
            </w:rPr>
            <w:delText>Nel Dealer Sales</w:delText>
          </w:r>
          <w:r w:rsidRPr="00E24B72" w:rsidDel="0075511B">
            <w:rPr>
              <w:rFonts w:ascii="Verdana" w:hAnsi="Verdana"/>
              <w:sz w:val="20"/>
              <w:szCs w:val="20"/>
              <w:rPrChange w:id="4531" w:author="Avv. Rosario Panzariello" w:date="2026-09-16T13:33:00Z">
                <w:rPr/>
              </w:rPrChange>
            </w:rPr>
            <w:delText xml:space="preserve">, le Parti convengono espressamente che, per i Veicoli rientranti nelle predette fattispecie, </w:delText>
          </w:r>
          <w:r w:rsidRPr="00E24B72" w:rsidDel="0075511B">
            <w:rPr>
              <w:rFonts w:ascii="Verdana" w:hAnsi="Verdana"/>
              <w:sz w:val="20"/>
              <w:szCs w:val="20"/>
              <w:rPrChange w:id="4532" w:author="Avv. Rosario Panzariello" w:date="2026-09-16T13:33:00Z">
                <w:rPr>
                  <w:rStyle w:val="Enfasigrassetto"/>
                </w:rPr>
              </w:rPrChange>
            </w:rPr>
            <w:delText>sono esclusi dalla garanzia dovuta da Fleequid, nei limiti consentiti dalla legge, i difetti, le anomalie, l’usura, le carenze funzionali, le mancanze di qualità e le altre condizioni riconducibili alla vetustà, al chilometraggio, allo stato d’uso, alla destinazione o alle caratteristiche del Veicolo, anche quando non immediatamente visibili o conoscibili</w:delText>
          </w:r>
          <w:r w:rsidRPr="00E24B72" w:rsidDel="0075511B">
            <w:rPr>
              <w:rFonts w:ascii="Verdana" w:hAnsi="Verdana"/>
              <w:sz w:val="20"/>
              <w:szCs w:val="20"/>
              <w:rPrChange w:id="4533" w:author="Avv. Rosario Panzariello" w:date="2026-09-16T13:33:00Z">
                <w:rPr/>
              </w:rPrChange>
            </w:rPr>
            <w:delText>, salvo quanto espressamente garantito da Fleequid nella specifica operazione e quanto previsto dalle disposizioni inderogabili richiamate nel presente articolo.</w:delText>
          </w:r>
        </w:del>
      </w:ins>
      <w:ins w:id="4534" w:author="Avv. Rosario Panzariello" w:date="2026-09-18T16:42:00Z" w16du:dateUtc="2026-09-18T14:42:00Z">
        <w:r w:rsidR="0075511B" w:rsidRPr="0075511B">
          <w:rPr>
            <w:rFonts w:ascii="Verdana" w:hAnsi="Verdana"/>
            <w:sz w:val="20"/>
            <w:szCs w:val="20"/>
          </w:rPr>
          <w:t>Nella Vendita in commissione, anche quando Fleequid proceda mediante Rivendita, Fleequid non risponde dei difetti, delle anomalie, dell'usura, delle carenze funzionali o delle altre condizioni del Veicolo rientranti nelle predette fattispecie, anche quando non immediatamente visibili o conoscibili, restando fermo il regime di responsabilità e garanzia del Venditore sostanziale nei limiti previsti dal presente articolo. Nel Dealer Sales le Parti convengono espressamente che, per i Veicoli rientranti nelle predette fattispecie, sono esclusi dalla garanzia dovuta da Fleequid, nei limiti consentiti dalla legge, i difetti, le anomalie, l'usura, le carenze funzionali, le mancanze di qualità e le altre condizioni riconducibili alla vetustà, al chilometraggio, allo stato d'uso, alla destinazione o alle caratteristiche del Veicolo, anche quando non immediatamente visibili o conoscibili, salvo quanto espressamente garantito da Fleequid nella specifica operazione e quanto previsto dall'art. 19.8.</w:t>
        </w:r>
      </w:ins>
    </w:p>
    <w:p w14:paraId="026BF506" w14:textId="62BAA252" w:rsidR="00383B13" w:rsidRDefault="00784656" w:rsidP="00FF2DD9">
      <w:pPr>
        <w:pStyle w:val="Paragrafoelenco"/>
        <w:numPr>
          <w:ilvl w:val="1"/>
          <w:numId w:val="1"/>
        </w:numPr>
        <w:spacing w:line="360" w:lineRule="auto"/>
        <w:ind w:left="0" w:firstLine="0"/>
        <w:jc w:val="both"/>
        <w:rPr>
          <w:ins w:id="4535" w:author="Avv. Rosario Panzariello" w:date="2026-09-16T13:35:00Z"/>
          <w:rFonts w:ascii="Verdana" w:hAnsi="Verdana"/>
          <w:sz w:val="20"/>
          <w:szCs w:val="20"/>
        </w:rPr>
      </w:pPr>
      <w:ins w:id="4536" w:author="Avv. Rosario Panzariello" w:date="2026-09-18T16:43:00Z" w16du:dateUtc="2026-09-18T14:43:00Z">
        <w:r w:rsidRPr="00784656">
          <w:rPr>
            <w:rFonts w:ascii="Verdana" w:hAnsi="Verdana"/>
            <w:sz w:val="20"/>
            <w:szCs w:val="20"/>
          </w:rPr>
          <w:t>Il TrustReport è il documento di verifica del Veicolo predisposto da Fleequid ovvero da questa commissionato a terzi e ha natura esclusivamente informativa nei limiti degli accertamenti in esso espressamente indicati. In particolare, il TrustReport</w:t>
        </w:r>
      </w:ins>
      <w:ins w:id="4537" w:author="Avv. Rosario Panzariello" w:date="2026-09-16T13:34:00Z">
        <w:del w:id="4538" w:author="Avv. Rosario Panzariello" w:date="2026-09-18T16:43:00Z" w16du:dateUtc="2026-09-18T14:43:00Z">
          <w:r w:rsidR="00383B13" w:rsidRPr="00383B13" w:rsidDel="00784656">
            <w:rPr>
              <w:rFonts w:ascii="Verdana" w:hAnsi="Verdana"/>
              <w:sz w:val="20"/>
              <w:szCs w:val="20"/>
            </w:rPr>
            <w:delText xml:space="preserve">Il TrustReport è il documento di verifica del Veicolo predisposto da Fleequid ovvero da questa commissionato a terzi e </w:delText>
          </w:r>
          <w:r w:rsidR="00383B13" w:rsidRPr="00383B13" w:rsidDel="00784656">
            <w:rPr>
              <w:rFonts w:ascii="Verdana" w:hAnsi="Verdana"/>
              <w:sz w:val="20"/>
              <w:szCs w:val="20"/>
              <w:rPrChange w:id="4539" w:author="Avv. Rosario Panzariello" w:date="2026-09-16T13:34:00Z">
                <w:rPr>
                  <w:rFonts w:ascii="Verdana" w:hAnsi="Verdana"/>
                  <w:b/>
                  <w:bCs/>
                  <w:sz w:val="20"/>
                  <w:szCs w:val="20"/>
                </w:rPr>
              </w:rPrChange>
            </w:rPr>
            <w:delText>ha natura esclusivamente informativa nei limiti degli accertamenti in esso espressamente indicati</w:delText>
          </w:r>
          <w:r w:rsidR="00383B13" w:rsidRPr="00383B13" w:rsidDel="00784656">
            <w:rPr>
              <w:rFonts w:ascii="Verdana" w:hAnsi="Verdana"/>
              <w:sz w:val="20"/>
              <w:szCs w:val="20"/>
            </w:rPr>
            <w:delText>. In particolare</w:delText>
          </w:r>
        </w:del>
        <w:r w:rsidR="00383B13" w:rsidRPr="00383B13">
          <w:rPr>
            <w:rFonts w:ascii="Verdana" w:hAnsi="Verdana"/>
            <w:sz w:val="20"/>
            <w:szCs w:val="20"/>
          </w:rPr>
          <w:t>:</w:t>
        </w:r>
      </w:ins>
    </w:p>
    <w:p w14:paraId="59202DF6" w14:textId="538BEBB6" w:rsidR="00383B13" w:rsidRDefault="00383B13">
      <w:pPr>
        <w:pStyle w:val="Paragrafoelenco"/>
        <w:numPr>
          <w:ilvl w:val="2"/>
          <w:numId w:val="1"/>
        </w:numPr>
        <w:spacing w:line="360" w:lineRule="auto"/>
        <w:jc w:val="both"/>
        <w:rPr>
          <w:ins w:id="4540" w:author="Avv. Rosario Panzariello" w:date="2026-09-16T13:35:00Z"/>
          <w:rFonts w:ascii="Verdana" w:hAnsi="Verdana"/>
          <w:sz w:val="20"/>
          <w:szCs w:val="20"/>
        </w:rPr>
        <w:pPrChange w:id="4541" w:author="Avv. Rosario Panzariello" w:date="2026-09-16T13:35:00Z">
          <w:pPr>
            <w:pStyle w:val="Paragrafoelenco"/>
            <w:spacing w:line="360" w:lineRule="auto"/>
            <w:ind w:left="0"/>
            <w:jc w:val="both"/>
          </w:pPr>
        </w:pPrChange>
      </w:pPr>
      <w:ins w:id="4542" w:author="Avv. Rosario Panzariello" w:date="2026-09-16T13:34:00Z">
        <w:del w:id="4543" w:author="Avv. Rosario Panzariello" w:date="2026-09-18T16:44:00Z" w16du:dateUtc="2026-09-18T14:44:00Z">
          <w:r w:rsidRPr="00383B13" w:rsidDel="007A196A">
            <w:rPr>
              <w:rFonts w:ascii="Verdana" w:hAnsi="Verdana"/>
              <w:sz w:val="20"/>
              <w:szCs w:val="20"/>
            </w:rPr>
            <w:delText>comprende esclusivamente le verifiche e gli accertamenti in esso indicati, eseguiti con le modalità ivi descritte; ciò che non vi è espressamente ricompreso deve intendersi non verificato;</w:delText>
          </w:r>
        </w:del>
      </w:ins>
      <w:ins w:id="4544" w:author="Avv. Rosario Panzariello" w:date="2026-09-18T16:44:00Z" w16du:dateUtc="2026-09-18T14:44:00Z">
        <w:r w:rsidR="007A196A" w:rsidRPr="007A196A">
          <w:rPr>
            <w:rFonts w:ascii="Verdana" w:hAnsi="Verdana"/>
            <w:sz w:val="20"/>
            <w:szCs w:val="20"/>
          </w:rPr>
          <w:t>comprende esclusivamente le verifiche e gli accertamenti in esso indicati, eseguiti con le modalità ivi descritte; ciò che non vi è espressamente ricompreso deve intendersi non verificato;</w:t>
        </w:r>
      </w:ins>
    </w:p>
    <w:p w14:paraId="79F188C2" w14:textId="45AB9158" w:rsidR="00383B13" w:rsidRDefault="00426007" w:rsidP="00383B13">
      <w:pPr>
        <w:pStyle w:val="Paragrafoelenco"/>
        <w:numPr>
          <w:ilvl w:val="2"/>
          <w:numId w:val="1"/>
        </w:numPr>
        <w:spacing w:line="360" w:lineRule="auto"/>
        <w:jc w:val="both"/>
        <w:rPr>
          <w:ins w:id="4545" w:author="Avv. Rosario Panzariello" w:date="2026-09-16T13:35:00Z"/>
          <w:rFonts w:ascii="Verdana" w:hAnsi="Verdana"/>
          <w:sz w:val="20"/>
          <w:szCs w:val="20"/>
        </w:rPr>
      </w:pPr>
      <w:ins w:id="4546" w:author="Avv. Rosario Panzariello" w:date="2026-09-18T16:44:00Z" w16du:dateUtc="2026-09-18T14:44:00Z">
        <w:r w:rsidRPr="00426007">
          <w:rPr>
            <w:rFonts w:ascii="Verdana" w:hAnsi="Verdana"/>
            <w:sz w:val="20"/>
            <w:szCs w:val="20"/>
          </w:rPr>
          <w:t>non costituisce garanzia sullo stato complessivo del Veicolo, né attestazione dell'assenza di vizi, difetti, guasti, anomalie o difformità, né certificazione della conformità del Veicolo a un determinato standard tecnico o qualitativo</w:t>
        </w:r>
      </w:ins>
      <w:ins w:id="4547" w:author="Avv. Rosario Panzariello" w:date="2026-09-16T13:34:00Z">
        <w:del w:id="4548" w:author="Avv. Rosario Panzariello" w:date="2026-09-18T16:44:00Z" w16du:dateUtc="2026-09-18T14:44:00Z">
          <w:r w:rsidR="00383B13" w:rsidRPr="00383B13" w:rsidDel="00426007">
            <w:rPr>
              <w:rFonts w:ascii="Verdana" w:hAnsi="Verdana"/>
              <w:sz w:val="20"/>
              <w:szCs w:val="20"/>
            </w:rPr>
            <w:delText>non costituisce garanzia sullo stato complessivo del Veicolo, né attestazione dell’assenza di vizi, difetti, guasti, anomalie o difformità, né certificazione della conformità del Veicolo a un determinato standard tecnico o qualitativo</w:delText>
          </w:r>
        </w:del>
        <w:r w:rsidR="00383B13" w:rsidRPr="00383B13">
          <w:rPr>
            <w:rFonts w:ascii="Verdana" w:hAnsi="Verdana"/>
            <w:sz w:val="20"/>
            <w:szCs w:val="20"/>
          </w:rPr>
          <w:t>;</w:t>
        </w:r>
      </w:ins>
    </w:p>
    <w:p w14:paraId="7E8E7888" w14:textId="2E6ADF86" w:rsidR="00383B13" w:rsidRDefault="00292DEB" w:rsidP="00383B13">
      <w:pPr>
        <w:pStyle w:val="Paragrafoelenco"/>
        <w:numPr>
          <w:ilvl w:val="2"/>
          <w:numId w:val="1"/>
        </w:numPr>
        <w:spacing w:line="360" w:lineRule="auto"/>
        <w:jc w:val="both"/>
        <w:rPr>
          <w:ins w:id="4549" w:author="Avv. Rosario Panzariello" w:date="2026-09-16T13:35:00Z"/>
          <w:rFonts w:ascii="Verdana" w:hAnsi="Verdana"/>
          <w:sz w:val="20"/>
          <w:szCs w:val="20"/>
        </w:rPr>
      </w:pPr>
      <w:ins w:id="4550" w:author="Avv. Rosario Panzariello" w:date="2026-09-18T16:45:00Z" w16du:dateUtc="2026-09-18T14:45:00Z">
        <w:r w:rsidRPr="00292DEB">
          <w:rPr>
            <w:rFonts w:ascii="Verdana" w:hAnsi="Verdana"/>
            <w:sz w:val="20"/>
            <w:szCs w:val="20"/>
          </w:rPr>
          <w:t>rappresenta lo stato del Veicolo risultante dalle verifiche effettuate alla data dell'ispezione e non garantisce la permanenza delle medesime condizioni sino alla consegna o al ritiro</w:t>
        </w:r>
      </w:ins>
      <w:ins w:id="4551" w:author="Avv. Rosario Panzariello" w:date="2026-09-16T13:34:00Z">
        <w:del w:id="4552" w:author="Avv. Rosario Panzariello" w:date="2026-09-18T16:45:00Z" w16du:dateUtc="2026-09-18T14:45:00Z">
          <w:r w:rsidR="00383B13" w:rsidRPr="00383B13" w:rsidDel="00292DEB">
            <w:rPr>
              <w:rFonts w:ascii="Verdana" w:hAnsi="Verdana"/>
              <w:sz w:val="20"/>
              <w:szCs w:val="20"/>
            </w:rPr>
            <w:delText xml:space="preserve">rappresenta lo stato del Veicolo risultante dalle verifiche effettuate </w:delText>
          </w:r>
          <w:r w:rsidR="00383B13" w:rsidRPr="00383B13" w:rsidDel="00292DEB">
            <w:rPr>
              <w:rFonts w:ascii="Verdana" w:hAnsi="Verdana"/>
              <w:sz w:val="20"/>
              <w:szCs w:val="20"/>
              <w:rPrChange w:id="4553" w:author="Avv. Rosario Panzariello" w:date="2026-09-16T13:34:00Z">
                <w:rPr>
                  <w:rFonts w:ascii="Verdana" w:hAnsi="Verdana"/>
                  <w:b/>
                  <w:bCs/>
                  <w:sz w:val="20"/>
                  <w:szCs w:val="20"/>
                </w:rPr>
              </w:rPrChange>
            </w:rPr>
            <w:delText>alla data dell’ispezione</w:delText>
          </w:r>
          <w:r w:rsidR="00383B13" w:rsidRPr="00383B13" w:rsidDel="00292DEB">
            <w:rPr>
              <w:rFonts w:ascii="Verdana" w:hAnsi="Verdana"/>
              <w:sz w:val="20"/>
              <w:szCs w:val="20"/>
            </w:rPr>
            <w:delText xml:space="preserve"> e non garantisce la permanenza delle medesime condizioni sino alla consegna o al ritiro</w:delText>
          </w:r>
        </w:del>
      </w:ins>
      <w:ins w:id="4554" w:author="Avv. Rosario Panzariello" w:date="2026-09-16T13:35:00Z">
        <w:r w:rsidR="00383B13">
          <w:rPr>
            <w:rFonts w:ascii="Verdana" w:hAnsi="Verdana"/>
            <w:sz w:val="20"/>
            <w:szCs w:val="20"/>
          </w:rPr>
          <w:t>;</w:t>
        </w:r>
      </w:ins>
    </w:p>
    <w:p w14:paraId="2E5EBE2E" w14:textId="304BE589" w:rsidR="00383B13" w:rsidRDefault="006E2498" w:rsidP="00383B13">
      <w:pPr>
        <w:pStyle w:val="Paragrafoelenco"/>
        <w:numPr>
          <w:ilvl w:val="2"/>
          <w:numId w:val="1"/>
        </w:numPr>
        <w:spacing w:line="360" w:lineRule="auto"/>
        <w:jc w:val="both"/>
        <w:rPr>
          <w:ins w:id="4555" w:author="Avv. Rosario Panzariello" w:date="2026-09-16T13:35:00Z"/>
          <w:rFonts w:ascii="Verdana" w:hAnsi="Verdana"/>
          <w:sz w:val="20"/>
          <w:szCs w:val="20"/>
        </w:rPr>
      </w:pPr>
      <w:ins w:id="4556" w:author="Avv. Rosario Panzariello" w:date="2026-09-18T16:45:00Z" w16du:dateUtc="2026-09-18T14:45:00Z">
        <w:r w:rsidRPr="006E2498">
          <w:rPr>
            <w:rFonts w:ascii="Verdana" w:hAnsi="Verdana"/>
            <w:sz w:val="20"/>
            <w:szCs w:val="20"/>
          </w:rPr>
          <w:t>non sostituisce l'esame, l'ispezione o la prova del Veicolo da parte dell'Acquirente e non elimina né riduce gli oneri a suo carico ai sensi dell'art. 19.3</w:t>
        </w:r>
      </w:ins>
      <w:ins w:id="4557" w:author="Avv. Rosario Panzariello" w:date="2026-09-16T13:34:00Z">
        <w:del w:id="4558" w:author="Avv. Rosario Panzariello" w:date="2026-09-18T16:44:00Z" w16du:dateUtc="2026-09-18T14:44:00Z">
          <w:r w:rsidR="00383B13" w:rsidRPr="00383B13" w:rsidDel="00CF689E">
            <w:rPr>
              <w:rFonts w:ascii="Verdana" w:hAnsi="Verdana"/>
              <w:sz w:val="20"/>
              <w:szCs w:val="20"/>
            </w:rPr>
            <w:delText>non sostituisce l’esame, l’ispezione o la prova del Veicolo da parte dell’Acquirente e non elimina né riduce gli oneri a suo carico ai sensi dell’art. 19.3</w:delText>
          </w:r>
        </w:del>
        <w:r w:rsidR="00383B13" w:rsidRPr="00383B13">
          <w:rPr>
            <w:rFonts w:ascii="Verdana" w:hAnsi="Verdana"/>
            <w:sz w:val="20"/>
            <w:szCs w:val="20"/>
          </w:rPr>
          <w:t>;</w:t>
        </w:r>
      </w:ins>
    </w:p>
    <w:p w14:paraId="026EB417" w14:textId="3427B722" w:rsidR="00383B13" w:rsidRDefault="00537D06" w:rsidP="00383B13">
      <w:pPr>
        <w:pStyle w:val="Paragrafoelenco"/>
        <w:numPr>
          <w:ilvl w:val="2"/>
          <w:numId w:val="1"/>
        </w:numPr>
        <w:spacing w:line="360" w:lineRule="auto"/>
        <w:jc w:val="both"/>
        <w:rPr>
          <w:ins w:id="4559" w:author="Avv. Rosario Panzariello" w:date="2026-09-16T13:36:00Z"/>
          <w:rFonts w:ascii="Verdana" w:hAnsi="Verdana"/>
          <w:sz w:val="20"/>
          <w:szCs w:val="20"/>
        </w:rPr>
      </w:pPr>
      <w:ins w:id="4560" w:author="Avv. Rosario Panzariello" w:date="2026-09-18T16:45:00Z" w16du:dateUtc="2026-09-18T14:45:00Z">
        <w:r w:rsidRPr="00537D06">
          <w:rPr>
            <w:rFonts w:ascii="Verdana" w:hAnsi="Verdana"/>
            <w:sz w:val="20"/>
            <w:szCs w:val="20"/>
          </w:rPr>
          <w:t>non amplia il regime di garanzia applicabile alla specifica operazione né deroga alle esclusioni e limitazioni previste dalle presenti Condizioni Generali</w:t>
        </w:r>
      </w:ins>
      <w:ins w:id="4561" w:author="Avv. Rosario Panzariello" w:date="2026-09-16T13:34:00Z">
        <w:del w:id="4562" w:author="Avv. Rosario Panzariello" w:date="2026-09-18T16:45:00Z" w16du:dateUtc="2026-09-18T14:45:00Z">
          <w:r w:rsidR="00383B13" w:rsidRPr="00383B13" w:rsidDel="00537D06">
            <w:rPr>
              <w:rFonts w:ascii="Verdana" w:hAnsi="Verdana"/>
              <w:sz w:val="20"/>
              <w:szCs w:val="20"/>
            </w:rPr>
            <w:delText>non amplia il regime di garanzia applicabile alla specifica operazione né deroga alle esclusioni e limitazioni previste dalle presenti Condizioni Generali</w:delText>
          </w:r>
        </w:del>
        <w:r w:rsidR="00383B13" w:rsidRPr="00383B13">
          <w:rPr>
            <w:rFonts w:ascii="Verdana" w:hAnsi="Verdana"/>
            <w:sz w:val="20"/>
            <w:szCs w:val="20"/>
          </w:rPr>
          <w:t>;</w:t>
        </w:r>
      </w:ins>
    </w:p>
    <w:p w14:paraId="6F63D4A8" w14:textId="0FFD2CE0" w:rsidR="00383B13" w:rsidRPr="00383B13" w:rsidRDefault="000B5121">
      <w:pPr>
        <w:pStyle w:val="Paragrafoelenco"/>
        <w:numPr>
          <w:ilvl w:val="2"/>
          <w:numId w:val="1"/>
        </w:numPr>
        <w:spacing w:line="360" w:lineRule="auto"/>
        <w:jc w:val="both"/>
        <w:rPr>
          <w:ins w:id="4563" w:author="Avv. Rosario Panzariello" w:date="2026-09-16T13:34:00Z"/>
          <w:rFonts w:ascii="Verdana" w:hAnsi="Verdana"/>
          <w:sz w:val="20"/>
          <w:szCs w:val="20"/>
        </w:rPr>
        <w:pPrChange w:id="4564" w:author="Avv. Rosario Panzariello" w:date="2026-09-16T13:35:00Z">
          <w:pPr>
            <w:pStyle w:val="Paragrafoelenco"/>
            <w:spacing w:line="360" w:lineRule="auto"/>
            <w:jc w:val="both"/>
          </w:pPr>
        </w:pPrChange>
      </w:pPr>
      <w:ins w:id="4565" w:author="Avv. Rosario Panzariello" w:date="2026-09-18T16:45:00Z" w16du:dateUtc="2026-09-18T14:45:00Z">
        <w:r w:rsidRPr="000B5121">
          <w:rPr>
            <w:rFonts w:ascii="Verdana" w:hAnsi="Verdana"/>
            <w:sz w:val="20"/>
            <w:szCs w:val="20"/>
          </w:rPr>
          <w:t>non libera il Venditore dagli obblighi di veridicità, completezza e aggiornamento delle informazioni relative al Veicolo, né dalle garanzie, dalle manleve e dagli ulteriori obblighi posti a suo carico</w:t>
        </w:r>
      </w:ins>
      <w:ins w:id="4566" w:author="Avv. Rosario Panzariello" w:date="2026-09-16T13:34:00Z">
        <w:del w:id="4567" w:author="Avv. Rosario Panzariello" w:date="2026-09-18T16:45:00Z" w16du:dateUtc="2026-09-18T14:45:00Z">
          <w:r w:rsidR="00383B13" w:rsidRPr="00383B13" w:rsidDel="000B5121">
            <w:rPr>
              <w:rFonts w:ascii="Verdana" w:hAnsi="Verdana"/>
              <w:sz w:val="20"/>
              <w:szCs w:val="20"/>
            </w:rPr>
            <w:delText>non libera il Venditore dagli obblighi di veridicità, completezza e aggiornamento delle informazioni relative al Veicolo, né dalle garanzie, dalle manleve e dagli ulteriori obblighi posti a suo carico dalle presenti Condizioni Generali</w:delText>
          </w:r>
        </w:del>
        <w:r w:rsidR="00383B13" w:rsidRPr="00383B13">
          <w:rPr>
            <w:rFonts w:ascii="Verdana" w:hAnsi="Verdana"/>
            <w:sz w:val="20"/>
            <w:szCs w:val="20"/>
          </w:rPr>
          <w:t>.</w:t>
        </w:r>
      </w:ins>
    </w:p>
    <w:p w14:paraId="76FAC2F4" w14:textId="66E961AB" w:rsidR="00383B13" w:rsidRDefault="00383B13" w:rsidP="00383B13">
      <w:pPr>
        <w:pStyle w:val="Paragrafoelenco"/>
        <w:spacing w:line="360" w:lineRule="auto"/>
        <w:ind w:left="0"/>
        <w:jc w:val="both"/>
        <w:rPr>
          <w:ins w:id="4568" w:author="Avv. Rosario Panzariello" w:date="2026-09-16T13:36:00Z"/>
          <w:rFonts w:ascii="Verdana" w:hAnsi="Verdana"/>
          <w:sz w:val="20"/>
          <w:szCs w:val="20"/>
        </w:rPr>
      </w:pPr>
      <w:ins w:id="4569" w:author="Avv. Rosario Panzariello" w:date="2026-09-16T13:34:00Z">
        <w:del w:id="4570" w:author="Avv. Rosario Panzariello" w:date="2026-09-18T16:45:00Z" w16du:dateUtc="2026-09-18T14:45:00Z">
          <w:r w:rsidRPr="00383B13" w:rsidDel="00C57298">
            <w:rPr>
              <w:rFonts w:ascii="Verdana" w:hAnsi="Verdana"/>
              <w:sz w:val="20"/>
              <w:szCs w:val="20"/>
              <w:rPrChange w:id="4571" w:author="Avv. Rosario Panzariello" w:date="2026-09-16T13:34:00Z">
                <w:rPr>
                  <w:rFonts w:ascii="Verdana" w:hAnsi="Verdana"/>
                  <w:b/>
                  <w:bCs/>
                  <w:sz w:val="20"/>
                  <w:szCs w:val="20"/>
                </w:rPr>
              </w:rPrChange>
            </w:rPr>
            <w:delText>Nella Vendita in commissione, anche quando Fleequid proceda mediante Rivendita, la predisposizione o l’acquisizione del TrustReport non comporta l’assunzione da parte di Fleequid di una garanzia autonoma sul Veicolo. Nel Dealer Sales, la predisposizione, acquisizione o disponibilità del TrustReport prima o dopo l’acquisto del Veicolo da parte di Fleequid non costituisce, nei rapporti tra Fleequid e il Venditore, accettazione senza riserve del Veicolo, riconoscimento della sua conformità né rinuncia alle garanzie, alle contestazioni, alle manleve o ai diritti di rimborso e regresso spettanti a Fleequid.</w:delText>
          </w:r>
        </w:del>
      </w:ins>
      <w:ins w:id="4572" w:author="Avv. Rosario Panzariello" w:date="2026-09-16T13:36:00Z">
        <w:del w:id="4573" w:author="Avv. Rosario Panzariello" w:date="2026-09-18T16:45:00Z" w16du:dateUtc="2026-09-18T14:45:00Z">
          <w:r w:rsidDel="00C57298">
            <w:rPr>
              <w:rFonts w:ascii="Verdana" w:hAnsi="Verdana"/>
              <w:sz w:val="20"/>
              <w:szCs w:val="20"/>
            </w:rPr>
            <w:delText xml:space="preserve"> </w:delText>
          </w:r>
        </w:del>
      </w:ins>
      <w:ins w:id="4574" w:author="Avv. Rosario Panzariello" w:date="2026-09-16T13:34:00Z">
        <w:del w:id="4575" w:author="Avv. Rosario Panzariello" w:date="2026-09-18T16:45:00Z" w16du:dateUtc="2026-09-18T14:45:00Z">
          <w:r w:rsidRPr="00383B13" w:rsidDel="00C57298">
            <w:rPr>
              <w:rFonts w:ascii="Verdana" w:hAnsi="Verdana"/>
              <w:sz w:val="20"/>
              <w:szCs w:val="20"/>
            </w:rPr>
            <w:delText>Le medesime disposizioni si applicano, in quanto compatibili, ai dossier tecnici, alle ispezioni, alle prove e alle ulteriori attività di verifica del Veicolo effettuate da Fleequid o da soggetti da essa incaricati.</w:delText>
          </w:r>
        </w:del>
      </w:ins>
      <w:ins w:id="4576" w:author="Avv. Rosario Panzariello" w:date="2026-09-18T16:45:00Z" w16du:dateUtc="2026-09-18T14:45:00Z">
        <w:r w:rsidR="00C57298" w:rsidRPr="00C57298">
          <w:rPr>
            <w:rFonts w:ascii="Verdana" w:hAnsi="Verdana"/>
            <w:sz w:val="20"/>
            <w:szCs w:val="20"/>
          </w:rPr>
          <w:t xml:space="preserve">Nella Vendita in commissione, anche quando Fleequid proceda mediante Rivendita, la predisposizione o l'acquisizione del TrustReport non comporta l'assunzione da parte di Fleequid di una garanzia autonoma sul Veicolo. Nel Dealer Sales la predisposizione, l'acquisizione o la disponibilità del TrustReport, prima o dopo l'acquisto del Veicolo da parte di Fleequid, non costituisce, nei rapporti tra Fleequid e il Venditore, accettazione senza riserve del Veicolo, riconoscimento della sua conformità né rinuncia alle garanzie, alle contestazioni, alle manleve o </w:t>
        </w:r>
        <w:r w:rsidR="00C57298" w:rsidRPr="00C57298">
          <w:rPr>
            <w:rFonts w:ascii="Verdana" w:hAnsi="Verdana"/>
            <w:sz w:val="20"/>
            <w:szCs w:val="20"/>
          </w:rPr>
          <w:lastRenderedPageBreak/>
          <w:t>ai diritti di rimborso e regresso spettanti a Fleequid. Le medesime disposizioni si applicano, in quanto compatibili, ai dossier tecnici, alle ispezioni, alle prove e alle ulteriori attività di verifica del Veicolo effettuate da Fleequid o da soggetti da essa incaricati.</w:t>
        </w:r>
      </w:ins>
    </w:p>
    <w:p w14:paraId="75CB458F" w14:textId="47478EFB" w:rsidR="006C4B37" w:rsidRDefault="005449B4" w:rsidP="006C4B37">
      <w:pPr>
        <w:pStyle w:val="Paragrafoelenco"/>
        <w:numPr>
          <w:ilvl w:val="1"/>
          <w:numId w:val="1"/>
        </w:numPr>
        <w:spacing w:line="360" w:lineRule="auto"/>
        <w:ind w:left="0" w:firstLine="0"/>
        <w:jc w:val="both"/>
        <w:rPr>
          <w:ins w:id="4577" w:author="Avv. Rosario Panzariello" w:date="2026-09-16T13:41:00Z"/>
          <w:rFonts w:ascii="Verdana" w:hAnsi="Verdana"/>
          <w:sz w:val="20"/>
          <w:szCs w:val="20"/>
        </w:rPr>
      </w:pPr>
      <w:ins w:id="4578" w:author="Avv. Rosario Panzariello" w:date="2026-09-18T16:46:00Z" w16du:dateUtc="2026-09-18T14:46:00Z">
        <w:r w:rsidRPr="005449B4">
          <w:rPr>
            <w:rFonts w:ascii="Verdana" w:hAnsi="Verdana"/>
            <w:sz w:val="20"/>
            <w:szCs w:val="20"/>
          </w:rPr>
          <w:t>Il Venditore resta responsabile della veridicità, della completezza e dell'aggiornamento delle informazioni, delle dichiarazioni e della documentazione relative al Veicolo, ivi comprese la Proposta di vendita, le Specifiche tecniche, l'Inserzione, l'eventuale dossier tecnico e le informazioni recepite nel TrustReport, anche quando tali contenuti siano stati predisposti, completati o pubblicati con il supporto di Fleequid o di soggetti da essa incaricati. Il Venditore è altresì responsabile, nei limiti previsti dalle presenti Condizioni Generali, dei vizi, difetti, difformità, mancanze di qualità, danni, anomalie e ulteriori condizioni del Veicolo esistenti anteriormente al relativo trasferimento ovvero riconducibili a fatti, omissioni o inadempimenti a lui imputabili, ed è tenuto a comunicare tempestivamente a Fleequid ogni circostanza rilevante di cui venga a conoscenza. Nella Vendita in commissione, anche quando Fleequid proceda mediante Rivendita, il Venditore conserva la posizione di venditore sostanziale con riferimento alle caratteristiche, alle qualità, ai vizi e alle difformità del Veicolo; la Rivendita, la temporanea acquisizione della proprietà da parte di Fleequid, il pagamento del prezzo, la presa in consegna o la movimentazione del Veicolo, la predisposizione del TrustReport o l'esecuzione di ispezioni non comportano assunzione da parte di Fleequid di un'autonoma garanzia sul Veicolo né liberano il Venditore dalle responsabilità, dalle garanzie e dagli obblighi di manleva previsti dalle presenti Condizioni Generali, restando fermi in particolare i diritti di Fleequid previsti dagli artt. 8.13 e 17.7. Qualora Fleequid operi quale Intermediario puro, la garanzia relativa al Veicolo intercorre direttamente tra il Venditore e l'Acquirente, ferme le esclusioni, le limitazioni e i termini previsti dal presente articolo. Nel Dealer Sales Fleequid risponde nei confronti dell'Acquirente quale venditore sostanziale esclusivamente nei limiti del regime di garanzia convenuto nel presente articolo e nelle ulteriori condizioni applicabili alla specifica operazione; resta tuttavia impregiudicata, nei rapporti tra Fleequid e il Venditore dal quale il Veicolo è stato acquistato, la responsabilità di quest'ultimo per i fatti, i vizi, i difetti, le omissioni e gli inadempimenti a lui imputabili, con obbligo di manleva e di rimborso integrale e con diritto di regresso secondo quanto previsto dagli artt. 8.13 e 18.5</w:t>
        </w:r>
      </w:ins>
      <w:ins w:id="4579" w:author="Avv. Rosario Panzariello" w:date="2026-09-16T13:39:00Z">
        <w:del w:id="4580" w:author="Avv. Rosario Panzariello" w:date="2026-09-18T16:46:00Z" w16du:dateUtc="2026-09-18T14:46:00Z">
          <w:r w:rsidR="006C4B37" w:rsidRPr="006C4B37" w:rsidDel="005449B4">
            <w:rPr>
              <w:rFonts w:ascii="Verdana" w:hAnsi="Verdana"/>
              <w:sz w:val="20"/>
              <w:szCs w:val="20"/>
              <w:rPrChange w:id="4581" w:author="Avv. Rosario Panzariello" w:date="2026-09-16T13:39:00Z">
                <w:rPr/>
              </w:rPrChange>
            </w:rPr>
            <w:delText>Il Venditore resta responsabile della veridicità, completezza e aggiornamento delle informazioni, delle dichiarazioni e della documentazione relative al Veicolo, ivi comprese la Proposta di vendita, le Specifiche tecniche, l’Inserzione, l’eventuale dossier tecnico e le informazioni recepite nel TrustReport, anche quando tali contenuti siano stati predisposti, completati o pubblicati con il supporto di Fleequid o di soggetti da essa incaricati. Il Venditore è altresì responsabile, nei limiti previsti dalle presenti Condizioni Generali, dei vizi, difetti, difformità, mancanze di qualità, danni, anomalie e ulteriori condizioni del Veicolo esistenti anteriormente al relativo trasferimento ovvero riconducibili a fatti, omissioni o inadempimenti a lui imputabili, e resta tenuto a comunicare tempestivamente a Fleequid ogni circostanza rilevante di cui venga a conoscenza.</w:delText>
          </w:r>
          <w:r w:rsidR="006C4B37" w:rsidRPr="006C4B37" w:rsidDel="005449B4">
            <w:rPr>
              <w:rFonts w:ascii="Verdana" w:hAnsi="Verdana"/>
              <w:sz w:val="20"/>
              <w:szCs w:val="20"/>
              <w:rPrChange w:id="4582" w:author="Avv. Rosario Panzariello" w:date="2026-09-16T13:39:00Z">
                <w:rPr>
                  <w:rStyle w:val="Titolo2Carattere"/>
                </w:rPr>
              </w:rPrChange>
            </w:rPr>
            <w:delText xml:space="preserve"> </w:delText>
          </w:r>
          <w:r w:rsidR="006C4B37" w:rsidRPr="006C4B37" w:rsidDel="005449B4">
            <w:rPr>
              <w:rFonts w:ascii="Verdana" w:hAnsi="Verdana"/>
              <w:sz w:val="20"/>
              <w:szCs w:val="20"/>
              <w:rPrChange w:id="4583" w:author="Avv. Rosario Panzariello" w:date="2026-09-16T13:39:00Z">
                <w:rPr>
                  <w:rStyle w:val="Enfasigrassetto"/>
                </w:rPr>
              </w:rPrChange>
            </w:rPr>
            <w:delText>Nella Vendita in commissione</w:delText>
          </w:r>
          <w:r w:rsidR="006C4B37" w:rsidRPr="006C4B37" w:rsidDel="005449B4">
            <w:rPr>
              <w:rFonts w:ascii="Verdana" w:hAnsi="Verdana"/>
              <w:sz w:val="20"/>
              <w:szCs w:val="20"/>
              <w:rPrChange w:id="4584" w:author="Avv. Rosario Panzariello" w:date="2026-09-16T13:39:00Z">
                <w:rPr/>
              </w:rPrChange>
            </w:rPr>
            <w:delText>, anche quando Fleequid proceda mediante Rivendita, il Venditore conserva la posizione di venditore sostanziale con riferimento alle caratteristiche, alle qualità, ai vizi e alle difformità del Veicolo. La Rivendita, la temporanea acquisizione della proprietà da parte di Fleequid, il pagamento del prezzo, la presa in consegna o movimentazione del Veicolo, la predisposizione del TrustReport o l’esecuzione di ispezioni non comportano assunzione da parte di Fleequid di un’autonoma garanzia sul Veicolo né liberano il Venditore dalle responsabilità, dalle garanzie e dagli obblighi di manleva previsti dalle presenti Condizioni Generali. Restano fermi, in particolare, i diritti di Fleequid previsti dagli artt. 8.12 e 17.6.</w:delText>
          </w:r>
          <w:r w:rsidR="006C4B37" w:rsidRPr="006C4B37" w:rsidDel="005449B4">
            <w:rPr>
              <w:rFonts w:ascii="Verdana" w:hAnsi="Verdana"/>
              <w:sz w:val="20"/>
              <w:szCs w:val="20"/>
              <w:rPrChange w:id="4585" w:author="Avv. Rosario Panzariello" w:date="2026-09-16T13:39:00Z">
                <w:rPr>
                  <w:rStyle w:val="Titolo2Carattere"/>
                </w:rPr>
              </w:rPrChange>
            </w:rPr>
            <w:delText xml:space="preserve"> </w:delText>
          </w:r>
          <w:r w:rsidR="006C4B37" w:rsidRPr="006C4B37" w:rsidDel="005449B4">
            <w:rPr>
              <w:rFonts w:ascii="Verdana" w:hAnsi="Verdana"/>
              <w:sz w:val="20"/>
              <w:szCs w:val="20"/>
              <w:rPrChange w:id="4586" w:author="Avv. Rosario Panzariello" w:date="2026-09-16T13:39:00Z">
                <w:rPr>
                  <w:rStyle w:val="Enfasigrassetto"/>
                </w:rPr>
              </w:rPrChange>
            </w:rPr>
            <w:delText>Qualora Fleequid proceda come Intermediario puro ai sensi dell’art. 2.6</w:delText>
          </w:r>
          <w:r w:rsidR="006C4B37" w:rsidRPr="006C4B37" w:rsidDel="005449B4">
            <w:rPr>
              <w:rFonts w:ascii="Verdana" w:hAnsi="Verdana"/>
              <w:sz w:val="20"/>
              <w:szCs w:val="20"/>
              <w:rPrChange w:id="4587" w:author="Avv. Rosario Panzariello" w:date="2026-09-16T13:39:00Z">
                <w:rPr/>
              </w:rPrChange>
            </w:rPr>
            <w:delText>, la garanzia relativa al Veicolo intercorre direttamente tra il Venditore e l’Acquirente, ferme le esclusioni, le limitazioni e i termini previsti dal presente articolo e dalle ulteriori disposizioni applicabili.</w:delText>
          </w:r>
          <w:r w:rsidR="006C4B37" w:rsidRPr="006C4B37" w:rsidDel="005449B4">
            <w:rPr>
              <w:rFonts w:ascii="Verdana" w:hAnsi="Verdana"/>
              <w:sz w:val="20"/>
              <w:szCs w:val="20"/>
              <w:rPrChange w:id="4588" w:author="Avv. Rosario Panzariello" w:date="2026-09-16T13:39:00Z">
                <w:rPr>
                  <w:rStyle w:val="Titolo1Carattere"/>
                </w:rPr>
              </w:rPrChange>
            </w:rPr>
            <w:delText xml:space="preserve"> </w:delText>
          </w:r>
          <w:r w:rsidR="006C4B37" w:rsidRPr="006C4B37" w:rsidDel="005449B4">
            <w:rPr>
              <w:rFonts w:ascii="Verdana" w:hAnsi="Verdana"/>
              <w:sz w:val="20"/>
              <w:szCs w:val="20"/>
              <w:rPrChange w:id="4589" w:author="Avv. Rosario Panzariello" w:date="2026-09-16T13:39:00Z">
                <w:rPr>
                  <w:rStyle w:val="Enfasigrassetto"/>
                </w:rPr>
              </w:rPrChange>
            </w:rPr>
            <w:delText>Nel Dealer Sales</w:delText>
          </w:r>
          <w:r w:rsidR="006C4B37" w:rsidRPr="006C4B37" w:rsidDel="005449B4">
            <w:rPr>
              <w:rFonts w:ascii="Verdana" w:hAnsi="Verdana"/>
              <w:sz w:val="20"/>
              <w:szCs w:val="20"/>
              <w:rPrChange w:id="4590" w:author="Avv. Rosario Panzariello" w:date="2026-09-16T13:39:00Z">
                <w:rPr/>
              </w:rPrChange>
            </w:rPr>
            <w:delText>, Fleequid risponde nei confronti dell’Acquirente quale venditore sostanziale esclusivamente nei limiti del regime di garanzia convenuto nel presente articolo e nelle ulteriori condizioni applicabili alla specifica operazione; resta tuttavia impregiudicata, nei rapporti tra Fleequid e il Venditore dal quale il Veicolo è stato acquistato, la responsabilità di quest’ultimo per i fatti, i vizi, i difetti, le omissioni e gli inadempimenti a lui imputabili. In tali casi il Venditore è tenuto a manlevare e tenere indenne Fleequid da ogni pretesa dell’Acquirente riconducibile a tali circostanze e a rimborsarle integralmente le somme, i costi, le spese di riparazione, gli oneri e i danni da essa sostenuti o corrisposti, con diritto di regresso secondo quanto previsto dagli artt. 8.12 e 18.5</w:delText>
          </w:r>
        </w:del>
        <w:r w:rsidR="006C4B37" w:rsidRPr="006C4B37">
          <w:rPr>
            <w:rFonts w:ascii="Verdana" w:hAnsi="Verdana"/>
            <w:sz w:val="20"/>
            <w:szCs w:val="20"/>
            <w:rPrChange w:id="4591" w:author="Avv. Rosario Panzariello" w:date="2026-09-16T13:39:00Z">
              <w:rPr/>
            </w:rPrChange>
          </w:rPr>
          <w:t>.</w:t>
        </w:r>
      </w:ins>
    </w:p>
    <w:p w14:paraId="5AEF567D" w14:textId="0526F623" w:rsidR="00C777E8" w:rsidRDefault="00CB70FA" w:rsidP="006C4B37">
      <w:pPr>
        <w:pStyle w:val="Paragrafoelenco"/>
        <w:numPr>
          <w:ilvl w:val="1"/>
          <w:numId w:val="1"/>
        </w:numPr>
        <w:spacing w:line="360" w:lineRule="auto"/>
        <w:ind w:left="0" w:firstLine="0"/>
        <w:jc w:val="both"/>
        <w:rPr>
          <w:ins w:id="4592" w:author="Avv. Rosario Panzariello" w:date="2026-09-16T13:43:00Z"/>
          <w:rFonts w:ascii="Verdana" w:hAnsi="Verdana"/>
          <w:sz w:val="20"/>
          <w:szCs w:val="20"/>
        </w:rPr>
      </w:pPr>
      <w:ins w:id="4593" w:author="Avv. Rosario Panzariello" w:date="2026-09-16T13:43:00Z">
        <w:r w:rsidRPr="00CB70FA">
          <w:rPr>
            <w:rFonts w:ascii="Verdana" w:hAnsi="Verdana"/>
            <w:sz w:val="20"/>
            <w:szCs w:val="20"/>
            <w:rPrChange w:id="4594" w:author="Avv. Rosario Panzariello" w:date="2026-09-16T13:43:00Z">
              <w:rPr/>
            </w:rPrChange>
          </w:rPr>
          <w:t>Nei rapporti con l’Acquirente, il regime di garanzia relativo al Veicolo si articola come segue:</w:t>
        </w:r>
      </w:ins>
    </w:p>
    <w:p w14:paraId="7E2FBAC8" w14:textId="179A9503" w:rsidR="00407EAD" w:rsidRDefault="00407EAD">
      <w:pPr>
        <w:pStyle w:val="Paragrafoelenco"/>
        <w:numPr>
          <w:ilvl w:val="2"/>
          <w:numId w:val="1"/>
        </w:numPr>
        <w:spacing w:line="360" w:lineRule="auto"/>
        <w:jc w:val="both"/>
        <w:rPr>
          <w:ins w:id="4595" w:author="Avv. Rosario Panzariello" w:date="2026-09-16T13:44:00Z"/>
          <w:rFonts w:ascii="Verdana" w:hAnsi="Verdana"/>
          <w:sz w:val="20"/>
          <w:szCs w:val="20"/>
        </w:rPr>
        <w:pPrChange w:id="4596" w:author="Avv. Rosario Panzariello" w:date="2026-09-16T13:44:00Z">
          <w:pPr>
            <w:pStyle w:val="Paragrafoelenco"/>
            <w:spacing w:line="360" w:lineRule="auto"/>
            <w:ind w:left="0"/>
            <w:jc w:val="both"/>
          </w:pPr>
        </w:pPrChange>
      </w:pPr>
      <w:ins w:id="4597" w:author="Avv. Rosario Panzariello" w:date="2026-09-16T13:43:00Z">
        <w:r w:rsidRPr="00076EDF">
          <w:rPr>
            <w:rFonts w:ascii="Verdana" w:hAnsi="Verdana"/>
            <w:b/>
            <w:bCs/>
            <w:sz w:val="20"/>
            <w:szCs w:val="20"/>
            <w:rPrChange w:id="4598" w:author="Avv. Rosario Panzariello" w:date="2026-09-18T16:47:00Z" w16du:dateUtc="2026-09-18T14:47:00Z">
              <w:rPr>
                <w:rFonts w:ascii="Times New Roman" w:eastAsia="Times New Roman" w:hAnsi="Times New Roman" w:cs="Times New Roman"/>
                <w:b/>
                <w:bCs/>
                <w:kern w:val="0"/>
                <w:sz w:val="24"/>
                <w:szCs w:val="24"/>
                <w:lang w:eastAsia="it-IT"/>
                <w14:ligatures w14:val="none"/>
              </w:rPr>
            </w:rPrChange>
          </w:rPr>
          <w:t>Vendita in commissione mediante Rivendita</w:t>
        </w:r>
        <w:r w:rsidRPr="00407EAD">
          <w:rPr>
            <w:rFonts w:ascii="Verdana" w:hAnsi="Verdana"/>
            <w:sz w:val="20"/>
            <w:szCs w:val="20"/>
            <w:rPrChange w:id="4599" w:author="Avv. Rosario Panzariello" w:date="2026-09-16T13:43:00Z">
              <w:rPr>
                <w:rFonts w:ascii="Times New Roman" w:eastAsia="Times New Roman" w:hAnsi="Times New Roman" w:cs="Times New Roman"/>
                <w:b/>
                <w:bCs/>
                <w:kern w:val="0"/>
                <w:sz w:val="24"/>
                <w:szCs w:val="24"/>
                <w:lang w:eastAsia="it-IT"/>
                <w14:ligatures w14:val="none"/>
              </w:rPr>
            </w:rPrChange>
          </w:rPr>
          <w:t>.</w:t>
        </w:r>
        <w:r w:rsidRPr="00407EAD">
          <w:rPr>
            <w:rFonts w:ascii="Verdana" w:hAnsi="Verdana"/>
            <w:sz w:val="20"/>
            <w:szCs w:val="20"/>
            <w:rPrChange w:id="4600" w:author="Avv. Rosario Panzariello" w:date="2026-09-16T13:43:00Z">
              <w:rPr>
                <w:rFonts w:ascii="Times New Roman" w:eastAsia="Times New Roman" w:hAnsi="Times New Roman" w:cs="Times New Roman"/>
                <w:kern w:val="0"/>
                <w:sz w:val="24"/>
                <w:szCs w:val="24"/>
                <w:lang w:eastAsia="it-IT"/>
                <w14:ligatures w14:val="none"/>
              </w:rPr>
            </w:rPrChange>
          </w:rPr>
          <w:t xml:space="preserve"> </w:t>
        </w:r>
      </w:ins>
      <w:ins w:id="4601" w:author="Avv. Rosario Panzariello" w:date="2026-09-18T16:46:00Z" w16du:dateUtc="2026-09-18T14:46:00Z">
        <w:r w:rsidR="00076EDF" w:rsidRPr="00076EDF">
          <w:rPr>
            <w:rFonts w:ascii="Verdana" w:hAnsi="Verdana"/>
            <w:sz w:val="20"/>
            <w:szCs w:val="20"/>
          </w:rPr>
          <w:t xml:space="preserve">Qualora, anche in via residuale, possa ravvisarsi l'esistenza di vizi occulti, difetti, difformità o mancanze di qualità del Veicolo non esclusi ai sensi dei precedenti commi, l'Acquirente riconosce e accetta che Fleequid interviene nell'operazione quale commissionaria e non quale venditore sostanziale, acquistando il Veicolo dal Venditore esclusivamente in funzione della successiva Rivendita all'Acquirente. Fleequid non è tenuta a effettuare ispezioni, verifiche tecniche o accertamenti ulteriori rispetto a quelli eventualmente espressamente assunti e non presta alcuna autonoma garanzia sul Veicolo. Nei limiti consentiti dalla legge, l'Acquirente </w:t>
        </w:r>
        <w:r w:rsidR="00076EDF" w:rsidRPr="00076EDF">
          <w:rPr>
            <w:rFonts w:ascii="Verdana" w:hAnsi="Verdana"/>
            <w:sz w:val="20"/>
            <w:szCs w:val="20"/>
          </w:rPr>
          <w:lastRenderedPageBreak/>
          <w:t>rinuncia pertanto a formulare nei confronti di Fleequid domande di garanzia, risoluzione, riduzione del prezzo, indennizzo o risarcimento fondate sulle caratteristiche, qualità, vizi, difetti o difformità del Veicolo e si impegna a manlevare e tenere indenne Fleequid da ogni relativa pretesa, domanda, azione, costo, spesa od onere, restando ferme le pretese eventualmente spettanti nei confronti del Venditore sostanziale. Trova applicazione la clausola di collegamento di cui all'art. 21</w:t>
        </w:r>
      </w:ins>
      <w:ins w:id="4602" w:author="Avv. Rosario Panzariello" w:date="2026-09-16T13:43:00Z">
        <w:del w:id="4603" w:author="Avv. Rosario Panzariello" w:date="2026-09-18T16:46:00Z" w16du:dateUtc="2026-09-18T14:46:00Z">
          <w:r w:rsidRPr="00407EAD" w:rsidDel="00076EDF">
            <w:rPr>
              <w:rFonts w:ascii="Verdana" w:hAnsi="Verdana"/>
              <w:sz w:val="20"/>
              <w:szCs w:val="20"/>
              <w:rPrChange w:id="4604" w:author="Avv. Rosario Panzariello" w:date="2026-09-16T13:43:00Z">
                <w:rPr>
                  <w:rFonts w:ascii="Times New Roman" w:eastAsia="Times New Roman" w:hAnsi="Times New Roman" w:cs="Times New Roman"/>
                  <w:kern w:val="0"/>
                  <w:sz w:val="24"/>
                  <w:szCs w:val="24"/>
                  <w:lang w:eastAsia="it-IT"/>
                  <w14:ligatures w14:val="none"/>
                </w:rPr>
              </w:rPrChange>
            </w:rPr>
            <w:delText xml:space="preserve">Qualora, anche in via residuale, possa ravvisarsi l’esistenza di vizi occulti, difetti, difformità o mancanze di qualità del Veicolo non esclusi ai sensi dei precedenti commi, l’Acquirente riconosce e accetta che Fleequid interviene nell’operazione quale commissionaria e non quale venditore sostanziale, acquistando il Veicolo dal Venditore esclusivamente in funzione della successiva Rivendita all’Acquirente. Fleequid non è tenuta a effettuare ispezioni, verifiche tecniche o accertamenti ulteriori rispetto a quelli eventualmente espressamente assunti e </w:delText>
          </w:r>
          <w:r w:rsidRPr="00407EAD" w:rsidDel="00076EDF">
            <w:rPr>
              <w:rFonts w:ascii="Verdana" w:hAnsi="Verdana"/>
              <w:sz w:val="20"/>
              <w:szCs w:val="20"/>
              <w:rPrChange w:id="4605" w:author="Avv. Rosario Panzariello" w:date="2026-09-16T13:43:00Z">
                <w:rPr>
                  <w:rFonts w:ascii="Times New Roman" w:eastAsia="Times New Roman" w:hAnsi="Times New Roman" w:cs="Times New Roman"/>
                  <w:b/>
                  <w:bCs/>
                  <w:kern w:val="0"/>
                  <w:sz w:val="24"/>
                  <w:szCs w:val="24"/>
                  <w:lang w:eastAsia="it-IT"/>
                  <w14:ligatures w14:val="none"/>
                </w:rPr>
              </w:rPrChange>
            </w:rPr>
            <w:delText>non presta alcuna autonoma garanzia sul Veicolo</w:delText>
          </w:r>
          <w:r w:rsidRPr="00407EAD" w:rsidDel="00076EDF">
            <w:rPr>
              <w:rFonts w:ascii="Verdana" w:hAnsi="Verdana"/>
              <w:sz w:val="20"/>
              <w:szCs w:val="20"/>
              <w:rPrChange w:id="4606" w:author="Avv. Rosario Panzariello" w:date="2026-09-16T13:43:00Z">
                <w:rPr>
                  <w:rFonts w:ascii="Times New Roman" w:eastAsia="Times New Roman" w:hAnsi="Times New Roman" w:cs="Times New Roman"/>
                  <w:kern w:val="0"/>
                  <w:sz w:val="24"/>
                  <w:szCs w:val="24"/>
                  <w:lang w:eastAsia="it-IT"/>
                  <w14:ligatures w14:val="none"/>
                </w:rPr>
              </w:rPrChange>
            </w:rPr>
            <w:delText xml:space="preserve">. Nei limiti consentiti dalla legge, l’Acquirente rinuncia pertanto a formulare nei confronti di Fleequid domande di garanzia, risoluzione, riduzione del prezzo, indennizzo o risarcimento fondate sulle caratteristiche, qualità, vizi, difetti o difformità del Veicolo e </w:delText>
          </w:r>
          <w:r w:rsidRPr="00407EAD" w:rsidDel="00076EDF">
            <w:rPr>
              <w:rFonts w:ascii="Verdana" w:hAnsi="Verdana"/>
              <w:sz w:val="20"/>
              <w:szCs w:val="20"/>
              <w:rPrChange w:id="4607" w:author="Avv. Rosario Panzariello" w:date="2026-09-16T13:43:00Z">
                <w:rPr>
                  <w:rFonts w:ascii="Times New Roman" w:eastAsia="Times New Roman" w:hAnsi="Times New Roman" w:cs="Times New Roman"/>
                  <w:b/>
                  <w:bCs/>
                  <w:kern w:val="0"/>
                  <w:sz w:val="24"/>
                  <w:szCs w:val="24"/>
                  <w:lang w:eastAsia="it-IT"/>
                  <w14:ligatures w14:val="none"/>
                </w:rPr>
              </w:rPrChange>
            </w:rPr>
            <w:delText>si impegna a manlevare e tenere indenne Fleequid da ogni relativa pretesa, domanda, azione, costo, spesa od onere</w:delText>
          </w:r>
          <w:r w:rsidRPr="00407EAD" w:rsidDel="00076EDF">
            <w:rPr>
              <w:rFonts w:ascii="Verdana" w:hAnsi="Verdana"/>
              <w:sz w:val="20"/>
              <w:szCs w:val="20"/>
              <w:rPrChange w:id="4608" w:author="Avv. Rosario Panzariello" w:date="2026-09-16T13:43:00Z">
                <w:rPr>
                  <w:rFonts w:ascii="Times New Roman" w:eastAsia="Times New Roman" w:hAnsi="Times New Roman" w:cs="Times New Roman"/>
                  <w:kern w:val="0"/>
                  <w:sz w:val="24"/>
                  <w:szCs w:val="24"/>
                  <w:lang w:eastAsia="it-IT"/>
                  <w14:ligatures w14:val="none"/>
                </w:rPr>
              </w:rPrChange>
            </w:rPr>
            <w:delText>, restando ferme le pretese eventualmente spettanti nei confronti del Venditore sostanziale secondo le presenti Condizioni Generali. Trova applicazione la clausola di collegamento di cui all’art. 21</w:delText>
          </w:r>
        </w:del>
        <w:r w:rsidRPr="00407EAD">
          <w:rPr>
            <w:rFonts w:ascii="Verdana" w:hAnsi="Verdana"/>
            <w:sz w:val="20"/>
            <w:szCs w:val="20"/>
            <w:rPrChange w:id="4609" w:author="Avv. Rosario Panzariello" w:date="2026-09-16T13:43:00Z">
              <w:rPr>
                <w:rFonts w:ascii="Times New Roman" w:eastAsia="Times New Roman" w:hAnsi="Times New Roman" w:cs="Times New Roman"/>
                <w:kern w:val="0"/>
                <w:sz w:val="24"/>
                <w:szCs w:val="24"/>
                <w:lang w:eastAsia="it-IT"/>
                <w14:ligatures w14:val="none"/>
              </w:rPr>
            </w:rPrChange>
          </w:rPr>
          <w:t>.</w:t>
        </w:r>
      </w:ins>
    </w:p>
    <w:p w14:paraId="2EFE2729" w14:textId="470A520A" w:rsidR="00407EAD" w:rsidRDefault="00407EAD" w:rsidP="00407EAD">
      <w:pPr>
        <w:pStyle w:val="Paragrafoelenco"/>
        <w:numPr>
          <w:ilvl w:val="2"/>
          <w:numId w:val="1"/>
        </w:numPr>
        <w:spacing w:line="360" w:lineRule="auto"/>
        <w:jc w:val="both"/>
        <w:rPr>
          <w:ins w:id="4610" w:author="Avv. Rosario Panzariello" w:date="2026-09-16T13:44:00Z"/>
          <w:rFonts w:ascii="Verdana" w:hAnsi="Verdana"/>
          <w:sz w:val="20"/>
          <w:szCs w:val="20"/>
        </w:rPr>
      </w:pPr>
      <w:ins w:id="4611" w:author="Avv. Rosario Panzariello" w:date="2026-09-16T13:43:00Z">
        <w:r w:rsidRPr="00407EAD">
          <w:rPr>
            <w:rFonts w:ascii="Verdana" w:hAnsi="Verdana"/>
            <w:sz w:val="20"/>
            <w:szCs w:val="20"/>
            <w:rPrChange w:id="4612" w:author="Avv. Rosario Panzariello" w:date="2026-09-16T13:44:00Z">
              <w:rPr>
                <w:rFonts w:ascii="Times New Roman" w:eastAsia="Times New Roman" w:hAnsi="Times New Roman" w:cs="Times New Roman"/>
                <w:b/>
                <w:bCs/>
                <w:kern w:val="0"/>
                <w:sz w:val="24"/>
                <w:szCs w:val="24"/>
                <w:lang w:eastAsia="it-IT"/>
                <w14:ligatures w14:val="none"/>
              </w:rPr>
            </w:rPrChange>
          </w:rPr>
          <w:t xml:space="preserve">Vendita in commissione con operatività di Fleequid </w:t>
        </w:r>
        <w:del w:id="4613" w:author="Avv. Rosario Panzariello" w:date="2026-09-20T07:10:00Z" w16du:dateUtc="2026-09-20T05:10:00Z">
          <w:r w:rsidRPr="00407EAD" w:rsidDel="00052A58">
            <w:rPr>
              <w:rFonts w:ascii="Verdana" w:hAnsi="Verdana"/>
              <w:sz w:val="20"/>
              <w:szCs w:val="20"/>
              <w:rPrChange w:id="4614" w:author="Avv. Rosario Panzariello" w:date="2026-09-16T13:44:00Z">
                <w:rPr>
                  <w:rFonts w:ascii="Times New Roman" w:eastAsia="Times New Roman" w:hAnsi="Times New Roman" w:cs="Times New Roman"/>
                  <w:b/>
                  <w:bCs/>
                  <w:kern w:val="0"/>
                  <w:sz w:val="24"/>
                  <w:szCs w:val="24"/>
                  <w:lang w:eastAsia="it-IT"/>
                  <w14:ligatures w14:val="none"/>
                </w:rPr>
              </w:rPrChange>
            </w:rPr>
            <w:delText>come</w:delText>
          </w:r>
        </w:del>
      </w:ins>
      <w:ins w:id="4615" w:author="Avv. Rosario Panzariello" w:date="2026-09-20T07:10:00Z" w16du:dateUtc="2026-09-20T05:10:00Z">
        <w:r w:rsidR="00052A58">
          <w:rPr>
            <w:rFonts w:ascii="Verdana" w:hAnsi="Verdana"/>
            <w:sz w:val="20"/>
            <w:szCs w:val="20"/>
          </w:rPr>
          <w:t>quale</w:t>
        </w:r>
      </w:ins>
      <w:ins w:id="4616" w:author="Avv. Rosario Panzariello" w:date="2026-09-16T13:43:00Z">
        <w:r w:rsidRPr="00407EAD">
          <w:rPr>
            <w:rFonts w:ascii="Verdana" w:hAnsi="Verdana"/>
            <w:sz w:val="20"/>
            <w:szCs w:val="20"/>
            <w:rPrChange w:id="4617" w:author="Avv. Rosario Panzariello" w:date="2026-09-16T13:44:00Z">
              <w:rPr>
                <w:rFonts w:ascii="Times New Roman" w:eastAsia="Times New Roman" w:hAnsi="Times New Roman" w:cs="Times New Roman"/>
                <w:b/>
                <w:bCs/>
                <w:kern w:val="0"/>
                <w:sz w:val="24"/>
                <w:szCs w:val="24"/>
                <w:lang w:eastAsia="it-IT"/>
                <w14:ligatures w14:val="none"/>
              </w:rPr>
            </w:rPrChange>
          </w:rPr>
          <w:t xml:space="preserve"> Intermediario puro.</w:t>
        </w:r>
        <w:r w:rsidRPr="00407EAD">
          <w:rPr>
            <w:rFonts w:ascii="Verdana" w:hAnsi="Verdana"/>
            <w:sz w:val="20"/>
            <w:szCs w:val="20"/>
            <w:rPrChange w:id="4618" w:author="Avv. Rosario Panzariello" w:date="2026-09-16T13:44:00Z">
              <w:rPr>
                <w:rFonts w:ascii="Times New Roman" w:eastAsia="Times New Roman" w:hAnsi="Times New Roman" w:cs="Times New Roman"/>
                <w:kern w:val="0"/>
                <w:sz w:val="24"/>
                <w:szCs w:val="24"/>
                <w:lang w:eastAsia="it-IT"/>
                <w14:ligatures w14:val="none"/>
              </w:rPr>
            </w:rPrChange>
          </w:rPr>
          <w:t xml:space="preserve"> </w:t>
        </w:r>
      </w:ins>
      <w:ins w:id="4619" w:author="Avv. Rosario Panzariello" w:date="2026-09-18T16:47:00Z" w16du:dateUtc="2026-09-18T14:47:00Z">
        <w:r w:rsidR="00AF076D" w:rsidRPr="00AF076D">
          <w:rPr>
            <w:rFonts w:ascii="Verdana" w:hAnsi="Verdana"/>
            <w:sz w:val="20"/>
            <w:szCs w:val="20"/>
          </w:rPr>
          <w:t>Quando Fleequid opera ai sensi dell'art. 2.6, la compravendita e il relativo rapporto di garanzia intercorrono direttamente ed esclusivamente tra il Venditore e l'Acquirente, nei limiti, con le esclusioni e secondo i termini convenzionali previsti dal presente articolo, che il Venditore e l'Acquirente convengono espressamente di applicare anche al loro rapporto diretto. Fleequid non acquista il Veicolo, non assume la qualità di venditore e non risponde della sua conformità, delle sue qualità, dei suoi vizi o difetti né dell'adempimento delle obbligazioni di garanzia del Venditore. Il Venditore e l'Acquirente, ciascuno per quanto di propria competenza, si impegnano a manlevare e tenere indenne Fleequid da qualsiasi domanda, azione, eccezione, richiesta di garanzia, restituzione, riduzione del prezzo, indennizzo o risarcimento, nonché dai relativi costi e spese, concernente il Veicolo o la relativa compravendita. La clausola di collegamento di cui all'art. 21 non trova applicazione, non essendo Fleequid parte della compravendita</w:t>
        </w:r>
      </w:ins>
      <w:ins w:id="4620" w:author="Avv. Rosario Panzariello" w:date="2026-09-16T13:43:00Z">
        <w:del w:id="4621" w:author="Avv. Rosario Panzariello" w:date="2026-09-18T16:47:00Z" w16du:dateUtc="2026-09-18T14:47:00Z">
          <w:r w:rsidRPr="00407EAD" w:rsidDel="00AF076D">
            <w:rPr>
              <w:rFonts w:ascii="Verdana" w:hAnsi="Verdana"/>
              <w:sz w:val="20"/>
              <w:szCs w:val="20"/>
              <w:rPrChange w:id="4622" w:author="Avv. Rosario Panzariello" w:date="2026-09-16T13:44:00Z">
                <w:rPr>
                  <w:rFonts w:ascii="Times New Roman" w:eastAsia="Times New Roman" w:hAnsi="Times New Roman" w:cs="Times New Roman"/>
                  <w:kern w:val="0"/>
                  <w:sz w:val="24"/>
                  <w:szCs w:val="24"/>
                  <w:lang w:eastAsia="it-IT"/>
                  <w14:ligatures w14:val="none"/>
                </w:rPr>
              </w:rPrChange>
            </w:rPr>
            <w:delText xml:space="preserve">Quando Fleequid procede ai sensi dell’art. 2.6, la compravendita e il relativo rapporto di garanzia intercorrono direttamente ed esclusivamente tra il Venditore e l’Acquirente, nei limiti, con le esclusioni e secondo i termini convenzionali previsti dal presente articolo e dalle ulteriori disposizioni applicabili, che il Venditore e l’Acquirente convengono espressamente di applicare anche al loro rapporto diretto. Fleequid non acquista il Veicolo, non assume la qualità di venditore e </w:delText>
          </w:r>
          <w:r w:rsidRPr="00407EAD" w:rsidDel="00AF076D">
            <w:rPr>
              <w:rFonts w:ascii="Verdana" w:hAnsi="Verdana"/>
              <w:sz w:val="20"/>
              <w:szCs w:val="20"/>
              <w:rPrChange w:id="4623" w:author="Avv. Rosario Panzariello" w:date="2026-09-16T13:44:00Z">
                <w:rPr>
                  <w:rFonts w:ascii="Times New Roman" w:eastAsia="Times New Roman" w:hAnsi="Times New Roman" w:cs="Times New Roman"/>
                  <w:b/>
                  <w:bCs/>
                  <w:kern w:val="0"/>
                  <w:sz w:val="24"/>
                  <w:szCs w:val="24"/>
                  <w:lang w:eastAsia="it-IT"/>
                  <w14:ligatures w14:val="none"/>
                </w:rPr>
              </w:rPrChange>
            </w:rPr>
            <w:delText>non risponde della sua conformità, delle sue qualità, dei suoi vizi o difetti né dell’adempimento delle obbligazioni di garanzia del Venditore</w:delText>
          </w:r>
          <w:r w:rsidRPr="00407EAD" w:rsidDel="00AF076D">
            <w:rPr>
              <w:rFonts w:ascii="Verdana" w:hAnsi="Verdana"/>
              <w:sz w:val="20"/>
              <w:szCs w:val="20"/>
              <w:rPrChange w:id="4624" w:author="Avv. Rosario Panzariello" w:date="2026-09-16T13:44:00Z">
                <w:rPr>
                  <w:rFonts w:ascii="Times New Roman" w:eastAsia="Times New Roman" w:hAnsi="Times New Roman" w:cs="Times New Roman"/>
                  <w:kern w:val="0"/>
                  <w:sz w:val="24"/>
                  <w:szCs w:val="24"/>
                  <w:lang w:eastAsia="it-IT"/>
                  <w14:ligatures w14:val="none"/>
                </w:rPr>
              </w:rPrChange>
            </w:rPr>
            <w:delText>. Il Venditore e l’Acquirente, ciascuno per quanto di propria competenza, si impegnano a manlevare e tenere indenne Fleequid da qualsiasi domanda, azione, eccezione, richiesta di garanzia, restituzione, riduzione del prezzo, indennizzo o risarcimento, nonché dai relativi costi e spese, concernente il Veicolo o la relativa compravendita. Trova applicazione la clausola di collegamento di cui all’art. 21</w:delText>
          </w:r>
        </w:del>
        <w:r w:rsidRPr="00407EAD">
          <w:rPr>
            <w:rFonts w:ascii="Verdana" w:hAnsi="Verdana"/>
            <w:sz w:val="20"/>
            <w:szCs w:val="20"/>
            <w:rPrChange w:id="4625" w:author="Avv. Rosario Panzariello" w:date="2026-09-16T13:44:00Z">
              <w:rPr>
                <w:rFonts w:ascii="Times New Roman" w:eastAsia="Times New Roman" w:hAnsi="Times New Roman" w:cs="Times New Roman"/>
                <w:kern w:val="0"/>
                <w:sz w:val="24"/>
                <w:szCs w:val="24"/>
                <w:lang w:eastAsia="it-IT"/>
                <w14:ligatures w14:val="none"/>
              </w:rPr>
            </w:rPrChange>
          </w:rPr>
          <w:t>.</w:t>
        </w:r>
      </w:ins>
    </w:p>
    <w:p w14:paraId="6CE41404" w14:textId="463AA541" w:rsidR="00407EAD" w:rsidRPr="00407EAD" w:rsidRDefault="00407EAD">
      <w:pPr>
        <w:pStyle w:val="Paragrafoelenco"/>
        <w:numPr>
          <w:ilvl w:val="2"/>
          <w:numId w:val="1"/>
        </w:numPr>
        <w:spacing w:line="360" w:lineRule="auto"/>
        <w:jc w:val="both"/>
        <w:rPr>
          <w:ins w:id="4626" w:author="Avv. Rosario Panzariello" w:date="2026-09-16T13:43:00Z"/>
          <w:rFonts w:ascii="Verdana" w:hAnsi="Verdana"/>
          <w:sz w:val="20"/>
          <w:szCs w:val="20"/>
          <w:rPrChange w:id="4627" w:author="Avv. Rosario Panzariello" w:date="2026-09-16T13:44:00Z">
            <w:rPr>
              <w:ins w:id="4628" w:author="Avv. Rosario Panzariello" w:date="2026-09-16T13:43:00Z"/>
              <w:rFonts w:ascii="Times New Roman" w:eastAsia="Times New Roman" w:hAnsi="Times New Roman" w:cs="Times New Roman"/>
              <w:kern w:val="0"/>
              <w:sz w:val="24"/>
              <w:szCs w:val="24"/>
              <w:lang w:eastAsia="it-IT"/>
              <w14:ligatures w14:val="none"/>
            </w:rPr>
          </w:rPrChange>
        </w:rPr>
        <w:pPrChange w:id="4629" w:author="Avv. Rosario Panzariello" w:date="2026-09-16T13:44:00Z">
          <w:pPr>
            <w:pStyle w:val="Paragrafoelenco"/>
            <w:numPr>
              <w:numId w:val="1"/>
            </w:numPr>
            <w:spacing w:before="100" w:beforeAutospacing="1" w:after="100" w:afterAutospacing="1" w:line="240" w:lineRule="auto"/>
            <w:ind w:hanging="360"/>
          </w:pPr>
        </w:pPrChange>
      </w:pPr>
      <w:ins w:id="4630" w:author="Avv. Rosario Panzariello" w:date="2026-09-16T13:43:00Z">
        <w:r w:rsidRPr="001118F8">
          <w:rPr>
            <w:rFonts w:ascii="Verdana" w:hAnsi="Verdana"/>
            <w:b/>
            <w:bCs/>
            <w:sz w:val="20"/>
            <w:szCs w:val="20"/>
            <w:rPrChange w:id="4631" w:author="Avv. Rosario Panzariello" w:date="2026-09-18T16:47:00Z" w16du:dateUtc="2026-09-18T14:47:00Z">
              <w:rPr>
                <w:rFonts w:ascii="Times New Roman" w:eastAsia="Times New Roman" w:hAnsi="Times New Roman" w:cs="Times New Roman"/>
                <w:b/>
                <w:bCs/>
                <w:kern w:val="0"/>
                <w:sz w:val="24"/>
                <w:szCs w:val="24"/>
                <w:lang w:eastAsia="it-IT"/>
                <w14:ligatures w14:val="none"/>
              </w:rPr>
            </w:rPrChange>
          </w:rPr>
          <w:t>Dealer Sales</w:t>
        </w:r>
        <w:r w:rsidRPr="00407EAD">
          <w:rPr>
            <w:rFonts w:ascii="Verdana" w:hAnsi="Verdana"/>
            <w:sz w:val="20"/>
            <w:szCs w:val="20"/>
            <w:rPrChange w:id="4632" w:author="Avv. Rosario Panzariello" w:date="2026-09-16T13:44:00Z">
              <w:rPr>
                <w:rFonts w:ascii="Times New Roman" w:eastAsia="Times New Roman" w:hAnsi="Times New Roman" w:cs="Times New Roman"/>
                <w:b/>
                <w:bCs/>
                <w:kern w:val="0"/>
                <w:sz w:val="24"/>
                <w:szCs w:val="24"/>
                <w:lang w:eastAsia="it-IT"/>
                <w14:ligatures w14:val="none"/>
              </w:rPr>
            </w:rPrChange>
          </w:rPr>
          <w:t>.</w:t>
        </w:r>
        <w:del w:id="4633" w:author="Avv. Rosario Panzariello" w:date="2026-09-18T16:47:00Z" w16du:dateUtc="2026-09-18T14:47:00Z">
          <w:r w:rsidRPr="00407EAD" w:rsidDel="001118F8">
            <w:rPr>
              <w:rFonts w:ascii="Verdana" w:hAnsi="Verdana"/>
              <w:sz w:val="20"/>
              <w:szCs w:val="20"/>
              <w:rPrChange w:id="4634" w:author="Avv. Rosario Panzariello" w:date="2026-09-16T13:44:00Z">
                <w:rPr>
                  <w:rFonts w:ascii="Times New Roman" w:eastAsia="Times New Roman" w:hAnsi="Times New Roman" w:cs="Times New Roman"/>
                  <w:kern w:val="0"/>
                  <w:sz w:val="24"/>
                  <w:szCs w:val="24"/>
                  <w:lang w:eastAsia="it-IT"/>
                  <w14:ligatures w14:val="none"/>
                </w:rPr>
              </w:rPrChange>
            </w:rPr>
            <w:delText xml:space="preserve"> </w:delText>
          </w:r>
        </w:del>
      </w:ins>
      <w:ins w:id="4635" w:author="Avv. Rosario Panzariello" w:date="2026-09-18T16:47:00Z" w16du:dateUtc="2026-09-18T14:47:00Z">
        <w:r w:rsidR="001118F8" w:rsidRPr="001118F8">
          <w:rPr>
            <w:rFonts w:ascii="Verdana" w:hAnsi="Verdana"/>
            <w:sz w:val="20"/>
            <w:szCs w:val="20"/>
          </w:rPr>
          <w:t xml:space="preserve"> Nelle vendite concluse secondo il Dealer Sales Fleequid assume la qualità di venditore sostanziale nei confronti dell'Acquirente, ma la garanzia è esclusivamente quella risultante dal patto tra Professionisti contenuto nel presente articolo, con tutte le esclusioni, limitazioni, presupposti e decadenze ivi previsti. Nessuna garanzia ulteriore, espressa o implicita, può considerarsi prestata da Fleequid salvo che sia specificamente assunta per iscritto nella singola operazione. La denuncia di vizi, difetti o difformità deve essere effettuata, a pena di decadenza, nei termini e con le modalità previsti dall'art. 20.2 e comunque entro 30 (trenta) giorni dalla consegna e a condizione che il Veicolo non abbia successivamente percorso più di 1.000 (mille) km, termini che le Parti convengono espressamente quali termini convenzionali di decadenza ai sensi dell'art. 1495 c.c. Resta inoltre fermo quanto previsto dall'art. 16.12 per i vizi, i danni e le difformità apparenti rilevabili al momento della consegna. L'eventuale responsabilità di Fleequid non può in alcun caso estendersi oltre il regime di garanzia espressamente convenuto, ferme le garanzie, le manleve, gli obblighi di rimborso e i diritti di regresso spettanti a Fleequid nei confronti del Venditore originario ai sensi degli artt. 8.13, 18.5 e 19.6. Al Dealer Sales non si applica la clausola di collegamento di cui all'art. 21 e la relativa disciplina non è suscettibile di applicazione analogica</w:t>
        </w:r>
      </w:ins>
      <w:ins w:id="4636" w:author="Avv. Rosario Panzariello" w:date="2026-09-16T13:43:00Z">
        <w:del w:id="4637" w:author="Avv. Rosario Panzariello" w:date="2026-09-18T16:47:00Z" w16du:dateUtc="2026-09-18T14:47:00Z">
          <w:r w:rsidRPr="00407EAD" w:rsidDel="001118F8">
            <w:rPr>
              <w:rFonts w:ascii="Verdana" w:hAnsi="Verdana"/>
              <w:sz w:val="20"/>
              <w:szCs w:val="20"/>
              <w:rPrChange w:id="4638" w:author="Avv. Rosario Panzariello" w:date="2026-09-16T13:44:00Z">
                <w:rPr>
                  <w:rFonts w:ascii="Times New Roman" w:eastAsia="Times New Roman" w:hAnsi="Times New Roman" w:cs="Times New Roman"/>
                  <w:kern w:val="0"/>
                  <w:sz w:val="24"/>
                  <w:szCs w:val="24"/>
                  <w:lang w:eastAsia="it-IT"/>
                  <w14:ligatures w14:val="none"/>
                </w:rPr>
              </w:rPrChange>
            </w:rPr>
            <w:delText xml:space="preserve">Nelle vendite concluse secondo il Modello Dealer Sales, Fleequid assume la qualità di venditore sostanziale nei confronti dell’Acquirente, ma la garanzia è </w:delText>
          </w:r>
          <w:r w:rsidRPr="00407EAD" w:rsidDel="001118F8">
            <w:rPr>
              <w:rFonts w:ascii="Verdana" w:hAnsi="Verdana"/>
              <w:sz w:val="20"/>
              <w:szCs w:val="20"/>
              <w:rPrChange w:id="4639" w:author="Avv. Rosario Panzariello" w:date="2026-09-16T13:44:00Z">
                <w:rPr>
                  <w:rFonts w:ascii="Times New Roman" w:eastAsia="Times New Roman" w:hAnsi="Times New Roman" w:cs="Times New Roman"/>
                  <w:b/>
                  <w:bCs/>
                  <w:kern w:val="0"/>
                  <w:sz w:val="24"/>
                  <w:szCs w:val="24"/>
                  <w:lang w:eastAsia="it-IT"/>
                  <w14:ligatures w14:val="none"/>
                </w:rPr>
              </w:rPrChange>
            </w:rPr>
            <w:delText>esclusivamente quella risultante dal patto tra Professionisti contenuto nel presente articolo</w:delText>
          </w:r>
          <w:r w:rsidRPr="00407EAD" w:rsidDel="001118F8">
            <w:rPr>
              <w:rFonts w:ascii="Verdana" w:hAnsi="Verdana"/>
              <w:sz w:val="20"/>
              <w:szCs w:val="20"/>
              <w:rPrChange w:id="4640" w:author="Avv. Rosario Panzariello" w:date="2026-09-16T13:44:00Z">
                <w:rPr>
                  <w:rFonts w:ascii="Times New Roman" w:eastAsia="Times New Roman" w:hAnsi="Times New Roman" w:cs="Times New Roman"/>
                  <w:kern w:val="0"/>
                  <w:sz w:val="24"/>
                  <w:szCs w:val="24"/>
                  <w:lang w:eastAsia="it-IT"/>
                  <w14:ligatures w14:val="none"/>
                </w:rPr>
              </w:rPrChange>
            </w:rPr>
            <w:delText xml:space="preserve">, con tutte le esclusioni, limitazioni, presupposti e decadenze ivi previsti. Nessuna garanzia ulteriore, espressa o implicita, può considerarsi prestata da Fleequid salvo che sia specificamente assunta per iscritto nella singola operazione. La denuncia di vizi, difetti o difformità deve essere effettuata, a pena di decadenza, nei termini e con le modalità previsti dall’art. 20.2, </w:delText>
          </w:r>
          <w:r w:rsidRPr="00407EAD" w:rsidDel="001118F8">
            <w:rPr>
              <w:rFonts w:ascii="Verdana" w:hAnsi="Verdana"/>
              <w:sz w:val="20"/>
              <w:szCs w:val="20"/>
              <w:rPrChange w:id="4641" w:author="Avv. Rosario Panzariello" w:date="2026-09-16T13:44:00Z">
                <w:rPr>
                  <w:rFonts w:ascii="Times New Roman" w:eastAsia="Times New Roman" w:hAnsi="Times New Roman" w:cs="Times New Roman"/>
                  <w:b/>
                  <w:bCs/>
                  <w:kern w:val="0"/>
                  <w:sz w:val="24"/>
                  <w:szCs w:val="24"/>
                  <w:lang w:eastAsia="it-IT"/>
                  <w14:ligatures w14:val="none"/>
                </w:rPr>
              </w:rPrChange>
            </w:rPr>
            <w:delText>e comunque entro 30 (trenta) giorni dalla consegna e a condizione che il Veicolo non abbia successivamente percorso più di 1.000 (mille) km</w:delText>
          </w:r>
          <w:r w:rsidRPr="00407EAD" w:rsidDel="001118F8">
            <w:rPr>
              <w:rFonts w:ascii="Verdana" w:hAnsi="Verdana"/>
              <w:sz w:val="20"/>
              <w:szCs w:val="20"/>
              <w:rPrChange w:id="4642" w:author="Avv. Rosario Panzariello" w:date="2026-09-16T13:44:00Z">
                <w:rPr>
                  <w:rFonts w:ascii="Times New Roman" w:eastAsia="Times New Roman" w:hAnsi="Times New Roman" w:cs="Times New Roman"/>
                  <w:kern w:val="0"/>
                  <w:sz w:val="24"/>
                  <w:szCs w:val="24"/>
                  <w:lang w:eastAsia="it-IT"/>
                  <w14:ligatures w14:val="none"/>
                </w:rPr>
              </w:rPrChange>
            </w:rPr>
            <w:delText xml:space="preserve">, termini che le Parti convengono espressamente quali termini convenzionali di decadenza ai sensi dell’art. 1495 c.c. Resta inoltre fermo quanto previsto dall’art. 16.9 per i vizi, i danni e le difformità apparenti rilevabili al momento della consegna. </w:delText>
          </w:r>
          <w:r w:rsidRPr="00407EAD" w:rsidDel="001118F8">
            <w:rPr>
              <w:rFonts w:ascii="Verdana" w:hAnsi="Verdana"/>
              <w:sz w:val="20"/>
              <w:szCs w:val="20"/>
              <w:rPrChange w:id="4643" w:author="Avv. Rosario Panzariello" w:date="2026-09-16T13:44:00Z">
                <w:rPr>
                  <w:rFonts w:ascii="Times New Roman" w:eastAsia="Times New Roman" w:hAnsi="Times New Roman" w:cs="Times New Roman"/>
                  <w:b/>
                  <w:bCs/>
                  <w:kern w:val="0"/>
                  <w:sz w:val="24"/>
                  <w:szCs w:val="24"/>
                  <w:lang w:eastAsia="it-IT"/>
                  <w14:ligatures w14:val="none"/>
                </w:rPr>
              </w:rPrChange>
            </w:rPr>
            <w:delText>L’eventuale responsabilità di Fleequid non può in alcun caso estendersi oltre il regime di garanzia espressamente convenuto dalle presenti Condizioni Generali</w:delText>
          </w:r>
          <w:r w:rsidRPr="00407EAD" w:rsidDel="001118F8">
            <w:rPr>
              <w:rFonts w:ascii="Verdana" w:hAnsi="Verdana"/>
              <w:sz w:val="20"/>
              <w:szCs w:val="20"/>
              <w:rPrChange w:id="4644" w:author="Avv. Rosario Panzariello" w:date="2026-09-16T13:44:00Z">
                <w:rPr>
                  <w:rFonts w:ascii="Times New Roman" w:eastAsia="Times New Roman" w:hAnsi="Times New Roman" w:cs="Times New Roman"/>
                  <w:kern w:val="0"/>
                  <w:sz w:val="24"/>
                  <w:szCs w:val="24"/>
                  <w:lang w:eastAsia="it-IT"/>
                  <w14:ligatures w14:val="none"/>
                </w:rPr>
              </w:rPrChange>
            </w:rPr>
            <w:delText>, ferme le garanzie, le manleve, gli obblighi di rimborso e i diritti di regresso spettanti a Fleequid nei confronti del Venditore originario ai sensi degli artt. 8.12, 18.5 e 19.6. Al Dealer Sales non si applica la clausola di collegamento di cui all’art. 21 e la relativa disciplina non è suscettibile di applicazione analogica</w:delText>
          </w:r>
        </w:del>
        <w:r w:rsidRPr="00407EAD">
          <w:rPr>
            <w:rFonts w:ascii="Verdana" w:hAnsi="Verdana"/>
            <w:sz w:val="20"/>
            <w:szCs w:val="20"/>
            <w:rPrChange w:id="4645" w:author="Avv. Rosario Panzariello" w:date="2026-09-16T13:44:00Z">
              <w:rPr>
                <w:rFonts w:ascii="Times New Roman" w:eastAsia="Times New Roman" w:hAnsi="Times New Roman" w:cs="Times New Roman"/>
                <w:kern w:val="0"/>
                <w:sz w:val="24"/>
                <w:szCs w:val="24"/>
                <w:lang w:eastAsia="it-IT"/>
                <w14:ligatures w14:val="none"/>
              </w:rPr>
            </w:rPrChange>
          </w:rPr>
          <w:t>.</w:t>
        </w:r>
      </w:ins>
    </w:p>
    <w:p w14:paraId="04E0D199" w14:textId="6A21706A" w:rsidR="00407EAD" w:rsidRPr="00407EAD" w:rsidRDefault="00407EAD">
      <w:pPr>
        <w:pStyle w:val="Paragrafoelenco"/>
        <w:spacing w:line="360" w:lineRule="auto"/>
        <w:ind w:left="0"/>
        <w:jc w:val="both"/>
        <w:rPr>
          <w:ins w:id="4646" w:author="Avv. Rosario Panzariello" w:date="2026-09-16T13:43:00Z"/>
          <w:rFonts w:ascii="Verdana" w:hAnsi="Verdana"/>
          <w:sz w:val="20"/>
          <w:szCs w:val="20"/>
          <w:rPrChange w:id="4647" w:author="Avv. Rosario Panzariello" w:date="2026-09-16T13:43:00Z">
            <w:rPr>
              <w:ins w:id="4648" w:author="Avv. Rosario Panzariello" w:date="2026-09-16T13:43:00Z"/>
              <w:rFonts w:ascii="Times New Roman" w:eastAsia="Times New Roman" w:hAnsi="Times New Roman" w:cs="Times New Roman"/>
              <w:kern w:val="0"/>
              <w:sz w:val="24"/>
              <w:szCs w:val="24"/>
              <w:lang w:eastAsia="it-IT"/>
              <w14:ligatures w14:val="none"/>
            </w:rPr>
          </w:rPrChange>
        </w:rPr>
        <w:pPrChange w:id="4649" w:author="Avv. Rosario Panzariello" w:date="2026-09-16T13:44:00Z">
          <w:pPr>
            <w:pStyle w:val="Paragrafoelenco"/>
            <w:numPr>
              <w:numId w:val="1"/>
            </w:numPr>
            <w:spacing w:before="100" w:beforeAutospacing="1" w:after="100" w:afterAutospacing="1" w:line="240" w:lineRule="auto"/>
            <w:ind w:hanging="360"/>
          </w:pPr>
        </w:pPrChange>
      </w:pPr>
      <w:ins w:id="4650" w:author="Avv. Rosario Panzariello" w:date="2026-09-16T13:43:00Z">
        <w:del w:id="4651" w:author="Avv. Rosario Panzariello" w:date="2026-09-18T16:48:00Z" w16du:dateUtc="2026-09-18T14:48:00Z">
          <w:r w:rsidRPr="00407EAD" w:rsidDel="0002119B">
            <w:rPr>
              <w:rFonts w:ascii="Verdana" w:hAnsi="Verdana"/>
              <w:sz w:val="20"/>
              <w:szCs w:val="20"/>
              <w:rPrChange w:id="4652" w:author="Avv. Rosario Panzariello" w:date="2026-09-16T13:43:00Z">
                <w:rPr>
                  <w:rFonts w:ascii="Times New Roman" w:eastAsia="Times New Roman" w:hAnsi="Times New Roman" w:cs="Times New Roman"/>
                  <w:b/>
                  <w:bCs/>
                  <w:kern w:val="0"/>
                  <w:sz w:val="24"/>
                  <w:szCs w:val="24"/>
                  <w:lang w:eastAsia="it-IT"/>
                  <w14:ligatures w14:val="none"/>
                </w:rPr>
              </w:rPrChange>
            </w:rPr>
            <w:delText>In ogni caso</w:delText>
          </w:r>
          <w:r w:rsidRPr="00407EAD" w:rsidDel="0002119B">
            <w:rPr>
              <w:rFonts w:ascii="Verdana" w:hAnsi="Verdana"/>
              <w:sz w:val="20"/>
              <w:szCs w:val="20"/>
              <w:rPrChange w:id="4653" w:author="Avv. Rosario Panzariello" w:date="2026-09-16T13:43:00Z">
                <w:rPr>
                  <w:rFonts w:ascii="Times New Roman" w:eastAsia="Times New Roman" w:hAnsi="Times New Roman" w:cs="Times New Roman"/>
                  <w:kern w:val="0"/>
                  <w:sz w:val="24"/>
                  <w:szCs w:val="24"/>
                  <w:lang w:eastAsia="it-IT"/>
                  <w14:ligatures w14:val="none"/>
                </w:rPr>
              </w:rPrChange>
            </w:rPr>
            <w:delText xml:space="preserve">, l’eventuale ricezione, istruttoria o gestione di un reclamo da parte di Fleequid, la richiesta di documentazione, l’effettuazione di verifiche o perizie, la formulazione di proposte conciliative o l’eventuale intervento economico volto alla soluzione della controversia </w:delText>
          </w:r>
          <w:r w:rsidRPr="00407EAD" w:rsidDel="0002119B">
            <w:rPr>
              <w:rFonts w:ascii="Verdana" w:hAnsi="Verdana"/>
              <w:sz w:val="20"/>
              <w:szCs w:val="20"/>
              <w:rPrChange w:id="4654" w:author="Avv. Rosario Panzariello" w:date="2026-09-16T13:43:00Z">
                <w:rPr>
                  <w:rFonts w:ascii="Times New Roman" w:eastAsia="Times New Roman" w:hAnsi="Times New Roman" w:cs="Times New Roman"/>
                  <w:b/>
                  <w:bCs/>
                  <w:kern w:val="0"/>
                  <w:sz w:val="24"/>
                  <w:szCs w:val="24"/>
                  <w:lang w:eastAsia="it-IT"/>
                  <w14:ligatures w14:val="none"/>
                </w:rPr>
              </w:rPrChange>
            </w:rPr>
            <w:delText>non costituiscono riconoscimento di responsabilità, ampliamento della garanzia, rinuncia a eccezioni o decadenze né assunzione di obblighi ulteriori rispetto a quelli espressamente previsti dalle presenti Condizioni Generali.</w:delText>
          </w:r>
        </w:del>
      </w:ins>
      <w:ins w:id="4655" w:author="Avv. Rosario Panzariello" w:date="2026-09-18T16:48:00Z" w16du:dateUtc="2026-09-18T14:48:00Z">
        <w:r w:rsidR="0002119B" w:rsidRPr="0002119B">
          <w:rPr>
            <w:rFonts w:ascii="Verdana" w:hAnsi="Verdana"/>
            <w:sz w:val="20"/>
            <w:szCs w:val="20"/>
          </w:rPr>
          <w:t xml:space="preserve">In ogni caso, l'eventuale ricezione, istruttoria o gestione di un reclamo da parte di Fleequid, la richiesta di documentazione, l'effettuazione di verifiche o perizie, la formulazione di proposte conciliative o l'eventuale intervento economico volto alla soluzione della controversia non </w:t>
        </w:r>
        <w:r w:rsidR="0002119B" w:rsidRPr="0002119B">
          <w:rPr>
            <w:rFonts w:ascii="Verdana" w:hAnsi="Verdana"/>
            <w:sz w:val="20"/>
            <w:szCs w:val="20"/>
          </w:rPr>
          <w:lastRenderedPageBreak/>
          <w:t>costituiscono riconoscimento di responsabilità, ampliamento della garanzia, rinuncia a eccezioni o decadenze né assunzione di obblighi ulteriori rispetto a quelli espressamente previsti dalle presenti Condizioni Generali.</w:t>
        </w:r>
      </w:ins>
    </w:p>
    <w:p w14:paraId="4B0F9988" w14:textId="0569F4BB" w:rsidR="006C4B37" w:rsidDel="009E0E11" w:rsidRDefault="001A3842">
      <w:pPr>
        <w:pStyle w:val="Paragrafoelenco"/>
        <w:numPr>
          <w:ilvl w:val="1"/>
          <w:numId w:val="1"/>
        </w:numPr>
        <w:spacing w:line="360" w:lineRule="auto"/>
        <w:ind w:left="0" w:firstLine="0"/>
        <w:jc w:val="both"/>
        <w:rPr>
          <w:ins w:id="4656" w:author="Avv. Rosario Panzariello" w:date="2026-09-16T13:39:00Z"/>
          <w:del w:id="4657" w:author="Avv. Rosario Panzariello" w:date="2026-09-18T16:49:00Z" w16du:dateUtc="2026-09-18T14:49:00Z"/>
        </w:rPr>
        <w:pPrChange w:id="4658" w:author="Avv. Rosario Panzariello" w:date="2026-09-16T13:48:00Z">
          <w:pPr>
            <w:pStyle w:val="pdq2pgselectionanchorcontainer"/>
          </w:pPr>
        </w:pPrChange>
      </w:pPr>
      <w:ins w:id="4659" w:author="Avv. Rosario Panzariello" w:date="2026-09-16T13:46:00Z">
        <w:del w:id="4660" w:author="Avv. Rosario Panzariello" w:date="2026-09-18T16:49:00Z" w16du:dateUtc="2026-09-18T14:49:00Z">
          <w:r w:rsidRPr="00091EB6" w:rsidDel="009E0E11">
            <w:rPr>
              <w:rFonts w:ascii="Verdana" w:hAnsi="Verdana"/>
              <w:sz w:val="20"/>
              <w:szCs w:val="20"/>
              <w:rPrChange w:id="4661" w:author="Avv. Rosario Panzariello" w:date="2026-09-16T13:48:00Z">
                <w:rPr/>
              </w:rPrChange>
            </w:rPr>
            <w:delText xml:space="preserve">Le esclusioni e le limitazioni di garanzia e di responsabilità, le manleve e i termini convenzionali di decadenza previsti dal presente articolo e dalle ulteriori disposizioni delle presenti Condizioni Generali </w:delText>
          </w:r>
          <w:r w:rsidRPr="00091EB6" w:rsidDel="009E0E11">
            <w:rPr>
              <w:rFonts w:ascii="Verdana" w:hAnsi="Verdana"/>
              <w:sz w:val="20"/>
              <w:szCs w:val="20"/>
              <w:rPrChange w:id="4662" w:author="Avv. Rosario Panzariello" w:date="2026-09-16T13:48:00Z">
                <w:rPr>
                  <w:rStyle w:val="Enfasigrassetto"/>
                  <w:rFonts w:eastAsiaTheme="majorEastAsia"/>
                </w:rPr>
              </w:rPrChange>
            </w:rPr>
            <w:delText>operano nella misura massima consentita dalla legge</w:delText>
          </w:r>
          <w:r w:rsidRPr="00091EB6" w:rsidDel="009E0E11">
            <w:rPr>
              <w:rFonts w:ascii="Verdana" w:hAnsi="Verdana"/>
              <w:sz w:val="20"/>
              <w:szCs w:val="20"/>
              <w:rPrChange w:id="4663" w:author="Avv. Rosario Panzariello" w:date="2026-09-16T13:48:00Z">
                <w:rPr/>
              </w:rPrChange>
            </w:rPr>
            <w:delText xml:space="preserve"> e non trovano applicazione esclusivamente nei casi in cui una disposizione inderogabile ne impedisca l’efficacia. In particolare, restano fermi: </w:delText>
          </w:r>
          <w:r w:rsidR="006A4E32" w:rsidRPr="00091EB6" w:rsidDel="009E0E11">
            <w:rPr>
              <w:rFonts w:ascii="Verdana" w:hAnsi="Verdana"/>
              <w:sz w:val="20"/>
              <w:szCs w:val="20"/>
              <w:rPrChange w:id="4664" w:author="Avv. Rosario Panzariello" w:date="2026-09-16T13:48:00Z">
                <w:rPr/>
              </w:rPrChange>
            </w:rPr>
            <w:delText xml:space="preserve">a) il divieto di escludere o limitare preventivamente la responsabilità per </w:delText>
          </w:r>
          <w:r w:rsidR="006A4E32" w:rsidRPr="00091EB6" w:rsidDel="009E0E11">
            <w:rPr>
              <w:rFonts w:ascii="Verdana" w:hAnsi="Verdana"/>
              <w:sz w:val="20"/>
              <w:szCs w:val="20"/>
              <w:rPrChange w:id="4665" w:author="Avv. Rosario Panzariello" w:date="2026-09-16T13:48:00Z">
                <w:rPr>
                  <w:rStyle w:val="Enfasigrassetto"/>
                  <w:rFonts w:eastAsiaTheme="majorEastAsia"/>
                </w:rPr>
              </w:rPrChange>
            </w:rPr>
            <w:delText>dolo o colpa grave</w:delText>
          </w:r>
          <w:r w:rsidR="006A4E32" w:rsidRPr="00091EB6" w:rsidDel="009E0E11">
            <w:rPr>
              <w:rFonts w:ascii="Verdana" w:hAnsi="Verdana"/>
              <w:sz w:val="20"/>
              <w:szCs w:val="20"/>
              <w:rPrChange w:id="4666" w:author="Avv. Rosario Panzariello" w:date="2026-09-16T13:48:00Z">
                <w:rPr/>
              </w:rPrChange>
            </w:rPr>
            <w:delText xml:space="preserve">, ai sensi dell’art. 1229, comma 1, c.c.; b) quanto previsto dall’art. 1490, comma 2, c.c. qualora </w:delText>
          </w:r>
          <w:r w:rsidR="006A4E32" w:rsidRPr="00091EB6" w:rsidDel="009E0E11">
            <w:rPr>
              <w:rFonts w:ascii="Verdana" w:hAnsi="Verdana"/>
              <w:sz w:val="20"/>
              <w:szCs w:val="20"/>
              <w:rPrChange w:id="4667" w:author="Avv. Rosario Panzariello" w:date="2026-09-16T13:48:00Z">
                <w:rPr>
                  <w:rStyle w:val="Enfasigrassetto"/>
                  <w:rFonts w:eastAsiaTheme="majorEastAsia"/>
                </w:rPr>
              </w:rPrChange>
            </w:rPr>
            <w:delText>il soggetto che assume la qualità di venditore nei confronti dell’Acquirente abbia in mala fede taciuto a quest’ultimo i vizi del Veicolo</w:delText>
          </w:r>
          <w:r w:rsidR="006A4E32" w:rsidRPr="00091EB6" w:rsidDel="009E0E11">
            <w:rPr>
              <w:rFonts w:ascii="Verdana" w:hAnsi="Verdana"/>
              <w:sz w:val="20"/>
              <w:szCs w:val="20"/>
              <w:rPrChange w:id="4668" w:author="Avv. Rosario Panzariello" w:date="2026-09-16T13:48:00Z">
                <w:rPr/>
              </w:rPrChange>
            </w:rPr>
            <w:delText>; c) quanto previsto dall’art. 1487, comma 2, c.c. con riferimento all’</w:delText>
          </w:r>
          <w:r w:rsidR="006A4E32" w:rsidRPr="00091EB6" w:rsidDel="009E0E11">
            <w:rPr>
              <w:rFonts w:ascii="Verdana" w:hAnsi="Verdana"/>
              <w:sz w:val="20"/>
              <w:szCs w:val="20"/>
              <w:rPrChange w:id="4669" w:author="Avv. Rosario Panzariello" w:date="2026-09-16T13:48:00Z">
                <w:rPr>
                  <w:rStyle w:val="Enfasigrassetto"/>
                  <w:rFonts w:eastAsiaTheme="majorEastAsia"/>
                </w:rPr>
              </w:rPrChange>
            </w:rPr>
            <w:delText>evizione derivante da fatto proprio del soggetto che assume la qualità di venditore</w:delText>
          </w:r>
          <w:r w:rsidR="006A4E32" w:rsidRPr="00091EB6" w:rsidDel="009E0E11">
            <w:rPr>
              <w:rFonts w:ascii="Verdana" w:hAnsi="Verdana"/>
              <w:sz w:val="20"/>
              <w:szCs w:val="20"/>
              <w:rPrChange w:id="4670" w:author="Avv. Rosario Panzariello" w:date="2026-09-16T13:48:00Z">
                <w:rPr/>
              </w:rPrChange>
            </w:rPr>
            <w:delText>.</w:delText>
          </w:r>
          <w:r w:rsidR="006A4E32" w:rsidRPr="00091EB6" w:rsidDel="009E0E11">
            <w:rPr>
              <w:rFonts w:ascii="Verdana" w:hAnsi="Verdana"/>
              <w:sz w:val="20"/>
              <w:szCs w:val="20"/>
              <w:rPrChange w:id="4671" w:author="Avv. Rosario Panzariello" w:date="2026-09-16T13:48:00Z">
                <w:rPr>
                  <w:rStyle w:val="Titolo1Carattere"/>
                </w:rPr>
              </w:rPrChange>
            </w:rPr>
            <w:delText xml:space="preserve"> </w:delText>
          </w:r>
        </w:del>
      </w:ins>
      <w:ins w:id="4672" w:author="Avv. Rosario Panzariello" w:date="2026-09-16T13:48:00Z">
        <w:del w:id="4673" w:author="Avv. Rosario Panzariello" w:date="2026-09-18T16:49:00Z" w16du:dateUtc="2026-09-18T14:49:00Z">
          <w:r w:rsidR="00091EB6" w:rsidRPr="00091EB6" w:rsidDel="009E0E11">
            <w:rPr>
              <w:rFonts w:ascii="Verdana" w:hAnsi="Verdana"/>
              <w:sz w:val="20"/>
              <w:szCs w:val="20"/>
            </w:rPr>
            <w:delText>Al di fuori delle predette ipotesi e degli ulteriori limiti inderogabili</w:delText>
          </w:r>
          <w:r w:rsidR="00091EB6" w:rsidRPr="00535476" w:rsidDel="009E0E11">
            <w:rPr>
              <w:rFonts w:ascii="Verdana" w:hAnsi="Verdana"/>
              <w:sz w:val="20"/>
              <w:szCs w:val="20"/>
            </w:rPr>
            <w:delText xml:space="preserve"> eventualmente applicabili, restano pienamente efficaci tutte le esclusioni, limitazioni, decadenze, manleve e delimitazioni convenzionali della garanzia previste dalle presenti Condizioni Generali, dalle Condizioni particolari di vendita, dalle Condizioni Specifiche, dagli eventuali Contratti individuali e dalle ulteriori condizioni contrattuali applicabili alla specifica operazione. Resta in ogni caso impregiudicato, nel Dealer Sales, il diritto di Fleequid di agire nei confronti del Venditore originario per garanzia, manleva, rimborso, regresso e risarcimento in relazione ai fatti, ai vizi, ai difetti, alle omissioni e agli inadempimenti a quest’ultimo imputabili.</w:delText>
          </w:r>
        </w:del>
      </w:ins>
      <w:ins w:id="4674" w:author="Avv. Rosario Panzariello" w:date="2026-09-18T16:48:00Z" w16du:dateUtc="2026-09-18T14:48:00Z">
        <w:r w:rsidR="00E114A5" w:rsidRPr="00E114A5">
          <w:rPr>
            <w:rFonts w:ascii="Verdana" w:hAnsi="Verdana"/>
            <w:sz w:val="20"/>
            <w:szCs w:val="20"/>
          </w:rPr>
          <w:t>Le esclusioni e le limitazioni di garanzia e di responsabilità, le manleve e i termini convenzionali di decadenza previsti dal presente articolo, dall'art. 20 e dalle ulteriori disposizioni delle presenti Condizioni Generali operano nella misura massima consentita dalla legge e non trovano applicazione esclusivamente nei casi in cui una disposizione inderogabile ne impedisca l'efficacia. In particolare restano fermi: a) il divieto di escludere o limitare preventivamente la responsabilità per dolo o colpa grave, ai sensi dell'art. 1229, comma 1, c.c.; b) quanto previsto dall'art. 1490, comma 2, c.c. qualora il soggetto che assume la qualità di venditore nei confronti dell'Acquirente abbia in mala fede taciuto a quest'ultimo i vizi del Veicolo; c) quanto previsto dall'art. 1487, comma 2, c.c. con riferimento all'evizione derivante da fatto proprio del soggetto che assume la qualità di venditore. Al di fuori delle predette ipotesi e degli ulteriori limiti inderogabili eventualmente applicabili, restano pienamente efficaci tutte le esclusioni, limitazioni, decadenze, manleve e delimitazioni convenzionali della garanzia previste dalle presenti Condizioni Generali, dalle Condizioni particolari di vendita, dalle Condizioni Specifiche, dagli eventuali Contratti individuali e dalle ulteriori condizioni contrattuali applicabili alla specifica operazione. Resta in ogni caso impregiudicato, nel Dealer Sales, il diritto di Fleequid di agire nei confronti del Venditore originario per garanzia, manleva, rimborso, regresso e risarcimento in relazione ai fatti, ai vizi, ai difetti, alle omissioni e agli inadempimenti a quest'ultimo imputabili.</w:t>
        </w:r>
      </w:ins>
    </w:p>
    <w:p w14:paraId="32C2C683" w14:textId="417E298D" w:rsidR="00D46F72" w:rsidRPr="009E0E11" w:rsidDel="00CD56F1" w:rsidRDefault="00D46F72">
      <w:pPr>
        <w:pStyle w:val="Paragrafoelenco"/>
        <w:numPr>
          <w:ilvl w:val="1"/>
          <w:numId w:val="1"/>
        </w:numPr>
        <w:spacing w:line="360" w:lineRule="auto"/>
        <w:ind w:left="0" w:firstLine="0"/>
        <w:jc w:val="both"/>
        <w:rPr>
          <w:del w:id="4675" w:author="Avv. Rosario Panzariello" w:date="2026-09-16T13:48:00Z"/>
          <w:rFonts w:ascii="Verdana" w:hAnsi="Verdana"/>
          <w:sz w:val="20"/>
          <w:szCs w:val="20"/>
        </w:rPr>
        <w:pPrChange w:id="4676" w:author="Avv. Rosario Panzariello" w:date="2026-09-16T13:32:00Z" w16du:dateUtc="2026-09-18T14:49:00Z">
          <w:pPr>
            <w:pStyle w:val="Paragrafoelenco"/>
            <w:numPr>
              <w:ilvl w:val="1"/>
              <w:numId w:val="1"/>
            </w:numPr>
            <w:spacing w:line="360" w:lineRule="auto"/>
            <w:ind w:left="0" w:hanging="720"/>
            <w:jc w:val="both"/>
          </w:pPr>
        </w:pPrChange>
      </w:pPr>
    </w:p>
    <w:p w14:paraId="2138A4CC" w14:textId="7D24339C" w:rsidR="003E176B" w:rsidRPr="000532C5" w:rsidDel="00CD56F1" w:rsidRDefault="75E0D80D" w:rsidP="75E0D80D">
      <w:pPr>
        <w:pStyle w:val="Paragrafoelenco"/>
        <w:numPr>
          <w:ilvl w:val="1"/>
          <w:numId w:val="1"/>
        </w:numPr>
        <w:spacing w:line="360" w:lineRule="auto"/>
        <w:ind w:left="0" w:firstLine="0"/>
        <w:jc w:val="both"/>
        <w:rPr>
          <w:del w:id="4677" w:author="Avv. Rosario Panzariello" w:date="2026-09-16T13:48:00Z"/>
          <w:rFonts w:ascii="Verdana" w:hAnsi="Verdana"/>
          <w:sz w:val="20"/>
          <w:szCs w:val="20"/>
        </w:rPr>
      </w:pPr>
      <w:del w:id="4678" w:author="Avv. Rosario Panzariello" w:date="2026-09-16T13:48:00Z">
        <w:r w:rsidRPr="000532C5" w:rsidDel="00CD56F1">
          <w:rPr>
            <w:rFonts w:ascii="Verdana" w:hAnsi="Verdana"/>
            <w:sz w:val="20"/>
            <w:szCs w:val="20"/>
          </w:rPr>
          <w:delText>I Veicoli venduti sul Marketplace sono da considerarsi venduti da professionista ad altro professionista (B2B) con la clausola “</w:delText>
        </w:r>
        <w:r w:rsidRPr="000532C5" w:rsidDel="00CD56F1">
          <w:rPr>
            <w:rFonts w:ascii="Verdana" w:hAnsi="Verdana"/>
            <w:i/>
            <w:iCs/>
            <w:sz w:val="20"/>
            <w:szCs w:val="20"/>
          </w:rPr>
          <w:delText>visto, piaciuto ed accettato</w:delText>
        </w:r>
        <w:r w:rsidRPr="000532C5" w:rsidDel="00CD56F1">
          <w:rPr>
            <w:rFonts w:ascii="Verdana" w:hAnsi="Verdana"/>
            <w:sz w:val="20"/>
            <w:szCs w:val="20"/>
          </w:rPr>
          <w:delText>” (“</w:delText>
        </w:r>
        <w:r w:rsidRPr="000532C5" w:rsidDel="00CD56F1">
          <w:rPr>
            <w:rFonts w:ascii="Verdana" w:hAnsi="Verdana"/>
            <w:i/>
            <w:iCs/>
            <w:sz w:val="20"/>
            <w:szCs w:val="20"/>
          </w:rPr>
          <w:delText>così come sono”</w:delText>
        </w:r>
        <w:r w:rsidR="004512BC" w:rsidRPr="000532C5" w:rsidDel="00CD56F1">
          <w:rPr>
            <w:rFonts w:ascii="Verdana" w:hAnsi="Verdana"/>
            <w:sz w:val="20"/>
            <w:szCs w:val="20"/>
          </w:rPr>
          <w:delText>,”</w:delText>
        </w:r>
        <w:r w:rsidR="004512BC" w:rsidRPr="000532C5" w:rsidDel="00CD56F1">
          <w:rPr>
            <w:rFonts w:ascii="Verdana" w:hAnsi="Verdana"/>
            <w:i/>
            <w:iCs/>
            <w:sz w:val="20"/>
            <w:szCs w:val="20"/>
          </w:rPr>
          <w:delText>come</w:delText>
        </w:r>
        <w:r w:rsidRPr="000532C5" w:rsidDel="00CD56F1">
          <w:rPr>
            <w:rFonts w:ascii="Verdana" w:hAnsi="Verdana"/>
            <w:i/>
            <w:iCs/>
            <w:sz w:val="20"/>
            <w:szCs w:val="20"/>
          </w:rPr>
          <w:delText xml:space="preserve"> disponibili</w:delText>
        </w:r>
        <w:r w:rsidRPr="000532C5" w:rsidDel="00CD56F1">
          <w:rPr>
            <w:rFonts w:ascii="Verdana" w:hAnsi="Verdana"/>
            <w:sz w:val="20"/>
            <w:szCs w:val="20"/>
          </w:rPr>
          <w:delText>”) essendo espressamente riconosciuta ed accettata dall’Acquirente l’esclusione della fornitura da parte di Fleequid di qualsivoglia garanzia sul Veicolo o sui suoi singoli componenti.</w:delText>
        </w:r>
        <w:r w:rsidR="005204B4" w:rsidRPr="000532C5" w:rsidDel="00CD56F1">
          <w:rPr>
            <w:rFonts w:ascii="Verdana" w:hAnsi="Verdana"/>
            <w:sz w:val="20"/>
            <w:szCs w:val="20"/>
          </w:rPr>
          <w:delText xml:space="preserve"> </w:delText>
        </w:r>
        <w:r w:rsidRPr="000532C5" w:rsidDel="00CD56F1">
          <w:rPr>
            <w:rFonts w:ascii="Verdana" w:hAnsi="Verdana"/>
            <w:sz w:val="20"/>
            <w:szCs w:val="20"/>
          </w:rPr>
          <w:delText xml:space="preserve"> Tutti i servizi offerti da Fleequid per il tramite del Marketplace sono sempre forniti a rischio e pericolo dell’Utente. Pertanto, </w:delText>
        </w:r>
        <w:r w:rsidR="009B61AB" w:rsidRPr="000532C5" w:rsidDel="00CD56F1">
          <w:rPr>
            <w:rFonts w:ascii="Verdana" w:hAnsi="Verdana"/>
            <w:sz w:val="20"/>
            <w:szCs w:val="20"/>
          </w:rPr>
          <w:delText>le Parti</w:delText>
        </w:r>
        <w:r w:rsidRPr="000532C5" w:rsidDel="00CD56F1">
          <w:rPr>
            <w:rFonts w:ascii="Verdana" w:hAnsi="Verdana"/>
            <w:sz w:val="20"/>
            <w:szCs w:val="20"/>
          </w:rPr>
          <w:delText xml:space="preserve"> riconoscono ed accettano espressamente di manlevare, nella misura massima consentita dalla legge, Fleequid da responsabilità e conseguenza derivante da vizi, anche occulti, difetti, usura, irregolarità, inidoneità all'uso, mancanza delle qualità all'uso, mancanza delle qualità relativi, al Veicolo, agli accessori, nonché per eventuali mendacità, irregolarità, errori od imprecisioni delle dichiarazioni rese dal Venditore nella Promessa di vendita ovvero dall’Acquirente in fase di acquisto. In nessun caso potrà essere richiesto un risarcimento a Fleequid per eventuali danni non indicati nelle Specifiche tecniche e/o nelle fotografie e/o ispezioni pubblicate e comunque preventivamente verificabili. </w:delText>
        </w:r>
      </w:del>
    </w:p>
    <w:p w14:paraId="13358195" w14:textId="14664BFE" w:rsidR="003E176B" w:rsidRPr="000532C5" w:rsidDel="00CD56F1" w:rsidRDefault="003E176B" w:rsidP="50DABFF1">
      <w:pPr>
        <w:pStyle w:val="Paragrafoelenco"/>
        <w:numPr>
          <w:ilvl w:val="1"/>
          <w:numId w:val="1"/>
        </w:numPr>
        <w:spacing w:line="360" w:lineRule="auto"/>
        <w:ind w:left="0" w:firstLine="0"/>
        <w:jc w:val="both"/>
        <w:rPr>
          <w:del w:id="4679" w:author="Avv. Rosario Panzariello" w:date="2026-09-16T13:48:00Z"/>
          <w:rFonts w:ascii="Verdana" w:hAnsi="Verdana"/>
          <w:sz w:val="20"/>
          <w:szCs w:val="20"/>
        </w:rPr>
      </w:pPr>
      <w:del w:id="4680" w:author="Avv. Rosario Panzariello" w:date="2026-09-16T13:48:00Z">
        <w:r w:rsidRPr="000532C5" w:rsidDel="00CD56F1">
          <w:rPr>
            <w:rFonts w:ascii="Verdana" w:hAnsi="Verdana"/>
            <w:sz w:val="20"/>
            <w:szCs w:val="20"/>
          </w:rPr>
          <w:delText xml:space="preserve">L’Acquirente riconosce ed accetta che in nessun caso potranno essere ritenuti vizi occulti del Veicolo eventuali vizi e/o difetti e/o specifiche e/o condizioni d’uso e/o carenze di conformità, anche di parti occulte o non facilmente raggiungibili del Veicolo, che l’Acquirente avrebbe potuto riscontrare avvalendosi </w:delText>
        </w:r>
        <w:r w:rsidR="49D6D441" w:rsidRPr="000532C5" w:rsidDel="00CD56F1">
          <w:rPr>
            <w:rFonts w:ascii="Verdana" w:hAnsi="Verdana"/>
            <w:sz w:val="20"/>
            <w:szCs w:val="20"/>
          </w:rPr>
          <w:delText xml:space="preserve">dell’eventuale </w:delText>
        </w:r>
        <w:r w:rsidRPr="000532C5" w:rsidDel="00CD56F1">
          <w:rPr>
            <w:rFonts w:ascii="Verdana" w:hAnsi="Verdana"/>
            <w:sz w:val="20"/>
            <w:szCs w:val="20"/>
          </w:rPr>
          <w:delText>possibilità offerta da Fleequid di ispezionare e provare il Veicolo prima della formulazione di un’Offerta in Asta.</w:delText>
        </w:r>
      </w:del>
    </w:p>
    <w:p w14:paraId="380C425B" w14:textId="089109AF" w:rsidR="003E176B" w:rsidRPr="000532C5" w:rsidDel="00CD56F1" w:rsidRDefault="75E0D80D" w:rsidP="609FEE71">
      <w:pPr>
        <w:pStyle w:val="Paragrafoelenco"/>
        <w:numPr>
          <w:ilvl w:val="1"/>
          <w:numId w:val="1"/>
        </w:numPr>
        <w:spacing w:line="360" w:lineRule="auto"/>
        <w:ind w:left="0" w:firstLine="0"/>
        <w:jc w:val="both"/>
        <w:rPr>
          <w:del w:id="4681" w:author="Avv. Rosario Panzariello" w:date="2026-09-16T13:48:00Z"/>
          <w:rFonts w:ascii="Verdana" w:hAnsi="Verdana"/>
          <w:sz w:val="20"/>
          <w:szCs w:val="20"/>
        </w:rPr>
      </w:pPr>
      <w:del w:id="4682" w:author="Avv. Rosario Panzariello" w:date="2026-09-16T13:48:00Z">
        <w:r w:rsidRPr="000532C5" w:rsidDel="00CD56F1">
          <w:rPr>
            <w:rFonts w:ascii="Verdana" w:hAnsi="Verdana"/>
            <w:sz w:val="20"/>
            <w:szCs w:val="20"/>
          </w:rPr>
          <w:delText>Con riferimento al grado di vetustà e usura, Fleequid non potrà essere ritenuta in alcun modo responsabile, e quindi tenuta ad indennizzare o risarcire l’Acquirente, per eventuali difetti, anche per quelli non immediatamente visibili e/o conoscibili, che possono essere riscontrati su Veicoli</w:delText>
        </w:r>
        <w:r w:rsidR="6C8544F7" w:rsidRPr="000532C5" w:rsidDel="00CD56F1">
          <w:rPr>
            <w:rFonts w:ascii="Verdana" w:hAnsi="Verdana"/>
            <w:sz w:val="20"/>
            <w:szCs w:val="20"/>
          </w:rPr>
          <w:delText xml:space="preserve">, </w:delText>
        </w:r>
        <w:r w:rsidR="2B0BCD20" w:rsidRPr="000532C5" w:rsidDel="00CD56F1">
          <w:rPr>
            <w:rFonts w:ascii="Verdana" w:hAnsi="Verdana"/>
            <w:sz w:val="20"/>
            <w:szCs w:val="20"/>
          </w:rPr>
          <w:delText>appartenenti alla tipologia autobus</w:delText>
        </w:r>
        <w:r w:rsidR="740AC94D" w:rsidRPr="000532C5" w:rsidDel="00CD56F1">
          <w:rPr>
            <w:rFonts w:ascii="Verdana" w:hAnsi="Verdana"/>
            <w:sz w:val="20"/>
            <w:szCs w:val="20"/>
          </w:rPr>
          <w:delText>,</w:delText>
        </w:r>
        <w:r w:rsidR="2B0BCD20" w:rsidRPr="000532C5" w:rsidDel="00CD56F1">
          <w:rPr>
            <w:rFonts w:ascii="Verdana" w:hAnsi="Verdana"/>
            <w:sz w:val="20"/>
            <w:szCs w:val="20"/>
          </w:rPr>
          <w:delText xml:space="preserve"> </w:delText>
        </w:r>
        <w:r w:rsidRPr="000532C5" w:rsidDel="00CD56F1">
          <w:rPr>
            <w:rFonts w:ascii="Verdana" w:hAnsi="Verdana"/>
            <w:sz w:val="20"/>
            <w:szCs w:val="20"/>
          </w:rPr>
          <w:delText xml:space="preserve">il cui chilometraggio è superiore a </w:delText>
        </w:r>
        <w:r w:rsidR="005204B4" w:rsidRPr="000532C5" w:rsidDel="00CD56F1">
          <w:rPr>
            <w:rFonts w:ascii="Verdana" w:hAnsi="Verdana"/>
            <w:sz w:val="20"/>
            <w:szCs w:val="20"/>
          </w:rPr>
          <w:delText>250</w:delText>
        </w:r>
        <w:r w:rsidRPr="000532C5" w:rsidDel="00CD56F1">
          <w:rPr>
            <w:rFonts w:ascii="Verdana" w:hAnsi="Verdana"/>
            <w:sz w:val="20"/>
            <w:szCs w:val="20"/>
          </w:rPr>
          <w:delText xml:space="preserve">.000 km o la cui prima immatricolazione risalga a più di </w:delText>
        </w:r>
        <w:r w:rsidR="009B61AB" w:rsidRPr="000532C5" w:rsidDel="00CD56F1">
          <w:rPr>
            <w:rFonts w:ascii="Verdana" w:hAnsi="Verdana"/>
            <w:sz w:val="20"/>
            <w:szCs w:val="20"/>
          </w:rPr>
          <w:delText>quattro</w:delText>
        </w:r>
        <w:r w:rsidRPr="000532C5" w:rsidDel="00CD56F1">
          <w:rPr>
            <w:rFonts w:ascii="Verdana" w:hAnsi="Verdana"/>
            <w:sz w:val="20"/>
            <w:szCs w:val="20"/>
          </w:rPr>
          <w:delText xml:space="preserve"> (</w:delText>
        </w:r>
        <w:r w:rsidR="005204B4" w:rsidRPr="000532C5" w:rsidDel="00CD56F1">
          <w:rPr>
            <w:rFonts w:ascii="Verdana" w:hAnsi="Verdana"/>
            <w:sz w:val="20"/>
            <w:szCs w:val="20"/>
          </w:rPr>
          <w:delText>4</w:delText>
        </w:r>
        <w:r w:rsidRPr="000532C5" w:rsidDel="00CD56F1">
          <w:rPr>
            <w:rFonts w:ascii="Verdana" w:hAnsi="Verdana"/>
            <w:sz w:val="20"/>
            <w:szCs w:val="20"/>
          </w:rPr>
          <w:delText>) anni solari, su Veicoli non marcianti e/o indicati come danneggiati e/o</w:delText>
        </w:r>
        <w:r w:rsidR="005204B4" w:rsidRPr="000532C5" w:rsidDel="00CD56F1">
          <w:rPr>
            <w:rFonts w:ascii="Verdana" w:hAnsi="Verdana"/>
            <w:sz w:val="20"/>
            <w:szCs w:val="20"/>
          </w:rPr>
          <w:delText xml:space="preserve"> </w:delText>
        </w:r>
        <w:r w:rsidR="009B61AB" w:rsidRPr="000532C5" w:rsidDel="00CD56F1">
          <w:rPr>
            <w:rFonts w:ascii="Verdana" w:hAnsi="Verdana"/>
            <w:sz w:val="20"/>
            <w:szCs w:val="20"/>
          </w:rPr>
          <w:delText>esclusivamente</w:delText>
        </w:r>
        <w:r w:rsidR="005204B4" w:rsidRPr="000532C5" w:rsidDel="00CD56F1">
          <w:rPr>
            <w:rFonts w:ascii="Verdana" w:hAnsi="Verdana"/>
            <w:sz w:val="20"/>
            <w:szCs w:val="20"/>
          </w:rPr>
          <w:delText xml:space="preserve"> da demolire e/o</w:delText>
        </w:r>
        <w:r w:rsidRPr="000532C5" w:rsidDel="00CD56F1">
          <w:rPr>
            <w:rFonts w:ascii="Verdana" w:hAnsi="Verdana"/>
            <w:sz w:val="20"/>
            <w:szCs w:val="20"/>
          </w:rPr>
          <w:delText xml:space="preserve"> il cui Prezzo di </w:delText>
        </w:r>
        <w:r w:rsidR="1FCFCB8F" w:rsidRPr="000532C5" w:rsidDel="00CD56F1">
          <w:rPr>
            <w:rFonts w:ascii="Verdana" w:hAnsi="Verdana"/>
            <w:sz w:val="20"/>
            <w:szCs w:val="20"/>
          </w:rPr>
          <w:delText xml:space="preserve">aggiudicazione </w:delText>
        </w:r>
        <w:r w:rsidRPr="000532C5" w:rsidDel="00CD56F1">
          <w:rPr>
            <w:rFonts w:ascii="Verdana" w:hAnsi="Verdana"/>
            <w:sz w:val="20"/>
            <w:szCs w:val="20"/>
          </w:rPr>
          <w:delText>sia inferiore ad € 5</w:delText>
        </w:r>
        <w:r w:rsidR="005204B4" w:rsidRPr="000532C5" w:rsidDel="00CD56F1">
          <w:rPr>
            <w:rFonts w:ascii="Verdana" w:hAnsi="Verdana"/>
            <w:sz w:val="20"/>
            <w:szCs w:val="20"/>
          </w:rPr>
          <w:delText>0</w:delText>
        </w:r>
        <w:r w:rsidRPr="000532C5" w:rsidDel="00CD56F1">
          <w:rPr>
            <w:rFonts w:ascii="Verdana" w:hAnsi="Verdana"/>
            <w:sz w:val="20"/>
            <w:szCs w:val="20"/>
          </w:rPr>
          <w:delText xml:space="preserve">.000,00 (Euro </w:delText>
        </w:r>
        <w:r w:rsidR="005204B4" w:rsidRPr="000532C5" w:rsidDel="00CD56F1">
          <w:rPr>
            <w:rFonts w:ascii="Verdana" w:hAnsi="Verdana"/>
            <w:sz w:val="20"/>
            <w:szCs w:val="20"/>
          </w:rPr>
          <w:delText>cinquantamila</w:delText>
        </w:r>
        <w:r w:rsidRPr="000532C5" w:rsidDel="00CD56F1">
          <w:rPr>
            <w:rFonts w:ascii="Verdana" w:hAnsi="Verdana"/>
            <w:sz w:val="20"/>
            <w:szCs w:val="20"/>
          </w:rPr>
          <w:delText xml:space="preserve">). </w:delText>
        </w:r>
      </w:del>
    </w:p>
    <w:p w14:paraId="66BFC03E" w14:textId="7B1B8EE0" w:rsidR="003E176B" w:rsidRPr="000532C5" w:rsidDel="00CD56F1" w:rsidRDefault="003E176B" w:rsidP="009A36BC">
      <w:pPr>
        <w:pStyle w:val="Paragrafoelenco"/>
        <w:numPr>
          <w:ilvl w:val="1"/>
          <w:numId w:val="1"/>
        </w:numPr>
        <w:tabs>
          <w:tab w:val="left" w:pos="0"/>
        </w:tabs>
        <w:spacing w:line="360" w:lineRule="auto"/>
        <w:ind w:left="0" w:firstLine="0"/>
        <w:jc w:val="both"/>
        <w:rPr>
          <w:del w:id="4683" w:author="Avv. Rosario Panzariello" w:date="2026-09-16T13:48:00Z"/>
          <w:rFonts w:ascii="Verdana" w:hAnsi="Verdana"/>
          <w:sz w:val="20"/>
          <w:szCs w:val="20"/>
        </w:rPr>
      </w:pPr>
      <w:del w:id="4684" w:author="Avv. Rosario Panzariello" w:date="2026-09-16T13:48:00Z">
        <w:r w:rsidRPr="000532C5" w:rsidDel="00CD56F1">
          <w:rPr>
            <w:rFonts w:ascii="Verdana" w:hAnsi="Verdana"/>
            <w:sz w:val="20"/>
            <w:szCs w:val="20"/>
          </w:rPr>
          <w:delText xml:space="preserve">Qualora, anche in via residuale, potesse ravvisarsi l’esistenza di “vizi occulti” al Veicolo compravenduto da Fleequid nell’ambito del servizio Rivendita, l’Acquirente riconosce ed accetta che Fleequid interviene nello scambio commerciale tra Venditore e Acquirente acquistando il Veicolo dal Venditore solo dopo l’Aggiudicazione, non è tenuta ad ispezionare il Veicolo e che </w:delText>
        </w:r>
        <w:r w:rsidR="00567CE8" w:rsidRPr="000532C5" w:rsidDel="00CD56F1">
          <w:rPr>
            <w:rFonts w:ascii="Verdana" w:hAnsi="Verdana"/>
            <w:sz w:val="20"/>
            <w:szCs w:val="20"/>
          </w:rPr>
          <w:delText>in ogni caso</w:delText>
        </w:r>
        <w:r w:rsidRPr="000532C5" w:rsidDel="00CD56F1">
          <w:rPr>
            <w:rFonts w:ascii="Verdana" w:hAnsi="Verdana"/>
            <w:sz w:val="20"/>
            <w:szCs w:val="20"/>
          </w:rPr>
          <w:delText xml:space="preserve"> Fleequid è manlevata da responsabilità in ordine ad eventuali “vizi occulti” (art. 1495 c.c.). A riguardo, l’Acquirente si impegna a tenere indenne Fleequid da qualsivoglia richiesta di garanzia per eventuali “vizi occulti” del Veicolo compravenduto da Fleequid in occasione della Rivendita. Trova in ogni caso applicazione quanto previsto dai successivi artt. </w:delText>
        </w:r>
        <w:r w:rsidR="005204B4" w:rsidRPr="000532C5" w:rsidDel="00CD56F1">
          <w:rPr>
            <w:rFonts w:ascii="Verdana" w:hAnsi="Verdana"/>
            <w:sz w:val="20"/>
            <w:szCs w:val="20"/>
          </w:rPr>
          <w:delText>13</w:delText>
        </w:r>
        <w:r w:rsidRPr="000532C5" w:rsidDel="00CD56F1">
          <w:rPr>
            <w:rFonts w:ascii="Verdana" w:hAnsi="Verdana"/>
            <w:sz w:val="20"/>
            <w:szCs w:val="20"/>
          </w:rPr>
          <w:delText xml:space="preserve">) e </w:delText>
        </w:r>
        <w:r w:rsidR="005204B4" w:rsidRPr="000532C5" w:rsidDel="00CD56F1">
          <w:rPr>
            <w:rFonts w:ascii="Verdana" w:hAnsi="Verdana"/>
            <w:sz w:val="20"/>
            <w:szCs w:val="20"/>
          </w:rPr>
          <w:delText>14</w:delText>
        </w:r>
        <w:r w:rsidRPr="000532C5" w:rsidDel="00CD56F1">
          <w:rPr>
            <w:rFonts w:ascii="Verdana" w:hAnsi="Verdana"/>
            <w:sz w:val="20"/>
            <w:szCs w:val="20"/>
          </w:rPr>
          <w:delText>).</w:delText>
        </w:r>
      </w:del>
    </w:p>
    <w:p w14:paraId="2AEFBC77" w14:textId="5937CA6E" w:rsidR="003E176B" w:rsidRPr="000532C5" w:rsidRDefault="003E176B">
      <w:pPr>
        <w:pStyle w:val="Paragrafoelenco"/>
        <w:numPr>
          <w:ilvl w:val="1"/>
          <w:numId w:val="1"/>
        </w:numPr>
        <w:spacing w:line="360" w:lineRule="auto"/>
        <w:ind w:left="0" w:firstLine="0"/>
        <w:jc w:val="both"/>
        <w:rPr>
          <w:rFonts w:ascii="Verdana" w:hAnsi="Verdana"/>
          <w:b/>
          <w:bCs/>
          <w:sz w:val="20"/>
          <w:szCs w:val="20"/>
        </w:rPr>
        <w:pPrChange w:id="4685" w:author="Avv. Rosario Panzariello" w:date="2026-09-18T16:49:00Z" w16du:dateUtc="2026-09-18T14:49:00Z">
          <w:pPr>
            <w:pStyle w:val="Paragrafoelenco"/>
            <w:tabs>
              <w:tab w:val="left" w:pos="0"/>
            </w:tabs>
            <w:spacing w:line="360" w:lineRule="auto"/>
            <w:ind w:left="0"/>
            <w:jc w:val="both"/>
          </w:pPr>
        </w:pPrChange>
      </w:pPr>
    </w:p>
    <w:p w14:paraId="6BAF3610" w14:textId="0B405C56"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4686" w:name="_Hlk162154365"/>
      <w:del w:id="4687" w:author="Avv. Rosario Panzariello" w:date="2026-09-20T07:10:00Z" w16du:dateUtc="2026-09-20T05:10:00Z">
        <w:r w:rsidRPr="000532C5" w:rsidDel="000A7094">
          <w:rPr>
            <w:rFonts w:ascii="Verdana" w:hAnsi="Verdana"/>
            <w:b/>
            <w:bCs/>
            <w:sz w:val="20"/>
            <w:szCs w:val="20"/>
          </w:rPr>
          <w:delText xml:space="preserve"> </w:delText>
        </w:r>
      </w:del>
      <w:bookmarkStart w:id="4688" w:name="_Toc241317119"/>
      <w:r w:rsidRPr="000532C5">
        <w:rPr>
          <w:rFonts w:ascii="Verdana" w:hAnsi="Verdana"/>
          <w:b/>
          <w:bCs/>
          <w:smallCaps/>
          <w:sz w:val="20"/>
          <w:szCs w:val="20"/>
        </w:rPr>
        <w:t>Reclami</w:t>
      </w:r>
      <w:bookmarkEnd w:id="4686"/>
      <w:r w:rsidRPr="000532C5">
        <w:rPr>
          <w:rFonts w:ascii="Verdana" w:hAnsi="Verdana"/>
          <w:b/>
          <w:bCs/>
          <w:smallCaps/>
          <w:sz w:val="20"/>
          <w:szCs w:val="20"/>
        </w:rPr>
        <w:t>.</w:t>
      </w:r>
      <w:bookmarkEnd w:id="4688"/>
    </w:p>
    <w:p w14:paraId="1ECC998A" w14:textId="56D0FD23"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Ogni Utente ha diritto a presentare reclami a Fleequid</w:t>
      </w:r>
      <w:ins w:id="4689" w:author="Avv. Rosario Panzariello" w:date="2026-09-16T14:15:00Z">
        <w:r w:rsidR="004C7B07" w:rsidRPr="004C7B07">
          <w:rPr>
            <w:rFonts w:ascii="Verdana" w:hAnsi="Verdana"/>
            <w:sz w:val="20"/>
            <w:szCs w:val="20"/>
            <w:rPrChange w:id="4690" w:author="Avv. Rosario Panzariello" w:date="2026-09-16T14:15:00Z">
              <w:rPr/>
            </w:rPrChange>
          </w:rPr>
          <w:t xml:space="preserve"> </w:t>
        </w:r>
      </w:ins>
      <w:ins w:id="4691" w:author="Avv. Rosario Panzariello" w:date="2026-09-18T16:50:00Z" w16du:dateUtc="2026-09-18T14:50:00Z">
        <w:r w:rsidR="0031429A" w:rsidRPr="0031429A">
          <w:rPr>
            <w:rFonts w:ascii="Verdana" w:hAnsi="Verdana"/>
            <w:sz w:val="20"/>
            <w:szCs w:val="20"/>
          </w:rPr>
          <w:t xml:space="preserve">secondo le modalità previste dal presente articolo, che costituisce l'unica sede della relativa procedura. La gestione del reclamo non modifica né amplia il regime di garanzia, di responsabilità e di decadenza applicabile alla specifica operazione ai sensi dell'art. 19 e delle ulteriori condizioni contrattuali applicabili. Il presente articolo si applica a tutti i Modelli di Vendita e a tutte le modalità di esecuzione, ferma la diversa posizione di Fleequid: a) nella Vendita in commissione eseguita mediante Rivendita, Fleequid gestisce e facilita la soluzione bonaria delle controversie relative al Veicolo senza assumere la qualità di venditore sostanziale, senza riconoscere responsabilità e senza prestare garanzie ulteriori; b) quando Fleequid opera quale Intermediario puro, la compravendita e la garanzia intercorrono direttamente tra il Venditore e l'Acquirente e la messa a disposizione del canale di reclamo da parte di Fleequid non la trasforma in venditore o garante; c) nel Dealer Sales il reclamo relativo al Veicolo è rivolto a Fleequid quale venditore sostanziale ed è gestito nell'ambito del regime di garanzia di cui all'art. 19.7, lett. c), restando impregiudicati i diritti di Fleequid nei confronti del Venditore originario. Fermo quanto precede e compatibilmente con il ruolo assunto nella specifica operazione, Fleequid ha il diritto, ma non l'obbligo, di adoperarsi, anche mediante il coinvolgimento del Venditore, per la soluzione del reclamo; tale facoltà non costituisce in alcun caso esonero dagli obblighi propri di Fleequid quale venditore sostanziale nel </w:t>
        </w:r>
        <w:r w:rsidR="0031429A" w:rsidRPr="0031429A">
          <w:rPr>
            <w:rFonts w:ascii="Verdana" w:hAnsi="Verdana"/>
            <w:sz w:val="20"/>
            <w:szCs w:val="20"/>
          </w:rPr>
          <w:lastRenderedPageBreak/>
          <w:t>Dealer Sales. Resta fermo quanto previsto dall'art. 5.9 in ordine al sistema di gestione interna dei reclami relativi all'utilizzo del Marketplace</w:t>
        </w:r>
      </w:ins>
      <w:ins w:id="4692" w:author="Avv. Rosario Panzariello" w:date="2026-09-16T14:15:00Z">
        <w:del w:id="4693" w:author="Avv. Rosario Panzariello" w:date="2026-09-18T16:50:00Z" w16du:dateUtc="2026-09-18T14:50:00Z">
          <w:r w:rsidR="004C7B07" w:rsidRPr="004C7B07" w:rsidDel="0031429A">
            <w:rPr>
              <w:rFonts w:ascii="Verdana" w:hAnsi="Verdana"/>
              <w:sz w:val="20"/>
              <w:szCs w:val="20"/>
              <w:rPrChange w:id="4694" w:author="Avv. Rosario Panzariello" w:date="2026-09-16T14:15:00Z">
                <w:rPr/>
              </w:rPrChange>
            </w:rPr>
            <w:delText>secondo le modalità previste dal presente articolo</w:delText>
          </w:r>
        </w:del>
      </w:ins>
      <w:del w:id="4695" w:author="Avv. Rosario Panzariello" w:date="2026-09-18T16:50:00Z" w16du:dateUtc="2026-09-18T14:50:00Z">
        <w:r w:rsidRPr="000532C5" w:rsidDel="0031429A">
          <w:rPr>
            <w:rFonts w:ascii="Verdana" w:hAnsi="Verdana"/>
            <w:sz w:val="20"/>
            <w:szCs w:val="20"/>
          </w:rPr>
          <w:delText xml:space="preserve">. </w:delText>
        </w:r>
      </w:del>
      <w:ins w:id="4696" w:author="Avv. Rosario Panzariello" w:date="2026-09-16T14:17:00Z">
        <w:del w:id="4697" w:author="Avv. Rosario Panzariello" w:date="2026-09-18T16:50:00Z" w16du:dateUtc="2026-09-18T14:50:00Z">
          <w:r w:rsidR="00A92EF7" w:rsidRPr="005611B3" w:rsidDel="0031429A">
            <w:rPr>
              <w:rFonts w:ascii="Verdana" w:hAnsi="Verdana"/>
              <w:sz w:val="20"/>
              <w:szCs w:val="20"/>
              <w:rPrChange w:id="4698" w:author="Avv. Rosario Panzariello" w:date="2026-09-16T14:18:00Z">
                <w:rPr/>
              </w:rPrChange>
            </w:rPr>
            <w:delText xml:space="preserve">La gestione del reclamo non modifica né amplia il regime di garanzia, responsabilità e decadenza applicabile alla specifica operazione ai sensi delle presenti Condizioni Generali e delle ulteriori condizioni contrattuali applicabili. </w:delText>
          </w:r>
          <w:r w:rsidR="00EC3A0F" w:rsidRPr="00BB7447" w:rsidDel="0031429A">
            <w:rPr>
              <w:rFonts w:ascii="Verdana" w:hAnsi="Verdana"/>
              <w:sz w:val="20"/>
              <w:szCs w:val="20"/>
              <w:rPrChange w:id="4699" w:author="Avv. Rosario Panzariello" w:date="2026-09-16T14:56:00Z">
                <w:rPr>
                  <w:rStyle w:val="Enfasigrassetto"/>
                </w:rPr>
              </w:rPrChange>
            </w:rPr>
            <w:delText>Nella Vendita in commissione</w:delText>
          </w:r>
          <w:r w:rsidR="00EC3A0F" w:rsidRPr="005611B3" w:rsidDel="0031429A">
            <w:rPr>
              <w:rFonts w:ascii="Verdana" w:hAnsi="Verdana"/>
              <w:sz w:val="20"/>
              <w:szCs w:val="20"/>
              <w:rPrChange w:id="4700" w:author="Avv. Rosario Panzariello" w:date="2026-09-16T14:18:00Z">
                <w:rPr/>
              </w:rPrChange>
            </w:rPr>
            <w:delText>, anche quando Fleequid proceda mediante Rivendita o come Intermediario puro ai sensi dell’art. 2.6,</w:delText>
          </w:r>
        </w:del>
      </w:ins>
      <w:del w:id="4701" w:author="Avv. Rosario Panzariello" w:date="2026-09-18T16:50:00Z" w16du:dateUtc="2026-09-18T14:50:00Z">
        <w:r w:rsidRPr="000532C5" w:rsidDel="0031429A">
          <w:rPr>
            <w:rFonts w:ascii="Verdana" w:hAnsi="Verdana"/>
            <w:sz w:val="20"/>
            <w:szCs w:val="20"/>
          </w:rPr>
          <w:delText>Laddove ciò fosse possibile, e fatte in ogni caso salve le esclusioni di responsabilità previste dall</w:delText>
        </w:r>
        <w:r w:rsidR="005664D9" w:rsidRPr="000532C5" w:rsidDel="0031429A">
          <w:rPr>
            <w:rFonts w:ascii="Verdana" w:hAnsi="Verdana"/>
            <w:sz w:val="20"/>
            <w:szCs w:val="20"/>
          </w:rPr>
          <w:delText>e</w:delText>
        </w:r>
        <w:r w:rsidRPr="000532C5" w:rsidDel="0031429A">
          <w:rPr>
            <w:rFonts w:ascii="Verdana" w:hAnsi="Verdana"/>
            <w:sz w:val="20"/>
            <w:szCs w:val="20"/>
          </w:rPr>
          <w:delText xml:space="preserve"> presenti CG, Fleequid </w:delText>
        </w:r>
      </w:del>
      <w:ins w:id="4702" w:author="Avv. Rosario Panzariello" w:date="2026-09-16T14:17:00Z">
        <w:del w:id="4703" w:author="Avv. Rosario Panzariello" w:date="2026-09-18T16:50:00Z" w16du:dateUtc="2026-09-18T14:50:00Z">
          <w:r w:rsidR="00EC3A0F" w:rsidRPr="005611B3" w:rsidDel="0031429A">
            <w:rPr>
              <w:rFonts w:ascii="Verdana" w:hAnsi="Verdana"/>
              <w:sz w:val="20"/>
              <w:szCs w:val="20"/>
              <w:rPrChange w:id="4704" w:author="Avv. Rosario Panzariello" w:date="2026-09-16T14:18:00Z">
                <w:rPr/>
              </w:rPrChange>
            </w:rPr>
            <w:delText>può favorire la soluzione bonaria delle controversie relative al Veicolo senza assumere la qualità di venditore sostanziale, riconoscere responsabilità o prestare garanzie ulteriori</w:delText>
          </w:r>
        </w:del>
      </w:ins>
      <w:ins w:id="4705" w:author="Avv. Rosario Panzariello" w:date="2026-09-16T14:18:00Z">
        <w:del w:id="4706" w:author="Avv. Rosario Panzariello" w:date="2026-09-18T16:50:00Z" w16du:dateUtc="2026-09-18T14:50:00Z">
          <w:r w:rsidR="005611B3" w:rsidRPr="005611B3" w:rsidDel="0031429A">
            <w:rPr>
              <w:rFonts w:ascii="Verdana" w:hAnsi="Verdana"/>
              <w:sz w:val="20"/>
              <w:szCs w:val="20"/>
              <w:rPrChange w:id="4707" w:author="Avv. Rosario Panzariello" w:date="2026-09-16T14:18:00Z">
                <w:rPr/>
              </w:rPrChange>
            </w:rPr>
            <w:delText xml:space="preserve">. </w:delText>
          </w:r>
        </w:del>
      </w:ins>
      <w:del w:id="4708" w:author="Avv. Rosario Panzariello" w:date="2026-09-18T16:50:00Z" w16du:dateUtc="2026-09-18T14:50:00Z">
        <w:r w:rsidRPr="000532C5" w:rsidDel="0031429A">
          <w:rPr>
            <w:rFonts w:ascii="Verdana" w:hAnsi="Verdana"/>
            <w:sz w:val="20"/>
            <w:szCs w:val="20"/>
          </w:rPr>
          <w:delText>interverrà sia presso il Venditore che presso l’Acquirente per risolvere bonariamente ogni possibile controversia connessa alla vendita dei Veicoli presenti sul Marketplace, sia prima che dopo l’avvenuta Aggiudicazione</w:delText>
        </w:r>
      </w:del>
      <w:ins w:id="4709" w:author="Avv. Rosario Panzariello" w:date="2026-09-16T14:18:00Z">
        <w:del w:id="4710" w:author="Avv. Rosario Panzariello" w:date="2026-09-18T16:50:00Z" w16du:dateUtc="2026-09-18T14:50:00Z">
          <w:r w:rsidR="005611B3" w:rsidRPr="005611B3" w:rsidDel="0031429A">
            <w:rPr>
              <w:rFonts w:ascii="Verdana" w:hAnsi="Verdana"/>
              <w:sz w:val="20"/>
              <w:szCs w:val="20"/>
              <w:rPrChange w:id="4711" w:author="Avv. Rosario Panzariello" w:date="2026-09-16T14:18:00Z">
                <w:rPr/>
              </w:rPrChange>
            </w:rPr>
            <w:delText xml:space="preserve"> </w:delText>
          </w:r>
          <w:r w:rsidR="005611B3" w:rsidRPr="005611B3" w:rsidDel="0031429A">
            <w:rPr>
              <w:rFonts w:ascii="Verdana" w:hAnsi="Verdana"/>
              <w:sz w:val="20"/>
              <w:szCs w:val="20"/>
            </w:rPr>
            <w:delText>Nel Dealer Sales, il reclamo relativo al Veicolo è rivolto a Fleequid quale venditore sostanziale, nei limiti del regime di garanzia applicabile, restando impregiudicati i diritti di Fleequid nei confronti del Venditore originario</w:delText>
          </w:r>
        </w:del>
      </w:ins>
      <w:del w:id="4712" w:author="Avv. Rosario Panzariello" w:date="2026-09-18T16:50:00Z" w16du:dateUtc="2026-09-18T14:50:00Z">
        <w:r w:rsidRPr="000532C5" w:rsidDel="0031429A">
          <w:rPr>
            <w:rFonts w:ascii="Verdana" w:hAnsi="Verdana"/>
            <w:sz w:val="20"/>
            <w:szCs w:val="20"/>
          </w:rPr>
          <w:delText>.</w:delText>
        </w:r>
      </w:del>
      <w:ins w:id="4713" w:author="Avv. Rosario Panzariello" w:date="2026-09-16T14:18:00Z">
        <w:del w:id="4714" w:author="Avv. Rosario Panzariello" w:date="2026-09-18T16:50:00Z" w16du:dateUtc="2026-09-18T14:50:00Z">
          <w:r w:rsidR="005611B3" w:rsidRPr="005611B3" w:rsidDel="0031429A">
            <w:rPr>
              <w:rFonts w:ascii="Verdana" w:hAnsi="Verdana"/>
              <w:sz w:val="20"/>
              <w:szCs w:val="20"/>
              <w:rPrChange w:id="4715" w:author="Avv. Rosario Panzariello" w:date="2026-09-16T14:18:00Z">
                <w:rPr/>
              </w:rPrChange>
            </w:rPr>
            <w:delText xml:space="preserve"> Resta fermo quanto previsto dall’art. 5.9</w:delText>
          </w:r>
        </w:del>
        <w:r w:rsidR="005611B3" w:rsidRPr="005611B3">
          <w:rPr>
            <w:rFonts w:ascii="Verdana" w:hAnsi="Verdana"/>
            <w:sz w:val="20"/>
            <w:szCs w:val="20"/>
            <w:rPrChange w:id="4716" w:author="Avv. Rosario Panzariello" w:date="2026-09-16T14:18:00Z">
              <w:rPr/>
            </w:rPrChange>
          </w:rPr>
          <w:t>.</w:t>
        </w:r>
      </w:ins>
    </w:p>
    <w:p w14:paraId="311C179F" w14:textId="78F0E113"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ins w:id="4717" w:author="Avv. Rosario Panzariello" w:date="2026-09-16T14:19:00Z">
        <w:r w:rsidRPr="0039663A">
          <w:rPr>
            <w:rFonts w:ascii="Verdana" w:hAnsi="Verdana"/>
            <w:sz w:val="20"/>
            <w:szCs w:val="20"/>
          </w:rPr>
          <w:t xml:space="preserve">L’Acquirente che lamenti difformità rispetto alle Specifiche tecniche, vizi o difetti del Veicolo deve presentare formale </w:t>
        </w:r>
      </w:ins>
      <w:ins w:id="4718" w:author="Avv. Rosario Panzariello" w:date="2026-09-16T14:27:00Z">
        <w:r w:rsidR="001F1F71">
          <w:rPr>
            <w:rFonts w:ascii="Verdana" w:hAnsi="Verdana"/>
            <w:sz w:val="20"/>
            <w:szCs w:val="20"/>
          </w:rPr>
          <w:t>r</w:t>
        </w:r>
      </w:ins>
      <w:ins w:id="4719" w:author="Avv. Rosario Panzariello" w:date="2026-09-16T14:19:00Z">
        <w:r w:rsidRPr="0039663A">
          <w:rPr>
            <w:rFonts w:ascii="Verdana" w:hAnsi="Verdana"/>
            <w:sz w:val="20"/>
            <w:szCs w:val="20"/>
          </w:rPr>
          <w:t>eclamo scritto a Fleequid all’</w:t>
        </w:r>
      </w:ins>
      <w:del w:id="4720" w:author="Avv. Rosario Panzariello" w:date="2026-09-16T14:19:00Z">
        <w:r w:rsidR="75E0D80D" w:rsidRPr="000532C5" w:rsidDel="0039663A">
          <w:rPr>
            <w:rFonts w:ascii="Verdana" w:hAnsi="Verdana"/>
            <w:sz w:val="20"/>
            <w:szCs w:val="20"/>
          </w:rPr>
          <w:delText>In tutti quei casi in cui l’Acquirente lamenti la non conformità del Veicolo alle Specifiche tecniche indicate nell’Asta o la presenza di vizi e/o difetti al Veicolo, a condizione che lo stesso abbia provveduto a segnalare tali anomalie al momento della consegna in conformità a quanto previsto dal Contratto o dalle CG applicabili, dovrà inviare un formale reclamo a Fleequid</w:delText>
        </w:r>
        <w:r w:rsidR="004E7CF9" w:rsidRPr="000532C5" w:rsidDel="0039663A">
          <w:rPr>
            <w:rFonts w:ascii="Verdana" w:hAnsi="Verdana"/>
            <w:sz w:val="20"/>
            <w:szCs w:val="20"/>
          </w:rPr>
          <w:delText xml:space="preserve"> in forma scritta, mediante l’invio di una email al seguente </w:delText>
        </w:r>
      </w:del>
      <w:r w:rsidR="004E7CF9" w:rsidRPr="000532C5">
        <w:rPr>
          <w:rFonts w:ascii="Verdana" w:hAnsi="Verdana"/>
          <w:sz w:val="20"/>
          <w:szCs w:val="20"/>
        </w:rPr>
        <w:t>indirizzo</w:t>
      </w:r>
      <w:r w:rsidR="75E0D80D" w:rsidRPr="000532C5">
        <w:rPr>
          <w:rFonts w:ascii="Verdana" w:hAnsi="Verdana"/>
          <w:sz w:val="20"/>
          <w:szCs w:val="20"/>
        </w:rPr>
        <w:t xml:space="preserve"> </w:t>
      </w:r>
      <w:hyperlink r:id="rId19" w:history="1">
        <w:r w:rsidR="00377F4E" w:rsidRPr="000532C5">
          <w:rPr>
            <w:rStyle w:val="Collegamentoipertestuale"/>
            <w:rFonts w:ascii="Verdana" w:hAnsi="Verdana"/>
            <w:b/>
            <w:bCs/>
            <w:sz w:val="20"/>
            <w:szCs w:val="20"/>
          </w:rPr>
          <w:t>claims@fleequid.com</w:t>
        </w:r>
      </w:hyperlink>
      <w:ins w:id="4721" w:author="Avv. Rosario Panzariello" w:date="2026-09-16T14:19:00Z">
        <w:r>
          <w:rPr>
            <w:rFonts w:ascii="Verdana" w:hAnsi="Verdana"/>
            <w:sz w:val="20"/>
            <w:szCs w:val="20"/>
          </w:rPr>
          <w:t xml:space="preserve">, </w:t>
        </w:r>
      </w:ins>
      <w:del w:id="4722" w:author="Avv. Rosario Panzariello" w:date="2026-09-16T14:19:00Z">
        <w:r w:rsidR="004E7CF9" w:rsidRPr="000532C5" w:rsidDel="0039663A">
          <w:rPr>
            <w:rFonts w:ascii="Verdana" w:hAnsi="Verdana"/>
            <w:sz w:val="20"/>
            <w:szCs w:val="20"/>
          </w:rPr>
          <w:delText xml:space="preserve"> </w:delText>
        </w:r>
      </w:del>
      <w:r w:rsidR="004E7CF9" w:rsidRPr="000532C5">
        <w:rPr>
          <w:rFonts w:ascii="Verdana" w:hAnsi="Verdana"/>
          <w:sz w:val="20"/>
          <w:szCs w:val="20"/>
        </w:rPr>
        <w:t>ovvero con altro mezzo idoneo a fornire prova dell’avvenuta ricezione da parte di Fleequid.</w:t>
      </w:r>
      <w:ins w:id="4723" w:author="Avv. Rosario Panzariello" w:date="2026-09-16T14:20:00Z">
        <w:r w:rsidR="0007359A" w:rsidRPr="0007359A">
          <w:t xml:space="preserve"> </w:t>
        </w:r>
      </w:ins>
      <w:ins w:id="4724" w:author="Avv. Rosario Panzariello" w:date="2026-09-18T16:50:00Z" w16du:dateUtc="2026-09-18T14:50:00Z">
        <w:r w:rsidR="00C41734" w:rsidRPr="00C41734">
          <w:rPr>
            <w:rFonts w:ascii="Verdana" w:hAnsi="Verdana"/>
            <w:sz w:val="20"/>
            <w:szCs w:val="20"/>
          </w:rPr>
          <w:t>Le difformità, i vizi e i difetti rilevabili al momento della consegna devono essere previamente segnalati secondo quanto previsto dall'art. 16.12. A pena di decadenza, il reclamo deve pervenire a Fleequid al più tardi entro 30 (trenta) giorni dalla data di consegna e prima che il Veicolo abbia percorso ulteriori 1.000 (mille) km. Il reclamo deve contenere le informazioni e la documentazione, anche fotografica, necessarie alla valutazione della contestazione; Fleequid può richiedere ulteriori documenti o chiarimenti, che l'Acquirente è tenuto a fornire entro 5 (cinque) giorni dalla richiesta. In caso di mancato rispetto dei predetti termini o delle modalità richieste, Fleequid può non dare corso al reclamo e procedere alla sua archiviazione, e non è tenuta a prendere in considerazione reclami presentati con tempi, modalità o informazioni diversi da quelli previsti. I termini previsti dal presente comma operano quali termini convenzionali di decadenza in tutti i Modelli di Vendita, con la riserva di cui all'art. 19.8 e fermi restando, nei rapporti tra Fleequid e il Venditore, i diversi termini di denuncia previsti dagli artt. 17.7 e 18.5</w:t>
        </w:r>
      </w:ins>
      <w:ins w:id="4725" w:author="Avv. Rosario Panzariello" w:date="2026-09-16T14:20:00Z">
        <w:del w:id="4726" w:author="Avv. Rosario Panzariello" w:date="2026-09-18T16:50:00Z" w16du:dateUtc="2026-09-18T14:50:00Z">
          <w:r w:rsidR="0007359A" w:rsidRPr="0007359A" w:rsidDel="00C41734">
            <w:rPr>
              <w:rFonts w:ascii="Verdana" w:hAnsi="Verdana"/>
              <w:sz w:val="20"/>
              <w:szCs w:val="20"/>
              <w:rPrChange w:id="4727" w:author="Avv. Rosario Panzariello" w:date="2026-09-16T14:20:00Z">
                <w:rPr/>
              </w:rPrChange>
            </w:rPr>
            <w:delText>Le difformità, i vizi e i difetti rilevabili al momento della consegna devono essere previamente segnalati secondo quanto previsto dall’art. 16.9.</w:delText>
          </w:r>
        </w:del>
      </w:ins>
      <w:del w:id="4728" w:author="Avv. Rosario Panzariello" w:date="2026-09-18T16:50:00Z" w16du:dateUtc="2026-09-18T14:50:00Z">
        <w:r w:rsidR="75E0D80D" w:rsidRPr="000532C5" w:rsidDel="00C41734">
          <w:rPr>
            <w:rFonts w:ascii="Verdana" w:hAnsi="Verdana"/>
            <w:sz w:val="20"/>
            <w:szCs w:val="20"/>
          </w:rPr>
          <w:delText xml:space="preserve">. A pena di decadenza, il reclamo deve pervenire a Fleequid al più tardi entro </w:delText>
        </w:r>
        <w:r w:rsidR="005204B4" w:rsidRPr="000532C5" w:rsidDel="00C41734">
          <w:rPr>
            <w:rFonts w:ascii="Verdana" w:hAnsi="Verdana"/>
            <w:sz w:val="20"/>
            <w:szCs w:val="20"/>
          </w:rPr>
          <w:delText xml:space="preserve">30 </w:delText>
        </w:r>
        <w:r w:rsidR="75E0D80D" w:rsidRPr="000532C5" w:rsidDel="00C41734">
          <w:rPr>
            <w:rFonts w:ascii="Verdana" w:hAnsi="Verdana"/>
            <w:sz w:val="20"/>
            <w:szCs w:val="20"/>
          </w:rPr>
          <w:delText>giorni dalla data di consegna</w:delText>
        </w:r>
      </w:del>
      <w:ins w:id="4729" w:author="Avv. Rosario Panzariello" w:date="2026-09-16T14:20:00Z">
        <w:del w:id="4730" w:author="Avv. Rosario Panzariello" w:date="2026-09-18T16:50:00Z" w16du:dateUtc="2026-09-18T14:50:00Z">
          <w:r w:rsidR="00FE1C52" w:rsidDel="00C41734">
            <w:rPr>
              <w:rFonts w:ascii="Verdana" w:hAnsi="Verdana"/>
              <w:sz w:val="20"/>
              <w:szCs w:val="20"/>
            </w:rPr>
            <w:delText xml:space="preserve"> e prima che il</w:delText>
          </w:r>
        </w:del>
      </w:ins>
      <w:del w:id="4731" w:author="Avv. Rosario Panzariello" w:date="2026-09-18T16:50:00Z" w16du:dateUtc="2026-09-18T14:50:00Z">
        <w:r w:rsidR="75E0D80D" w:rsidRPr="000532C5" w:rsidDel="00C41734">
          <w:rPr>
            <w:rFonts w:ascii="Verdana" w:hAnsi="Verdana"/>
            <w:sz w:val="20"/>
            <w:szCs w:val="20"/>
          </w:rPr>
          <w:delText xml:space="preserve"> del Veicolo</w:delText>
        </w:r>
        <w:r w:rsidR="005204B4" w:rsidRPr="000532C5" w:rsidDel="00C41734">
          <w:rPr>
            <w:rFonts w:ascii="Verdana" w:hAnsi="Verdana"/>
            <w:sz w:val="20"/>
            <w:szCs w:val="20"/>
          </w:rPr>
          <w:delText xml:space="preserve"> e a condizione che il Veicolo non abbia successivament</w:delText>
        </w:r>
      </w:del>
      <w:ins w:id="4732" w:author="Avv. Rosario Panzariello" w:date="2026-09-16T14:21:00Z">
        <w:del w:id="4733" w:author="Avv. Rosario Panzariello" w:date="2026-09-18T16:50:00Z" w16du:dateUtc="2026-09-18T14:50:00Z">
          <w:r w:rsidR="00FE1C52" w:rsidDel="00C41734">
            <w:rPr>
              <w:rFonts w:ascii="Verdana" w:hAnsi="Verdana"/>
              <w:sz w:val="20"/>
              <w:szCs w:val="20"/>
            </w:rPr>
            <w:delText>abbia percorso ulteriori</w:delText>
          </w:r>
        </w:del>
      </w:ins>
      <w:del w:id="4734" w:author="Avv. Rosario Panzariello" w:date="2026-09-18T16:50:00Z" w16du:dateUtc="2026-09-18T14:50:00Z">
        <w:r w:rsidR="005204B4" w:rsidRPr="000532C5" w:rsidDel="00C41734">
          <w:rPr>
            <w:rFonts w:ascii="Verdana" w:hAnsi="Verdana"/>
            <w:sz w:val="20"/>
            <w:szCs w:val="20"/>
          </w:rPr>
          <w:delText>e percorso più di 1.000</w:delText>
        </w:r>
      </w:del>
      <w:ins w:id="4735" w:author="Avv. Rosario Panzariello" w:date="2026-09-16T14:21:00Z">
        <w:del w:id="4736" w:author="Avv. Rosario Panzariello" w:date="2026-09-18T16:50:00Z" w16du:dateUtc="2026-09-18T14:50:00Z">
          <w:r w:rsidR="00FE1C52" w:rsidDel="00C41734">
            <w:rPr>
              <w:rFonts w:ascii="Verdana" w:hAnsi="Verdana"/>
              <w:sz w:val="20"/>
              <w:szCs w:val="20"/>
            </w:rPr>
            <w:delText xml:space="preserve"> (mille)</w:delText>
          </w:r>
        </w:del>
      </w:ins>
      <w:del w:id="4737" w:author="Avv. Rosario Panzariello" w:date="2026-09-18T16:50:00Z" w16du:dateUtc="2026-09-18T14:50:00Z">
        <w:r w:rsidR="005204B4" w:rsidRPr="000532C5" w:rsidDel="00C41734">
          <w:rPr>
            <w:rFonts w:ascii="Verdana" w:hAnsi="Verdana"/>
            <w:sz w:val="20"/>
            <w:szCs w:val="20"/>
          </w:rPr>
          <w:delText xml:space="preserve"> Km</w:delText>
        </w:r>
        <w:r w:rsidR="75E0D80D" w:rsidRPr="000532C5" w:rsidDel="00C41734">
          <w:rPr>
            <w:rFonts w:ascii="Verdana" w:hAnsi="Verdana"/>
            <w:sz w:val="20"/>
            <w:szCs w:val="20"/>
          </w:rPr>
          <w:delText>.   Al reclamo dovrà essere allegata</w:delText>
        </w:r>
      </w:del>
      <w:ins w:id="4738" w:author="Avv. Rosario Panzariello" w:date="2026-09-16T14:21:00Z">
        <w:del w:id="4739" w:author="Avv. Rosario Panzariello" w:date="2026-09-18T16:50:00Z" w16du:dateUtc="2026-09-18T14:50:00Z">
          <w:r w:rsidR="00FE1C52" w:rsidDel="00C41734">
            <w:rPr>
              <w:rFonts w:ascii="Verdana" w:hAnsi="Verdana"/>
              <w:sz w:val="20"/>
              <w:szCs w:val="20"/>
            </w:rPr>
            <w:delText>Il rec</w:delText>
          </w:r>
          <w:r w:rsidR="00F261C5" w:rsidDel="00C41734">
            <w:rPr>
              <w:rFonts w:ascii="Verdana" w:hAnsi="Verdana"/>
              <w:sz w:val="20"/>
              <w:szCs w:val="20"/>
            </w:rPr>
            <w:delText>lamo deve c</w:delText>
          </w:r>
        </w:del>
      </w:ins>
      <w:ins w:id="4740" w:author="Avv. Rosario Panzariello" w:date="2026-09-16T14:22:00Z">
        <w:del w:id="4741" w:author="Avv. Rosario Panzariello" w:date="2026-09-18T16:50:00Z" w16du:dateUtc="2026-09-18T14:50:00Z">
          <w:r w:rsidR="00F261C5" w:rsidDel="00C41734">
            <w:rPr>
              <w:rFonts w:ascii="Verdana" w:hAnsi="Verdana"/>
              <w:sz w:val="20"/>
              <w:szCs w:val="20"/>
            </w:rPr>
            <w:delText>ontenere</w:delText>
          </w:r>
        </w:del>
      </w:ins>
      <w:del w:id="4742" w:author="Avv. Rosario Panzariello" w:date="2026-09-18T16:50:00Z" w16du:dateUtc="2026-09-18T14:50:00Z">
        <w:r w:rsidR="75E0D80D" w:rsidRPr="000532C5" w:rsidDel="00C41734">
          <w:rPr>
            <w:rFonts w:ascii="Verdana" w:hAnsi="Verdana"/>
            <w:sz w:val="20"/>
            <w:szCs w:val="20"/>
          </w:rPr>
          <w:delText xml:space="preserve"> </w:delText>
        </w:r>
      </w:del>
      <w:ins w:id="4743" w:author="Avv. Rosario Panzariello" w:date="2026-09-16T14:22:00Z">
        <w:del w:id="4744" w:author="Avv. Rosario Panzariello" w:date="2026-09-18T16:50:00Z" w16du:dateUtc="2026-09-18T14:50:00Z">
          <w:r w:rsidR="00F261C5" w:rsidDel="00C41734">
            <w:rPr>
              <w:rFonts w:ascii="Verdana" w:hAnsi="Verdana"/>
              <w:sz w:val="20"/>
              <w:szCs w:val="20"/>
            </w:rPr>
            <w:delText>le</w:delText>
          </w:r>
        </w:del>
      </w:ins>
      <w:del w:id="4745" w:author="Avv. Rosario Panzariello" w:date="2026-09-18T16:50:00Z" w16du:dateUtc="2026-09-18T14:50:00Z">
        <w:r w:rsidR="75E0D80D" w:rsidRPr="000532C5" w:rsidDel="00C41734">
          <w:rPr>
            <w:rFonts w:ascii="Verdana" w:hAnsi="Verdana"/>
            <w:sz w:val="20"/>
            <w:szCs w:val="20"/>
          </w:rPr>
          <w:delText>ogni informazion</w:delText>
        </w:r>
      </w:del>
      <w:ins w:id="4746" w:author="Avv. Rosario Panzariello" w:date="2026-09-16T14:22:00Z">
        <w:del w:id="4747" w:author="Avv. Rosario Panzariello" w:date="2026-09-18T16:50:00Z" w16du:dateUtc="2026-09-18T14:50:00Z">
          <w:r w:rsidR="00F261C5" w:rsidDel="00C41734">
            <w:rPr>
              <w:rFonts w:ascii="Verdana" w:hAnsi="Verdana"/>
              <w:sz w:val="20"/>
              <w:szCs w:val="20"/>
            </w:rPr>
            <w:delText>i</w:delText>
          </w:r>
        </w:del>
      </w:ins>
      <w:del w:id="4748" w:author="Avv. Rosario Panzariello" w:date="2026-09-18T16:50:00Z" w16du:dateUtc="2026-09-18T14:50:00Z">
        <w:r w:rsidR="75E0D80D" w:rsidRPr="000532C5" w:rsidDel="00C41734">
          <w:rPr>
            <w:rFonts w:ascii="Verdana" w:hAnsi="Verdana"/>
            <w:sz w:val="20"/>
            <w:szCs w:val="20"/>
          </w:rPr>
          <w:delText>e e</w:delText>
        </w:r>
      </w:del>
      <w:ins w:id="4749" w:author="Avv. Rosario Panzariello" w:date="2026-09-16T14:22:00Z">
        <w:del w:id="4750" w:author="Avv. Rosario Panzariello" w:date="2026-09-18T16:50:00Z" w16du:dateUtc="2026-09-18T14:50:00Z">
          <w:r w:rsidR="00383C6D" w:rsidDel="00C41734">
            <w:rPr>
              <w:rFonts w:ascii="Verdana" w:hAnsi="Verdana"/>
              <w:sz w:val="20"/>
              <w:szCs w:val="20"/>
            </w:rPr>
            <w:delText xml:space="preserve"> la documentazione, anche </w:delText>
          </w:r>
        </w:del>
      </w:ins>
      <w:del w:id="4751" w:author="Avv. Rosario Panzariello" w:date="2026-09-18T16:50:00Z" w16du:dateUtc="2026-09-18T14:50:00Z">
        <w:r w:rsidR="75E0D80D" w:rsidRPr="000532C5" w:rsidDel="00C41734">
          <w:rPr>
            <w:rFonts w:ascii="Verdana" w:hAnsi="Verdana"/>
            <w:sz w:val="20"/>
            <w:szCs w:val="20"/>
          </w:rPr>
          <w:delText xml:space="preserve"> rappresentazione fotografica</w:delText>
        </w:r>
      </w:del>
      <w:ins w:id="4752" w:author="Avv. Rosario Panzariello" w:date="2026-09-16T14:22:00Z">
        <w:del w:id="4753" w:author="Avv. Rosario Panzariello" w:date="2026-09-18T16:50:00Z" w16du:dateUtc="2026-09-18T14:50:00Z">
          <w:r w:rsidR="00383C6D" w:rsidDel="00C41734">
            <w:rPr>
              <w:rFonts w:ascii="Verdana" w:hAnsi="Verdana"/>
              <w:sz w:val="20"/>
              <w:szCs w:val="20"/>
            </w:rPr>
            <w:delText>,</w:delText>
          </w:r>
        </w:del>
      </w:ins>
      <w:del w:id="4754" w:author="Avv. Rosario Panzariello" w:date="2026-09-18T16:50:00Z" w16du:dateUtc="2026-09-18T14:50:00Z">
        <w:r w:rsidR="75E0D80D" w:rsidRPr="000532C5" w:rsidDel="00C41734">
          <w:rPr>
            <w:rFonts w:ascii="Verdana" w:hAnsi="Verdana"/>
            <w:sz w:val="20"/>
            <w:szCs w:val="20"/>
          </w:rPr>
          <w:delText xml:space="preserve"> necessari</w:delText>
        </w:r>
      </w:del>
      <w:ins w:id="4755" w:author="Avv. Rosario Panzariello" w:date="2026-09-16T14:22:00Z">
        <w:del w:id="4756" w:author="Avv. Rosario Panzariello" w:date="2026-09-18T16:50:00Z" w16du:dateUtc="2026-09-18T14:50:00Z">
          <w:r w:rsidR="00383C6D" w:rsidDel="00C41734">
            <w:rPr>
              <w:rFonts w:ascii="Verdana" w:hAnsi="Verdana"/>
              <w:sz w:val="20"/>
              <w:szCs w:val="20"/>
            </w:rPr>
            <w:delText>e</w:delText>
          </w:r>
        </w:del>
      </w:ins>
      <w:del w:id="4757" w:author="Avv. Rosario Panzariello" w:date="2026-09-18T16:50:00Z" w16du:dateUtc="2026-09-18T14:50:00Z">
        <w:r w:rsidR="75E0D80D" w:rsidRPr="000532C5" w:rsidDel="00C41734">
          <w:rPr>
            <w:rFonts w:ascii="Verdana" w:hAnsi="Verdana"/>
            <w:sz w:val="20"/>
            <w:szCs w:val="20"/>
          </w:rPr>
          <w:delText>a a Fleequid per valutare il caso</w:delText>
        </w:r>
      </w:del>
      <w:ins w:id="4758" w:author="Avv. Rosario Panzariello" w:date="2026-09-16T14:22:00Z">
        <w:del w:id="4759" w:author="Avv. Rosario Panzariello" w:date="2026-09-18T16:50:00Z" w16du:dateUtc="2026-09-18T14:50:00Z">
          <w:r w:rsidR="00383C6D" w:rsidDel="00C41734">
            <w:rPr>
              <w:rFonts w:ascii="Verdana" w:hAnsi="Verdana"/>
              <w:sz w:val="20"/>
              <w:szCs w:val="20"/>
            </w:rPr>
            <w:delText>alla valutazione della contestazione</w:delText>
          </w:r>
        </w:del>
      </w:ins>
      <w:del w:id="4760" w:author="Avv. Rosario Panzariello" w:date="2026-09-18T16:50:00Z" w16du:dateUtc="2026-09-18T14:50:00Z">
        <w:r w:rsidR="75E0D80D" w:rsidRPr="000532C5" w:rsidDel="00C41734">
          <w:rPr>
            <w:rFonts w:ascii="Verdana" w:hAnsi="Verdana"/>
            <w:sz w:val="20"/>
            <w:szCs w:val="20"/>
          </w:rPr>
          <w:delText xml:space="preserve">. Fleequid </w:delText>
        </w:r>
      </w:del>
      <w:ins w:id="4761" w:author="Avv. Rosario Panzariello" w:date="2026-09-16T14:23:00Z">
        <w:del w:id="4762" w:author="Avv. Rosario Panzariello" w:date="2026-09-18T16:50:00Z" w16du:dateUtc="2026-09-18T14:50:00Z">
          <w:r w:rsidR="00D253D9" w:rsidRPr="00D253D9" w:rsidDel="00C41734">
            <w:rPr>
              <w:rFonts w:ascii="Verdana" w:hAnsi="Verdana"/>
              <w:sz w:val="20"/>
              <w:szCs w:val="20"/>
              <w:rPrChange w:id="4763" w:author="Avv. Rosario Panzariello" w:date="2026-09-16T14:23:00Z">
                <w:rPr/>
              </w:rPrChange>
            </w:rPr>
            <w:delText>può richiedere ulteriori documenti o chiarimenti, che l’Acquirente è tenuto a fornire entro</w:delText>
          </w:r>
        </w:del>
      </w:ins>
      <w:del w:id="4764" w:author="Avv. Rosario Panzariello" w:date="2026-09-18T16:50:00Z" w16du:dateUtc="2026-09-18T14:50:00Z">
        <w:r w:rsidR="75E0D80D" w:rsidRPr="000532C5" w:rsidDel="00C41734">
          <w:rPr>
            <w:rFonts w:ascii="Verdana" w:hAnsi="Verdana"/>
            <w:sz w:val="20"/>
            <w:szCs w:val="20"/>
          </w:rPr>
          <w:delText>si riserva il diritto di richiedere documenti giustificativi, che dovranno essere inviati entro 5</w:delText>
        </w:r>
      </w:del>
      <w:ins w:id="4765" w:author="Avv. Rosario Panzariello" w:date="2026-09-16T14:23:00Z">
        <w:del w:id="4766" w:author="Avv. Rosario Panzariello" w:date="2026-09-18T16:50:00Z" w16du:dateUtc="2026-09-18T14:50:00Z">
          <w:r w:rsidR="00D253D9" w:rsidDel="00C41734">
            <w:rPr>
              <w:rFonts w:ascii="Verdana" w:hAnsi="Verdana"/>
              <w:sz w:val="20"/>
              <w:szCs w:val="20"/>
            </w:rPr>
            <w:delText xml:space="preserve"> (cinque)</w:delText>
          </w:r>
        </w:del>
      </w:ins>
      <w:del w:id="4767" w:author="Avv. Rosario Panzariello" w:date="2026-09-18T16:50:00Z" w16du:dateUtc="2026-09-18T14:50:00Z">
        <w:r w:rsidR="75E0D80D" w:rsidRPr="000532C5" w:rsidDel="00C41734">
          <w:rPr>
            <w:rFonts w:ascii="Verdana" w:hAnsi="Verdana"/>
            <w:sz w:val="20"/>
            <w:szCs w:val="20"/>
          </w:rPr>
          <w:delText xml:space="preserve"> giorni dalla rispettiva richiesta. In caso di ritardi nei flussi informativi</w:delText>
        </w:r>
      </w:del>
      <w:ins w:id="4768" w:author="Avv. Rosario Panzariello" w:date="2026-09-16T14:23:00Z">
        <w:del w:id="4769" w:author="Avv. Rosario Panzariello" w:date="2026-09-18T16:50:00Z" w16du:dateUtc="2026-09-18T14:50:00Z">
          <w:r w:rsidR="00D253D9" w:rsidDel="00C41734">
            <w:rPr>
              <w:rFonts w:ascii="Verdana" w:hAnsi="Verdana"/>
              <w:sz w:val="20"/>
              <w:szCs w:val="20"/>
            </w:rPr>
            <w:delText>mancato rispetto dei predetti termini</w:delText>
          </w:r>
        </w:del>
      </w:ins>
      <w:ins w:id="4770" w:author="Avv. Rosario Panzariello" w:date="2026-09-16T14:24:00Z">
        <w:del w:id="4771" w:author="Avv. Rosario Panzariello" w:date="2026-09-18T16:50:00Z" w16du:dateUtc="2026-09-18T14:50:00Z">
          <w:r w:rsidR="00DC7E3C" w:rsidDel="00C41734">
            <w:rPr>
              <w:rFonts w:ascii="Verdana" w:hAnsi="Verdana"/>
              <w:sz w:val="20"/>
              <w:szCs w:val="20"/>
            </w:rPr>
            <w:delText xml:space="preserve"> o delle modalità richieste</w:delText>
          </w:r>
        </w:del>
      </w:ins>
      <w:del w:id="4772" w:author="Avv. Rosario Panzariello" w:date="2026-09-18T16:50:00Z" w16du:dateUtc="2026-09-18T14:50:00Z">
        <w:r w:rsidR="75E0D80D" w:rsidRPr="000532C5" w:rsidDel="00C41734">
          <w:rPr>
            <w:rFonts w:ascii="Verdana" w:hAnsi="Verdana"/>
            <w:sz w:val="20"/>
            <w:szCs w:val="20"/>
          </w:rPr>
          <w:delText>, Fleequid avrà il diritto di</w:delText>
        </w:r>
      </w:del>
      <w:ins w:id="4773" w:author="Avv. Rosario Panzariello" w:date="2026-09-16T14:24:00Z">
        <w:del w:id="4774" w:author="Avv. Rosario Panzariello" w:date="2026-09-18T16:50:00Z" w16du:dateUtc="2026-09-18T14:50:00Z">
          <w:r w:rsidR="00DC3EAD" w:rsidDel="00C41734">
            <w:rPr>
              <w:rFonts w:ascii="Verdana" w:hAnsi="Verdana"/>
              <w:sz w:val="20"/>
              <w:szCs w:val="20"/>
            </w:rPr>
            <w:delText>può</w:delText>
          </w:r>
        </w:del>
      </w:ins>
      <w:del w:id="4775" w:author="Avv. Rosario Panzariello" w:date="2026-09-18T16:50:00Z" w16du:dateUtc="2026-09-18T14:50:00Z">
        <w:r w:rsidR="75E0D80D" w:rsidRPr="000532C5" w:rsidDel="00C41734">
          <w:rPr>
            <w:rFonts w:ascii="Verdana" w:hAnsi="Verdana"/>
            <w:sz w:val="20"/>
            <w:szCs w:val="20"/>
          </w:rPr>
          <w:delText xml:space="preserve"> non dare corso al reclamo presentato </w:delText>
        </w:r>
      </w:del>
      <w:ins w:id="4776" w:author="Avv. Rosario Panzariello" w:date="2026-09-16T14:24:00Z">
        <w:del w:id="4777" w:author="Avv. Rosario Panzariello" w:date="2026-09-18T16:50:00Z" w16du:dateUtc="2026-09-18T14:50:00Z">
          <w:r w:rsidR="00DC3EAD" w:rsidDel="00C41734">
            <w:rPr>
              <w:rFonts w:ascii="Verdana" w:hAnsi="Verdana"/>
              <w:sz w:val="20"/>
              <w:szCs w:val="20"/>
            </w:rPr>
            <w:delText>e procedere alla sua archiviazione</w:delText>
          </w:r>
        </w:del>
      </w:ins>
      <w:del w:id="4778" w:author="Avv. Rosario Panzariello" w:date="2026-09-18T16:50:00Z" w16du:dateUtc="2026-09-18T14:50:00Z">
        <w:r w:rsidR="75E0D80D" w:rsidRPr="000532C5" w:rsidDel="00C41734">
          <w:rPr>
            <w:rFonts w:ascii="Verdana" w:hAnsi="Verdana"/>
            <w:sz w:val="20"/>
            <w:szCs w:val="20"/>
          </w:rPr>
          <w:delText xml:space="preserve">e ad archiviare lo stesso. </w:delText>
        </w:r>
      </w:del>
      <w:ins w:id="4779" w:author="Avv. Rosario Panzariello" w:date="2026-09-16T14:25:00Z">
        <w:del w:id="4780" w:author="Avv. Rosario Panzariello" w:date="2026-09-18T16:50:00Z" w16du:dateUtc="2026-09-18T14:50:00Z">
          <w:r w:rsidR="000062C1" w:rsidRPr="000062C1" w:rsidDel="00C41734">
            <w:rPr>
              <w:rFonts w:ascii="Verdana" w:hAnsi="Verdana"/>
              <w:sz w:val="20"/>
              <w:szCs w:val="20"/>
            </w:rPr>
            <w:delText>Restano fermi i limiti inderogabili di cui all’art. 19.8 e, nei rapporti tra Fleequid e il Venditore, i diversi termini di denuncia previsti dall’art. 17.6 e dalle disposizioni applicabili al Dealer Sales</w:delText>
          </w:r>
        </w:del>
        <w:del w:id="4781" w:author="Avv. Rosario Panzariello" w:date="2026-09-18T16:51:00Z" w16du:dateUtc="2026-09-18T14:51:00Z">
          <w:r w:rsidR="000062C1" w:rsidRPr="000062C1" w:rsidDel="00C41734">
            <w:rPr>
              <w:rFonts w:ascii="Verdana" w:hAnsi="Verdana"/>
              <w:sz w:val="20"/>
              <w:szCs w:val="20"/>
            </w:rPr>
            <w:delText>.</w:delText>
          </w:r>
        </w:del>
      </w:ins>
      <w:del w:id="4782" w:author="Avv. Rosario Panzariello" w:date="2026-09-16T14:25:00Z">
        <w:r w:rsidR="75E0D80D" w:rsidRPr="000532C5" w:rsidDel="000062C1">
          <w:rPr>
            <w:rFonts w:ascii="Verdana" w:hAnsi="Verdana"/>
            <w:sz w:val="20"/>
            <w:szCs w:val="20"/>
          </w:rPr>
          <w:delText>Fleequid si riserva il diritto di non prendere in considerazione reclami presentati con tempi, modalità ed informazioni diverse</w:delText>
        </w:r>
      </w:del>
      <w:r w:rsidR="75E0D80D" w:rsidRPr="000532C5">
        <w:rPr>
          <w:rFonts w:ascii="Verdana" w:hAnsi="Verdana"/>
          <w:sz w:val="20"/>
          <w:szCs w:val="20"/>
        </w:rPr>
        <w:t>.</w:t>
      </w:r>
    </w:p>
    <w:p w14:paraId="54DB7DC2" w14:textId="450F35D1"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A seguito della presentazione del </w:t>
      </w:r>
      <w:ins w:id="4783" w:author="Avv. Rosario Panzariello" w:date="2026-09-16T14:27:00Z">
        <w:r w:rsidR="001F1F71">
          <w:rPr>
            <w:rFonts w:ascii="Verdana" w:hAnsi="Verdana"/>
            <w:sz w:val="20"/>
            <w:szCs w:val="20"/>
          </w:rPr>
          <w:t>r</w:t>
        </w:r>
      </w:ins>
      <w:del w:id="4784" w:author="Avv. Rosario Panzariello" w:date="2026-09-16T14:27:00Z">
        <w:r w:rsidRPr="000532C5" w:rsidDel="001F1F71">
          <w:rPr>
            <w:rFonts w:ascii="Verdana" w:hAnsi="Verdana"/>
            <w:sz w:val="20"/>
            <w:szCs w:val="20"/>
          </w:rPr>
          <w:delText>R</w:delText>
        </w:r>
      </w:del>
      <w:r w:rsidRPr="000532C5">
        <w:rPr>
          <w:rFonts w:ascii="Verdana" w:hAnsi="Verdana"/>
          <w:sz w:val="20"/>
          <w:szCs w:val="20"/>
        </w:rPr>
        <w:t>eclamo, fatt</w:t>
      </w:r>
      <w:r w:rsidR="00C92AD1" w:rsidRPr="000532C5">
        <w:rPr>
          <w:rFonts w:ascii="Verdana" w:hAnsi="Verdana"/>
          <w:sz w:val="20"/>
          <w:szCs w:val="20"/>
        </w:rPr>
        <w:t>i</w:t>
      </w:r>
      <w:r w:rsidRPr="000532C5">
        <w:rPr>
          <w:rFonts w:ascii="Verdana" w:hAnsi="Verdana"/>
          <w:sz w:val="20"/>
          <w:szCs w:val="20"/>
        </w:rPr>
        <w:t xml:space="preserve"> salvi i casi in cui il ripristino del Veicolo si </w:t>
      </w:r>
      <w:del w:id="4785" w:author="Avv. Rosario Panzariello" w:date="2026-09-18T16:51:00Z" w16du:dateUtc="2026-09-18T14:51:00Z">
        <w:r w:rsidRPr="000532C5" w:rsidDel="00564DBC">
          <w:rPr>
            <w:rFonts w:ascii="Verdana" w:hAnsi="Verdana"/>
            <w:sz w:val="20"/>
            <w:szCs w:val="20"/>
          </w:rPr>
          <w:delText xml:space="preserve">rendesse </w:delText>
        </w:r>
      </w:del>
      <w:ins w:id="4786" w:author="Avv. Rosario Panzariello" w:date="2026-09-18T16:51:00Z" w16du:dateUtc="2026-09-18T14:51:00Z">
        <w:r w:rsidR="00564DBC">
          <w:rPr>
            <w:rFonts w:ascii="Verdana" w:hAnsi="Verdana"/>
            <w:sz w:val="20"/>
            <w:szCs w:val="20"/>
          </w:rPr>
          <w:t>renda</w:t>
        </w:r>
        <w:r w:rsidR="00564DBC" w:rsidRPr="000532C5">
          <w:rPr>
            <w:rFonts w:ascii="Verdana" w:hAnsi="Verdana"/>
            <w:sz w:val="20"/>
            <w:szCs w:val="20"/>
          </w:rPr>
          <w:t xml:space="preserve"> </w:t>
        </w:r>
      </w:ins>
      <w:r w:rsidRPr="000532C5">
        <w:rPr>
          <w:rFonts w:ascii="Verdana" w:hAnsi="Verdana"/>
          <w:sz w:val="20"/>
          <w:szCs w:val="20"/>
        </w:rPr>
        <w:t xml:space="preserve">necessario per ragioni di comprovata </w:t>
      </w:r>
      <w:ins w:id="4787" w:author="Avv. Rosario Panzariello" w:date="2026-09-16T14:27:00Z">
        <w:r w:rsidR="001F1F71">
          <w:rPr>
            <w:rFonts w:ascii="Verdana" w:hAnsi="Verdana"/>
            <w:sz w:val="20"/>
            <w:szCs w:val="20"/>
          </w:rPr>
          <w:t xml:space="preserve">ed </w:t>
        </w:r>
      </w:ins>
      <w:r w:rsidRPr="000532C5">
        <w:rPr>
          <w:rFonts w:ascii="Verdana" w:hAnsi="Verdana"/>
          <w:sz w:val="20"/>
          <w:szCs w:val="20"/>
        </w:rPr>
        <w:t>assoluta necessità,</w:t>
      </w:r>
      <w:ins w:id="4788" w:author="Avv. Rosario Panzariello" w:date="2026-09-16T14:27:00Z">
        <w:r w:rsidR="00321F69" w:rsidRPr="00321F69">
          <w:rPr>
            <w:rFonts w:ascii="Verdana" w:hAnsi="Verdana"/>
            <w:sz w:val="20"/>
            <w:szCs w:val="20"/>
            <w:rPrChange w:id="4789" w:author="Avv. Rosario Panzariello" w:date="2026-09-16T14:27:00Z">
              <w:rPr/>
            </w:rPrChange>
          </w:rPr>
          <w:t xml:space="preserve"> </w:t>
        </w:r>
      </w:ins>
      <w:ins w:id="4790" w:author="Avv. Rosario Panzariello" w:date="2026-09-18T16:51:00Z" w16du:dateUtc="2026-09-18T14:51:00Z">
        <w:r w:rsidR="00E562A5" w:rsidRPr="00E562A5">
          <w:rPr>
            <w:rFonts w:ascii="Verdana" w:hAnsi="Verdana"/>
            <w:sz w:val="20"/>
            <w:szCs w:val="20"/>
          </w:rPr>
          <w:t>l'Acquirente non può eseguire né far eseguire interventi di riparazione, sostituzione, smontaggio o ripristino senza la preventiva autorizzazione di Fleequid. L'Acquirente è in ogni caso tenuto a conservare e a mettere a disposizione di Fleequid i componenti e gli elementi del Veicolo interessati dal difetto, dal danno o dall'intervento. La violazione di tali obblighi può comportare il rigetto del reclamo ove impedisca o renda più difficoltosa la verifica della causa, dell'entità o dell'imputabilità del vizio o del difetto</w:t>
        </w:r>
        <w:r w:rsidR="00E562A5">
          <w:rPr>
            <w:rFonts w:ascii="Verdana" w:hAnsi="Verdana"/>
            <w:sz w:val="20"/>
            <w:szCs w:val="20"/>
          </w:rPr>
          <w:t>.</w:t>
        </w:r>
      </w:ins>
      <w:ins w:id="4791" w:author="Avv. Rosario Panzariello" w:date="2026-09-16T14:27:00Z">
        <w:del w:id="4792" w:author="Avv. Rosario Panzariello" w:date="2026-09-18T16:51:00Z" w16du:dateUtc="2026-09-18T14:51:00Z">
          <w:r w:rsidR="00321F69" w:rsidRPr="00321F69" w:rsidDel="00E562A5">
            <w:rPr>
              <w:rFonts w:ascii="Verdana" w:hAnsi="Verdana"/>
              <w:sz w:val="20"/>
              <w:szCs w:val="20"/>
              <w:rPrChange w:id="4793" w:author="Avv. Rosario Panzariello" w:date="2026-09-16T14:27:00Z">
                <w:rPr/>
              </w:rPrChange>
            </w:rPr>
            <w:delText xml:space="preserve">l’Acquirente </w:delText>
          </w:r>
          <w:r w:rsidR="00321F69" w:rsidRPr="00321F69" w:rsidDel="00E562A5">
            <w:rPr>
              <w:rFonts w:ascii="Verdana" w:hAnsi="Verdana"/>
              <w:sz w:val="20"/>
              <w:szCs w:val="20"/>
              <w:rPrChange w:id="4794" w:author="Avv. Rosario Panzariello" w:date="2026-09-16T14:27:00Z">
                <w:rPr>
                  <w:rStyle w:val="Enfasigrassetto"/>
                </w:rPr>
              </w:rPrChange>
            </w:rPr>
            <w:delText>non può eseguire né far eseguire interventi di riparazione, sostituzione, smontaggio o ripristino senza la preventiva autorizzazione di Fleequid</w:delText>
          </w:r>
        </w:del>
      </w:ins>
      <w:ins w:id="4795" w:author="Avv. Rosario Panzariello" w:date="2026-09-16T14:28:00Z">
        <w:del w:id="4796" w:author="Avv. Rosario Panzariello" w:date="2026-09-18T16:51:00Z" w16du:dateUtc="2026-09-18T14:51:00Z">
          <w:r w:rsidR="00321F69" w:rsidDel="00E562A5">
            <w:rPr>
              <w:rFonts w:ascii="Verdana" w:hAnsi="Verdana"/>
              <w:sz w:val="20"/>
              <w:szCs w:val="20"/>
            </w:rPr>
            <w:delText>.</w:delText>
          </w:r>
        </w:del>
      </w:ins>
      <w:del w:id="4797" w:author="Avv. Rosario Panzariello" w:date="2026-09-18T16:51:00Z" w16du:dateUtc="2026-09-18T14:51:00Z">
        <w:r w:rsidRPr="000532C5" w:rsidDel="00E562A5">
          <w:rPr>
            <w:rFonts w:ascii="Verdana" w:hAnsi="Verdana"/>
            <w:sz w:val="20"/>
            <w:szCs w:val="20"/>
          </w:rPr>
          <w:delText xml:space="preserve"> nessun intervento di ripristino dovrà essere eseguito dall’Acquirente senza preventiva autorizzazione da parte di Fleequid. L’Acquirente si impegna in ogni caso</w:delText>
        </w:r>
      </w:del>
      <w:ins w:id="4798" w:author="Avv. Rosario Panzariello" w:date="2026-09-16T14:28:00Z">
        <w:del w:id="4799" w:author="Avv. Rosario Panzariello" w:date="2026-09-18T16:51:00Z" w16du:dateUtc="2026-09-18T14:51:00Z">
          <w:r w:rsidR="00321F69" w:rsidDel="00E562A5">
            <w:rPr>
              <w:rFonts w:ascii="Verdana" w:hAnsi="Verdana"/>
              <w:sz w:val="20"/>
              <w:szCs w:val="20"/>
            </w:rPr>
            <w:delText>è in ogni caso tenuto</w:delText>
          </w:r>
        </w:del>
      </w:ins>
      <w:del w:id="4800" w:author="Avv. Rosario Panzariello" w:date="2026-09-18T16:51:00Z" w16du:dateUtc="2026-09-18T14:51:00Z">
        <w:r w:rsidRPr="000532C5" w:rsidDel="00E562A5">
          <w:rPr>
            <w:rFonts w:ascii="Verdana" w:hAnsi="Verdana"/>
            <w:sz w:val="20"/>
            <w:szCs w:val="20"/>
          </w:rPr>
          <w:delText xml:space="preserve"> a conservare e a mettere a disposizione di Fleequid </w:delText>
        </w:r>
      </w:del>
      <w:ins w:id="4801" w:author="Avv. Rosario Panzariello" w:date="2026-09-16T14:28:00Z">
        <w:del w:id="4802" w:author="Avv. Rosario Panzariello" w:date="2026-09-18T16:51:00Z" w16du:dateUtc="2026-09-18T14:51:00Z">
          <w:r w:rsidR="00C2349B" w:rsidRPr="00C2349B" w:rsidDel="00E562A5">
            <w:rPr>
              <w:rFonts w:ascii="Verdana" w:hAnsi="Verdana"/>
              <w:sz w:val="20"/>
              <w:szCs w:val="20"/>
              <w:rPrChange w:id="4803" w:author="Avv. Rosario Panzariello" w:date="2026-09-16T14:28:00Z">
                <w:rPr/>
              </w:rPrChange>
            </w:rPr>
            <w:delText>componenti e gli elementi del Veicolo interessati dal difetto, dal danno o dall’intervento. La violazione di tali obblighi può comportare il rigetto del reclamo ove impedisca o renda più difficoltosa la verifica della causa, dell’entità o dell’imputabilità del vizio o del difetto.</w:delText>
          </w:r>
        </w:del>
      </w:ins>
      <w:del w:id="4804" w:author="Avv. Rosario Panzariello" w:date="2026-09-18T16:51:00Z" w16du:dateUtc="2026-09-18T14:51:00Z">
        <w:r w:rsidRPr="000532C5" w:rsidDel="00E562A5">
          <w:rPr>
            <w:rFonts w:ascii="Verdana" w:hAnsi="Verdana"/>
            <w:sz w:val="20"/>
            <w:szCs w:val="20"/>
          </w:rPr>
          <w:delText xml:space="preserve">gli elementi del Veicolo danneggiati. </w:delText>
        </w:r>
      </w:del>
    </w:p>
    <w:p w14:paraId="34C1A74D" w14:textId="06C8587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w:t>
      </w:r>
      <w:del w:id="4805" w:author="Avv. Rosario Panzariello" w:date="2026-09-16T14:29:00Z">
        <w:r w:rsidRPr="000532C5" w:rsidDel="00462F1C">
          <w:rPr>
            <w:rFonts w:ascii="Verdana" w:hAnsi="Verdana"/>
            <w:sz w:val="20"/>
            <w:szCs w:val="20"/>
          </w:rPr>
          <w:delText xml:space="preserve">avrà </w:delText>
        </w:r>
      </w:del>
      <w:ins w:id="4806" w:author="Avv. Rosario Panzariello" w:date="2026-09-16T14:29:00Z">
        <w:r w:rsidR="00462F1C">
          <w:rPr>
            <w:rFonts w:ascii="Verdana" w:hAnsi="Verdana"/>
            <w:sz w:val="20"/>
            <w:szCs w:val="20"/>
          </w:rPr>
          <w:t>ha</w:t>
        </w:r>
        <w:r w:rsidR="00462F1C" w:rsidRPr="000532C5">
          <w:rPr>
            <w:rFonts w:ascii="Verdana" w:hAnsi="Verdana"/>
            <w:sz w:val="20"/>
            <w:szCs w:val="20"/>
          </w:rPr>
          <w:t xml:space="preserve"> </w:t>
        </w:r>
      </w:ins>
      <w:r w:rsidRPr="000532C5">
        <w:rPr>
          <w:rFonts w:ascii="Verdana" w:hAnsi="Verdana"/>
          <w:sz w:val="20"/>
          <w:szCs w:val="20"/>
        </w:rPr>
        <w:t xml:space="preserve">il diritto di nominare un proprio perito fiduciario per l’ispezione del Veicolo. L’Acquirente, su richiesta di Fleequid, </w:t>
      </w:r>
      <w:del w:id="4807" w:author="Avv. Rosario Panzariello" w:date="2026-09-16T14:29:00Z">
        <w:r w:rsidRPr="000532C5" w:rsidDel="00462F1C">
          <w:rPr>
            <w:rFonts w:ascii="Verdana" w:hAnsi="Verdana"/>
            <w:sz w:val="20"/>
            <w:szCs w:val="20"/>
          </w:rPr>
          <w:delText>avrà l’obbligo di</w:delText>
        </w:r>
      </w:del>
      <w:ins w:id="4808" w:author="Avv. Rosario Panzariello" w:date="2026-09-16T14:29:00Z">
        <w:r w:rsidR="00462F1C">
          <w:rPr>
            <w:rFonts w:ascii="Verdana" w:hAnsi="Verdana"/>
            <w:sz w:val="20"/>
            <w:szCs w:val="20"/>
          </w:rPr>
          <w:t>è tenuto a</w:t>
        </w:r>
      </w:ins>
      <w:r w:rsidRPr="000532C5">
        <w:rPr>
          <w:rFonts w:ascii="Verdana" w:hAnsi="Verdana"/>
          <w:sz w:val="20"/>
          <w:szCs w:val="20"/>
        </w:rPr>
        <w:t xml:space="preserve"> fornire, a proprie cure e spese, diagnosi</w:t>
      </w:r>
      <w:ins w:id="4809" w:author="Avv. Rosario Panzariello" w:date="2026-09-16T14:30:00Z">
        <w:r w:rsidR="009715AC">
          <w:rPr>
            <w:rFonts w:ascii="Verdana" w:hAnsi="Verdana"/>
            <w:sz w:val="20"/>
            <w:szCs w:val="20"/>
          </w:rPr>
          <w:t>,</w:t>
        </w:r>
      </w:ins>
      <w:r w:rsidRPr="000532C5">
        <w:rPr>
          <w:rFonts w:ascii="Verdana" w:hAnsi="Verdana"/>
          <w:sz w:val="20"/>
          <w:szCs w:val="20"/>
        </w:rPr>
        <w:t xml:space="preserve"> </w:t>
      </w:r>
      <w:del w:id="4810" w:author="Avv. Rosario Panzariello" w:date="2026-09-16T14:30:00Z">
        <w:r w:rsidRPr="000532C5" w:rsidDel="009715AC">
          <w:rPr>
            <w:rFonts w:ascii="Verdana" w:hAnsi="Verdana"/>
            <w:sz w:val="20"/>
            <w:szCs w:val="20"/>
          </w:rPr>
          <w:delText xml:space="preserve">e/o </w:delText>
        </w:r>
      </w:del>
      <w:r w:rsidRPr="000532C5">
        <w:rPr>
          <w:rFonts w:ascii="Verdana" w:hAnsi="Verdana"/>
          <w:sz w:val="20"/>
          <w:szCs w:val="20"/>
        </w:rPr>
        <w:t xml:space="preserve">preventivi di riparazione </w:t>
      </w:r>
      <w:ins w:id="4811" w:author="Avv. Rosario Panzariello" w:date="2026-09-16T14:30:00Z">
        <w:r w:rsidR="009715AC">
          <w:rPr>
            <w:rFonts w:ascii="Verdana" w:hAnsi="Verdana"/>
            <w:sz w:val="20"/>
            <w:szCs w:val="20"/>
          </w:rPr>
          <w:t xml:space="preserve">e ogni ulteriore documentazione tecnica ragionevolmente necessaria alla valutazione </w:t>
        </w:r>
      </w:ins>
      <w:r w:rsidRPr="000532C5">
        <w:rPr>
          <w:rFonts w:ascii="Verdana" w:hAnsi="Verdana"/>
          <w:sz w:val="20"/>
          <w:szCs w:val="20"/>
        </w:rPr>
        <w:t xml:space="preserve">del </w:t>
      </w:r>
      <w:del w:id="4812" w:author="Avv. Rosario Panzariello" w:date="2026-09-16T14:30:00Z">
        <w:r w:rsidRPr="000532C5" w:rsidDel="009715AC">
          <w:rPr>
            <w:rFonts w:ascii="Verdana" w:hAnsi="Verdana"/>
            <w:sz w:val="20"/>
            <w:szCs w:val="20"/>
          </w:rPr>
          <w:delText>Veicolo</w:delText>
        </w:r>
      </w:del>
      <w:ins w:id="4813" w:author="Avv. Rosario Panzariello" w:date="2026-09-16T14:30:00Z">
        <w:r w:rsidR="009715AC">
          <w:rPr>
            <w:rFonts w:ascii="Verdana" w:hAnsi="Verdana"/>
            <w:sz w:val="20"/>
            <w:szCs w:val="20"/>
          </w:rPr>
          <w:t>reclamo</w:t>
        </w:r>
      </w:ins>
      <w:r w:rsidRPr="000532C5">
        <w:rPr>
          <w:rFonts w:ascii="Verdana" w:hAnsi="Verdana"/>
          <w:sz w:val="20"/>
          <w:szCs w:val="20"/>
        </w:rPr>
        <w:t>.</w:t>
      </w:r>
    </w:p>
    <w:p w14:paraId="65261310" w14:textId="1EACFECE" w:rsidR="007B2510" w:rsidRPr="000532C5" w:rsidDel="00603018" w:rsidRDefault="007B2510" w:rsidP="009A36BC">
      <w:pPr>
        <w:pStyle w:val="Paragrafoelenco"/>
        <w:numPr>
          <w:ilvl w:val="1"/>
          <w:numId w:val="1"/>
        </w:numPr>
        <w:spacing w:line="360" w:lineRule="auto"/>
        <w:ind w:left="0" w:firstLine="0"/>
        <w:jc w:val="both"/>
        <w:rPr>
          <w:del w:id="4814" w:author="Avv. Rosario Panzariello" w:date="2026-09-16T14:36:00Z"/>
          <w:rFonts w:ascii="Verdana" w:hAnsi="Verdana"/>
          <w:sz w:val="20"/>
          <w:szCs w:val="20"/>
        </w:rPr>
      </w:pPr>
      <w:del w:id="4815" w:author="Avv. Rosario Panzariello" w:date="2026-09-16T14:36:00Z">
        <w:r w:rsidRPr="000532C5" w:rsidDel="00603018">
          <w:rPr>
            <w:rFonts w:ascii="Verdana" w:hAnsi="Verdana"/>
            <w:sz w:val="20"/>
            <w:szCs w:val="20"/>
          </w:rPr>
          <w:delText>Fleequid, eseguite le opportune valutazioni del caso, avrà il diritto, ma non l’obbligo, di adoperarsi, anche mediante il coinvolgimento del Venditore, per trovare una soluzione soddisfacente al reclamo.</w:delText>
        </w:r>
      </w:del>
    </w:p>
    <w:p w14:paraId="5AAC8E12" w14:textId="39899F43"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 xml:space="preserve">Fleequid si impegna a gestire i reclami entro 15 giorni dal momento in cui </w:t>
      </w:r>
      <w:del w:id="4816" w:author="Avv. Rosario Panzariello" w:date="2026-09-16T14:37:00Z">
        <w:r w:rsidRPr="000532C5" w:rsidDel="00603018">
          <w:rPr>
            <w:rFonts w:ascii="Verdana" w:hAnsi="Verdana"/>
            <w:sz w:val="20"/>
            <w:szCs w:val="20"/>
          </w:rPr>
          <w:delText>la stessa avrà ricevuto ogni</w:delText>
        </w:r>
      </w:del>
      <w:ins w:id="4817" w:author="Avv. Rosario Panzariello" w:date="2026-09-16T14:37:00Z">
        <w:r w:rsidR="00603018">
          <w:rPr>
            <w:rFonts w:ascii="Verdana" w:hAnsi="Verdana"/>
            <w:sz w:val="20"/>
            <w:szCs w:val="20"/>
          </w:rPr>
          <w:t>abbia ricevuto t</w:t>
        </w:r>
        <w:r w:rsidR="00745F37">
          <w:rPr>
            <w:rFonts w:ascii="Verdana" w:hAnsi="Verdana"/>
            <w:sz w:val="20"/>
            <w:szCs w:val="20"/>
          </w:rPr>
          <w:t>utte le</w:t>
        </w:r>
      </w:ins>
      <w:r w:rsidRPr="000532C5">
        <w:rPr>
          <w:rFonts w:ascii="Verdana" w:hAnsi="Verdana"/>
          <w:sz w:val="20"/>
          <w:szCs w:val="20"/>
        </w:rPr>
        <w:t xml:space="preserve"> informazion</w:t>
      </w:r>
      <w:ins w:id="4818" w:author="Avv. Rosario Panzariello" w:date="2026-09-16T14:37:00Z">
        <w:r w:rsidR="00745F37">
          <w:rPr>
            <w:rFonts w:ascii="Verdana" w:hAnsi="Verdana"/>
            <w:sz w:val="20"/>
            <w:szCs w:val="20"/>
          </w:rPr>
          <w:t>i</w:t>
        </w:r>
      </w:ins>
      <w:del w:id="4819" w:author="Avv. Rosario Panzariello" w:date="2026-09-16T14:37:00Z">
        <w:r w:rsidRPr="000532C5" w:rsidDel="00745F37">
          <w:rPr>
            <w:rFonts w:ascii="Verdana" w:hAnsi="Verdana"/>
            <w:sz w:val="20"/>
            <w:szCs w:val="20"/>
          </w:rPr>
          <w:delText>e</w:delText>
        </w:r>
      </w:del>
      <w:ins w:id="4820" w:author="Avv. Rosario Panzariello" w:date="2026-09-16T14:37:00Z">
        <w:r w:rsidR="00745F37">
          <w:rPr>
            <w:rFonts w:ascii="Verdana" w:hAnsi="Verdana"/>
            <w:sz w:val="20"/>
            <w:szCs w:val="20"/>
          </w:rPr>
          <w:t xml:space="preserve"> e la documentazione necessarie</w:t>
        </w:r>
      </w:ins>
      <w:ins w:id="4821" w:author="Avv. Rosario Panzariello" w:date="2026-09-20T07:11:00Z" w16du:dateUtc="2026-09-20T05:11:00Z">
        <w:r w:rsidR="006448F4">
          <w:rPr>
            <w:rFonts w:ascii="Verdana" w:hAnsi="Verdana"/>
            <w:sz w:val="20"/>
            <w:szCs w:val="20"/>
          </w:rPr>
          <w:t xml:space="preserve"> </w:t>
        </w:r>
      </w:ins>
      <w:ins w:id="4822" w:author="Avv. Rosario Panzariello" w:date="2026-09-16T14:37:00Z">
        <w:r w:rsidR="00745F37">
          <w:rPr>
            <w:rFonts w:ascii="Verdana" w:hAnsi="Verdana"/>
            <w:sz w:val="20"/>
            <w:szCs w:val="20"/>
          </w:rPr>
          <w:t xml:space="preserve">alla relativa valutazione, comunicando </w:t>
        </w:r>
      </w:ins>
      <w:r w:rsidRPr="000532C5">
        <w:rPr>
          <w:rFonts w:ascii="Verdana" w:hAnsi="Verdana"/>
          <w:sz w:val="20"/>
          <w:szCs w:val="20"/>
        </w:rPr>
        <w:t xml:space="preserve"> </w:t>
      </w:r>
      <w:del w:id="4823" w:author="Avv. Rosario Panzariello" w:date="2026-09-16T14:37:00Z">
        <w:r w:rsidRPr="000532C5" w:rsidDel="00745F37">
          <w:rPr>
            <w:rFonts w:ascii="Verdana" w:hAnsi="Verdana"/>
            <w:sz w:val="20"/>
            <w:szCs w:val="20"/>
          </w:rPr>
          <w:delText>utile a valutare la richiesta de</w:delText>
        </w:r>
      </w:del>
      <w:ins w:id="4824" w:author="Avv. Rosario Panzariello" w:date="2026-09-16T14:37:00Z">
        <w:r w:rsidR="00745F37">
          <w:rPr>
            <w:rFonts w:ascii="Verdana" w:hAnsi="Verdana"/>
            <w:sz w:val="20"/>
            <w:szCs w:val="20"/>
          </w:rPr>
          <w:t>a</w:t>
        </w:r>
      </w:ins>
      <w:r w:rsidRPr="000532C5">
        <w:rPr>
          <w:rFonts w:ascii="Verdana" w:hAnsi="Verdana"/>
          <w:sz w:val="20"/>
          <w:szCs w:val="20"/>
        </w:rPr>
        <w:t>ll’Acquirente</w:t>
      </w:r>
      <w:del w:id="4825" w:author="Avv. Rosario Panzariello" w:date="2026-09-16T14:37:00Z">
        <w:r w:rsidRPr="000532C5" w:rsidDel="008229A8">
          <w:rPr>
            <w:rFonts w:ascii="Verdana" w:hAnsi="Verdana"/>
            <w:sz w:val="20"/>
            <w:szCs w:val="20"/>
          </w:rPr>
          <w:delText>, informandolo delle</w:delText>
        </w:r>
      </w:del>
      <w:ins w:id="4826" w:author="Avv. Rosario Panzariello" w:date="2026-09-16T14:37:00Z">
        <w:r w:rsidR="008229A8">
          <w:rPr>
            <w:rFonts w:ascii="Verdana" w:hAnsi="Verdana"/>
            <w:sz w:val="20"/>
            <w:szCs w:val="20"/>
          </w:rPr>
          <w:t xml:space="preserve"> le</w:t>
        </w:r>
      </w:ins>
      <w:r w:rsidRPr="000532C5">
        <w:rPr>
          <w:rFonts w:ascii="Verdana" w:hAnsi="Verdana"/>
          <w:sz w:val="20"/>
          <w:szCs w:val="20"/>
        </w:rPr>
        <w:t xml:space="preserve"> determinazioni assunte.</w:t>
      </w:r>
    </w:p>
    <w:p w14:paraId="323AE32A" w14:textId="132768DB"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sidRPr="003A1E21">
        <w:rPr>
          <w:rFonts w:ascii="Verdana" w:hAnsi="Verdana"/>
          <w:sz w:val="20"/>
          <w:szCs w:val="20"/>
        </w:rPr>
        <w:t xml:space="preserve">All’esito </w:t>
      </w:r>
      <w:del w:id="4827" w:author="Avv. Rosario Panzariello" w:date="2026-09-16T14:38:00Z">
        <w:r w:rsidRPr="003A1E21" w:rsidDel="0033420F">
          <w:rPr>
            <w:rFonts w:ascii="Verdana" w:hAnsi="Verdana"/>
            <w:sz w:val="20"/>
            <w:szCs w:val="20"/>
          </w:rPr>
          <w:delText>delle valutazioni discrezionalmente operate da</w:delText>
        </w:r>
      </w:del>
      <w:ins w:id="4828" w:author="Avv. Rosario Panzariello" w:date="2026-09-16T14:38:00Z">
        <w:r w:rsidR="0033420F" w:rsidRPr="003A1E21">
          <w:rPr>
            <w:rFonts w:ascii="Verdana" w:hAnsi="Verdana"/>
            <w:sz w:val="20"/>
            <w:szCs w:val="20"/>
          </w:rPr>
          <w:t>dell’istruttoria,</w:t>
        </w:r>
      </w:ins>
      <w:r w:rsidRPr="003A1E21">
        <w:rPr>
          <w:rFonts w:ascii="Verdana" w:hAnsi="Verdana"/>
          <w:sz w:val="20"/>
          <w:szCs w:val="20"/>
        </w:rPr>
        <w:t xml:space="preserve"> Fleequid</w:t>
      </w:r>
      <w:ins w:id="4829" w:author="Avv. Rosario Panzariello" w:date="2026-09-16T14:38:00Z">
        <w:r w:rsidR="00966B48" w:rsidRPr="003A1E21">
          <w:rPr>
            <w:rFonts w:ascii="Verdana" w:hAnsi="Verdana"/>
            <w:sz w:val="20"/>
            <w:szCs w:val="20"/>
          </w:rPr>
          <w:t xml:space="preserve"> </w:t>
        </w:r>
      </w:ins>
      <w:ins w:id="4830" w:author="Avv. Rosario Panzariello" w:date="2026-09-16T14:42:00Z">
        <w:r w:rsidR="003A1E21" w:rsidRPr="003A1E21">
          <w:rPr>
            <w:rFonts w:ascii="Verdana" w:hAnsi="Verdana"/>
            <w:sz w:val="20"/>
            <w:szCs w:val="20"/>
            <w:rPrChange w:id="4831" w:author="Avv. Rosario Panzariello" w:date="2026-09-16T14:43:00Z">
              <w:rPr/>
            </w:rPrChange>
          </w:rPr>
          <w:t xml:space="preserve">può accogliere o motivatamente respingere il reclamo </w:t>
        </w:r>
      </w:ins>
      <w:ins w:id="4832" w:author="Avv. Rosario Panzariello" w:date="2026-09-18T16:52:00Z" w16du:dateUtc="2026-09-18T14:52:00Z">
        <w:r w:rsidR="00CC03E4" w:rsidRPr="00CC03E4">
          <w:rPr>
            <w:rFonts w:ascii="Verdana" w:hAnsi="Verdana"/>
            <w:sz w:val="20"/>
            <w:szCs w:val="20"/>
          </w:rPr>
          <w:t xml:space="preserve">e può formulare al Venditore e all'Acquirente proposte di definizione bonaria della controversia. Tali proposte non costituiscono riconoscimento di responsabilità né rinuncia a eccezioni, decadenze, diritti o rimedi spettanti a Fleequid o alle altre Parti. Le comunicazioni e le informazioni scambiate nell'ambito della gestione del reclamo hanno carattere riservato e confidenziale e non possono essere diffuse, utilizzate o citate per finalità estranee alla relativa procedura né prodotte in giudizio, salvo quanto inderogabilmente richiesto dalla legge. </w:t>
        </w:r>
      </w:ins>
      <w:ins w:id="4833" w:author="Avv. Rosario Panzariello" w:date="2026-09-19T10:30:00Z" w16du:dateUtc="2026-09-19T08:30:00Z">
        <w:r w:rsidR="002A69E6" w:rsidRPr="002A69E6">
          <w:rPr>
            <w:rFonts w:ascii="Verdana" w:hAnsi="Verdana"/>
            <w:sz w:val="20"/>
            <w:szCs w:val="20"/>
          </w:rPr>
          <w:t xml:space="preserve">La violazione dell'obbligo di riservatezza e del divieto di utilizzo comporta, a carico dell'Utente </w:t>
        </w:r>
        <w:r w:rsidR="002A69E6" w:rsidRPr="002A69E6">
          <w:rPr>
            <w:rFonts w:ascii="Verdana" w:hAnsi="Verdana"/>
            <w:sz w:val="20"/>
            <w:szCs w:val="20"/>
          </w:rPr>
          <w:lastRenderedPageBreak/>
          <w:t>inadempiente e in favore di Fleequid</w:t>
        </w:r>
      </w:ins>
      <w:ins w:id="4834" w:author="Avv. Rosario Panzariello" w:date="2026-09-18T16:52:00Z" w16du:dateUtc="2026-09-18T14:52:00Z">
        <w:r w:rsidR="00CC03E4" w:rsidRPr="00CC03E4">
          <w:rPr>
            <w:rFonts w:ascii="Verdana" w:hAnsi="Verdana"/>
            <w:sz w:val="20"/>
            <w:szCs w:val="20"/>
          </w:rPr>
          <w:t>, una penale di € 5.000,00 (euro cinquemila/00), fatto salvo il risarcimento del maggior danno.</w:t>
        </w:r>
      </w:ins>
      <w:ins w:id="4835" w:author="Avv. Rosario Panzariello" w:date="2026-09-16T14:42:00Z">
        <w:del w:id="4836" w:author="Avv. Rosario Panzariello" w:date="2026-09-18T16:52:00Z" w16du:dateUtc="2026-09-18T14:52:00Z">
          <w:r w:rsidR="003A1E21" w:rsidRPr="003A1E21" w:rsidDel="00CC03E4">
            <w:rPr>
              <w:rFonts w:ascii="Verdana" w:hAnsi="Verdana"/>
              <w:sz w:val="20"/>
              <w:szCs w:val="20"/>
              <w:rPrChange w:id="4837" w:author="Avv. Rosario Panzariello" w:date="2026-09-16T14:43:00Z">
                <w:rPr/>
              </w:rPrChange>
            </w:rPr>
            <w:delText xml:space="preserve">e può formulare al Venditore e/o all’Acquirente proposte di definizione bonaria della controversia. Tali proposte non costituiscono riconoscimento di responsabilità né rinuncia a eccezioni, decadenze, diritti o rimedi spettanti a Fleequid o alle altre Parti. </w:delText>
          </w:r>
          <w:r w:rsidR="003A1E21" w:rsidRPr="003A1E21" w:rsidDel="00CC03E4">
            <w:rPr>
              <w:rFonts w:ascii="Verdana" w:hAnsi="Verdana"/>
              <w:sz w:val="20"/>
              <w:szCs w:val="20"/>
              <w:rPrChange w:id="4838" w:author="Avv. Rosario Panzariello" w:date="2026-09-16T14:43:00Z">
                <w:rPr>
                  <w:rStyle w:val="Enfasigrassetto"/>
                </w:rPr>
              </w:rPrChange>
            </w:rPr>
            <w:delText>Le comunicazioni e le informazioni scambiate nell’ambito della gestione del reclamo hanno carattere riservato e confidenziale e non possono essere diffuse, utilizzate o citate per finalità estranee alla relativa procedura né prodotte in giudizio, salvo quanto inderogabilmente richiesto dalla legge</w:delText>
          </w:r>
        </w:del>
      </w:ins>
      <w:ins w:id="4839" w:author="Avv. Rosario Panzariello" w:date="2026-09-16T14:39:00Z">
        <w:del w:id="4840" w:author="Avv. Rosario Panzariello" w:date="2026-09-18T16:52:00Z" w16du:dateUtc="2026-09-18T14:52:00Z">
          <w:r w:rsidR="00966B48" w:rsidRPr="003A1E21" w:rsidDel="00CC03E4">
            <w:rPr>
              <w:rFonts w:ascii="Verdana" w:hAnsi="Verdana"/>
              <w:sz w:val="20"/>
              <w:szCs w:val="20"/>
              <w:rPrChange w:id="4841" w:author="Avv. Rosario Panzariello" w:date="2026-09-16T14:43:00Z">
                <w:rPr>
                  <w:rStyle w:val="Enfasigrassetto"/>
                </w:rPr>
              </w:rPrChange>
            </w:rPr>
            <w:delText>. La violazione dell’obbligo di riservatezza comporta, a carico dell’Utente inadempiente, una penale di € 5.000,00 (euro cinquemila/00), fatto salvo il risarcimento del maggior danno.</w:delText>
          </w:r>
        </w:del>
      </w:ins>
      <w:del w:id="4842" w:author="Avv. Rosario Panzariello" w:date="2026-09-16T14:38:00Z">
        <w:r w:rsidRPr="003A1E21" w:rsidDel="00966B48">
          <w:rPr>
            <w:rFonts w:ascii="Verdana" w:hAnsi="Verdana"/>
            <w:sz w:val="20"/>
            <w:szCs w:val="20"/>
          </w:rPr>
          <w:delText>, il reclamo potrà essere accolto o motivatamente respinto. Fleequid si riserva in ogni caso</w:delText>
        </w:r>
        <w:r w:rsidRPr="000532C5" w:rsidDel="00966B48">
          <w:rPr>
            <w:rFonts w:ascii="Verdana" w:hAnsi="Verdana"/>
            <w:sz w:val="20"/>
            <w:szCs w:val="20"/>
          </w:rPr>
          <w:delText xml:space="preserve"> il diritto di avanzare, tanto al Venditore quanto all’Acquirente, proposte di risoluzione bonaria della controversia insorta. </w:delText>
        </w:r>
        <w:r w:rsidR="005204B4" w:rsidRPr="000532C5" w:rsidDel="00966B48">
          <w:rPr>
            <w:rFonts w:ascii="Verdana" w:hAnsi="Verdana"/>
            <w:sz w:val="20"/>
            <w:szCs w:val="20"/>
          </w:rPr>
          <w:delText>Le Parti</w:delText>
        </w:r>
        <w:r w:rsidRPr="000532C5" w:rsidDel="00966B48">
          <w:rPr>
            <w:rFonts w:ascii="Verdana" w:hAnsi="Verdana"/>
            <w:sz w:val="20"/>
            <w:szCs w:val="20"/>
          </w:rPr>
          <w:delText xml:space="preserve"> riconoscono ed accettano che le proposte di transazione eventualmente avanzate da Fleequid non costituiscono alcun riconoscimento di responsabilità, né da parte di Fleequid e né da parte del Venditore e né a rinuncia a far valere eventuali decadenze o diritti. Le comunicazioni e le informazioni scambiate tra </w:delText>
        </w:r>
        <w:r w:rsidR="005204B4" w:rsidRPr="000532C5" w:rsidDel="00966B48">
          <w:rPr>
            <w:rFonts w:ascii="Verdana" w:hAnsi="Verdana"/>
            <w:sz w:val="20"/>
            <w:szCs w:val="20"/>
          </w:rPr>
          <w:delText>le Parti</w:delText>
        </w:r>
        <w:r w:rsidRPr="000532C5" w:rsidDel="00966B48">
          <w:rPr>
            <w:rFonts w:ascii="Verdana" w:hAnsi="Verdana"/>
            <w:sz w:val="20"/>
            <w:szCs w:val="20"/>
          </w:rPr>
          <w:delText>, in occasione della gestione del reclamo, sono confidenziali ed è espressamente convenuta la non producibilità in un eventuale giudizio ovvero la loro diffusione. La violazione del divieto di produrre o diffondere informazioni e comunicazioni scambiate in occasione della procedura di reclamo abiliterà Fleequid ad applicare all’Utente inadempiente una penale corrispondente € 5.000 (Euro cinquemila).</w:delText>
        </w:r>
      </w:del>
    </w:p>
    <w:p w14:paraId="0FBE03ED" w14:textId="7C846BC8" w:rsidR="007B2510" w:rsidDel="00C000F1" w:rsidRDefault="007B2510">
      <w:pPr>
        <w:pStyle w:val="Paragrafoelenco"/>
        <w:numPr>
          <w:ilvl w:val="1"/>
          <w:numId w:val="1"/>
        </w:numPr>
        <w:spacing w:line="360" w:lineRule="auto"/>
        <w:ind w:left="0" w:firstLine="0"/>
        <w:jc w:val="both"/>
        <w:rPr>
          <w:del w:id="4843" w:author="Avv. Rosario Panzariello" w:date="2026-09-18T16:53:00Z" w16du:dateUtc="2026-09-18T14:53:00Z"/>
          <w:rFonts w:ascii="Verdana" w:hAnsi="Verdana"/>
          <w:sz w:val="20"/>
          <w:szCs w:val="20"/>
        </w:rPr>
      </w:pPr>
      <w:r w:rsidRPr="00C000F1">
        <w:rPr>
          <w:rFonts w:ascii="Verdana" w:hAnsi="Verdana"/>
          <w:sz w:val="20"/>
          <w:szCs w:val="20"/>
        </w:rPr>
        <w:t xml:space="preserve">Qualora il </w:t>
      </w:r>
      <w:ins w:id="4844" w:author="Avv. Rosario Panzariello" w:date="2026-09-16T14:44:00Z">
        <w:r w:rsidR="001774AE" w:rsidRPr="00C000F1">
          <w:rPr>
            <w:rFonts w:ascii="Verdana" w:hAnsi="Verdana"/>
            <w:sz w:val="20"/>
            <w:szCs w:val="20"/>
          </w:rPr>
          <w:t>r</w:t>
        </w:r>
      </w:ins>
      <w:del w:id="4845" w:author="Avv. Rosario Panzariello" w:date="2026-09-16T14:44:00Z">
        <w:r w:rsidRPr="00C000F1" w:rsidDel="001774AE">
          <w:rPr>
            <w:rFonts w:ascii="Verdana" w:hAnsi="Verdana"/>
            <w:sz w:val="20"/>
            <w:szCs w:val="20"/>
          </w:rPr>
          <w:delText>R</w:delText>
        </w:r>
      </w:del>
      <w:r w:rsidRPr="00C000F1">
        <w:rPr>
          <w:rFonts w:ascii="Verdana" w:hAnsi="Verdana"/>
          <w:sz w:val="20"/>
          <w:szCs w:val="20"/>
        </w:rPr>
        <w:t xml:space="preserve">eclamo </w:t>
      </w:r>
      <w:del w:id="4846" w:author="Avv. Rosario Panzariello" w:date="2026-09-16T14:44:00Z">
        <w:r w:rsidRPr="00C000F1" w:rsidDel="001774AE">
          <w:rPr>
            <w:rFonts w:ascii="Verdana" w:hAnsi="Verdana"/>
            <w:sz w:val="20"/>
            <w:szCs w:val="20"/>
          </w:rPr>
          <w:delText xml:space="preserve">fosse </w:delText>
        </w:r>
      </w:del>
      <w:ins w:id="4847" w:author="Avv. Rosario Panzariello" w:date="2026-09-16T14:44:00Z">
        <w:r w:rsidR="001774AE" w:rsidRPr="00C000F1">
          <w:rPr>
            <w:rFonts w:ascii="Verdana" w:hAnsi="Verdana"/>
            <w:sz w:val="20"/>
            <w:szCs w:val="20"/>
          </w:rPr>
          <w:t xml:space="preserve">sia </w:t>
        </w:r>
      </w:ins>
      <w:r w:rsidRPr="00C000F1">
        <w:rPr>
          <w:rFonts w:ascii="Verdana" w:hAnsi="Verdana"/>
          <w:sz w:val="20"/>
          <w:szCs w:val="20"/>
        </w:rPr>
        <w:t xml:space="preserve">accolto, Fleequid </w:t>
      </w:r>
      <w:del w:id="4848" w:author="Avv. Rosario Panzariello" w:date="2026-09-16T14:45:00Z">
        <w:r w:rsidRPr="00C000F1" w:rsidDel="00185BCA">
          <w:rPr>
            <w:rFonts w:ascii="Verdana" w:hAnsi="Verdana"/>
            <w:sz w:val="20"/>
            <w:szCs w:val="20"/>
          </w:rPr>
          <w:delText xml:space="preserve">potrà </w:delText>
        </w:r>
      </w:del>
      <w:ins w:id="4849" w:author="Avv. Rosario Panzariello" w:date="2026-09-16T14:45:00Z">
        <w:r w:rsidR="00185BCA" w:rsidRPr="00C000F1">
          <w:rPr>
            <w:rFonts w:ascii="Verdana" w:hAnsi="Verdana"/>
            <w:sz w:val="20"/>
            <w:szCs w:val="20"/>
          </w:rPr>
          <w:t>può, a propria disc</w:t>
        </w:r>
      </w:ins>
      <w:ins w:id="4850" w:author="Avv. Rosario Panzariello" w:date="2026-09-20T07:11:00Z" w16du:dateUtc="2026-09-20T05:11:00Z">
        <w:r w:rsidR="00845B58">
          <w:rPr>
            <w:rFonts w:ascii="Verdana" w:hAnsi="Verdana"/>
            <w:sz w:val="20"/>
            <w:szCs w:val="20"/>
          </w:rPr>
          <w:t>r</w:t>
        </w:r>
      </w:ins>
      <w:ins w:id="4851" w:author="Avv. Rosario Panzariello" w:date="2026-09-16T14:45:00Z">
        <w:r w:rsidR="00185BCA" w:rsidRPr="00C000F1">
          <w:rPr>
            <w:rFonts w:ascii="Verdana" w:hAnsi="Verdana"/>
            <w:sz w:val="20"/>
            <w:szCs w:val="20"/>
          </w:rPr>
          <w:t xml:space="preserve">ezione e nei limiti del regime di garanzia applicabile,  </w:t>
        </w:r>
      </w:ins>
      <w:del w:id="4852" w:author="Avv. Rosario Panzariello" w:date="2026-09-16T14:45:00Z">
        <w:r w:rsidRPr="00C000F1" w:rsidDel="00185BCA">
          <w:rPr>
            <w:rFonts w:ascii="Verdana" w:hAnsi="Verdana"/>
            <w:sz w:val="20"/>
            <w:szCs w:val="20"/>
          </w:rPr>
          <w:delText xml:space="preserve">decidere di </w:delText>
        </w:r>
      </w:del>
      <w:r w:rsidRPr="00C000F1">
        <w:rPr>
          <w:rFonts w:ascii="Verdana" w:hAnsi="Verdana"/>
          <w:sz w:val="20"/>
          <w:szCs w:val="20"/>
        </w:rPr>
        <w:t xml:space="preserve">accollarsi in tutto o in parte i costi della riparazione presso un’officina di sua fiducia, </w:t>
      </w:r>
      <w:ins w:id="4853" w:author="Avv. Rosario Panzariello" w:date="2026-09-18T16:53:00Z" w16du:dateUtc="2026-09-18T14:53:00Z">
        <w:r w:rsidR="00C000F1" w:rsidRPr="00C000F1">
          <w:rPr>
            <w:rFonts w:ascii="Verdana" w:hAnsi="Verdana"/>
            <w:sz w:val="20"/>
            <w:szCs w:val="20"/>
          </w:rPr>
          <w:t>ovvero autorizzare la riparazione presso altra officina e, previa presentazione di fattura quietanzata conforme al preventivo espressamente approvato da Fleequid, rimborsare all'Acquirente, in tutto o in parte, i relativi costi. Restano impregiudicati i diritti di garanzia, manleva, rimborso, regresso e risarcimento spettanti a Fleequid nei confronti del Venditore.</w:t>
        </w:r>
      </w:ins>
      <w:ins w:id="4854" w:author="Avv. Rosario Panzariello" w:date="2026-09-16T14:46:00Z">
        <w:del w:id="4855" w:author="Avv. Rosario Panzariello" w:date="2026-09-18T16:53:00Z" w16du:dateUtc="2026-09-18T14:53:00Z">
          <w:r w:rsidR="00440B23" w:rsidRPr="00440B23" w:rsidDel="00C000F1">
            <w:rPr>
              <w:rFonts w:ascii="Verdana" w:hAnsi="Verdana"/>
              <w:sz w:val="20"/>
              <w:szCs w:val="20"/>
              <w:rPrChange w:id="4856" w:author="Avv. Rosario Panzariello" w:date="2026-09-16T14:46:00Z">
                <w:rPr/>
              </w:rPrChange>
            </w:rPr>
            <w:delText xml:space="preserve">ovvero autorizzare la riparazione presso altra officina e, previa presentazione di fattura quietanzata conforme al preventivo espressamente approvato da Fleequid, rimborsare all’Acquirente, in tutto o in parte, i relativi costi. </w:delText>
          </w:r>
          <w:r w:rsidR="00440B23" w:rsidRPr="00440B23" w:rsidDel="00C000F1">
            <w:rPr>
              <w:rFonts w:ascii="Verdana" w:hAnsi="Verdana"/>
              <w:sz w:val="20"/>
              <w:szCs w:val="20"/>
              <w:rPrChange w:id="4857" w:author="Avv. Rosario Panzariello" w:date="2026-09-16T14:46:00Z">
                <w:rPr>
                  <w:rStyle w:val="Enfasigrassetto"/>
                </w:rPr>
              </w:rPrChange>
            </w:rPr>
            <w:delText>Restano impregiudicati i diritti di garanzia, manleva, rimborso, regresso e risarcimento spettanti a Fleequid nei confronti del Venditore.</w:delText>
          </w:r>
        </w:del>
      </w:ins>
      <w:del w:id="4858" w:author="Avv. Rosario Panzariello" w:date="2026-09-18T16:53:00Z" w16du:dateUtc="2026-09-18T14:53:00Z">
        <w:r w:rsidRPr="00440B23" w:rsidDel="00C000F1">
          <w:rPr>
            <w:rFonts w:ascii="Verdana" w:hAnsi="Verdana"/>
            <w:sz w:val="20"/>
            <w:szCs w:val="20"/>
          </w:rPr>
          <w:delText>o previa presentazione di fattura quietanzata conforme al preventivo eventualmente espressamente approvato, rimborsare l’Acquirente dei costi di riparazione sostenuti.</w:delText>
        </w:r>
      </w:del>
    </w:p>
    <w:p w14:paraId="34308E6D" w14:textId="77777777" w:rsidR="00C000F1" w:rsidRPr="00440B23" w:rsidRDefault="00C000F1" w:rsidP="00352B07">
      <w:pPr>
        <w:pStyle w:val="Paragrafoelenco"/>
        <w:numPr>
          <w:ilvl w:val="1"/>
          <w:numId w:val="1"/>
        </w:numPr>
        <w:spacing w:line="360" w:lineRule="auto"/>
        <w:ind w:left="0" w:firstLine="0"/>
        <w:jc w:val="both"/>
        <w:rPr>
          <w:ins w:id="4859" w:author="Avv. Rosario Panzariello" w:date="2026-09-18T16:53:00Z" w16du:dateUtc="2026-09-18T14:53:00Z"/>
          <w:rFonts w:ascii="Verdana" w:hAnsi="Verdana"/>
          <w:sz w:val="20"/>
          <w:szCs w:val="20"/>
        </w:rPr>
      </w:pPr>
    </w:p>
    <w:p w14:paraId="0E8FE13F" w14:textId="5DF323BB" w:rsidR="007B2510" w:rsidDel="00AC42B3" w:rsidRDefault="000D2FCF">
      <w:pPr>
        <w:pStyle w:val="Paragrafoelenco"/>
        <w:numPr>
          <w:ilvl w:val="1"/>
          <w:numId w:val="1"/>
        </w:numPr>
        <w:spacing w:line="360" w:lineRule="auto"/>
        <w:ind w:left="0" w:firstLine="0"/>
        <w:jc w:val="both"/>
        <w:rPr>
          <w:del w:id="4860" w:author="Avv. Rosario Panzariello" w:date="2026-09-16T15:03:00Z"/>
          <w:rFonts w:ascii="Verdana" w:hAnsi="Verdana"/>
          <w:sz w:val="20"/>
          <w:szCs w:val="20"/>
        </w:rPr>
      </w:pPr>
      <w:ins w:id="4861" w:author="Avv. Rosario Panzariello" w:date="2026-09-16T14:46:00Z">
        <w:r w:rsidRPr="00C000F1">
          <w:rPr>
            <w:rFonts w:ascii="Verdana" w:hAnsi="Verdana"/>
            <w:sz w:val="20"/>
            <w:szCs w:val="20"/>
          </w:rPr>
          <w:t xml:space="preserve">Il </w:t>
        </w:r>
      </w:ins>
      <w:r w:rsidR="007B2510" w:rsidRPr="00C000F1">
        <w:rPr>
          <w:rFonts w:ascii="Verdana" w:hAnsi="Verdana"/>
          <w:sz w:val="20"/>
          <w:szCs w:val="20"/>
        </w:rPr>
        <w:t xml:space="preserve">Venditore e </w:t>
      </w:r>
      <w:ins w:id="4862" w:author="Avv. Rosario Panzariello" w:date="2026-09-16T14:47:00Z">
        <w:r w:rsidRPr="00C000F1">
          <w:rPr>
            <w:rFonts w:ascii="Verdana" w:hAnsi="Verdana"/>
            <w:sz w:val="20"/>
            <w:szCs w:val="20"/>
          </w:rPr>
          <w:t>l’</w:t>
        </w:r>
      </w:ins>
      <w:r w:rsidR="007B2510" w:rsidRPr="00C000F1">
        <w:rPr>
          <w:rFonts w:ascii="Verdana" w:hAnsi="Verdana"/>
          <w:sz w:val="20"/>
          <w:szCs w:val="20"/>
        </w:rPr>
        <w:t xml:space="preserve">Acquirente accettano e riconoscono il diritto di Fleequid di </w:t>
      </w:r>
      <w:ins w:id="4863" w:author="Avv. Rosario Panzariello" w:date="2026-09-16T14:51:00Z">
        <w:r w:rsidR="00664237" w:rsidRPr="00C000F1">
          <w:rPr>
            <w:rFonts w:ascii="Verdana" w:hAnsi="Verdana"/>
            <w:sz w:val="20"/>
            <w:szCs w:val="20"/>
            <w:rPrChange w:id="4864" w:author="Avv. Rosario Panzariello" w:date="2026-09-16T14:59:00Z">
              <w:rPr/>
            </w:rPrChange>
          </w:rPr>
          <w:t xml:space="preserve">definire </w:t>
        </w:r>
      </w:ins>
      <w:ins w:id="4865" w:author="Avv. Rosario Panzariello" w:date="2026-09-18T16:55:00Z" w16du:dateUtc="2026-09-18T14:55:00Z">
        <w:r w:rsidR="00BC0A88" w:rsidRPr="00BC0A88">
          <w:rPr>
            <w:rFonts w:ascii="Verdana" w:hAnsi="Verdana"/>
            <w:sz w:val="20"/>
            <w:szCs w:val="20"/>
          </w:rPr>
          <w:t>il reclamo mediante Annullamento della vendita, a propria discrezione e in ogni tempo, anche in deroga ai termini previsti per la denuncia di vizi e difetti e a prescindere dalla fondatezza dei vizi eventualmente lamentati dall'Acquirente. Nella Vendita in commissione tale facoltà opera anche in deroga ai termini di denuncia e di decadenza previsti dal Contratto, dalle presenti Condizioni Generali e dalle ulteriori condizioni contrattuali applicabili ai rapporti interessati dall'operazione. Nel Dealer Sales l'Annullamento disposto ai sensi del presente comma riguarda la vendita tra Fleequid e l'Acquirente e non determina, di per sé, il venir meno dell'acquisto del Veicolo da parte di Fleequid presso il Venditore, restando impregiudicati gli autonomi diritti di Fleequid di risoluzione, garanzia, manleva, rimborso, regresso e risarcimento nei confronti di quest'ultimo ai sensi degli artt. 18.5 e 19.6. Nei limiti consentiti dalla legge, il Venditore e l'Acquirente manlevano e tengono indenne Fleequid da pretese o responsabilità derivanti dalla decisione di procedere all'Annullamento. Per la disciplina generale dell'Annullamento si applica l'art. 14 e per gli effetti restitutori, i relativi termini e adempimenti si applica l'art. 15. Restano in ogni caso non rimborsabili, né al Venditore né all'Acquirente, le Commissioni già maturate, le Tariffe relative ai Servizi già resi e le spese e i costi già sostenuti da Fleequid in relazione all'operazione, secondo quanto previsto dall'art. 15.6. Nella Vendita in commissione le spese conseguenti alla restituzione del Veicolo e al ripristino dell'operazione restano a carico del Venditore, ivi compresi il rimborso delle spese relative alla precedente consegna del Veicolo all'Acquirente e delle spese sostenute per le formalità del precedente trasferimento di proprietà, nonché gli ulteriori costi specifici di ripristino applicabili alla specifica fattispecie; nel Dealer Sales la relativa allocazione segue la causa dell'Annullamento, fermo il diritto di Fleequid di recuperarne integralmente l'importo dal Venditore originario quando la causa sia a quest'ultimo imputabile. Con specifico riferimento ai Veicoli qualificabili come VFU o comunque come rifiuti, il Venditore e l'Acquirente manlevano e tengono indenne Fleequid da ogni responsabilità connessa alla loro qualificazione, gestione, detenzione, trasporto, recupero o smaltimento, attività che restano integralmente a loro carico secondo le rispettive competenze normative, e si impegnano a compiere ogni adempimento necessario affinché la restituzione e il ripristino avvengano nel rispetto della normativa ambientale applicabile, restando a carico del soggetto cui la causa dell'Annullamento è imputabile i relativi costi, ivi compresi quelli della precedente consegna e delle formalità del precedente trasferimento di proprietà.</w:t>
        </w:r>
      </w:ins>
      <w:ins w:id="4866" w:author="Avv. Rosario Panzariello" w:date="2026-09-16T14:59:00Z">
        <w:del w:id="4867" w:author="Avv. Rosario Panzariello" w:date="2026-09-18T16:55:00Z" w16du:dateUtc="2026-09-18T14:55:00Z">
          <w:r w:rsidR="000765AA" w:rsidRPr="00C000F1" w:rsidDel="00BC0A88">
            <w:rPr>
              <w:rFonts w:ascii="Verdana" w:hAnsi="Verdana"/>
              <w:sz w:val="20"/>
              <w:szCs w:val="20"/>
              <w:rPrChange w:id="4868" w:author="Avv. Rosario Panzariello" w:date="2026-09-16T14:59:00Z">
                <w:rPr/>
              </w:rPrChange>
            </w:rPr>
            <w:delText xml:space="preserve">il reclamo mediante </w:delText>
          </w:r>
          <w:r w:rsidR="000765AA" w:rsidRPr="00C000F1" w:rsidDel="00BC0A88">
            <w:rPr>
              <w:rFonts w:ascii="Verdana" w:hAnsi="Verdana"/>
              <w:sz w:val="20"/>
              <w:szCs w:val="20"/>
              <w:rPrChange w:id="4869" w:author="Avv. Rosario Panzariello" w:date="2026-09-16T14:59:00Z">
                <w:rPr>
                  <w:rStyle w:val="Enfasigrassetto"/>
                </w:rPr>
              </w:rPrChange>
            </w:rPr>
            <w:delText>Annullamento della vendita</w:delText>
          </w:r>
          <w:r w:rsidR="000765AA" w:rsidRPr="00C000F1" w:rsidDel="00BC0A88">
            <w:rPr>
              <w:rFonts w:ascii="Verdana" w:hAnsi="Verdana"/>
              <w:sz w:val="20"/>
              <w:szCs w:val="20"/>
              <w:rPrChange w:id="4870" w:author="Avv. Rosario Panzariello" w:date="2026-09-16T14:59:00Z">
                <w:rPr/>
              </w:rPrChange>
            </w:rPr>
            <w:delText xml:space="preserve">, </w:delText>
          </w:r>
        </w:del>
      </w:ins>
      <w:ins w:id="4871" w:author="Avv. Rosario Panzariello" w:date="2026-09-16T15:04:00Z">
        <w:del w:id="4872" w:author="Avv. Rosario Panzariello" w:date="2026-09-18T16:55:00Z" w16du:dateUtc="2026-09-18T14:55:00Z">
          <w:r w:rsidR="00755EA2" w:rsidRPr="00C000F1" w:rsidDel="00BC0A88">
            <w:rPr>
              <w:rFonts w:ascii="Verdana" w:hAnsi="Verdana"/>
              <w:sz w:val="20"/>
              <w:szCs w:val="20"/>
            </w:rPr>
            <w:delText>a propria disc</w:delText>
          </w:r>
        </w:del>
      </w:ins>
      <w:ins w:id="4873" w:author="Avv. Rosario Panzariello" w:date="2026-09-16T15:05:00Z">
        <w:del w:id="4874" w:author="Avv. Rosario Panzariello" w:date="2026-09-18T16:55:00Z" w16du:dateUtc="2026-09-18T14:55:00Z">
          <w:r w:rsidR="00755EA2" w:rsidRPr="00C000F1" w:rsidDel="00BC0A88">
            <w:rPr>
              <w:rFonts w:ascii="Verdana" w:hAnsi="Verdana"/>
              <w:sz w:val="20"/>
              <w:szCs w:val="20"/>
            </w:rPr>
            <w:delText>rezione</w:delText>
          </w:r>
        </w:del>
      </w:ins>
      <w:ins w:id="4875" w:author="Avv. Rosario Panzariello" w:date="2026-09-16T14:59:00Z">
        <w:del w:id="4876" w:author="Avv. Rosario Panzariello" w:date="2026-09-18T16:55:00Z" w16du:dateUtc="2026-09-18T14:55:00Z">
          <w:r w:rsidR="000765AA" w:rsidRPr="00C000F1" w:rsidDel="00BC0A88">
            <w:rPr>
              <w:rFonts w:ascii="Verdana" w:hAnsi="Verdana"/>
              <w:sz w:val="20"/>
              <w:szCs w:val="20"/>
              <w:rPrChange w:id="4877" w:author="Avv. Rosario Panzariello" w:date="2026-09-16T14:59:00Z">
                <w:rPr/>
              </w:rPrChange>
            </w:rPr>
            <w:delText xml:space="preserve"> e in ogni tempo, anche in deroga ai termini previsti per la denuncia di vizi e difetti e a prescindere dalla fondatezza dei vizi eventualmente lamentati dall’Acquirente</w:delText>
          </w:r>
        </w:del>
      </w:ins>
      <w:ins w:id="4878" w:author="Avv. Rosario Panzariello" w:date="2026-09-16T14:58:00Z">
        <w:del w:id="4879" w:author="Avv. Rosario Panzariello" w:date="2026-09-18T16:55:00Z" w16du:dateUtc="2026-09-18T14:55:00Z">
          <w:r w:rsidR="0069667A" w:rsidRPr="00C000F1" w:rsidDel="00BC0A88">
            <w:rPr>
              <w:rFonts w:ascii="Verdana" w:hAnsi="Verdana"/>
              <w:sz w:val="20"/>
              <w:szCs w:val="20"/>
            </w:rPr>
            <w:delText>.</w:delText>
          </w:r>
        </w:del>
      </w:ins>
      <w:ins w:id="4880" w:author="Avv. Rosario Panzariello" w:date="2026-09-16T14:59:00Z">
        <w:del w:id="4881" w:author="Avv. Rosario Panzariello" w:date="2026-09-18T16:55:00Z" w16du:dateUtc="2026-09-18T14:55:00Z">
          <w:r w:rsidR="0069667A" w:rsidRPr="00C000F1" w:rsidDel="00BC0A88">
            <w:rPr>
              <w:rFonts w:ascii="Verdana" w:hAnsi="Verdana"/>
              <w:sz w:val="20"/>
              <w:szCs w:val="20"/>
              <w:rPrChange w:id="4882" w:author="Avv. Rosario Panzariello" w:date="2026-09-16T14:59:00Z">
                <w:rPr/>
              </w:rPrChange>
            </w:rPr>
            <w:delText xml:space="preserve"> </w:delText>
          </w:r>
          <w:r w:rsidR="0069667A" w:rsidRPr="00C000F1" w:rsidDel="00BC0A88">
            <w:rPr>
              <w:rFonts w:ascii="Verdana" w:hAnsi="Verdana"/>
              <w:sz w:val="20"/>
              <w:szCs w:val="20"/>
            </w:rPr>
            <w:delText>Nella Vendita in commissione, tale facoltà opera anche in deroga ai termini di denuncia e/o decadenza previsti dal Contratto, dalle presenti Condizioni Generali e dalle ulteriori condizioni contrattuali applicabili ai rapporti interessati dall’operazione.</w:delText>
          </w:r>
          <w:r w:rsidR="000765AA" w:rsidRPr="00C000F1" w:rsidDel="00BC0A88">
            <w:rPr>
              <w:rFonts w:ascii="Verdana" w:hAnsi="Verdana"/>
              <w:sz w:val="20"/>
              <w:szCs w:val="20"/>
              <w:rPrChange w:id="4883" w:author="Avv. Rosario Panzariello" w:date="2026-09-16T14:59:00Z">
                <w:rPr/>
              </w:rPrChange>
            </w:rPr>
            <w:delText xml:space="preserve"> Nel Dealer Sales, l’Annullamento disposto ai sensi del presente articolo riguarda la vendita tra Fleequid e l’Acquirente e non determina, di per sé, il venir meno dell’acquisto del Veicolo da parte di Fleequid presso il Venditore, restando impregiudicati gli autonomi diritti di Fleequid di risoluzione, garanzia, manleva, rimborso, regresso e risarcimento nei confronti di quest’ultimo. Nei limiti consentiti dalla legge, il Venditore e l’Acquirente manlevano e tengono indenne Fleequid da pretese o responsabilità derivanti dalla decisione di procedere all’Annullamento. </w:delText>
          </w:r>
          <w:r w:rsidR="000765AA" w:rsidRPr="00C000F1" w:rsidDel="00BC0A88">
            <w:rPr>
              <w:rFonts w:ascii="Verdana" w:hAnsi="Verdana"/>
              <w:sz w:val="20"/>
              <w:szCs w:val="20"/>
              <w:rPrChange w:id="4884" w:author="Avv. Rosario Panzariello" w:date="2026-09-16T14:59:00Z">
                <w:rPr>
                  <w:rStyle w:val="Enfasigrassetto"/>
                </w:rPr>
              </w:rPrChange>
            </w:rPr>
            <w:delText>Per gli effetti restitutori, i relativi termini e adempimenti trova integralmente applicazione l’art. 15. Nella Vendita in commissione, le spese conseguenti alla restituzione del Veicolo e al ripristino dell’operazione restano a carico del Venditore; nel Dealer Sales la relativa allocazione segue la causa dell’Annullamento, fermo il diritto di Fleequid di recuperarne l’importo dal Venditore originario quando la causa sia a quest’ultimo imputabile.</w:delText>
          </w:r>
        </w:del>
      </w:ins>
      <w:ins w:id="4885" w:author="Avv. Rosario Panzariello" w:date="2026-09-16T15:00:00Z">
        <w:del w:id="4886" w:author="Avv. Rosario Panzariello" w:date="2026-09-18T16:55:00Z" w16du:dateUtc="2026-09-18T14:55:00Z">
          <w:r w:rsidR="000765AA" w:rsidRPr="00C000F1" w:rsidDel="00BC0A88">
            <w:rPr>
              <w:rFonts w:ascii="Verdana" w:hAnsi="Verdana"/>
              <w:sz w:val="20"/>
              <w:szCs w:val="20"/>
            </w:rPr>
            <w:delText xml:space="preserve"> </w:delText>
          </w:r>
        </w:del>
      </w:ins>
      <w:del w:id="4887" w:author="Avv. Rosario Panzariello" w:date="2026-09-16T14:49:00Z">
        <w:r w:rsidR="007B2510" w:rsidRPr="00C000F1" w:rsidDel="00EB3BFF">
          <w:rPr>
            <w:rFonts w:ascii="Verdana" w:hAnsi="Verdana"/>
            <w:sz w:val="20"/>
            <w:szCs w:val="20"/>
          </w:rPr>
          <w:delText>risolvere un reclamo operando, a suo insindacabile giudizio, l’</w:delText>
        </w:r>
      </w:del>
      <w:del w:id="4888" w:author="Avv. Rosario Panzariello" w:date="2026-09-16T14:47:00Z">
        <w:r w:rsidR="007B2510" w:rsidRPr="00C000F1" w:rsidDel="000D2FCF">
          <w:rPr>
            <w:rFonts w:ascii="Verdana" w:hAnsi="Verdana"/>
            <w:sz w:val="20"/>
            <w:szCs w:val="20"/>
          </w:rPr>
          <w:delText>a</w:delText>
        </w:r>
      </w:del>
      <w:del w:id="4889" w:author="Avv. Rosario Panzariello" w:date="2026-09-16T14:49:00Z">
        <w:r w:rsidR="007B2510" w:rsidRPr="00C000F1" w:rsidDel="00EB3BFF">
          <w:rPr>
            <w:rFonts w:ascii="Verdana" w:hAnsi="Verdana"/>
            <w:sz w:val="20"/>
            <w:szCs w:val="20"/>
          </w:rPr>
          <w:delText>nnullamento della vendita</w:delText>
        </w:r>
      </w:del>
      <w:del w:id="4890" w:author="Avv. Rosario Panzariello" w:date="2026-09-16T14:47:00Z">
        <w:r w:rsidR="007B2510" w:rsidRPr="00C000F1" w:rsidDel="00970C76">
          <w:rPr>
            <w:rFonts w:ascii="Verdana" w:hAnsi="Verdana"/>
            <w:sz w:val="20"/>
            <w:szCs w:val="20"/>
          </w:rPr>
          <w:delText xml:space="preserve"> del Veicolo</w:delText>
        </w:r>
      </w:del>
      <w:del w:id="4891" w:author="Avv. Rosario Panzariello" w:date="2026-09-16T14:49:00Z">
        <w:r w:rsidR="007B2510" w:rsidRPr="00C000F1" w:rsidDel="00EB3BFF">
          <w:rPr>
            <w:rFonts w:ascii="Verdana" w:hAnsi="Verdana"/>
            <w:sz w:val="20"/>
            <w:szCs w:val="20"/>
          </w:rPr>
          <w:delText>, e questo in ogni tempo</w:delText>
        </w:r>
        <w:r w:rsidR="690C907F" w:rsidRPr="00C000F1" w:rsidDel="00EB3BFF">
          <w:rPr>
            <w:rFonts w:ascii="Verdana" w:hAnsi="Verdana"/>
            <w:sz w:val="20"/>
            <w:szCs w:val="20"/>
          </w:rPr>
          <w:delText xml:space="preserve"> (e anche in deroga ai termini previsti dalle CG per la denuncia di vizi e difetti),</w:delText>
        </w:r>
        <w:r w:rsidR="007B2510" w:rsidRPr="00C000F1" w:rsidDel="00EB3BFF">
          <w:rPr>
            <w:rFonts w:ascii="Verdana" w:hAnsi="Verdana"/>
            <w:sz w:val="20"/>
            <w:szCs w:val="20"/>
          </w:rPr>
          <w:delText xml:space="preserve"> a prescindere dalla fondatezza o meno dei vizi eventualmente lamentati dall’Acquirente e in deroga ai termini di denuncia e/o decadenza fissate dal Contratto, dalle CG ovvero da altre norme e pattuizioni che regolano tanto la vendita dei Veicoli da parte del Venditore a Fleequid quanto la compravendita di tali Veicoli da parte di Fleequid all’Acquirente finale. Nel caso indicato, sia il Venditore che l’Acquirente si impegnano a manlevare Fleequid da responsabilità in ordine alla decisione da questi assunta</w:delText>
        </w:r>
        <w:r w:rsidR="00E62526" w:rsidRPr="00C000F1" w:rsidDel="00EB3BFF">
          <w:rPr>
            <w:rFonts w:ascii="Verdana" w:hAnsi="Verdana"/>
            <w:sz w:val="20"/>
            <w:szCs w:val="20"/>
          </w:rPr>
          <w:delText xml:space="preserve"> nonché, con specifico riferimento ai Veicoli qualificabili ai sensi della normativa applicabile come Veicoli Fuori Uso (VFU) o comunque come rifiuti, da ogni responsabilità connessa alla loro qualificazione, gestione, detenzione, trasporto, recupero o smaltimento, attività che restano integralmente a carico del Venditore e dell’Acquirente secondo le rispettive competenze normative,</w:delText>
        </w:r>
        <w:r w:rsidR="007B2510" w:rsidRPr="00C000F1" w:rsidDel="00EB3BFF">
          <w:rPr>
            <w:rFonts w:ascii="Verdana" w:hAnsi="Verdana"/>
            <w:sz w:val="20"/>
            <w:szCs w:val="20"/>
          </w:rPr>
          <w:delText xml:space="preserve"> nonché a collaborare attivamente con Fleequid per far sì che il Venditore riottenga a sue cure e spese la proprietà ed il possesso del Veicolo e l’Acquirente il Prezzo di aggiudicazione</w:delText>
        </w:r>
      </w:del>
      <w:del w:id="4892" w:author="Avv. Rosario Panzariello" w:date="2026-09-16T15:00:00Z">
        <w:r w:rsidR="007B2510" w:rsidRPr="00C000F1" w:rsidDel="000765AA">
          <w:rPr>
            <w:rFonts w:ascii="Verdana" w:hAnsi="Verdana"/>
            <w:sz w:val="20"/>
            <w:szCs w:val="20"/>
          </w:rPr>
          <w:delText xml:space="preserve">. </w:delText>
        </w:r>
      </w:del>
      <w:del w:id="4893" w:author="Avv. Rosario Panzariello" w:date="2026-09-16T14:54:00Z">
        <w:r w:rsidR="007B2510" w:rsidRPr="00C000F1" w:rsidDel="00195DA2">
          <w:rPr>
            <w:rFonts w:ascii="Verdana" w:hAnsi="Verdana"/>
            <w:sz w:val="20"/>
            <w:szCs w:val="20"/>
          </w:rPr>
          <w:delText>Le spese di riconsegna e di trasferimento della proprietà dall’Acquirente fino al Venditore saranno, salvo diversamente comunicato, a carico del Venditore, anche laddove anticipate da Fleequid.</w:delText>
        </w:r>
        <w:r w:rsidR="690C907F" w:rsidRPr="00C000F1" w:rsidDel="00195DA2">
          <w:rPr>
            <w:rFonts w:ascii="Verdana" w:hAnsi="Verdana"/>
            <w:sz w:val="20"/>
            <w:szCs w:val="20"/>
          </w:rPr>
          <w:delText xml:space="preserve"> Il Venditore, salvo diversamente concordato, dovrà anche provvedere al rimborso delle spese relative alla consegna all’Acquirente del Veicolo nonché delle spese sostenute per le formalità relative al precedente passaggio di proprietà del Veicolo.</w:delText>
        </w:r>
        <w:r w:rsidR="007B2510" w:rsidRPr="00C000F1" w:rsidDel="00195DA2">
          <w:rPr>
            <w:rFonts w:ascii="Verdana" w:hAnsi="Verdana"/>
            <w:sz w:val="20"/>
            <w:szCs w:val="20"/>
          </w:rPr>
          <w:delText xml:space="preserve"> Le Commissioni, Tariffe e spese di Fleequid relative all’Aggiudicazione dell’Asta non saranno in ogni caso rimborsate da Fleequid, né al Venditore e né all’Acquirente. </w:delText>
        </w:r>
      </w:del>
    </w:p>
    <w:p w14:paraId="74DB9AB6" w14:textId="77777777" w:rsidR="00AC42B3" w:rsidRPr="00C000F1" w:rsidRDefault="00AC42B3">
      <w:pPr>
        <w:pStyle w:val="Paragrafoelenco"/>
        <w:spacing w:line="360" w:lineRule="auto"/>
        <w:ind w:left="0"/>
        <w:jc w:val="both"/>
        <w:rPr>
          <w:ins w:id="4894" w:author="Avv. Rosario Panzariello" w:date="2026-09-20T07:11:00Z" w16du:dateUtc="2026-09-20T05:11:00Z"/>
          <w:rFonts w:ascii="Verdana" w:hAnsi="Verdana"/>
          <w:sz w:val="20"/>
          <w:szCs w:val="20"/>
        </w:rPr>
        <w:pPrChange w:id="4895" w:author="Avv. Rosario Panzariello" w:date="2026-09-20T07:11:00Z" w16du:dateUtc="2026-09-20T05:11:00Z">
          <w:pPr>
            <w:pStyle w:val="Paragrafoelenco"/>
            <w:numPr>
              <w:ilvl w:val="1"/>
              <w:numId w:val="1"/>
            </w:numPr>
            <w:spacing w:line="360" w:lineRule="auto"/>
            <w:ind w:left="0" w:hanging="720"/>
            <w:jc w:val="both"/>
          </w:pPr>
        </w:pPrChange>
      </w:pP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896" w:name="_Toc241317120"/>
      <w:r w:rsidRPr="000532C5">
        <w:rPr>
          <w:rFonts w:ascii="Verdana" w:hAnsi="Verdana"/>
          <w:b/>
          <w:bCs/>
          <w:smallCaps/>
          <w:sz w:val="20"/>
          <w:szCs w:val="20"/>
        </w:rPr>
        <w:t>Clausola di collegamento.</w:t>
      </w:r>
      <w:bookmarkEnd w:id="4896"/>
    </w:p>
    <w:p w14:paraId="3B3E2503" w14:textId="59F154A2" w:rsidR="00EC713E" w:rsidRDefault="00A832AE" w:rsidP="009A36BC">
      <w:pPr>
        <w:pStyle w:val="Paragrafoelenco"/>
        <w:numPr>
          <w:ilvl w:val="1"/>
          <w:numId w:val="1"/>
        </w:numPr>
        <w:spacing w:line="360" w:lineRule="auto"/>
        <w:ind w:left="0" w:firstLine="0"/>
        <w:jc w:val="both"/>
        <w:rPr>
          <w:ins w:id="4897" w:author="Avv. Rosario Panzariello" w:date="2026-09-18T16:56:00Z" w16du:dateUtc="2026-09-18T14:56:00Z"/>
          <w:rFonts w:ascii="Verdana" w:hAnsi="Verdana"/>
          <w:sz w:val="20"/>
          <w:szCs w:val="20"/>
        </w:rPr>
      </w:pPr>
      <w:ins w:id="4898" w:author="Avv. Rosario Panzariello" w:date="2026-09-18T16:56:00Z" w16du:dateUtc="2026-09-18T14:56:00Z">
        <w:r w:rsidRPr="00A832AE">
          <w:rPr>
            <w:rFonts w:ascii="Verdana" w:hAnsi="Verdana"/>
            <w:sz w:val="20"/>
            <w:szCs w:val="20"/>
          </w:rPr>
          <w:t>Le disposizioni del presente articolo si applicano esclusivamente alle operazioni strutturate secondo la Vendita in commissione ed eseguite mediante Rivendita. Esse non si applicano alle operazioni eseguite da Fleequid quale Intermediario puro né al Dealer Sales e non sono suscettibili di applicazione analogica a tali fattispecie.</w:t>
        </w:r>
      </w:ins>
    </w:p>
    <w:p w14:paraId="0AD99784" w14:textId="06809A36" w:rsidR="004D1367" w:rsidRPr="004C73C2" w:rsidRDefault="00D2753D" w:rsidP="009A36BC">
      <w:pPr>
        <w:pStyle w:val="Paragrafoelenco"/>
        <w:numPr>
          <w:ilvl w:val="1"/>
          <w:numId w:val="1"/>
        </w:numPr>
        <w:spacing w:line="360" w:lineRule="auto"/>
        <w:ind w:left="0" w:firstLine="0"/>
        <w:jc w:val="both"/>
        <w:rPr>
          <w:ins w:id="4899" w:author="Avv. Rosario Panzariello" w:date="2026-09-16T16:31:00Z"/>
          <w:rFonts w:ascii="Verdana" w:hAnsi="Verdana"/>
          <w:sz w:val="20"/>
          <w:szCs w:val="20"/>
        </w:rPr>
      </w:pPr>
      <w:ins w:id="4900" w:author="Avv. Rosario Panzariello" w:date="2026-09-18T16:56:00Z" w16du:dateUtc="2026-09-18T14:56:00Z">
        <w:r w:rsidRPr="00D2753D">
          <w:rPr>
            <w:rFonts w:ascii="Verdana" w:hAnsi="Verdana"/>
            <w:sz w:val="20"/>
            <w:szCs w:val="20"/>
          </w:rPr>
          <w:t>Qualora un reclamo non sia definito bonariamente e Fleequid non proceda all'Annullamento della vendita ai sensi dell'art. 20.8, nella Vendita in commissione eseguita mediante Rivendita il Venditore e l'Acquirente riconoscono che l'acquisto del Veicolo da parte di Fleequid e la successiva Rivendita sono funzionalmente collegati nell'ambito della medesima operazione commissionale e sono posti in essere esclusivamente al fine di consentire il trasferimento del Veicolo dal Venditore all'Acquirente, senza applicazione da parte di Fleequid di una maggiorazione sul prezzo di compravendita del Veicolo</w:t>
        </w:r>
      </w:ins>
      <w:ins w:id="4901" w:author="Avv. Rosario Panzariello" w:date="2026-09-17T19:00:00Z">
        <w:r w:rsidR="00535105" w:rsidRPr="00535105">
          <w:rPr>
            <w:rFonts w:ascii="Verdana" w:hAnsi="Verdana"/>
            <w:sz w:val="20"/>
            <w:szCs w:val="20"/>
          </w:rPr>
          <w:t>.</w:t>
        </w:r>
      </w:ins>
      <w:ins w:id="4902" w:author="Avv. Rosario Panzariello" w:date="2026-09-16T16:31:00Z">
        <w:del w:id="4903" w:author="Avv. Rosario Panzariello" w:date="2026-09-17T19:00:00Z" w16du:dateUtc="2026-09-17T17:00:00Z">
          <w:r w:rsidR="004C73C2" w:rsidRPr="004C73C2" w:rsidDel="00535105">
            <w:rPr>
              <w:rFonts w:ascii="Verdana" w:hAnsi="Verdana"/>
              <w:sz w:val="20"/>
              <w:szCs w:val="20"/>
              <w:rPrChange w:id="4904" w:author="Avv. Rosario Panzariello" w:date="2026-09-16T16:31:00Z">
                <w:rPr/>
              </w:rPrChange>
            </w:rPr>
            <w:delText xml:space="preserve">Le disposizioni del presente articolo si applicano esclusivamente alla </w:delText>
          </w:r>
          <w:r w:rsidR="004C73C2" w:rsidRPr="004C73C2" w:rsidDel="00535105">
            <w:rPr>
              <w:rFonts w:ascii="Verdana" w:hAnsi="Verdana"/>
              <w:sz w:val="20"/>
              <w:szCs w:val="20"/>
              <w:rPrChange w:id="4905" w:author="Avv. Rosario Panzariello" w:date="2026-09-16T16:31:00Z">
                <w:rPr>
                  <w:rStyle w:val="Enfasigrassetto"/>
                </w:rPr>
              </w:rPrChange>
            </w:rPr>
            <w:delText>Vendita in commissione</w:delText>
          </w:r>
          <w:r w:rsidR="004C73C2" w:rsidRPr="004C73C2" w:rsidDel="00535105">
            <w:rPr>
              <w:rFonts w:ascii="Verdana" w:hAnsi="Verdana"/>
              <w:sz w:val="20"/>
              <w:szCs w:val="20"/>
              <w:rPrChange w:id="4906" w:author="Avv. Rosario Panzariello" w:date="2026-09-16T16:31:00Z">
                <w:rPr/>
              </w:rPrChange>
            </w:rPr>
            <w:delText xml:space="preserve">. Quando Fleequid procede mediante </w:delText>
          </w:r>
          <w:r w:rsidR="004C73C2" w:rsidRPr="004C73C2" w:rsidDel="00535105">
            <w:rPr>
              <w:rFonts w:ascii="Verdana" w:hAnsi="Verdana"/>
              <w:sz w:val="20"/>
              <w:szCs w:val="20"/>
              <w:rPrChange w:id="4907" w:author="Avv. Rosario Panzariello" w:date="2026-09-16T16:31:00Z">
                <w:rPr>
                  <w:rStyle w:val="Enfasigrassetto"/>
                </w:rPr>
              </w:rPrChange>
            </w:rPr>
            <w:delText>Rivendita</w:delText>
          </w:r>
          <w:r w:rsidR="004C73C2" w:rsidRPr="004C73C2" w:rsidDel="00535105">
            <w:rPr>
              <w:rFonts w:ascii="Verdana" w:hAnsi="Verdana"/>
              <w:sz w:val="20"/>
              <w:szCs w:val="20"/>
              <w:rPrChange w:id="4908" w:author="Avv. Rosario Panzariello" w:date="2026-09-16T16:31:00Z">
                <w:rPr/>
              </w:rPrChange>
            </w:rPr>
            <w:delText xml:space="preserve">, esse disciplinano il collegamento tra l’acquisto del Veicolo dal Venditore e la successiva vendita all’Acquirente; quando Fleequid opera come </w:delText>
          </w:r>
          <w:r w:rsidR="004C73C2" w:rsidRPr="004C73C2" w:rsidDel="00535105">
            <w:rPr>
              <w:rFonts w:ascii="Verdana" w:hAnsi="Verdana"/>
              <w:sz w:val="20"/>
              <w:szCs w:val="20"/>
              <w:rPrChange w:id="4909" w:author="Avv. Rosario Panzariello" w:date="2026-09-16T16:31:00Z">
                <w:rPr>
                  <w:rStyle w:val="Enfasigrassetto"/>
                </w:rPr>
              </w:rPrChange>
            </w:rPr>
            <w:delText>Intermediario puro</w:delText>
          </w:r>
          <w:r w:rsidR="004C73C2" w:rsidRPr="004C73C2" w:rsidDel="00535105">
            <w:rPr>
              <w:rFonts w:ascii="Verdana" w:hAnsi="Verdana"/>
              <w:sz w:val="20"/>
              <w:szCs w:val="20"/>
              <w:rPrChange w:id="4910" w:author="Avv. Rosario Panzariello" w:date="2026-09-16T16:31:00Z">
                <w:rPr/>
              </w:rPrChange>
            </w:rPr>
            <w:delText xml:space="preserve"> ai sensi dell’art. 2.6, si applicano nei soli limiti compatibili con la vendita diretta tra Venditore e Acquirente. </w:delText>
          </w:r>
          <w:r w:rsidR="004C73C2" w:rsidRPr="004C73C2" w:rsidDel="00535105">
            <w:rPr>
              <w:rFonts w:ascii="Verdana" w:hAnsi="Verdana"/>
              <w:sz w:val="20"/>
              <w:szCs w:val="20"/>
              <w:rPrChange w:id="4911" w:author="Avv. Rosario Panzariello" w:date="2026-09-16T16:31:00Z">
                <w:rPr>
                  <w:rStyle w:val="Enfasigrassetto"/>
                </w:rPr>
              </w:rPrChange>
            </w:rPr>
            <w:delText>Le disposizioni del presente articolo non si applicano al Dealer Sales né sono suscettibili di applicazione analogica a tale Modello di Vendita</w:delText>
          </w:r>
        </w:del>
        <w:del w:id="4912" w:author="Avv. Rosario Panzariello" w:date="2026-09-17T19:02:00Z" w16du:dateUtc="2026-09-17T17:02:00Z">
          <w:r w:rsidR="004C73C2" w:rsidRPr="004C73C2" w:rsidDel="007C4E6B">
            <w:rPr>
              <w:rFonts w:ascii="Verdana" w:hAnsi="Verdana"/>
              <w:sz w:val="20"/>
              <w:szCs w:val="20"/>
              <w:rPrChange w:id="4913" w:author="Avv. Rosario Panzariello" w:date="2026-09-16T16:31:00Z">
                <w:rPr>
                  <w:rStyle w:val="Enfasigrassetto"/>
                </w:rPr>
              </w:rPrChange>
            </w:rPr>
            <w:delText>.</w:delText>
          </w:r>
        </w:del>
      </w:ins>
    </w:p>
    <w:p w14:paraId="2A6C6A58" w14:textId="0D7773A0" w:rsidR="00554E46" w:rsidRDefault="00780638" w:rsidP="00B75F77">
      <w:pPr>
        <w:pStyle w:val="Paragrafoelenco"/>
        <w:numPr>
          <w:ilvl w:val="1"/>
          <w:numId w:val="1"/>
        </w:numPr>
        <w:spacing w:line="360" w:lineRule="auto"/>
        <w:ind w:left="0" w:firstLine="0"/>
        <w:jc w:val="both"/>
        <w:rPr>
          <w:ins w:id="4914" w:author="Avv. Rosario Panzariello" w:date="2026-09-17T19:01:00Z" w16du:dateUtc="2026-09-17T17:01:00Z"/>
          <w:rFonts w:ascii="Verdana" w:hAnsi="Verdana"/>
          <w:sz w:val="20"/>
          <w:szCs w:val="20"/>
        </w:rPr>
      </w:pPr>
      <w:ins w:id="4915" w:author="Avv. Rosario Panzariello" w:date="2026-09-18T16:57:00Z" w16du:dateUtc="2026-09-18T14:57:00Z">
        <w:r w:rsidRPr="00780638">
          <w:rPr>
            <w:rFonts w:ascii="Verdana" w:hAnsi="Verdana"/>
            <w:sz w:val="20"/>
            <w:szCs w:val="20"/>
          </w:rPr>
          <w:t>In ragione di tale collegamento, limitatamente ai diritti e agli obblighi relativi alla garanzia, alla conformità, ai vizi, ai difetti e alle qualità del Veicolo, Fleequid trasferisce all'Acquirente, che accetta, la propria posizione sostanziale nei confronti del Venditore, con facoltà dell'Acquirente di esercitare direttamente nei confronti di quest'ultimo ogni domanda, azione, eccezione, difesa e rimedio, anche di natura restitutoria o comunque incidente sull'efficacia o sugli effetti economici del rapporto collegato; il Venditore riconosce e accetta tale attribuzione. Le relative pretese sono pertanto fatte valere direttamente tra Venditore e Acquirente, restando esclusa ogni responsabilità di Fleequid salvo quanto da essa espressamente assunto o inderogabilmente previsto dalla legge</w:t>
        </w:r>
      </w:ins>
      <w:ins w:id="4916" w:author="Avv. Rosario Panzariello" w:date="2026-09-16T16:34:00Z">
        <w:del w:id="4917" w:author="Avv. Rosario Panzariello" w:date="2026-09-17T18:55:00Z" w16du:dateUtc="2026-09-17T16:55:00Z">
          <w:r w:rsidR="00057406" w:rsidRPr="00057406" w:rsidDel="00535476">
            <w:rPr>
              <w:rFonts w:ascii="Verdana" w:hAnsi="Verdana"/>
              <w:sz w:val="20"/>
              <w:szCs w:val="20"/>
              <w:rPrChange w:id="4918" w:author="Avv. Rosario Panzariello" w:date="2026-09-16T16:34:00Z">
                <w:rPr/>
              </w:rPrChange>
            </w:rPr>
            <w:delText xml:space="preserve">Qualora un reclamo non sia definito bonariamente e Fleequid non proceda all’Annullamento della vendita ai sensi dell’art. 20.8, </w:delText>
          </w:r>
          <w:r w:rsidR="00057406" w:rsidRPr="00057406" w:rsidDel="00535476">
            <w:rPr>
              <w:rFonts w:ascii="Verdana" w:hAnsi="Verdana"/>
              <w:sz w:val="20"/>
              <w:szCs w:val="20"/>
              <w:rPrChange w:id="4919" w:author="Avv. Rosario Panzariello" w:date="2026-09-16T16:34:00Z">
                <w:rPr>
                  <w:rStyle w:val="Enfasigrassetto"/>
                </w:rPr>
              </w:rPrChange>
            </w:rPr>
            <w:delText>nella Vendita in commissione mediante Rivendita</w:delText>
          </w:r>
          <w:r w:rsidR="00057406" w:rsidRPr="00057406" w:rsidDel="00535476">
            <w:rPr>
              <w:rFonts w:ascii="Verdana" w:hAnsi="Verdana"/>
              <w:sz w:val="20"/>
              <w:szCs w:val="20"/>
              <w:rPrChange w:id="4920" w:author="Avv. Rosario Panzariello" w:date="2026-09-16T16:34:00Z">
                <w:rPr/>
              </w:rPrChange>
            </w:rPr>
            <w:delText xml:space="preserve"> il Venditore e l’Acquirente riconoscono che l’acquisto del Veicolo da parte di Fleequid e la successiva Rivendita sono </w:delText>
          </w:r>
          <w:r w:rsidR="00057406" w:rsidRPr="00057406" w:rsidDel="00535476">
            <w:rPr>
              <w:rFonts w:ascii="Verdana" w:hAnsi="Verdana"/>
              <w:sz w:val="20"/>
              <w:szCs w:val="20"/>
              <w:rPrChange w:id="4921" w:author="Avv. Rosario Panzariello" w:date="2026-09-16T16:34:00Z">
                <w:rPr>
                  <w:rStyle w:val="Enfasigrassetto"/>
                </w:rPr>
              </w:rPrChange>
            </w:rPr>
            <w:delText>funzionalmente collegati nell’ambito della medesima operazione commissionale</w:delText>
          </w:r>
          <w:r w:rsidR="00057406" w:rsidRPr="00057406" w:rsidDel="00535476">
            <w:rPr>
              <w:rFonts w:ascii="Verdana" w:hAnsi="Verdana"/>
              <w:sz w:val="20"/>
              <w:szCs w:val="20"/>
              <w:rPrChange w:id="4922" w:author="Avv. Rosario Panzariello" w:date="2026-09-16T16:34:00Z">
                <w:rPr/>
              </w:rPrChange>
            </w:rPr>
            <w:delText xml:space="preserve"> e sono posti in essere al fine di consentire il trasferimento del Veicolo dal Venditore all’Acquirente, </w:delText>
          </w:r>
          <w:r w:rsidR="00057406" w:rsidRPr="00057406" w:rsidDel="00535476">
            <w:rPr>
              <w:rFonts w:ascii="Verdana" w:hAnsi="Verdana"/>
              <w:sz w:val="20"/>
              <w:szCs w:val="20"/>
              <w:rPrChange w:id="4923" w:author="Avv. Rosario Panzariello" w:date="2026-09-16T16:34:00Z">
                <w:rPr>
                  <w:rStyle w:val="Enfasigrassetto"/>
                </w:rPr>
              </w:rPrChange>
            </w:rPr>
            <w:delText>senza applicazione da parte di Fleequid di una maggiorazione sul prezzo di compravendita del Veicolo</w:delText>
          </w:r>
          <w:r w:rsidR="00057406" w:rsidRPr="00057406" w:rsidDel="00535476">
            <w:rPr>
              <w:rFonts w:ascii="Verdana" w:hAnsi="Verdana"/>
              <w:sz w:val="20"/>
              <w:szCs w:val="20"/>
              <w:rPrChange w:id="4924" w:author="Avv. Rosario Panzariello" w:date="2026-09-16T16:34:00Z">
                <w:rPr/>
              </w:rPrChange>
            </w:rPr>
            <w:delText xml:space="preserve">. In ragione di tale collegamento, per quanto concerne </w:delText>
          </w:r>
          <w:r w:rsidR="00057406" w:rsidRPr="00057406" w:rsidDel="00535476">
            <w:rPr>
              <w:rFonts w:ascii="Verdana" w:hAnsi="Verdana"/>
              <w:sz w:val="20"/>
              <w:szCs w:val="20"/>
              <w:rPrChange w:id="4925" w:author="Avv. Rosario Panzariello" w:date="2026-09-16T16:34:00Z">
                <w:rPr>
                  <w:rStyle w:val="Enfasigrassetto"/>
                </w:rPr>
              </w:rPrChange>
            </w:rPr>
            <w:delText>garanzia, conformità, vizi, difetti e qualità del Veicolo</w:delText>
          </w:r>
          <w:r w:rsidR="00057406" w:rsidRPr="00057406" w:rsidDel="00535476">
            <w:rPr>
              <w:rFonts w:ascii="Verdana" w:hAnsi="Verdana"/>
              <w:sz w:val="20"/>
              <w:szCs w:val="20"/>
              <w:rPrChange w:id="4926" w:author="Avv. Rosario Panzariello" w:date="2026-09-16T16:34:00Z">
                <w:rPr/>
              </w:rPrChange>
            </w:rPr>
            <w:delText>, ogni domanda, azione, eccezione o difesa deve essere fatta valere direttamente tra Venditore e Acquirente, restando esclusa ogni responsabilità di Fleequid salvo quanto da essa espressamente assunto o inderogabilmente previsto dalla legge</w:delText>
          </w:r>
        </w:del>
        <w:r w:rsidR="00057406" w:rsidRPr="00535476">
          <w:rPr>
            <w:rFonts w:ascii="Verdana" w:hAnsi="Verdana"/>
            <w:sz w:val="20"/>
            <w:szCs w:val="20"/>
            <w:rPrChange w:id="4927" w:author="Avv. Rosario Panzariello" w:date="2026-09-17T18:55:00Z" w16du:dateUtc="2026-09-17T16:55:00Z">
              <w:rPr/>
            </w:rPrChange>
          </w:rPr>
          <w:t>.</w:t>
        </w:r>
      </w:ins>
    </w:p>
    <w:p w14:paraId="7282D8AB" w14:textId="4FEEA0E1" w:rsidR="007B2510" w:rsidDel="00AC42B3" w:rsidRDefault="00057406">
      <w:pPr>
        <w:pStyle w:val="Paragrafoelenco"/>
        <w:numPr>
          <w:ilvl w:val="1"/>
          <w:numId w:val="1"/>
        </w:numPr>
        <w:spacing w:line="360" w:lineRule="auto"/>
        <w:ind w:left="0" w:firstLine="0"/>
        <w:jc w:val="both"/>
        <w:rPr>
          <w:del w:id="4928" w:author="Avv. Rosario Panzariello" w:date="2026-09-17T18:56:00Z" w16du:dateUtc="2026-09-17T16:56:00Z"/>
          <w:rFonts w:ascii="Verdana" w:hAnsi="Verdana"/>
          <w:sz w:val="20"/>
          <w:szCs w:val="20"/>
        </w:rPr>
      </w:pPr>
      <w:ins w:id="4929" w:author="Avv. Rosario Panzariello" w:date="2026-09-16T16:34:00Z">
        <w:del w:id="4930" w:author="Avv. Rosario Panzariello" w:date="2026-09-17T19:01:00Z" w16du:dateUtc="2026-09-17T17:01:00Z">
          <w:r w:rsidRPr="00535476" w:rsidDel="007C4E6B">
            <w:rPr>
              <w:rFonts w:ascii="Verdana" w:hAnsi="Verdana"/>
              <w:sz w:val="20"/>
              <w:szCs w:val="20"/>
              <w:rPrChange w:id="4931" w:author="Avv. Rosario Panzariello" w:date="2026-09-17T18:55:00Z" w16du:dateUtc="2026-09-17T16:55:00Z">
                <w:rPr/>
              </w:rPrChange>
            </w:rPr>
            <w:delText xml:space="preserve"> </w:delText>
          </w:r>
        </w:del>
      </w:ins>
      <w:ins w:id="4932" w:author="Avv. Rosario Panzariello" w:date="2026-09-18T16:57:00Z" w16du:dateUtc="2026-09-18T14:57:00Z">
        <w:r w:rsidR="00014FB6" w:rsidRPr="00014FB6">
          <w:rPr>
            <w:rFonts w:ascii="Verdana" w:hAnsi="Verdana"/>
            <w:sz w:val="20"/>
            <w:szCs w:val="20"/>
          </w:rPr>
          <w:t>L'esercizio dei diritti e dei rimedi di cui al presente articolo e le relative conseguenze sui rapporti collegati non incidono sulle Commissioni già maturate in favore di Fleequid ai sensi dell'art. 12.4, che restano definitivamente dovute e non sono soggette a restituzione o caducazione. Nei limiti consentiti dalla legge, il Venditore e l'Acquirente manlevano e tengono indenne Fleequid da ogni pretesa, costo, onere o conseguenza derivante dall'esercizio tra loro dei predetti diritti e rimedi, ferme esclusivamente le responsabilità direttamente imputabili a Fleequid per obblighi da essa espressamente assunti o derivanti da disposizioni inderogabili di legge</w:t>
        </w:r>
      </w:ins>
      <w:ins w:id="4933" w:author="Avv. Rosario Panzariello" w:date="2026-09-17T19:02:00Z">
        <w:r w:rsidR="00EC5937" w:rsidRPr="00EC5937">
          <w:rPr>
            <w:rFonts w:ascii="Verdana" w:hAnsi="Verdana"/>
            <w:sz w:val="20"/>
            <w:szCs w:val="20"/>
            <w:rPrChange w:id="4934" w:author="Avv. Rosario Panzariello" w:date="2026-09-17T19:02:00Z" w16du:dateUtc="2026-09-17T17:02:00Z">
              <w:rPr>
                <w:rFonts w:ascii="Verdana" w:hAnsi="Verdana"/>
                <w:b/>
                <w:bCs/>
                <w:sz w:val="20"/>
                <w:szCs w:val="20"/>
              </w:rPr>
            </w:rPrChange>
          </w:rPr>
          <w:t>.</w:t>
        </w:r>
      </w:ins>
      <w:del w:id="4935" w:author="Avv. Rosario Panzariello" w:date="2026-09-16T16:35:00Z">
        <w:r w:rsidR="007B2510" w:rsidRPr="000532C5" w:rsidDel="00057406">
          <w:rPr>
            <w:rFonts w:ascii="Verdana" w:hAnsi="Verdana"/>
            <w:sz w:val="20"/>
            <w:szCs w:val="20"/>
          </w:rPr>
          <w:delText>Fermo tutto quanto precede, e per il caso in cui non fosse possibile risolvere bonariamente un reclamo relativo ad un Veicolo ovvero Fleequid ritenesse a suo insindacabile giudizio di non voler o poter operare l’annullamento della vendita ai sensi del precedente articolo, l’Acquirente ed il Venditore riconoscono ed accettano che la Rivendita operata da Fleequid è realizzata al solo scopo di facilitare la procedura di acquisto del Veicolo offerto dal Venditore, senza alcuna maggiorazione sul prezzo di vendita. In considerazione di ciò, nonché in considerazione del fatto che l’acquisto operato da Fleequid presso il Venditore è effettuato “</w:delText>
        </w:r>
        <w:r w:rsidR="007B2510" w:rsidRPr="00535476" w:rsidDel="00057406">
          <w:rPr>
            <w:rFonts w:ascii="Verdana" w:hAnsi="Verdana"/>
            <w:sz w:val="20"/>
            <w:szCs w:val="20"/>
            <w:rPrChange w:id="4936" w:author="Avv. Rosario Panzariello" w:date="2026-09-17T18:55:00Z" w16du:dateUtc="2026-09-17T16:55:00Z">
              <w:rPr>
                <w:rFonts w:ascii="Verdana" w:hAnsi="Verdana"/>
                <w:i/>
                <w:iCs/>
                <w:sz w:val="20"/>
                <w:szCs w:val="20"/>
              </w:rPr>
            </w:rPrChange>
          </w:rPr>
          <w:delText>sul venduto</w:delText>
        </w:r>
        <w:r w:rsidR="007B2510" w:rsidRPr="000532C5" w:rsidDel="00057406">
          <w:rPr>
            <w:rFonts w:ascii="Verdana" w:hAnsi="Verdana"/>
            <w:sz w:val="20"/>
            <w:szCs w:val="20"/>
          </w:rPr>
          <w:delText xml:space="preserve">” (ovvero solo dopo un’Aggiudicazione) e al solo scopo di poter trasferire più agevolmente la proprietà del Veicolo all’Acquirente, gli Utenti prendono atto e riconoscono che, quando Fleequid trasferisce un Veicolo, operando la Rivendita al termine dell’Asta, realizza pur sempre un’oggettiva mera attività di intermediazione. </w:delText>
        </w:r>
      </w:del>
    </w:p>
    <w:p w14:paraId="469C3B79" w14:textId="77777777" w:rsidR="00AC42B3" w:rsidRPr="000532C5" w:rsidRDefault="00AC42B3" w:rsidP="009A36BC">
      <w:pPr>
        <w:pStyle w:val="Paragrafoelenco"/>
        <w:numPr>
          <w:ilvl w:val="1"/>
          <w:numId w:val="1"/>
        </w:numPr>
        <w:spacing w:line="360" w:lineRule="auto"/>
        <w:ind w:left="0" w:firstLine="0"/>
        <w:jc w:val="both"/>
        <w:rPr>
          <w:ins w:id="4937" w:author="Avv. Rosario Panzariello" w:date="2026-09-20T07:11:00Z" w16du:dateUtc="2026-09-20T05:11:00Z"/>
          <w:rFonts w:ascii="Verdana" w:hAnsi="Verdana"/>
          <w:sz w:val="20"/>
          <w:szCs w:val="20"/>
        </w:rPr>
      </w:pPr>
    </w:p>
    <w:p w14:paraId="20BF1C26" w14:textId="161943A6" w:rsidR="007B2510" w:rsidRPr="00B75F77" w:rsidDel="00092853" w:rsidRDefault="007B2510">
      <w:pPr>
        <w:pStyle w:val="Paragrafoelenco"/>
        <w:spacing w:line="360" w:lineRule="auto"/>
        <w:ind w:left="0"/>
        <w:jc w:val="both"/>
        <w:rPr>
          <w:del w:id="4938" w:author="Avv. Rosario Panzariello" w:date="2026-09-17T18:56:00Z" w16du:dateUtc="2026-09-17T16:56:00Z"/>
          <w:rFonts w:ascii="Verdana" w:hAnsi="Verdana"/>
          <w:sz w:val="20"/>
          <w:szCs w:val="20"/>
        </w:rPr>
        <w:pPrChange w:id="4939" w:author="Avv. Rosario Panzariello" w:date="2026-09-20T07:12:00Z" w16du:dateUtc="2026-09-20T05:12:00Z">
          <w:pPr>
            <w:pStyle w:val="Paragrafoelenco"/>
            <w:numPr>
              <w:ilvl w:val="1"/>
              <w:numId w:val="1"/>
            </w:numPr>
            <w:spacing w:line="360" w:lineRule="auto"/>
            <w:ind w:left="0" w:hanging="720"/>
            <w:jc w:val="both"/>
          </w:pPr>
        </w:pPrChange>
      </w:pPr>
      <w:del w:id="4940" w:author="Avv. Rosario Panzariello" w:date="2026-09-17T18:56:00Z" w16du:dateUtc="2026-09-17T16:56:00Z">
        <w:r w:rsidRPr="00B75F77" w:rsidDel="00092853">
          <w:rPr>
            <w:rFonts w:ascii="Verdana" w:hAnsi="Verdana"/>
            <w:sz w:val="20"/>
            <w:szCs w:val="20"/>
          </w:rPr>
          <w:delText xml:space="preserve">In ragione di quanto sopra, tanto il Venditore quanto l’Acquirente riconoscono ed accettano che, anche in virtù dell’intrinseco collegamento contrattuale esistente tra il Contratto con cui Fleequid acquista dal Venditore ed il Contratto con essa rivende all’Acquirente, entro i limiti dei diritti e degli obblighi derivanti da eventuale garanzia e/o conformità dei Veicoli compravenduti da Fleequid in occasione dell’attività di Rivendita, ogni eventuale domanda, azione, eccezione o difesa giudiziaria dovrà essere rivolta dall’Acquirente esclusivamente nei confronti del Venditore, e viceversa (e tanto in conformità anche a quanto stabilito, </w:delText>
        </w:r>
        <w:r w:rsidRPr="00B75F77" w:rsidDel="00092853">
          <w:rPr>
            <w:rFonts w:ascii="Verdana" w:hAnsi="Verdana"/>
            <w:i/>
            <w:iCs/>
            <w:sz w:val="20"/>
            <w:szCs w:val="20"/>
          </w:rPr>
          <w:delText>mutatis mutandi</w:delText>
        </w:r>
        <w:r w:rsidRPr="00B75F77" w:rsidDel="00092853">
          <w:rPr>
            <w:rFonts w:ascii="Verdana" w:hAnsi="Verdana"/>
            <w:sz w:val="20"/>
            <w:szCs w:val="20"/>
          </w:rPr>
          <w:delText xml:space="preserve">, dalla Corte di Cassazione, Sezioni Unite, 05.10.2015, nr. 19785).  </w:delText>
        </w:r>
      </w:del>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ins w:id="4941" w:author="Avv. Rosario Panzariello" w:date="2026-09-17T19:03:00Z" w16du:dateUtc="2026-09-17T17:03:00Z"/>
          <w:rFonts w:ascii="Verdana" w:hAnsi="Verdana"/>
          <w:b/>
          <w:bCs/>
          <w:smallCaps/>
          <w:sz w:val="20"/>
          <w:szCs w:val="20"/>
        </w:rPr>
      </w:pPr>
      <w:bookmarkStart w:id="4942" w:name="_Toc241317121"/>
      <w:ins w:id="4943" w:author="Avv. Rosario Panzariello" w:date="2026-09-17T19:03:00Z" w16du:dateUtc="2026-09-17T17:03:00Z">
        <w:r>
          <w:rPr>
            <w:rFonts w:ascii="Verdana" w:hAnsi="Verdana"/>
            <w:b/>
            <w:bCs/>
            <w:smallCaps/>
            <w:sz w:val="20"/>
            <w:szCs w:val="20"/>
          </w:rPr>
          <w:t xml:space="preserve">Soluzioni di finanziamento </w:t>
        </w:r>
        <w:r w:rsidR="00474D23">
          <w:rPr>
            <w:rFonts w:ascii="Verdana" w:hAnsi="Verdana"/>
            <w:b/>
            <w:bCs/>
            <w:smallCaps/>
            <w:sz w:val="20"/>
            <w:szCs w:val="20"/>
          </w:rPr>
          <w:t>offerte da terzi.</w:t>
        </w:r>
        <w:bookmarkEnd w:id="4942"/>
      </w:ins>
    </w:p>
    <w:p w14:paraId="03E24D66" w14:textId="0BC47AEF" w:rsidR="00474D23" w:rsidRDefault="004B3C8E" w:rsidP="00474D23">
      <w:pPr>
        <w:pStyle w:val="Paragrafoelenco"/>
        <w:numPr>
          <w:ilvl w:val="1"/>
          <w:numId w:val="1"/>
        </w:numPr>
        <w:spacing w:line="360" w:lineRule="auto"/>
        <w:ind w:left="0" w:firstLine="0"/>
        <w:jc w:val="both"/>
        <w:rPr>
          <w:ins w:id="4944" w:author="Avv. Rosario Panzariello" w:date="2026-09-17T19:04:00Z" w16du:dateUtc="2026-09-17T17:04:00Z"/>
          <w:rFonts w:ascii="Verdana" w:hAnsi="Verdana"/>
          <w:sz w:val="20"/>
          <w:szCs w:val="20"/>
        </w:rPr>
      </w:pPr>
      <w:ins w:id="4945" w:author="Avv. Rosario Panzariello" w:date="2026-09-18T16:57:00Z" w16du:dateUtc="2026-09-18T14:57:00Z">
        <w:r w:rsidRPr="004B3C8E">
          <w:rPr>
            <w:rFonts w:ascii="Verdana" w:hAnsi="Verdana"/>
            <w:sz w:val="20"/>
            <w:szCs w:val="20"/>
          </w:rPr>
          <w:t xml:space="preserve">Fleequid può rendere disponibili o segnalare agli Utenti Soluzioni di finanziamento offerte da terzi per l'acquisto dei Veicoli. Il relativo contratto di finanziamento, di locazione finanziaria o di altra forma di provvista intercorre esclusivamente tra l'Utente e il Finanziatore, secondo le condizioni da quest'ultimo praticate. Fleequid non concede il finanziamento, non ne garantisce la disponibilità, l'approvazione, i tempi o le condizioni economiche e non risponde dell'inadempimento del Finanziatore. Le disposizioni del presente articolo contengono esclusivamente le specificità conseguenti all'intervento di un Finanziatore terzo e non derogano, </w:t>
        </w:r>
        <w:r w:rsidRPr="004B3C8E">
          <w:rPr>
            <w:rFonts w:ascii="Verdana" w:hAnsi="Verdana"/>
            <w:sz w:val="20"/>
            <w:szCs w:val="20"/>
          </w:rPr>
          <w:lastRenderedPageBreak/>
          <w:t>se non nei limiti espressamente previsti, alla disciplina della Proforma, del pagamento, del trasferimento della proprietà, del rischio, dei Modelli di Vendita e delle comunicazioni</w:t>
        </w:r>
      </w:ins>
      <w:ins w:id="4946" w:author="Avv. Rosario Panzariello" w:date="2026-09-17T19:04:00Z">
        <w:r w:rsidR="00474D23" w:rsidRPr="00474D23">
          <w:rPr>
            <w:rFonts w:ascii="Verdana" w:hAnsi="Verdana"/>
            <w:sz w:val="20"/>
            <w:szCs w:val="20"/>
            <w:rPrChange w:id="4947" w:author="Avv. Rosario Panzariello" w:date="2026-09-17T19:04:00Z" w16du:dateUtc="2026-09-17T17:04:00Z">
              <w:rPr>
                <w:rFonts w:ascii="Verdana" w:hAnsi="Verdana"/>
                <w:b/>
                <w:bCs/>
                <w:smallCaps/>
                <w:sz w:val="20"/>
                <w:szCs w:val="20"/>
              </w:rPr>
            </w:rPrChange>
          </w:rPr>
          <w:t>.</w:t>
        </w:r>
      </w:ins>
    </w:p>
    <w:p w14:paraId="7ABF43D6" w14:textId="131FECAE" w:rsidR="00474D23" w:rsidRDefault="00A81FC2" w:rsidP="00474D23">
      <w:pPr>
        <w:pStyle w:val="Paragrafoelenco"/>
        <w:numPr>
          <w:ilvl w:val="1"/>
          <w:numId w:val="1"/>
        </w:numPr>
        <w:spacing w:line="360" w:lineRule="auto"/>
        <w:ind w:left="0" w:firstLine="0"/>
        <w:jc w:val="both"/>
        <w:rPr>
          <w:ins w:id="4948" w:author="Avv. Rosario Panzariello" w:date="2026-09-17T19:04:00Z" w16du:dateUtc="2026-09-17T17:04:00Z"/>
          <w:rFonts w:ascii="Verdana" w:hAnsi="Verdana"/>
          <w:sz w:val="20"/>
          <w:szCs w:val="20"/>
        </w:rPr>
      </w:pPr>
      <w:ins w:id="4949" w:author="Avv. Rosario Panzariello" w:date="2026-09-18T16:58:00Z" w16du:dateUtc="2026-09-18T14:58:00Z">
        <w:r w:rsidRPr="00A81FC2">
          <w:rPr>
            <w:rFonts w:ascii="Verdana" w:hAnsi="Verdana"/>
            <w:sz w:val="20"/>
            <w:szCs w:val="20"/>
          </w:rPr>
          <w:t>Fleequid può raccogliere le richieste di informazione, di contatto o di finanziamento manifestate dagli Utenti e trasmetterle ai Finanziatori interessati. La comunicazione dei relativi dati avviene secondo quanto previsto dall'Informativa Privacy richiamata dall'art. 7</w:t>
        </w:r>
      </w:ins>
      <w:ins w:id="4950" w:author="Avv. Rosario Panzariello" w:date="2026-09-17T19:04:00Z">
        <w:r w:rsidR="00531FF7" w:rsidRPr="00531FF7">
          <w:rPr>
            <w:rFonts w:ascii="Verdana" w:hAnsi="Verdana"/>
            <w:sz w:val="20"/>
            <w:szCs w:val="20"/>
            <w:rPrChange w:id="4951" w:author="Avv. Rosario Panzariello" w:date="2026-09-17T19:04:00Z" w16du:dateUtc="2026-09-17T17:04:00Z">
              <w:rPr>
                <w:rFonts w:ascii="Verdana" w:hAnsi="Verdana"/>
                <w:b/>
                <w:bCs/>
                <w:sz w:val="20"/>
                <w:szCs w:val="20"/>
              </w:rPr>
            </w:rPrChange>
          </w:rPr>
          <w:t>.</w:t>
        </w:r>
      </w:ins>
    </w:p>
    <w:p w14:paraId="12EFC3E1" w14:textId="670BD2F9" w:rsidR="00531FF7" w:rsidRDefault="00943085" w:rsidP="00474D23">
      <w:pPr>
        <w:pStyle w:val="Paragrafoelenco"/>
        <w:numPr>
          <w:ilvl w:val="1"/>
          <w:numId w:val="1"/>
        </w:numPr>
        <w:spacing w:line="360" w:lineRule="auto"/>
        <w:ind w:left="0" w:firstLine="0"/>
        <w:jc w:val="both"/>
        <w:rPr>
          <w:ins w:id="4952" w:author="Avv. Rosario Panzariello" w:date="2026-09-17T19:05:00Z" w16du:dateUtc="2026-09-17T17:05:00Z"/>
          <w:rFonts w:ascii="Verdana" w:hAnsi="Verdana"/>
          <w:sz w:val="20"/>
          <w:szCs w:val="20"/>
        </w:rPr>
      </w:pPr>
      <w:ins w:id="4953" w:author="Avv. Rosario Panzariello" w:date="2026-09-18T16:58:00Z" w16du:dateUtc="2026-09-18T14:58:00Z">
        <w:r w:rsidRPr="00943085">
          <w:rPr>
            <w:rFonts w:ascii="Verdana" w:hAnsi="Verdana"/>
            <w:sz w:val="20"/>
            <w:szCs w:val="20"/>
          </w:rPr>
          <w:t>La richiesta di finanziamento, l'apertura dell'istruttoria, la pre-delibera e la delibera favorevole del Finanziatore non sospendono gli obblighi dell'Acquirente né il decorso del Termine di pagamento e non equivalgono al pagamento. Restano ferme le eventuali diverse previsioni delle Condizioni Specifiche applicabili alla Soluzione di finanziamento</w:t>
        </w:r>
      </w:ins>
      <w:ins w:id="4954" w:author="Avv. Rosario Panzariello" w:date="2026-09-17T19:05:00Z">
        <w:r w:rsidR="00E1004E" w:rsidRPr="00E1004E">
          <w:rPr>
            <w:rFonts w:ascii="Verdana" w:hAnsi="Verdana"/>
            <w:sz w:val="20"/>
            <w:szCs w:val="20"/>
          </w:rPr>
          <w:t>.</w:t>
        </w:r>
      </w:ins>
    </w:p>
    <w:p w14:paraId="70C821DB" w14:textId="41C899C3" w:rsidR="00DF65C3" w:rsidRDefault="00277AA9" w:rsidP="00474D23">
      <w:pPr>
        <w:pStyle w:val="Paragrafoelenco"/>
        <w:numPr>
          <w:ilvl w:val="1"/>
          <w:numId w:val="1"/>
        </w:numPr>
        <w:spacing w:line="360" w:lineRule="auto"/>
        <w:ind w:left="0" w:firstLine="0"/>
        <w:jc w:val="both"/>
        <w:rPr>
          <w:ins w:id="4955" w:author="Avv. Rosario Panzariello" w:date="2026-09-17T19:08:00Z" w16du:dateUtc="2026-09-17T17:08:00Z"/>
          <w:rFonts w:ascii="Verdana" w:hAnsi="Verdana"/>
          <w:sz w:val="20"/>
          <w:szCs w:val="20"/>
        </w:rPr>
      </w:pPr>
      <w:ins w:id="4956" w:author="Avv. Rosario Panzariello" w:date="2026-09-18T16:58:00Z" w16du:dateUtc="2026-09-18T14:58:00Z">
        <w:r w:rsidRPr="00277AA9">
          <w:rPr>
            <w:rFonts w:ascii="Verdana" w:hAnsi="Verdana"/>
            <w:sz w:val="20"/>
            <w:szCs w:val="20"/>
          </w:rPr>
          <w:t>Qualora l'Acquirente resti parte della compravendita e il Finanziatore intervenga quale mero soggetto pagatore, l'obbligazione di pagamento dell'Acquirente permane fino all'effettiva ricezione integrale delle somme dovute da parte dei rispettivi destinatari ai sensi dell'art. 12.2, salvo che le Condizioni Specifiche applicabili attribuiscano espressamente effetto liberatorio anticipato a un impegno irrevocabile del Finanziatore ai sensi dell'art. 22.6</w:t>
        </w:r>
      </w:ins>
      <w:ins w:id="4957" w:author="Avv. Rosario Panzariello" w:date="2026-09-17T19:08:00Z">
        <w:r w:rsidR="00F06715" w:rsidRPr="00F06715">
          <w:rPr>
            <w:rFonts w:ascii="Verdana" w:hAnsi="Verdana"/>
            <w:sz w:val="20"/>
            <w:szCs w:val="20"/>
          </w:rPr>
          <w:t>.</w:t>
        </w:r>
      </w:ins>
    </w:p>
    <w:p w14:paraId="5C9E21B3" w14:textId="1332381C" w:rsidR="00F06715" w:rsidRDefault="007A0B6B" w:rsidP="00474D23">
      <w:pPr>
        <w:pStyle w:val="Paragrafoelenco"/>
        <w:numPr>
          <w:ilvl w:val="1"/>
          <w:numId w:val="1"/>
        </w:numPr>
        <w:spacing w:line="360" w:lineRule="auto"/>
        <w:ind w:left="0" w:firstLine="0"/>
        <w:jc w:val="both"/>
        <w:rPr>
          <w:ins w:id="4958" w:author="Avv. Rosario Panzariello" w:date="2026-09-17T19:09:00Z" w16du:dateUtc="2026-09-17T17:09:00Z"/>
          <w:rFonts w:ascii="Verdana" w:hAnsi="Verdana"/>
          <w:sz w:val="20"/>
          <w:szCs w:val="20"/>
        </w:rPr>
      </w:pPr>
      <w:ins w:id="4959" w:author="Avv. Rosario Panzariello" w:date="2026-09-18T16:58:00Z" w16du:dateUtc="2026-09-18T14:58:00Z">
        <w:r w:rsidRPr="007A0B6B">
          <w:rPr>
            <w:rFonts w:ascii="Verdana" w:hAnsi="Verdana"/>
            <w:sz w:val="20"/>
            <w:szCs w:val="20"/>
          </w:rPr>
          <w:t xml:space="preserve">Le Condizioni Specifiche possono prevedere, su scelta dell'Acquirente originario, che il Finanziatore assuma la qualità di Acquirente, restando l'Acquirente originario utilizzatore del Veicolo. Le medesime Condizioni Specifiche individuano il momento e gli effetti di tale subentro, dal quale cessa l'obbligazione di pagamento dell'Acquirente originario. Tale eventualità è resa conoscibile prima della formulazione dell'Offerta ai sensi dell'art. 3.2, lett. d), e deve essere compatibile con il Modello di Vendita applicabile. </w:t>
        </w:r>
      </w:ins>
      <w:ins w:id="4960" w:author="Avv. Rosario Panzariello" w:date="2026-09-19T10:38:00Z" w16du:dateUtc="2026-09-19T08:38:00Z">
        <w:r w:rsidR="006E0470" w:rsidRPr="006E0470">
          <w:rPr>
            <w:rFonts w:ascii="Verdana" w:hAnsi="Verdana"/>
            <w:sz w:val="20"/>
            <w:szCs w:val="20"/>
          </w:rPr>
          <w:t>Quando Fleequid opera quale Intermediario puro, con la formulazione della Proposta di vendita il Venditore presta sin d'ora il proprio consenso al subentro del Finanziatore nella posizione dell'Acquirente originario, nei casi e secondo le modalità previste dalle Condizioni Specifiche applicabili. Il subentro acquista efficacia nei confronti del Venditore dal momento in cui gli è comunicato da Fleequid ai sensi dell'art. 24.</w:t>
        </w:r>
      </w:ins>
    </w:p>
    <w:p w14:paraId="2A0FB2FE" w14:textId="63019524" w:rsidR="005A4B95" w:rsidRDefault="004F1A70" w:rsidP="00474D23">
      <w:pPr>
        <w:pStyle w:val="Paragrafoelenco"/>
        <w:numPr>
          <w:ilvl w:val="1"/>
          <w:numId w:val="1"/>
        </w:numPr>
        <w:spacing w:line="360" w:lineRule="auto"/>
        <w:ind w:left="0" w:firstLine="0"/>
        <w:jc w:val="both"/>
        <w:rPr>
          <w:ins w:id="4961" w:author="Avv. Rosario Panzariello" w:date="2026-09-17T19:09:00Z" w16du:dateUtc="2026-09-17T17:09:00Z"/>
          <w:rFonts w:ascii="Verdana" w:hAnsi="Verdana"/>
          <w:sz w:val="20"/>
          <w:szCs w:val="20"/>
        </w:rPr>
      </w:pPr>
      <w:ins w:id="4962" w:author="Avv. Rosario Panzariello" w:date="2026-09-18T16:59:00Z" w16du:dateUtc="2026-09-18T14:59:00Z">
        <w:r w:rsidRPr="004F1A70">
          <w:rPr>
            <w:rFonts w:ascii="Verdana" w:hAnsi="Verdana"/>
            <w:sz w:val="20"/>
            <w:szCs w:val="20"/>
          </w:rPr>
          <w:t>Ai fini dell'art. 12.2 le Condizioni Specifiche possono attribuire a un impegno irrevocabile del Finanziatore, avente i requisiti ivi previsti, effetto equivalente all'integrale adempimento dell'obbligo di pagamento, individuando il momento dal quale tale effetto si produce. In assenza di tale espressa previsione rilevano esclusivamente i pagamenti effettivamente ricevuti dai rispettivi destinatari</w:t>
        </w:r>
      </w:ins>
      <w:ins w:id="4963" w:author="Avv. Rosario Panzariello" w:date="2026-09-17T19:09:00Z">
        <w:r w:rsidR="005A4B95" w:rsidRPr="005A4B95">
          <w:rPr>
            <w:rFonts w:ascii="Verdana" w:hAnsi="Verdana"/>
            <w:sz w:val="20"/>
            <w:szCs w:val="20"/>
          </w:rPr>
          <w:t>.</w:t>
        </w:r>
      </w:ins>
    </w:p>
    <w:p w14:paraId="7281671D" w14:textId="04D6FE33" w:rsidR="00674769" w:rsidRDefault="005747FF" w:rsidP="00474D23">
      <w:pPr>
        <w:pStyle w:val="Paragrafoelenco"/>
        <w:numPr>
          <w:ilvl w:val="1"/>
          <w:numId w:val="1"/>
        </w:numPr>
        <w:spacing w:line="360" w:lineRule="auto"/>
        <w:ind w:left="0" w:firstLine="0"/>
        <w:jc w:val="both"/>
        <w:rPr>
          <w:ins w:id="4964" w:author="Avv. Rosario Panzariello" w:date="2026-09-17T19:10:00Z" w16du:dateUtc="2026-09-17T17:10:00Z"/>
          <w:rFonts w:ascii="Verdana" w:hAnsi="Verdana"/>
          <w:sz w:val="20"/>
          <w:szCs w:val="20"/>
        </w:rPr>
      </w:pPr>
      <w:ins w:id="4965" w:author="Avv. Rosario Panzariello" w:date="2026-09-18T16:59:00Z" w16du:dateUtc="2026-09-18T14:59:00Z">
        <w:r w:rsidRPr="005747FF">
          <w:rPr>
            <w:rFonts w:ascii="Verdana" w:hAnsi="Verdana"/>
            <w:sz w:val="20"/>
            <w:szCs w:val="20"/>
          </w:rPr>
          <w:t>Nelle operazioni assistite da una Soluzione di finanziamento il Termine di pagamento è quello indicato nelle Condizioni Specifiche applicabili ovvero nella Proforma, secondo quanto previsto dall'art. 11.6, lett. a).</w:t>
        </w:r>
      </w:ins>
    </w:p>
    <w:p w14:paraId="499568DF" w14:textId="5372FFC0" w:rsidR="006D43F8" w:rsidRDefault="00805219" w:rsidP="00474D23">
      <w:pPr>
        <w:pStyle w:val="Paragrafoelenco"/>
        <w:numPr>
          <w:ilvl w:val="1"/>
          <w:numId w:val="1"/>
        </w:numPr>
        <w:spacing w:line="360" w:lineRule="auto"/>
        <w:ind w:left="0" w:firstLine="0"/>
        <w:jc w:val="both"/>
        <w:rPr>
          <w:ins w:id="4966" w:author="Avv. Rosario Panzariello" w:date="2026-09-17T19:11:00Z" w16du:dateUtc="2026-09-17T17:11:00Z"/>
          <w:rFonts w:ascii="Verdana" w:hAnsi="Verdana"/>
          <w:sz w:val="20"/>
          <w:szCs w:val="20"/>
        </w:rPr>
      </w:pPr>
      <w:ins w:id="4967" w:author="Avv. Rosario Panzariello" w:date="2026-09-18T16:59:00Z" w16du:dateUtc="2026-09-18T14:59:00Z">
        <w:r w:rsidRPr="00805219">
          <w:rPr>
            <w:rFonts w:ascii="Verdana" w:hAnsi="Verdana"/>
            <w:sz w:val="20"/>
            <w:szCs w:val="20"/>
          </w:rPr>
          <w:t>Nelle operazioni assistite da una Soluzione di finanziamento la sequenza degli adempimenti di acquisto dal Venditore, intestazione, emissione del documento di circolazione, fatturazione, trasferimento della proprietà, pagamento e consegna può differire dalla sequenza ordinaria secondo quanto previsto dalle Condizioni Specifiche applicabili. Resta fermo che il compimento di adempimenti documentali o di intestazione in favore del Finanziatore non determina, di per sé, il trasferimento della proprietà del Veicolo né, nel caso delle Aste, l'Aggiudicazione definitiva, secondo quanto previsto dall'art. 16.4</w:t>
        </w:r>
      </w:ins>
      <w:ins w:id="4968" w:author="Avv. Rosario Panzariello" w:date="2026-09-17T19:11:00Z">
        <w:r w:rsidR="00942EBF" w:rsidRPr="00942EBF">
          <w:rPr>
            <w:rFonts w:ascii="Verdana" w:hAnsi="Verdana"/>
            <w:sz w:val="20"/>
            <w:szCs w:val="20"/>
            <w:rPrChange w:id="4969" w:author="Avv. Rosario Panzariello" w:date="2026-09-17T19:11:00Z" w16du:dateUtc="2026-09-17T17:11:00Z">
              <w:rPr>
                <w:rFonts w:ascii="Verdana" w:hAnsi="Verdana"/>
                <w:b/>
                <w:bCs/>
                <w:sz w:val="20"/>
                <w:szCs w:val="20"/>
              </w:rPr>
            </w:rPrChange>
          </w:rPr>
          <w:t>.</w:t>
        </w:r>
      </w:ins>
    </w:p>
    <w:p w14:paraId="06F68321" w14:textId="110F2209" w:rsidR="00942EBF" w:rsidRDefault="008D129E" w:rsidP="00474D23">
      <w:pPr>
        <w:pStyle w:val="Paragrafoelenco"/>
        <w:numPr>
          <w:ilvl w:val="1"/>
          <w:numId w:val="1"/>
        </w:numPr>
        <w:spacing w:line="360" w:lineRule="auto"/>
        <w:ind w:left="0" w:firstLine="0"/>
        <w:jc w:val="both"/>
        <w:rPr>
          <w:ins w:id="4970" w:author="Avv. Rosario Panzariello" w:date="2026-09-17T19:12:00Z" w16du:dateUtc="2026-09-17T17:12:00Z"/>
          <w:rFonts w:ascii="Verdana" w:hAnsi="Verdana"/>
          <w:sz w:val="20"/>
          <w:szCs w:val="20"/>
        </w:rPr>
      </w:pPr>
      <w:ins w:id="4971" w:author="Avv. Rosario Panzariello" w:date="2026-09-18T16:59:00Z" w16du:dateUtc="2026-09-18T14:59:00Z">
        <w:r w:rsidRPr="008D129E">
          <w:rPr>
            <w:rFonts w:ascii="Verdana" w:hAnsi="Verdana"/>
            <w:sz w:val="20"/>
            <w:szCs w:val="20"/>
          </w:rPr>
          <w:lastRenderedPageBreak/>
          <w:t>Nella Vendita in commissione eseguita mediante Rivendita, in espressa deroga all'art. 17.4 e limitatamente a quanto ivi previsto, le Condizioni Specifiche applicabili possono prevedere che Fleequid corrisponda al Venditore il Prezzo di acquisto netto prima di avere ricevuto integralmente le somme dovute dall'Acquirente o dal Finanziatore. Tale pagamento anticipato non determina, di per sé, l'avvio della fase esecutiva dell'operazione, non anticipa il trasferimento della proprietà del Veicolo all'Acquirente e, nel caso delle Aste, non determina l'Aggiudicazione definitiva</w:t>
        </w:r>
      </w:ins>
      <w:ins w:id="4972" w:author="Avv. Rosario Panzariello" w:date="2026-09-17T19:12:00Z">
        <w:r w:rsidR="00F7517E" w:rsidRPr="00F7517E">
          <w:rPr>
            <w:rFonts w:ascii="Verdana" w:hAnsi="Verdana"/>
            <w:sz w:val="20"/>
            <w:szCs w:val="20"/>
          </w:rPr>
          <w:t>.</w:t>
        </w:r>
      </w:ins>
    </w:p>
    <w:p w14:paraId="2DB81239" w14:textId="040BB9EA" w:rsidR="00F7517E" w:rsidRDefault="00D0163A" w:rsidP="00474D23">
      <w:pPr>
        <w:pStyle w:val="Paragrafoelenco"/>
        <w:numPr>
          <w:ilvl w:val="1"/>
          <w:numId w:val="1"/>
        </w:numPr>
        <w:spacing w:line="360" w:lineRule="auto"/>
        <w:ind w:left="0" w:firstLine="0"/>
        <w:jc w:val="both"/>
        <w:rPr>
          <w:ins w:id="4973" w:author="Avv. Rosario Panzariello" w:date="2026-09-17T19:13:00Z" w16du:dateUtc="2026-09-17T17:13:00Z"/>
          <w:rFonts w:ascii="Verdana" w:hAnsi="Verdana"/>
          <w:sz w:val="20"/>
          <w:szCs w:val="20"/>
        </w:rPr>
      </w:pPr>
      <w:ins w:id="4974" w:author="Avv. Rosario Panzariello" w:date="2026-09-18T17:00:00Z" w16du:dateUtc="2026-09-18T15:00:00Z">
        <w:r w:rsidRPr="00D0163A">
          <w:rPr>
            <w:rFonts w:ascii="Verdana" w:hAnsi="Verdana"/>
            <w:sz w:val="20"/>
            <w:szCs w:val="20"/>
          </w:rPr>
          <w:t>Nelle operazioni in cui il Finanziatore assume la qualità di Acquirente, le Condizioni Specifiche individuano il soggetto legittimato: a) al ritiro del Veicolo e alla sottoscrizione del verbale di consegna ai sensi degli artt. 16.7 e 16.10; b) alle verifiche alla consegna ai sensi dell'art. 16.12; c) alla presentazione e alla gestione del reclamo ai sensi dell'art. 20; d) a ricevere le eventuali restituzioni ai sensi dell'art. 15.4</w:t>
        </w:r>
      </w:ins>
      <w:ins w:id="4975" w:author="Avv. Rosario Panzariello" w:date="2026-09-17T19:13:00Z">
        <w:r w:rsidR="00E20D13" w:rsidRPr="00E20D13">
          <w:rPr>
            <w:rFonts w:ascii="Verdana" w:hAnsi="Verdana"/>
            <w:sz w:val="20"/>
            <w:szCs w:val="20"/>
          </w:rPr>
          <w:t>.</w:t>
        </w:r>
      </w:ins>
    </w:p>
    <w:p w14:paraId="11DA822D" w14:textId="7A24E531" w:rsidR="00906AF1" w:rsidRDefault="006562B0">
      <w:pPr>
        <w:pStyle w:val="Paragrafoelenco"/>
        <w:numPr>
          <w:ilvl w:val="1"/>
          <w:numId w:val="1"/>
        </w:numPr>
        <w:spacing w:line="360" w:lineRule="auto"/>
        <w:ind w:left="0" w:firstLine="0"/>
        <w:jc w:val="both"/>
        <w:rPr>
          <w:ins w:id="4976" w:author="Avv. Rosario Panzariello" w:date="2026-09-20T07:12:00Z" w16du:dateUtc="2026-09-20T05:12:00Z"/>
          <w:rFonts w:ascii="Verdana" w:hAnsi="Verdana"/>
          <w:sz w:val="20"/>
          <w:szCs w:val="20"/>
        </w:rPr>
      </w:pPr>
      <w:ins w:id="4977" w:author="Avv. Rosario Panzariello" w:date="2026-09-18T17:00:00Z" w16du:dateUtc="2026-09-18T15:00:00Z">
        <w:r w:rsidRPr="006562B0">
          <w:rPr>
            <w:rFonts w:ascii="Verdana" w:hAnsi="Verdana"/>
            <w:sz w:val="20"/>
            <w:szCs w:val="20"/>
          </w:rPr>
          <w:t>Gli eventuali corrispettivi dovuti a Fleequid per Servizi connessi alle Soluzioni di finanziamento sono indicati nelle Condizioni Specifiche applicabili ovvero nel Tariffario Fleequid. Le singole Soluzioni di finanziamento possono essere disciplinate da Condizioni Specifiche, che integrano le presenti Condizioni Generali e, in caso di contrasto, prevalgono limitatamente agli aspetti specificamente regolati, secondo quanto previsto dagli artt. 4.3 e 4.4</w:t>
        </w:r>
      </w:ins>
      <w:ins w:id="4978" w:author="Avv. Rosario Panzariello" w:date="2026-09-17T19:14:00Z">
        <w:r w:rsidR="003370C0" w:rsidRPr="003370C0">
          <w:rPr>
            <w:rFonts w:ascii="Verdana" w:hAnsi="Verdana"/>
            <w:sz w:val="20"/>
            <w:szCs w:val="20"/>
          </w:rPr>
          <w:t>.</w:t>
        </w:r>
      </w:ins>
    </w:p>
    <w:p w14:paraId="40542AFF" w14:textId="77777777" w:rsidR="00C1328D" w:rsidRPr="00474D23" w:rsidRDefault="00C1328D">
      <w:pPr>
        <w:pStyle w:val="Paragrafoelenco"/>
        <w:spacing w:line="360" w:lineRule="auto"/>
        <w:ind w:left="0"/>
        <w:jc w:val="both"/>
        <w:rPr>
          <w:ins w:id="4979" w:author="Avv. Rosario Panzariello" w:date="2026-09-17T19:03:00Z" w16du:dateUtc="2026-09-17T17:03:00Z"/>
          <w:rFonts w:ascii="Verdana" w:hAnsi="Verdana"/>
          <w:sz w:val="20"/>
          <w:szCs w:val="20"/>
          <w:rPrChange w:id="4980" w:author="Avv. Rosario Panzariello" w:date="2026-09-17T19:04:00Z" w16du:dateUtc="2026-09-17T17:04:00Z">
            <w:rPr>
              <w:ins w:id="4981" w:author="Avv. Rosario Panzariello" w:date="2026-09-17T19:03:00Z" w16du:dateUtc="2026-09-17T17:03:00Z"/>
              <w:rFonts w:ascii="Verdana" w:hAnsi="Verdana"/>
              <w:b/>
              <w:bCs/>
              <w:smallCaps/>
              <w:sz w:val="20"/>
              <w:szCs w:val="20"/>
            </w:rPr>
          </w:rPrChange>
        </w:rPr>
        <w:pPrChange w:id="4982" w:author="Avv. Rosario Panzariello" w:date="2026-09-20T07:12:00Z" w16du:dateUtc="2026-09-20T05:12:00Z">
          <w:pPr>
            <w:pStyle w:val="Paragrafoelenco"/>
            <w:numPr>
              <w:numId w:val="1"/>
            </w:numPr>
            <w:spacing w:line="360" w:lineRule="auto"/>
            <w:ind w:left="0" w:hanging="360"/>
            <w:jc w:val="both"/>
            <w:outlineLvl w:val="0"/>
          </w:pPr>
        </w:pPrChange>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983" w:name="_Toc241317122"/>
      <w:r w:rsidRPr="000532C5">
        <w:rPr>
          <w:rFonts w:ascii="Verdana" w:hAnsi="Verdana"/>
          <w:b/>
          <w:bCs/>
          <w:smallCaps/>
          <w:sz w:val="20"/>
          <w:szCs w:val="20"/>
        </w:rPr>
        <w:t>Legge applicabile, Lingua e Foro competente.</w:t>
      </w:r>
      <w:bookmarkEnd w:id="4983"/>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t>Le presenti Condizioni Generali, i Contratti e tutti i termini che regolano ogni rapporto tra Fleequid e gli Utenti, ovvero fra Utente ed altro Utente, sono e resteranno soggetti esclusivamente alla legge italiana</w:t>
      </w:r>
      <w:ins w:id="4984" w:author="Avv. Rosario Panzariello" w:date="2026-09-26T12:01:00Z" w16du:dateUtc="2026-09-26T10:01:00Z">
        <w:r w:rsidR="00B0647E">
          <w:rPr>
            <w:rFonts w:ascii="Verdana" w:hAnsi="Verdana"/>
            <w:sz w:val="20"/>
            <w:szCs w:val="20"/>
          </w:rPr>
          <w:t xml:space="preserve">, </w:t>
        </w:r>
      </w:ins>
      <w:ins w:id="4985" w:author="Avv. Rosario Panzariello" w:date="2026-09-26T12:01:00Z">
        <w:r w:rsidR="00B0647E" w:rsidRPr="00B0647E">
          <w:rPr>
            <w:rFonts w:ascii="Verdana" w:hAnsi="Verdana"/>
            <w:sz w:val="20"/>
            <w:szCs w:val="20"/>
          </w:rPr>
          <w:t>con espressa esclusione dell’applicazione della Convenzione delle Nazioni Unite sui contratti di compravendita internazionale di merci, conclusa a Vienna l’11 aprile 1980 (CISG)</w:t>
        </w:r>
      </w:ins>
      <w:r w:rsidRPr="000532C5">
        <w:rPr>
          <w:rFonts w:ascii="Verdana" w:hAnsi="Verdana"/>
          <w:sz w:val="20"/>
          <w:szCs w:val="20"/>
        </w:rPr>
        <w:t>.</w:t>
      </w:r>
    </w:p>
    <w:p w14:paraId="0FC8B1EC" w14:textId="614A75F5"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ins w:id="4986" w:author="Avv. Rosario Panzariello" w:date="2026-09-18T17:01:00Z" w16du:dateUtc="2026-09-18T15:01:00Z">
        <w:r w:rsidRPr="00750DC8">
          <w:rPr>
            <w:rFonts w:ascii="Verdana" w:hAnsi="Verdana"/>
            <w:sz w:val="20"/>
            <w:szCs w:val="20"/>
          </w:rPr>
          <w:t xml:space="preserve">Eventuali controversie relative alla validità, all'interpretazione, all'applicazione o alla cessazione, a qualsiasi titolo, delle presenti Condizioni Generali, delle Condizioni Specifiche, delle Condizioni particolari di vendita, dei Contratti individuali, dei Contratti di compravendita e delle ulteriori operazioni concluse tramite il Marketplace, ovvero di qualsivoglia ulteriore negozio giuridico ad essi collegato, </w:t>
        </w:r>
      </w:ins>
      <w:ins w:id="4987" w:author="Avv. Rosario Panzariello" w:date="2026-09-26T12:02:00Z" w16du:dateUtc="2026-09-26T10:02:00Z">
        <w:r w:rsidR="00ED1CD9" w:rsidRPr="00ED1CD9">
          <w:rPr>
            <w:rFonts w:ascii="Verdana" w:hAnsi="Verdana"/>
            <w:sz w:val="20"/>
            <w:szCs w:val="20"/>
          </w:rPr>
          <w:t>sono devolute in via esclusiva alla giurisdizione dell'autorità giudiziaria italiana e, nell'ambito di essa, alla competenza territoriale esclusiva del Foro di Como, con esclusione di ogni altro foro concorrente, ferme le competenze inderogabili previste dalla legge</w:t>
        </w:r>
      </w:ins>
      <w:del w:id="4988" w:author="Avv. Rosario Panzariello" w:date="2026-09-18T17:01:00Z" w16du:dateUtc="2026-09-18T15:01:00Z">
        <w:r w:rsidR="001953A5" w:rsidRPr="000532C5" w:rsidDel="00750DC8">
          <w:rPr>
            <w:rFonts w:ascii="Verdana" w:hAnsi="Verdana"/>
            <w:sz w:val="20"/>
            <w:szCs w:val="20"/>
          </w:rPr>
          <w:delText>Eventuali controversie rela</w:delText>
        </w:r>
        <w:r w:rsidR="001953A5" w:rsidRPr="000532C5" w:rsidDel="00750DC8">
          <w:rPr>
            <w:rFonts w:ascii="Verdana" w:eastAsia="Verdana" w:hAnsi="Verdana" w:cs="Verdana"/>
            <w:sz w:val="20"/>
            <w:szCs w:val="20"/>
          </w:rPr>
          <w:delText>ti</w:delText>
        </w:r>
        <w:r w:rsidR="001953A5" w:rsidRPr="000532C5" w:rsidDel="00750DC8">
          <w:rPr>
            <w:rFonts w:ascii="Verdana" w:hAnsi="Verdana"/>
            <w:sz w:val="20"/>
            <w:szCs w:val="20"/>
          </w:rPr>
          <w:delText xml:space="preserve">ve alla validità, interpretazione, applicazione e/o cessazione a qualsiasi delle </w:delText>
        </w:r>
        <w:r w:rsidR="004C7B6C" w:rsidRPr="000532C5" w:rsidDel="00750DC8">
          <w:rPr>
            <w:rFonts w:ascii="Verdana" w:hAnsi="Verdana"/>
            <w:sz w:val="20"/>
            <w:szCs w:val="20"/>
          </w:rPr>
          <w:delText>presenti</w:delText>
        </w:r>
        <w:r w:rsidR="001953A5" w:rsidRPr="000532C5" w:rsidDel="00750DC8">
          <w:rPr>
            <w:rFonts w:ascii="Verdana" w:hAnsi="Verdana"/>
            <w:sz w:val="20"/>
            <w:szCs w:val="20"/>
          </w:rPr>
          <w:delText xml:space="preserve"> CG, Condizioni specifiche, dei Contratti o qualsivoglia ulteriore </w:delText>
        </w:r>
        <w:r w:rsidR="00FF28A0" w:rsidRPr="000532C5" w:rsidDel="00750DC8">
          <w:rPr>
            <w:rFonts w:ascii="Verdana" w:hAnsi="Verdana"/>
            <w:sz w:val="20"/>
            <w:szCs w:val="20"/>
          </w:rPr>
          <w:delText>negozio giuridico</w:delText>
        </w:r>
        <w:r w:rsidR="001953A5" w:rsidRPr="000532C5" w:rsidDel="00750DC8">
          <w:rPr>
            <w:rFonts w:ascii="Verdana" w:hAnsi="Verdana"/>
            <w:sz w:val="20"/>
            <w:szCs w:val="20"/>
          </w:rPr>
          <w:delText>, saranno di competenza esclusiva del Tribunale di Como, con espressa esclusione di qualsiasi foro eventualmente concorrente</w:delText>
        </w:r>
      </w:del>
      <w:r w:rsidR="001953A5" w:rsidRPr="000532C5">
        <w:rPr>
          <w:rFonts w:ascii="Verdana" w:hAnsi="Verdana"/>
          <w:sz w:val="20"/>
          <w:szCs w:val="20"/>
        </w:rPr>
        <w:t xml:space="preserve">. </w:t>
      </w:r>
    </w:p>
    <w:p w14:paraId="497BACF9" w14:textId="62F41AF4" w:rsidR="001953A5" w:rsidRPr="000532C5" w:rsidDel="005C4D6E" w:rsidRDefault="001953A5" w:rsidP="009A36BC">
      <w:pPr>
        <w:pStyle w:val="Paragrafoelenco"/>
        <w:numPr>
          <w:ilvl w:val="1"/>
          <w:numId w:val="1"/>
        </w:numPr>
        <w:spacing w:line="360" w:lineRule="auto"/>
        <w:ind w:left="0" w:firstLine="0"/>
        <w:jc w:val="both"/>
        <w:rPr>
          <w:del w:id="4989" w:author="Avv. Rosario Panzariello" w:date="2026-09-17T19:27:00Z" w16du:dateUtc="2026-09-17T17:27:00Z"/>
          <w:rFonts w:ascii="Verdana" w:hAnsi="Verdana"/>
          <w:sz w:val="20"/>
          <w:szCs w:val="20"/>
        </w:rPr>
      </w:pPr>
      <w:r w:rsidRPr="000532C5">
        <w:rPr>
          <w:rFonts w:ascii="Verdana" w:hAnsi="Verdana"/>
          <w:sz w:val="20"/>
          <w:szCs w:val="20"/>
        </w:rPr>
        <w:t>La lingua contrattuale è l’italiano. Qualora l</w:t>
      </w:r>
      <w:r w:rsidR="004C7B6C" w:rsidRPr="000532C5">
        <w:rPr>
          <w:rFonts w:ascii="Verdana" w:hAnsi="Verdana"/>
          <w:sz w:val="20"/>
          <w:szCs w:val="20"/>
        </w:rPr>
        <w:t xml:space="preserve">e presenti CG </w:t>
      </w:r>
      <w:del w:id="4990" w:author="Avv. Rosario Panzariello" w:date="2026-09-18T17:01:00Z" w16du:dateUtc="2026-09-18T15:01:00Z">
        <w:r w:rsidRPr="000532C5" w:rsidDel="00750DC8">
          <w:rPr>
            <w:rFonts w:ascii="Verdana" w:hAnsi="Verdana"/>
            <w:sz w:val="20"/>
            <w:szCs w:val="20"/>
          </w:rPr>
          <w:delText>fosse</w:delText>
        </w:r>
        <w:r w:rsidR="004C7B6C" w:rsidRPr="000532C5" w:rsidDel="00750DC8">
          <w:rPr>
            <w:rFonts w:ascii="Verdana" w:hAnsi="Verdana"/>
            <w:sz w:val="20"/>
            <w:szCs w:val="20"/>
          </w:rPr>
          <w:delText>ro</w:delText>
        </w:r>
        <w:r w:rsidRPr="000532C5" w:rsidDel="00750DC8">
          <w:rPr>
            <w:rFonts w:ascii="Verdana" w:hAnsi="Verdana"/>
            <w:sz w:val="20"/>
            <w:szCs w:val="20"/>
          </w:rPr>
          <w:delText xml:space="preserve"> </w:delText>
        </w:r>
      </w:del>
      <w:ins w:id="4991" w:author="Avv. Rosario Panzariello" w:date="2026-09-18T17:01:00Z" w16du:dateUtc="2026-09-18T15:01:00Z">
        <w:r w:rsidR="00750DC8">
          <w:rPr>
            <w:rFonts w:ascii="Verdana" w:hAnsi="Verdana"/>
            <w:sz w:val="20"/>
            <w:szCs w:val="20"/>
          </w:rPr>
          <w:t>siano</w:t>
        </w:r>
        <w:r w:rsidR="00750DC8" w:rsidRPr="000532C5">
          <w:rPr>
            <w:rFonts w:ascii="Verdana" w:hAnsi="Verdana"/>
            <w:sz w:val="20"/>
            <w:szCs w:val="20"/>
          </w:rPr>
          <w:t xml:space="preserve"> </w:t>
        </w:r>
      </w:ins>
      <w:r w:rsidRPr="000532C5">
        <w:rPr>
          <w:rFonts w:ascii="Verdana" w:hAnsi="Verdana"/>
          <w:sz w:val="20"/>
          <w:szCs w:val="20"/>
        </w:rPr>
        <w:t>res</w:t>
      </w:r>
      <w:r w:rsidR="004C7B6C" w:rsidRPr="000532C5">
        <w:rPr>
          <w:rFonts w:ascii="Verdana" w:hAnsi="Verdana"/>
          <w:sz w:val="20"/>
          <w:szCs w:val="20"/>
        </w:rPr>
        <w:t>e</w:t>
      </w:r>
      <w:r w:rsidRPr="000532C5">
        <w:rPr>
          <w:rFonts w:ascii="Verdana" w:hAnsi="Verdana"/>
          <w:sz w:val="20"/>
          <w:szCs w:val="20"/>
        </w:rPr>
        <w:t xml:space="preserve"> anche in altre lingue, la versione italiana è l’unica vincolante.</w:t>
      </w:r>
    </w:p>
    <w:p w14:paraId="047D1672" w14:textId="77777777" w:rsidR="00FF28A0" w:rsidRPr="005C4D6E" w:rsidRDefault="00FF28A0">
      <w:pPr>
        <w:pStyle w:val="Paragrafoelenco"/>
        <w:numPr>
          <w:ilvl w:val="1"/>
          <w:numId w:val="1"/>
        </w:numPr>
        <w:spacing w:line="360" w:lineRule="auto"/>
        <w:ind w:left="0" w:firstLine="0"/>
        <w:jc w:val="both"/>
        <w:rPr>
          <w:rFonts w:ascii="Verdana" w:hAnsi="Verdana"/>
          <w:sz w:val="20"/>
          <w:szCs w:val="20"/>
        </w:rPr>
        <w:pPrChange w:id="4992" w:author="Avv. Rosario Panzariello" w:date="2026-09-17T19:27:00Z" w16du:dateUtc="2026-09-17T17:27:00Z">
          <w:pPr>
            <w:pStyle w:val="Paragrafoelenco"/>
            <w:spacing w:line="360" w:lineRule="auto"/>
            <w:ind w:left="0"/>
            <w:jc w:val="both"/>
          </w:pPr>
        </w:pPrChange>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4993" w:name="_Toc241317123"/>
      <w:r w:rsidRPr="000532C5">
        <w:rPr>
          <w:rFonts w:ascii="Verdana" w:hAnsi="Verdana"/>
          <w:b/>
          <w:bCs/>
          <w:smallCaps/>
          <w:sz w:val="20"/>
          <w:szCs w:val="20"/>
        </w:rPr>
        <w:t>Comunicazioni.</w:t>
      </w:r>
      <w:bookmarkEnd w:id="4993"/>
    </w:p>
    <w:p w14:paraId="21B701F7" w14:textId="31C68AFE" w:rsidR="00750DC8" w:rsidRDefault="00AD59F6" w:rsidP="009A36BC">
      <w:pPr>
        <w:pStyle w:val="Paragrafoelenco"/>
        <w:numPr>
          <w:ilvl w:val="1"/>
          <w:numId w:val="1"/>
        </w:numPr>
        <w:spacing w:line="360" w:lineRule="auto"/>
        <w:ind w:left="0" w:firstLine="0"/>
        <w:jc w:val="both"/>
        <w:rPr>
          <w:ins w:id="4994" w:author="Avv. Rosario Panzariello" w:date="2026-09-18T17:01:00Z" w16du:dateUtc="2026-09-18T15:01:00Z"/>
          <w:rFonts w:ascii="Verdana" w:hAnsi="Verdana"/>
          <w:sz w:val="20"/>
          <w:szCs w:val="20"/>
        </w:rPr>
      </w:pPr>
      <w:ins w:id="4995" w:author="Avv. Rosario Panzariello" w:date="2026-09-18T17:02:00Z" w16du:dateUtc="2026-09-18T15:02:00Z">
        <w:r w:rsidRPr="00AD59F6">
          <w:rPr>
            <w:rFonts w:ascii="Verdana" w:hAnsi="Verdana"/>
            <w:sz w:val="20"/>
            <w:szCs w:val="20"/>
          </w:rPr>
          <w:t>Il presente articolo disciplina in via generale le comunicazioni tra Fleequid e gli Utenti. Le ulteriori disposizioni delle presenti Condizioni Generali individuano esclusivamente quali comunicazioni devono essere effettuate e in quale momento, restando fermi i requisiti di canale speciale espressamente previsti per determinate comunicazioni, quali il reclamo di cui all'art. 20.2 e la comunicazione di recesso di cui all'art. 4.2.</w:t>
        </w:r>
      </w:ins>
    </w:p>
    <w:p w14:paraId="29C32EE6" w14:textId="64ECBB0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hAnsi="Verdana"/>
          <w:sz w:val="20"/>
          <w:szCs w:val="20"/>
        </w:rPr>
        <w:lastRenderedPageBreak/>
        <w:t xml:space="preserve">Salvo diversamente previsto, </w:t>
      </w:r>
      <w:del w:id="4996" w:author="Avv. Rosario Panzariello" w:date="2026-09-18T17:03:00Z" w16du:dateUtc="2026-09-18T15:03:00Z">
        <w:r w:rsidRPr="000532C5" w:rsidDel="000E5E73">
          <w:rPr>
            <w:rFonts w:ascii="Verdana" w:hAnsi="Verdana"/>
            <w:sz w:val="20"/>
            <w:szCs w:val="20"/>
          </w:rPr>
          <w:delText xml:space="preserve">tutte </w:delText>
        </w:r>
      </w:del>
      <w:r w:rsidRPr="000532C5">
        <w:rPr>
          <w:rFonts w:ascii="Verdana" w:hAnsi="Verdana"/>
          <w:sz w:val="20"/>
          <w:szCs w:val="20"/>
        </w:rPr>
        <w:t xml:space="preserve">le comunicazioni </w:t>
      </w:r>
      <w:del w:id="4997" w:author="Avv. Rosario Panzariello" w:date="2026-09-18T17:03:00Z" w16du:dateUtc="2026-09-18T15:03:00Z">
        <w:r w:rsidRPr="000532C5" w:rsidDel="00E63A14">
          <w:rPr>
            <w:rFonts w:ascii="Verdana" w:hAnsi="Verdana"/>
            <w:sz w:val="20"/>
            <w:szCs w:val="20"/>
          </w:rPr>
          <w:delText xml:space="preserve">tra </w:delText>
        </w:r>
      </w:del>
      <w:ins w:id="4998" w:author="Avv. Rosario Panzariello" w:date="2026-09-18T17:03:00Z" w16du:dateUtc="2026-09-18T15:03:00Z">
        <w:r w:rsidR="00E63A14">
          <w:rPr>
            <w:rFonts w:ascii="Verdana" w:hAnsi="Verdana"/>
            <w:sz w:val="20"/>
            <w:szCs w:val="20"/>
          </w:rPr>
          <w:t>dirette a</w:t>
        </w:r>
        <w:r w:rsidR="00E63A14" w:rsidRPr="000532C5">
          <w:rPr>
            <w:rFonts w:ascii="Verdana" w:hAnsi="Verdana"/>
            <w:sz w:val="20"/>
            <w:szCs w:val="20"/>
          </w:rPr>
          <w:t xml:space="preserve"> </w:t>
        </w:r>
      </w:ins>
      <w:r w:rsidRPr="000532C5">
        <w:rPr>
          <w:rFonts w:ascii="Verdana" w:hAnsi="Verdana"/>
          <w:sz w:val="20"/>
          <w:szCs w:val="20"/>
        </w:rPr>
        <w:t xml:space="preserve">Fleequid </w:t>
      </w:r>
      <w:del w:id="4999" w:author="Avv. Rosario Panzariello" w:date="2026-09-18T17:03:00Z" w16du:dateUtc="2026-09-18T15:03:00Z">
        <w:r w:rsidRPr="000532C5" w:rsidDel="00E63A14">
          <w:rPr>
            <w:rFonts w:ascii="Verdana" w:hAnsi="Verdana"/>
            <w:sz w:val="20"/>
            <w:szCs w:val="20"/>
          </w:rPr>
          <w:delText>e</w:delText>
        </w:r>
        <w:r w:rsidR="004C7B6C" w:rsidRPr="000532C5" w:rsidDel="00E63A14">
          <w:rPr>
            <w:rFonts w:ascii="Verdana" w:hAnsi="Verdana"/>
            <w:sz w:val="20"/>
            <w:szCs w:val="20"/>
          </w:rPr>
          <w:delText xml:space="preserve"> gli Utenti</w:delText>
        </w:r>
        <w:r w:rsidRPr="000532C5" w:rsidDel="00E63A14">
          <w:rPr>
            <w:rFonts w:ascii="Verdana" w:hAnsi="Verdana"/>
            <w:sz w:val="20"/>
            <w:szCs w:val="20"/>
          </w:rPr>
          <w:delText xml:space="preserve"> </w:delText>
        </w:r>
      </w:del>
      <w:r w:rsidR="004C7B6C" w:rsidRPr="000532C5">
        <w:rPr>
          <w:rFonts w:ascii="Verdana" w:hAnsi="Verdana"/>
          <w:sz w:val="20"/>
          <w:szCs w:val="20"/>
        </w:rPr>
        <w:t xml:space="preserve">devono </w:t>
      </w:r>
      <w:r w:rsidRPr="000532C5">
        <w:rPr>
          <w:rFonts w:ascii="Verdana" w:hAnsi="Verdana"/>
          <w:sz w:val="20"/>
          <w:szCs w:val="20"/>
        </w:rPr>
        <w:t>essere effettuate per iscritto e inviate tramite posta raccomandata con avviso di ricevimento, servizio di corriere espresso o via e-mail al seguente recapito:</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sidRPr="000532C5">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sidRPr="000532C5">
        <w:rPr>
          <w:rFonts w:ascii="Verdana" w:hAnsi="Verdana"/>
          <w:b/>
          <w:bCs/>
          <w:sz w:val="20"/>
          <w:szCs w:val="20"/>
        </w:rPr>
        <w:t>22077 Olgiate Comasco (CO),</w:t>
      </w:r>
    </w:p>
    <w:p w14:paraId="79B6344E" w14:textId="1AF869F8" w:rsidR="00FF28A0" w:rsidRPr="00100CB4" w:rsidRDefault="00FF28A0" w:rsidP="00FF28A0">
      <w:pPr>
        <w:pStyle w:val="Paragrafoelenco"/>
        <w:spacing w:line="360" w:lineRule="auto"/>
        <w:ind w:left="0"/>
        <w:jc w:val="center"/>
        <w:rPr>
          <w:rFonts w:ascii="Verdana" w:hAnsi="Verdana"/>
          <w:b/>
          <w:bCs/>
          <w:sz w:val="20"/>
          <w:szCs w:val="20"/>
          <w:lang w:val="es-ES"/>
        </w:rPr>
      </w:pPr>
      <w:r w:rsidRPr="000532C5">
        <w:rPr>
          <w:rFonts w:ascii="Verdana" w:hAnsi="Verdana"/>
          <w:b/>
          <w:bCs/>
          <w:sz w:val="20"/>
          <w:szCs w:val="20"/>
        </w:rPr>
        <w:t>C</w:t>
      </w:r>
      <w:ins w:id="5000" w:author="Avv. Rosario Panzariello" w:date="2026-09-20T07:12:00Z" w16du:dateUtc="2026-09-20T05:12:00Z">
        <w:r w:rsidR="00342375">
          <w:rPr>
            <w:rFonts w:ascii="Verdana" w:hAnsi="Verdana"/>
            <w:b/>
            <w:bCs/>
            <w:sz w:val="20"/>
            <w:szCs w:val="20"/>
          </w:rPr>
          <w:t>.F</w:t>
        </w:r>
      </w:ins>
      <w:del w:id="5001" w:author="Avv. Rosario Panzariello" w:date="2026-09-20T07:12:00Z" w16du:dateUtc="2026-09-20T05:12:00Z">
        <w:r w:rsidRPr="000532C5" w:rsidDel="00342375">
          <w:rPr>
            <w:rFonts w:ascii="Verdana" w:hAnsi="Verdana"/>
            <w:b/>
            <w:bCs/>
            <w:sz w:val="20"/>
            <w:szCs w:val="20"/>
          </w:rPr>
          <w:delText>f</w:delText>
        </w:r>
      </w:del>
      <w:r w:rsidRPr="000532C5">
        <w:rPr>
          <w:rFonts w:ascii="Verdana" w:hAnsi="Verdana"/>
          <w:b/>
          <w:bCs/>
          <w:sz w:val="20"/>
          <w:szCs w:val="20"/>
        </w:rPr>
        <w:t>. e P.</w:t>
      </w:r>
      <w:del w:id="5002" w:author="Avv. Rosario Panzariello" w:date="2026-09-20T07:12:00Z" w16du:dateUtc="2026-09-20T05:12:00Z">
        <w:r w:rsidRPr="000532C5" w:rsidDel="00342375">
          <w:rPr>
            <w:rFonts w:ascii="Verdana" w:hAnsi="Verdana"/>
            <w:b/>
            <w:bCs/>
            <w:sz w:val="20"/>
            <w:szCs w:val="20"/>
          </w:rPr>
          <w:delText xml:space="preserve">Iva </w:delText>
        </w:r>
      </w:del>
      <w:ins w:id="5003" w:author="Avv. Rosario Panzariello" w:date="2026-09-20T07:12:00Z" w16du:dateUtc="2026-09-20T05:12:00Z">
        <w:r w:rsidR="00342375" w:rsidRPr="00100CB4">
          <w:rPr>
            <w:rFonts w:ascii="Verdana" w:hAnsi="Verdana"/>
            <w:b/>
            <w:bCs/>
            <w:sz w:val="20"/>
            <w:szCs w:val="20"/>
            <w:lang w:val="es-ES"/>
          </w:rPr>
          <w:t xml:space="preserve">IVA </w:t>
        </w:r>
      </w:ins>
      <w:r w:rsidRPr="00100CB4">
        <w:rPr>
          <w:rFonts w:ascii="Verdana" w:hAnsi="Verdana"/>
          <w:b/>
          <w:bCs/>
          <w:sz w:val="20"/>
          <w:szCs w:val="20"/>
          <w:lang w:val="es-ES"/>
        </w:rPr>
        <w:t>04114790134</w:t>
      </w:r>
    </w:p>
    <w:p w14:paraId="5E0195A9" w14:textId="5D502FA1" w:rsidR="00FF28A0" w:rsidRPr="00100CB4" w:rsidRDefault="00FF28A0" w:rsidP="00FF28A0">
      <w:pPr>
        <w:pStyle w:val="Paragrafoelenco"/>
        <w:spacing w:line="360" w:lineRule="auto"/>
        <w:ind w:left="0"/>
        <w:jc w:val="center"/>
        <w:rPr>
          <w:rFonts w:ascii="Verdana" w:hAnsi="Verdana"/>
          <w:b/>
          <w:bCs/>
          <w:sz w:val="20"/>
          <w:szCs w:val="20"/>
          <w:lang w:val="es-ES"/>
          <w:rPrChange w:id="5004" w:author="Avv. Rosario Panzariello" w:date="2026-09-20T07:12:00Z" w16du:dateUtc="2026-09-20T05:12:00Z">
            <w:rPr>
              <w:rFonts w:ascii="Verdana" w:hAnsi="Verdana"/>
              <w:b/>
              <w:bCs/>
              <w:sz w:val="20"/>
              <w:szCs w:val="20"/>
              <w:lang w:val="en-GB"/>
            </w:rPr>
          </w:rPrChange>
        </w:rPr>
      </w:pPr>
      <w:r w:rsidRPr="00100CB4">
        <w:rPr>
          <w:rFonts w:ascii="Verdana" w:hAnsi="Verdana"/>
          <w:b/>
          <w:bCs/>
          <w:sz w:val="20"/>
          <w:szCs w:val="20"/>
          <w:lang w:val="es-ES"/>
          <w:rPrChange w:id="5005" w:author="Avv. Rosario Panzariello" w:date="2026-09-20T07:12:00Z" w16du:dateUtc="2026-09-20T05:12:00Z">
            <w:rPr>
              <w:rFonts w:ascii="Verdana" w:hAnsi="Verdana"/>
              <w:b/>
              <w:bCs/>
              <w:sz w:val="20"/>
              <w:szCs w:val="20"/>
              <w:lang w:val="en-GB"/>
            </w:rPr>
          </w:rPrChange>
        </w:rPr>
        <w:t xml:space="preserve">Tel. </w:t>
      </w:r>
      <w:r w:rsidR="00C35E22" w:rsidRPr="00100CB4">
        <w:rPr>
          <w:rFonts w:ascii="Verdana" w:hAnsi="Verdana"/>
          <w:b/>
          <w:bCs/>
          <w:sz w:val="20"/>
          <w:szCs w:val="20"/>
          <w:lang w:val="es-ES"/>
          <w:rPrChange w:id="5006" w:author="Avv. Rosario Panzariello" w:date="2026-09-20T07:12:00Z" w16du:dateUtc="2026-09-20T05:12:00Z">
            <w:rPr>
              <w:rFonts w:ascii="Verdana" w:hAnsi="Verdana"/>
              <w:b/>
              <w:bCs/>
              <w:sz w:val="20"/>
              <w:szCs w:val="20"/>
              <w:lang w:val="en-GB"/>
            </w:rPr>
          </w:rPrChange>
        </w:rPr>
        <w:t>+39</w:t>
      </w:r>
      <w:ins w:id="5007" w:author="Avv. Rosario Panzariello" w:date="2026-09-20T07:12:00Z" w16du:dateUtc="2026-09-20T05:12:00Z">
        <w:r w:rsidR="00342375" w:rsidRPr="00100CB4">
          <w:rPr>
            <w:rFonts w:ascii="Verdana" w:hAnsi="Verdana"/>
            <w:b/>
            <w:bCs/>
            <w:sz w:val="20"/>
            <w:szCs w:val="20"/>
            <w:lang w:val="es-ES"/>
          </w:rPr>
          <w:t xml:space="preserve"> </w:t>
        </w:r>
      </w:ins>
      <w:r w:rsidR="00C35E22" w:rsidRPr="00100CB4">
        <w:rPr>
          <w:rFonts w:ascii="Verdana" w:hAnsi="Verdana"/>
          <w:b/>
          <w:bCs/>
          <w:sz w:val="20"/>
          <w:szCs w:val="20"/>
          <w:lang w:val="es-ES"/>
          <w:rPrChange w:id="5008" w:author="Avv. Rosario Panzariello" w:date="2026-09-20T07:12:00Z" w16du:dateUtc="2026-09-20T05:12:00Z">
            <w:rPr>
              <w:rFonts w:ascii="Verdana" w:hAnsi="Verdana"/>
              <w:b/>
              <w:bCs/>
              <w:sz w:val="20"/>
              <w:szCs w:val="20"/>
              <w:lang w:val="en-GB"/>
            </w:rPr>
          </w:rPrChange>
        </w:rPr>
        <w:t>02</w:t>
      </w:r>
      <w:ins w:id="5009" w:author="Avv. Rosario Panzariello" w:date="2026-09-20T07:12:00Z" w16du:dateUtc="2026-09-20T05:12:00Z">
        <w:r w:rsidR="00342375" w:rsidRPr="00100CB4">
          <w:rPr>
            <w:rFonts w:ascii="Verdana" w:hAnsi="Verdana"/>
            <w:b/>
            <w:bCs/>
            <w:sz w:val="20"/>
            <w:szCs w:val="20"/>
            <w:lang w:val="es-ES"/>
          </w:rPr>
          <w:t xml:space="preserve"> </w:t>
        </w:r>
      </w:ins>
      <w:r w:rsidR="00C35E22" w:rsidRPr="00100CB4">
        <w:rPr>
          <w:rFonts w:ascii="Verdana" w:hAnsi="Verdana"/>
          <w:b/>
          <w:bCs/>
          <w:sz w:val="20"/>
          <w:szCs w:val="20"/>
          <w:lang w:val="es-ES"/>
          <w:rPrChange w:id="5010" w:author="Avv. Rosario Panzariello" w:date="2026-09-20T07:12:00Z" w16du:dateUtc="2026-09-20T05:12:00Z">
            <w:rPr>
              <w:rFonts w:ascii="Verdana" w:hAnsi="Verdana"/>
              <w:b/>
              <w:bCs/>
              <w:sz w:val="20"/>
              <w:szCs w:val="20"/>
              <w:lang w:val="en-GB"/>
            </w:rPr>
          </w:rPrChange>
        </w:rPr>
        <w:t>87176063</w:t>
      </w:r>
    </w:p>
    <w:p w14:paraId="61C88E19" w14:textId="64FA5A03" w:rsidR="00C35E22" w:rsidRPr="00100CB4" w:rsidRDefault="00FF28A0" w:rsidP="00C35E22">
      <w:pPr>
        <w:pStyle w:val="Paragrafoelenco"/>
        <w:spacing w:line="360" w:lineRule="auto"/>
        <w:ind w:left="0"/>
        <w:jc w:val="center"/>
        <w:rPr>
          <w:rFonts w:ascii="Verdana" w:hAnsi="Verdana"/>
          <w:b/>
          <w:bCs/>
          <w:sz w:val="20"/>
          <w:szCs w:val="20"/>
          <w:lang w:val="es-ES"/>
          <w:rPrChange w:id="5011" w:author="Avv. Rosario Panzariello" w:date="2026-09-20T07:12:00Z" w16du:dateUtc="2026-09-20T05:12:00Z">
            <w:rPr>
              <w:rFonts w:ascii="Verdana" w:hAnsi="Verdana"/>
              <w:b/>
              <w:bCs/>
              <w:sz w:val="20"/>
              <w:szCs w:val="20"/>
              <w:lang w:val="en-GB"/>
            </w:rPr>
          </w:rPrChange>
        </w:rPr>
      </w:pPr>
      <w:r w:rsidRPr="00100CB4">
        <w:rPr>
          <w:rFonts w:ascii="Verdana" w:hAnsi="Verdana"/>
          <w:b/>
          <w:bCs/>
          <w:sz w:val="20"/>
          <w:szCs w:val="20"/>
          <w:lang w:val="es-ES"/>
          <w:rPrChange w:id="5012" w:author="Avv. Rosario Panzariello" w:date="2026-09-20T07:12:00Z" w16du:dateUtc="2026-09-20T05:12:00Z">
            <w:rPr>
              <w:rFonts w:ascii="Verdana" w:hAnsi="Verdana"/>
              <w:b/>
              <w:bCs/>
              <w:sz w:val="20"/>
              <w:szCs w:val="20"/>
              <w:lang w:val="en-GB"/>
            </w:rPr>
          </w:rPrChange>
        </w:rPr>
        <w:t>e-mail </w:t>
      </w:r>
      <w:r w:rsidR="001A1990">
        <w:fldChar w:fldCharType="begin"/>
      </w:r>
      <w:r w:rsidR="001A1990" w:rsidRPr="00100CB4">
        <w:rPr>
          <w:lang w:val="es-ES"/>
        </w:rPr>
        <w:instrText xml:space="preserve"> HYPERLINK "mailto:info@fleequid.com" </w:instrText>
      </w:r>
      <w:r w:rsidR="001A1990">
        <w:fldChar w:fldCharType="separate"/>
      </w:r>
      <w:r w:rsidR="00C35E22" w:rsidRPr="00100CB4">
        <w:rPr>
          <w:rFonts w:ascii="Verdana" w:hAnsi="Verdana"/>
          <w:b/>
          <w:bCs/>
          <w:sz w:val="20"/>
          <w:szCs w:val="20"/>
          <w:lang w:val="es-ES"/>
          <w:rPrChange w:id="5013" w:author="Avv. Rosario Panzariello" w:date="2026-09-20T07:12:00Z" w16du:dateUtc="2026-09-20T05:12:00Z">
            <w:rPr>
              <w:rFonts w:ascii="Verdana" w:hAnsi="Verdana"/>
              <w:b/>
              <w:bCs/>
              <w:sz w:val="20"/>
              <w:szCs w:val="20"/>
              <w:lang w:val="en-GB"/>
            </w:rPr>
          </w:rPrChange>
        </w:rPr>
        <w:t>info@fleequid.com</w:t>
      </w:r>
      <w:r w:rsidR="001A1990">
        <w:rPr>
          <w:rFonts w:ascii="Verdana" w:hAnsi="Verdana"/>
          <w:b/>
          <w:bCs/>
          <w:sz w:val="20"/>
          <w:szCs w:val="20"/>
          <w:lang w:val="en-GB"/>
        </w:rPr>
        <w:fldChar w:fldCharType="end"/>
      </w:r>
      <w:r w:rsidR="00C35E22" w:rsidRPr="00100CB4">
        <w:rPr>
          <w:rFonts w:ascii="Verdana" w:hAnsi="Verdana"/>
          <w:b/>
          <w:bCs/>
          <w:sz w:val="20"/>
          <w:szCs w:val="20"/>
          <w:lang w:val="es-ES"/>
          <w:rPrChange w:id="5014" w:author="Avv. Rosario Panzariello" w:date="2026-09-20T07:12:00Z" w16du:dateUtc="2026-09-20T05:12:00Z">
            <w:rPr>
              <w:rFonts w:ascii="Verdana" w:hAnsi="Verdana"/>
              <w:b/>
              <w:bCs/>
              <w:sz w:val="20"/>
              <w:szCs w:val="20"/>
              <w:lang w:val="en-GB"/>
            </w:rPr>
          </w:rPrChange>
        </w:rPr>
        <w:t xml:space="preserve"> </w:t>
      </w:r>
    </w:p>
    <w:p w14:paraId="693F3D5B" w14:textId="725D06F6"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sidRPr="000532C5">
        <w:rPr>
          <w:rFonts w:ascii="Verdana" w:eastAsia="Aptos" w:hAnsi="Verdana" w:cs="Arial"/>
          <w:sz w:val="20"/>
          <w:szCs w:val="20"/>
        </w:rPr>
        <w:t xml:space="preserve">Le comunicazioni </w:t>
      </w:r>
      <w:del w:id="5015" w:author="Avv. Rosario Panzariello" w:date="2026-09-18T17:03:00Z" w16du:dateUtc="2026-09-18T15:03:00Z">
        <w:r w:rsidRPr="000532C5" w:rsidDel="00C03FC8">
          <w:rPr>
            <w:rFonts w:ascii="Verdana" w:eastAsia="Aptos" w:hAnsi="Verdana" w:cs="Arial"/>
            <w:sz w:val="20"/>
            <w:szCs w:val="20"/>
          </w:rPr>
          <w:delText xml:space="preserve">si </w:delText>
        </w:r>
      </w:del>
      <w:ins w:id="5016" w:author="Avv. Rosario Panzariello" w:date="2026-09-18T17:03:00Z" w16du:dateUtc="2026-09-18T15:03:00Z">
        <w:r w:rsidR="00C03FC8">
          <w:rPr>
            <w:rFonts w:ascii="Verdana" w:eastAsia="Aptos" w:hAnsi="Verdana" w:cs="Arial"/>
            <w:sz w:val="20"/>
            <w:szCs w:val="20"/>
          </w:rPr>
          <w:t>dirette a Fleequid si</w:t>
        </w:r>
        <w:r w:rsidR="00C03FC8" w:rsidRPr="000532C5">
          <w:rPr>
            <w:rFonts w:ascii="Verdana" w:eastAsia="Aptos" w:hAnsi="Verdana" w:cs="Arial"/>
            <w:sz w:val="20"/>
            <w:szCs w:val="20"/>
          </w:rPr>
          <w:t xml:space="preserve"> </w:t>
        </w:r>
      </w:ins>
      <w:r w:rsidRPr="000532C5">
        <w:rPr>
          <w:rFonts w:ascii="Verdana" w:eastAsia="Aptos" w:hAnsi="Verdana" w:cs="Arial"/>
          <w:sz w:val="20"/>
          <w:szCs w:val="20"/>
        </w:rPr>
        <w:t>considerano valide e</w:t>
      </w:r>
      <w:ins w:id="5017" w:author="Avv. Rosario Panzariello" w:date="2026-09-18T17:03:00Z" w16du:dateUtc="2026-09-18T15:03:00Z">
        <w:r w:rsidR="00261B6B">
          <w:rPr>
            <w:rFonts w:ascii="Verdana" w:eastAsia="Aptos" w:hAnsi="Verdana" w:cs="Arial"/>
            <w:sz w:val="20"/>
            <w:szCs w:val="20"/>
          </w:rPr>
          <w:t xml:space="preserve">d efficaci </w:t>
        </w:r>
      </w:ins>
      <w:del w:id="5018" w:author="Avv. Rosario Panzariello" w:date="2026-09-18T17:03:00Z" w16du:dateUtc="2026-09-18T15:03:00Z">
        <w:r w:rsidRPr="000532C5" w:rsidDel="00261B6B">
          <w:rPr>
            <w:rFonts w:ascii="Verdana" w:eastAsia="Aptos" w:hAnsi="Verdana" w:cs="Arial"/>
            <w:sz w:val="20"/>
            <w:szCs w:val="20"/>
          </w:rPr>
          <w:delText xml:space="preserve"> vincolanti </w:delText>
        </w:r>
      </w:del>
      <w:r w:rsidRPr="000532C5">
        <w:rPr>
          <w:rFonts w:ascii="Verdana" w:eastAsia="Aptos" w:hAnsi="Verdana" w:cs="Arial"/>
          <w:sz w:val="20"/>
          <w:szCs w:val="20"/>
        </w:rPr>
        <w:t>al momento della consegna se inviate per posta raccomandata con avviso di ricevimento, al momento della consegna al corriere se inviate tramite servizio di corriere espresso</w:t>
      </w:r>
      <w:ins w:id="5019" w:author="Avv. Rosario Panzariello" w:date="2026-09-18T17:04:00Z" w16du:dateUtc="2026-09-18T15:04:00Z">
        <w:r w:rsidR="00261B6B">
          <w:rPr>
            <w:rFonts w:ascii="Verdana" w:eastAsia="Aptos" w:hAnsi="Verdana" w:cs="Arial"/>
            <w:sz w:val="20"/>
            <w:szCs w:val="20"/>
          </w:rPr>
          <w:t xml:space="preserve">, </w:t>
        </w:r>
      </w:ins>
      <w:del w:id="5020" w:author="Avv. Rosario Panzariello" w:date="2026-09-17T19:34:00Z" w16du:dateUtc="2026-09-17T17:34:00Z">
        <w:r w:rsidRPr="000532C5" w:rsidDel="0098706B">
          <w:rPr>
            <w:rFonts w:ascii="Verdana" w:eastAsia="Aptos" w:hAnsi="Verdana" w:cs="Arial"/>
            <w:sz w:val="20"/>
            <w:szCs w:val="20"/>
          </w:rPr>
          <w:delText>,</w:delText>
        </w:r>
      </w:del>
      <w:del w:id="5021" w:author="Avv. Rosario Panzariello" w:date="2026-09-18T17:04:00Z" w16du:dateUtc="2026-09-18T15:04:00Z">
        <w:r w:rsidRPr="000532C5" w:rsidDel="00261B6B">
          <w:rPr>
            <w:rFonts w:ascii="Verdana" w:eastAsia="Aptos" w:hAnsi="Verdana" w:cs="Arial"/>
            <w:sz w:val="20"/>
            <w:szCs w:val="20"/>
          </w:rPr>
          <w:delText xml:space="preserve"> </w:delText>
        </w:r>
      </w:del>
      <w:del w:id="5022" w:author="Avv. Rosario Panzariello" w:date="2026-09-17T19:34:00Z" w16du:dateUtc="2026-09-17T17:34:00Z">
        <w:r w:rsidRPr="000532C5" w:rsidDel="00BA0F5F">
          <w:rPr>
            <w:rFonts w:ascii="Verdana" w:eastAsia="Aptos" w:hAnsi="Verdana" w:cs="Arial"/>
            <w:sz w:val="20"/>
            <w:szCs w:val="20"/>
          </w:rPr>
          <w:delText xml:space="preserve">o </w:delText>
        </w:r>
      </w:del>
      <w:ins w:id="5023" w:author="Avv. Rosario Panzariello" w:date="2026-09-17T19:34:00Z" w16du:dateUtc="2026-09-17T17:34:00Z">
        <w:r w:rsidR="00BA0F5F">
          <w:rPr>
            <w:rFonts w:ascii="Verdana" w:eastAsia="Aptos" w:hAnsi="Verdana" w:cs="Arial"/>
            <w:sz w:val="20"/>
            <w:szCs w:val="20"/>
          </w:rPr>
          <w:t>ovvero</w:t>
        </w:r>
        <w:r w:rsidR="00BA0F5F" w:rsidRPr="000532C5">
          <w:rPr>
            <w:rFonts w:ascii="Verdana" w:eastAsia="Aptos" w:hAnsi="Verdana" w:cs="Arial"/>
            <w:sz w:val="20"/>
            <w:szCs w:val="20"/>
          </w:rPr>
          <w:t xml:space="preserve"> </w:t>
        </w:r>
      </w:ins>
      <w:r w:rsidRPr="000532C5">
        <w:rPr>
          <w:rFonts w:ascii="Verdana" w:eastAsia="Aptos" w:hAnsi="Verdana" w:cs="Arial"/>
          <w:sz w:val="20"/>
          <w:szCs w:val="20"/>
        </w:rPr>
        <w:t xml:space="preserve">al momento della conferma di ricezione se inviate </w:t>
      </w:r>
      <w:del w:id="5024" w:author="Avv. Rosario Panzariello" w:date="2026-09-18T17:04:00Z" w16du:dateUtc="2026-09-18T15:04:00Z">
        <w:r w:rsidRPr="000532C5" w:rsidDel="00AC24CB">
          <w:rPr>
            <w:rFonts w:ascii="Verdana" w:eastAsia="Aptos" w:hAnsi="Verdana" w:cs="Arial"/>
            <w:sz w:val="20"/>
            <w:szCs w:val="20"/>
          </w:rPr>
          <w:delText>via e-mail a Fleequid</w:delText>
        </w:r>
      </w:del>
      <w:ins w:id="5025" w:author="Avv. Rosario Panzariello" w:date="2026-09-18T17:04:00Z" w16du:dateUtc="2026-09-18T15:04:00Z">
        <w:r w:rsidR="00AC24CB">
          <w:rPr>
            <w:rFonts w:ascii="Verdana" w:eastAsia="Aptos" w:hAnsi="Verdana" w:cs="Arial"/>
            <w:sz w:val="20"/>
            <w:szCs w:val="20"/>
          </w:rPr>
          <w:t>per posta elettronica</w:t>
        </w:r>
      </w:ins>
      <w:r w:rsidRPr="000532C5">
        <w:rPr>
          <w:rFonts w:ascii="Verdana" w:eastAsia="Aptos" w:hAnsi="Verdana" w:cs="Arial"/>
          <w:sz w:val="20"/>
          <w:szCs w:val="20"/>
        </w:rPr>
        <w:t>.</w:t>
      </w:r>
    </w:p>
    <w:p w14:paraId="68D0D673" w14:textId="4D8E7BDD" w:rsidR="00FF28A0" w:rsidRDefault="00FF28A0" w:rsidP="009A36BC">
      <w:pPr>
        <w:pStyle w:val="Paragrafoelenco"/>
        <w:numPr>
          <w:ilvl w:val="1"/>
          <w:numId w:val="1"/>
        </w:numPr>
        <w:spacing w:line="360" w:lineRule="auto"/>
        <w:ind w:left="0" w:firstLine="0"/>
        <w:jc w:val="both"/>
        <w:rPr>
          <w:ins w:id="5026" w:author="Avv. Rosario Panzariello" w:date="2026-09-17T19:38:00Z" w16du:dateUtc="2026-09-17T17:38:00Z"/>
          <w:rFonts w:ascii="Verdana" w:hAnsi="Verdana"/>
          <w:sz w:val="20"/>
          <w:szCs w:val="20"/>
        </w:rPr>
      </w:pPr>
      <w:r w:rsidRPr="000532C5">
        <w:rPr>
          <w:rFonts w:ascii="Verdana" w:hAnsi="Verdana"/>
          <w:sz w:val="20"/>
          <w:szCs w:val="20"/>
        </w:rPr>
        <w:t xml:space="preserve">Le comunicazioni di Fleequid verranno inoltrate dalla stessa ai recapiti, anche di </w:t>
      </w:r>
      <w:del w:id="5027" w:author="Avv. Rosario Panzariello" w:date="2026-09-17T19:35:00Z" w16du:dateUtc="2026-09-17T17:35:00Z">
        <w:r w:rsidRPr="000532C5" w:rsidDel="00D12E86">
          <w:rPr>
            <w:rFonts w:ascii="Verdana" w:hAnsi="Verdana"/>
            <w:sz w:val="20"/>
            <w:szCs w:val="20"/>
          </w:rPr>
          <w:delText>e-mail</w:delText>
        </w:r>
      </w:del>
      <w:ins w:id="5028" w:author="Avv. Rosario Panzariello" w:date="2026-09-17T19:35:00Z" w16du:dateUtc="2026-09-17T17:35:00Z">
        <w:r w:rsidR="00D12E86">
          <w:rPr>
            <w:rFonts w:ascii="Verdana" w:hAnsi="Verdana"/>
            <w:sz w:val="20"/>
            <w:szCs w:val="20"/>
          </w:rPr>
          <w:t>posta elettronica</w:t>
        </w:r>
      </w:ins>
      <w:r w:rsidRPr="000532C5">
        <w:rPr>
          <w:rFonts w:ascii="Verdana" w:hAnsi="Verdana"/>
          <w:sz w:val="20"/>
          <w:szCs w:val="20"/>
        </w:rPr>
        <w:t xml:space="preserve"> ordinaria, indicati dall’Utente in fase di registrazione e si presumono note e pervenute al destinatario </w:t>
      </w:r>
      <w:del w:id="5029" w:author="Avv. Rosario Panzariello" w:date="2026-09-17T19:35:00Z" w16du:dateUtc="2026-09-17T17:35:00Z">
        <w:r w:rsidRPr="000532C5" w:rsidDel="00D12E86">
          <w:rPr>
            <w:rFonts w:ascii="Verdana" w:hAnsi="Verdana"/>
            <w:sz w:val="20"/>
            <w:szCs w:val="20"/>
          </w:rPr>
          <w:delText xml:space="preserve">successivamente </w:delText>
        </w:r>
      </w:del>
      <w:ins w:id="5030" w:author="Avv. Rosario Panzariello" w:date="2026-09-17T19:35:00Z" w16du:dateUtc="2026-09-17T17:35:00Z">
        <w:r w:rsidR="00D12E86">
          <w:rPr>
            <w:rFonts w:ascii="Verdana" w:hAnsi="Verdana"/>
            <w:sz w:val="20"/>
            <w:szCs w:val="20"/>
          </w:rPr>
          <w:t>a seguito della loro</w:t>
        </w:r>
        <w:r w:rsidR="00D12E86" w:rsidRPr="000532C5">
          <w:rPr>
            <w:rFonts w:ascii="Verdana" w:hAnsi="Verdana"/>
            <w:sz w:val="20"/>
            <w:szCs w:val="20"/>
          </w:rPr>
          <w:t xml:space="preserve"> </w:t>
        </w:r>
      </w:ins>
      <w:del w:id="5031" w:author="Avv. Rosario Panzariello" w:date="2026-09-17T19:35:00Z" w16du:dateUtc="2026-09-17T17:35:00Z">
        <w:r w:rsidRPr="000532C5" w:rsidDel="00D12E86">
          <w:rPr>
            <w:rFonts w:ascii="Verdana" w:hAnsi="Verdana"/>
            <w:sz w:val="20"/>
            <w:szCs w:val="20"/>
          </w:rPr>
          <w:delText xml:space="preserve">alla </w:delText>
        </w:r>
      </w:del>
      <w:r w:rsidRPr="000532C5">
        <w:rPr>
          <w:rFonts w:ascii="Verdana" w:hAnsi="Verdana"/>
          <w:sz w:val="20"/>
          <w:szCs w:val="20"/>
        </w:rPr>
        <w:t xml:space="preserve">spedizione da parte di Fleequid. Qualsiasi modifica </w:t>
      </w:r>
      <w:del w:id="5032" w:author="Avv. Rosario Panzariello" w:date="2026-09-17T19:38:00Z" w16du:dateUtc="2026-09-17T17:38:00Z">
        <w:r w:rsidRPr="000532C5" w:rsidDel="009C44F2">
          <w:rPr>
            <w:rFonts w:ascii="Verdana" w:hAnsi="Verdana"/>
            <w:sz w:val="20"/>
            <w:szCs w:val="20"/>
          </w:rPr>
          <w:delText xml:space="preserve">degli </w:delText>
        </w:r>
      </w:del>
      <w:ins w:id="5033" w:author="Avv. Rosario Panzariello" w:date="2026-09-17T19:36:00Z">
        <w:r w:rsidR="00956694" w:rsidRPr="00956694">
          <w:rPr>
            <w:rFonts w:ascii="Verdana" w:hAnsi="Verdana"/>
            <w:sz w:val="20"/>
            <w:szCs w:val="20"/>
          </w:rPr>
          <w:t>dei recapiti dell’Utente</w:t>
        </w:r>
      </w:ins>
      <w:ins w:id="5034" w:author="Avv. Rosario Panzariello" w:date="2026-09-17T19:36:00Z" w16du:dateUtc="2026-09-17T17:36:00Z">
        <w:r w:rsidR="00956694">
          <w:rPr>
            <w:rFonts w:ascii="Verdana" w:hAnsi="Verdana"/>
            <w:sz w:val="20"/>
            <w:szCs w:val="20"/>
          </w:rPr>
          <w:t xml:space="preserve"> </w:t>
        </w:r>
      </w:ins>
      <w:del w:id="5035" w:author="Avv. Rosario Panzariello" w:date="2026-09-17T19:36:00Z" w16du:dateUtc="2026-09-17T17:36:00Z">
        <w:r w:rsidRPr="000532C5" w:rsidDel="00956694">
          <w:rPr>
            <w:rFonts w:ascii="Verdana" w:hAnsi="Verdana"/>
            <w:sz w:val="20"/>
            <w:szCs w:val="20"/>
          </w:rPr>
          <w:delText xml:space="preserve">indirizzi di contatto da parte degli Utenti </w:delText>
        </w:r>
      </w:del>
      <w:r w:rsidRPr="000532C5">
        <w:rPr>
          <w:rFonts w:ascii="Verdana" w:hAnsi="Verdana"/>
          <w:sz w:val="20"/>
          <w:szCs w:val="20"/>
        </w:rPr>
        <w:t xml:space="preserve">deve essere comunicata per iscritto </w:t>
      </w:r>
      <w:del w:id="5036" w:author="Avv. Rosario Panzariello" w:date="2026-09-17T19:36:00Z" w16du:dateUtc="2026-09-17T17:36:00Z">
        <w:r w:rsidRPr="000532C5" w:rsidDel="00956694">
          <w:rPr>
            <w:rFonts w:ascii="Verdana" w:hAnsi="Verdana"/>
            <w:sz w:val="20"/>
            <w:szCs w:val="20"/>
          </w:rPr>
          <w:delText>all'altra parte</w:delText>
        </w:r>
      </w:del>
      <w:ins w:id="5037" w:author="Avv. Rosario Panzariello" w:date="2026-09-17T19:36:00Z" w16du:dateUtc="2026-09-17T17:36:00Z">
        <w:r w:rsidR="00956694">
          <w:rPr>
            <w:rFonts w:ascii="Verdana" w:hAnsi="Verdana"/>
            <w:sz w:val="20"/>
            <w:szCs w:val="20"/>
          </w:rPr>
          <w:t>a Fleequid</w:t>
        </w:r>
      </w:ins>
      <w:r w:rsidRPr="000532C5">
        <w:rPr>
          <w:rFonts w:ascii="Verdana" w:hAnsi="Verdana"/>
          <w:sz w:val="20"/>
          <w:szCs w:val="20"/>
        </w:rPr>
        <w:t xml:space="preserve"> per essere considerata valida.</w:t>
      </w:r>
    </w:p>
    <w:p w14:paraId="5BCCC3DD" w14:textId="3909384C" w:rsidR="009C44F2" w:rsidRDefault="00D85249" w:rsidP="009A36BC">
      <w:pPr>
        <w:pStyle w:val="Paragrafoelenco"/>
        <w:numPr>
          <w:ilvl w:val="1"/>
          <w:numId w:val="1"/>
        </w:numPr>
        <w:spacing w:line="360" w:lineRule="auto"/>
        <w:ind w:left="0" w:firstLine="0"/>
        <w:jc w:val="both"/>
        <w:rPr>
          <w:ins w:id="5038" w:author="Avv. Rosario Panzariello" w:date="2026-09-18T17:04:00Z" w16du:dateUtc="2026-09-18T15:04:00Z"/>
          <w:rFonts w:ascii="Verdana" w:hAnsi="Verdana"/>
          <w:sz w:val="20"/>
          <w:szCs w:val="20"/>
        </w:rPr>
      </w:pPr>
      <w:ins w:id="5039" w:author="Avv. Rosario Panzariello" w:date="2026-09-18T17:04:00Z" w16du:dateUtc="2026-09-18T15:04:00Z">
        <w:r w:rsidRPr="00D85249">
          <w:rPr>
            <w:rFonts w:ascii="Verdana" w:hAnsi="Verdana"/>
            <w:sz w:val="20"/>
            <w:szCs w:val="20"/>
          </w:rPr>
          <w:t>Fleequid può effettuare le comunicazioni relative all'operazione, ivi comprese la messa a disposizione della Proforma, la comunicazione del perfezionamento dell'Accordo vincolante, dell'Aggiudicazione definitiva nelle Aste, dell'Annullamento della vendita e della messa a disposizione del Veicolo per la consegna, mediante uno o più dei seguenti canali, che le Parti riconoscono idonei: a) posta elettronica all'indirizzo comunicato dall'Utente; b) area riservata dell'Utente sul Marketplace; c) notifica sul Marketplace; d) servizio di corriere espresso o posta raccomandata; e) ogni altro canale scritto o elettronico normalmente utilizzato nei rapporti tra Fleequid e l'Utente, ivi compresi PEC, SMS e sistemi di messaggistica istantanea, quando idoneo a rendere conoscibile all'Utente il contenuto della comunicazione. La messa a disposizione del documento nell'area riservata dell'Utente equivale a comunicazione e da tale momento decorrono i termini ad essa collegati. Le comunicazioni previste dal presente comma non richiedono forme particolari né l'utilizzo di uno specifico mezzo di comunicazione, salvo che le presenti Condizioni Generali dispongano diversamente</w:t>
        </w:r>
      </w:ins>
      <w:ins w:id="5040" w:author="Avv. Rosario Panzariello" w:date="2026-09-17T19:38:00Z">
        <w:r w:rsidR="009C44F2" w:rsidRPr="009C44F2">
          <w:rPr>
            <w:rFonts w:ascii="Verdana" w:hAnsi="Verdana"/>
            <w:sz w:val="20"/>
            <w:szCs w:val="20"/>
          </w:rPr>
          <w:t>.</w:t>
        </w:r>
      </w:ins>
    </w:p>
    <w:p w14:paraId="540D49ED" w14:textId="58542F35" w:rsidR="00D85249" w:rsidRDefault="006B600E" w:rsidP="009A36BC">
      <w:pPr>
        <w:pStyle w:val="Paragrafoelenco"/>
        <w:numPr>
          <w:ilvl w:val="1"/>
          <w:numId w:val="1"/>
        </w:numPr>
        <w:spacing w:line="360" w:lineRule="auto"/>
        <w:ind w:left="0" w:firstLine="0"/>
        <w:jc w:val="both"/>
        <w:rPr>
          <w:ins w:id="5041" w:author="Avv. Rosario Panzariello" w:date="2026-09-18T17:05:00Z" w16du:dateUtc="2026-09-18T15:05:00Z"/>
          <w:rFonts w:ascii="Verdana" w:hAnsi="Verdana"/>
          <w:sz w:val="20"/>
          <w:szCs w:val="20"/>
        </w:rPr>
      </w:pPr>
      <w:ins w:id="5042" w:author="Avv. Rosario Panzariello" w:date="2026-09-18T17:05:00Z" w16du:dateUtc="2026-09-18T15:05:00Z">
        <w:r w:rsidRPr="006B600E">
          <w:rPr>
            <w:rFonts w:ascii="Verdana" w:hAnsi="Verdana"/>
            <w:sz w:val="20"/>
            <w:szCs w:val="20"/>
          </w:rPr>
          <w:t>Ai fini della prova dell'avvenuta comunicazione Fleequid può avvalersi di ogni mezzo consentito dalla legge, ivi compresi i dati e i registri del Marketplace e dei propri sistemi informatici, le registrazioni dei relativi eventi e notifiche, le ricevute o attestazioni di invio o di consegna, la corrispondenza intercorsa, i messaggi e le relative evidenze elettroniche, nonché ogni altro elemento idoneo a documentare l'avvenuta comunicazione.</w:t>
        </w:r>
      </w:ins>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ins w:id="5043" w:author="Avv. Rosario Panzariello" w:date="2026-09-18T17:05:00Z" w16du:dateUtc="2026-09-18T15:05:00Z">
        <w:r w:rsidRPr="00D638E4">
          <w:rPr>
            <w:rFonts w:ascii="Verdana" w:hAnsi="Verdana"/>
            <w:sz w:val="20"/>
            <w:szCs w:val="20"/>
          </w:rPr>
          <w:t xml:space="preserve">È onere dell'Utente mantenere attivi, funzionanti e regolarmente consultati i recapiti comunicati e l'accesso alla propria area riservata, nonché mantenerli aggiornati ai sensi dell'art. 5.4. L'Utente non può opporre a Fleequid la mancata conoscenza di una comunicazione derivante dall'omesso aggiornamento dei propri recapiti o da cause riferibili ai propri sistemi, dispositivi o </w:t>
        </w:r>
        <w:r w:rsidRPr="00D638E4">
          <w:rPr>
            <w:rFonts w:ascii="Verdana" w:hAnsi="Verdana"/>
            <w:sz w:val="20"/>
            <w:szCs w:val="20"/>
          </w:rPr>
          <w:lastRenderedPageBreak/>
          <w:t>fornitori di servizi di comunicazione. I solleciti, gli avvisi e le comunicazioni di cortesia eventualmente inviati da Fleequid non costituiscono condizione di efficacia dei termini né presupposto della mora, secondo quanto previsto dall'art. 11.9.</w:t>
        </w:r>
      </w:ins>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ins w:id="5044" w:author="Avv. Rosario Panzariello" w:date="2026-09-20T07:14:00Z" w16du:dateUtc="2026-09-20T05:14:00Z"/>
          <w:rFonts w:ascii="Verdana" w:hAnsi="Verdana"/>
          <w:sz w:val="20"/>
          <w:szCs w:val="20"/>
        </w:rPr>
      </w:pPr>
      <w:r w:rsidRPr="00056BD1">
        <w:rPr>
          <w:rFonts w:ascii="Verdana" w:hAnsi="Verdana"/>
          <w:sz w:val="20"/>
          <w:szCs w:val="20"/>
        </w:rPr>
        <w:t>*****    *****</w:t>
      </w:r>
    </w:p>
    <w:p w14:paraId="53626765" w14:textId="6A2D6650" w:rsidR="00056BD1" w:rsidRPr="00034C53" w:rsidRDefault="00F56DE9">
      <w:pPr>
        <w:spacing w:line="360" w:lineRule="auto"/>
        <w:jc w:val="center"/>
        <w:rPr>
          <w:rFonts w:ascii="Verdana" w:hAnsi="Verdana"/>
          <w:b/>
          <w:bCs/>
          <w:smallCaps/>
          <w:sz w:val="20"/>
          <w:szCs w:val="20"/>
          <w:rPrChange w:id="5045" w:author="Avv. Rosario Panzariello" w:date="2026-09-26T11:22:00Z" w16du:dateUtc="2026-09-26T09:22:00Z">
            <w:rPr>
              <w:rFonts w:ascii="Verdana" w:hAnsi="Verdana"/>
              <w:sz w:val="20"/>
              <w:szCs w:val="20"/>
            </w:rPr>
          </w:rPrChange>
        </w:rPr>
        <w:pPrChange w:id="5046" w:author="Avv. Rosario Panzariello" w:date="2026-09-20T07:20:00Z" w16du:dateUtc="2026-09-20T05:20:00Z">
          <w:pPr>
            <w:tabs>
              <w:tab w:val="left" w:pos="0"/>
            </w:tabs>
            <w:spacing w:line="360" w:lineRule="auto"/>
            <w:jc w:val="center"/>
          </w:pPr>
        </w:pPrChange>
      </w:pPr>
      <w:ins w:id="5047" w:author="Avv. Rosario Panzariello" w:date="2026-09-20T07:14:00Z" w16du:dateUtc="2026-09-20T05:14:00Z">
        <w:r w:rsidRPr="00034C53">
          <w:rPr>
            <w:rFonts w:ascii="Verdana" w:hAnsi="Verdana"/>
            <w:b/>
            <w:bCs/>
            <w:smallCaps/>
            <w:sz w:val="20"/>
            <w:szCs w:val="20"/>
            <w:rPrChange w:id="5048" w:author="Avv. Rosario Panzariello" w:date="2026-09-26T11:22:00Z" w16du:dateUtc="2026-09-26T09:22:00Z">
              <w:rPr>
                <w:rFonts w:ascii="Verdana" w:hAnsi="Verdana"/>
                <w:b/>
                <w:bCs/>
                <w:color w:val="008000"/>
                <w:sz w:val="20"/>
                <w:szCs w:val="20"/>
              </w:rPr>
            </w:rPrChange>
          </w:rPr>
          <w:t>Approvazione specifica ai sensi degli artt. 1341 e 1342 c.c.</w:t>
        </w:r>
      </w:ins>
    </w:p>
    <w:p w14:paraId="3A5312AB" w14:textId="77777777" w:rsidR="000A50E5" w:rsidRDefault="00F155E4" w:rsidP="00812943">
      <w:pPr>
        <w:spacing w:line="360" w:lineRule="auto"/>
        <w:jc w:val="both"/>
        <w:rPr>
          <w:ins w:id="5049" w:author="Avv. Rosario Panzariello" w:date="2026-09-20T07:15:00Z" w16du:dateUtc="2026-09-20T05:15:00Z"/>
          <w:rFonts w:ascii="Verdana" w:hAnsi="Verdana"/>
          <w:sz w:val="20"/>
          <w:szCs w:val="20"/>
        </w:rPr>
      </w:pPr>
      <w:bookmarkStart w:id="5050" w:name="_Hlk162158661"/>
      <w:bookmarkStart w:id="5051" w:name="_Hlk175340221"/>
      <w:r w:rsidRPr="00056BD1">
        <w:rPr>
          <w:rFonts w:ascii="Verdana" w:hAnsi="Verdana"/>
          <w:sz w:val="20"/>
          <w:szCs w:val="20"/>
        </w:rPr>
        <w:t xml:space="preserve">Ai sensi e per gli effetti di cui agli articoli 1341 e 1342 del Codice Civile italiano, l'Utente dichiara espressamente di aver letto, compreso e </w:t>
      </w:r>
      <w:ins w:id="5052" w:author="Avv. Rosario Panzariello" w:date="2026-09-20T07:15:00Z" w16du:dateUtc="2026-09-20T05:15:00Z">
        <w:r w:rsidR="00E23B26">
          <w:rPr>
            <w:rFonts w:ascii="Verdana" w:hAnsi="Verdana"/>
            <w:sz w:val="20"/>
            <w:szCs w:val="20"/>
          </w:rPr>
          <w:t xml:space="preserve">specificatamente </w:t>
        </w:r>
      </w:ins>
      <w:del w:id="5053" w:author="Avv. Rosario Panzariello" w:date="2026-09-20T07:15:00Z" w16du:dateUtc="2026-09-20T05:15:00Z">
        <w:r w:rsidRPr="00056BD1" w:rsidDel="00E23B26">
          <w:rPr>
            <w:rFonts w:ascii="Verdana" w:hAnsi="Verdana"/>
            <w:sz w:val="20"/>
            <w:szCs w:val="20"/>
          </w:rPr>
          <w:delText>accettato</w:delText>
        </w:r>
      </w:del>
      <w:ins w:id="5054" w:author="Avv. Rosario Panzariello" w:date="2026-09-20T07:15:00Z" w16du:dateUtc="2026-09-20T05:15:00Z">
        <w:r w:rsidR="00E23B26">
          <w:rPr>
            <w:rFonts w:ascii="Verdana" w:hAnsi="Verdana"/>
            <w:sz w:val="20"/>
            <w:szCs w:val="20"/>
          </w:rPr>
          <w:t>approvato</w:t>
        </w:r>
      </w:ins>
      <w:del w:id="5055" w:author="Avv. Rosario Panzariello" w:date="2026-09-20T07:15:00Z" w16du:dateUtc="2026-09-20T05:15:00Z">
        <w:r w:rsidRPr="00056BD1" w:rsidDel="00E23B26">
          <w:rPr>
            <w:rFonts w:ascii="Verdana" w:hAnsi="Verdana"/>
            <w:sz w:val="20"/>
            <w:szCs w:val="20"/>
          </w:rPr>
          <w:delText>,</w:delText>
        </w:r>
      </w:del>
      <w:r w:rsidRPr="00056BD1">
        <w:rPr>
          <w:rFonts w:ascii="Verdana" w:hAnsi="Verdana"/>
          <w:sz w:val="20"/>
          <w:szCs w:val="20"/>
        </w:rPr>
        <w:t xml:space="preserve"> le seguenti clausole</w:t>
      </w:r>
      <w:ins w:id="5056" w:author="Avv. Rosario Panzariello" w:date="2026-09-20T07:15:00Z" w16du:dateUtc="2026-09-20T05:15:00Z">
        <w:r w:rsidR="000A50E5">
          <w:rPr>
            <w:rFonts w:ascii="Verdana" w:hAnsi="Verdana"/>
            <w:sz w:val="20"/>
            <w:szCs w:val="20"/>
          </w:rPr>
          <w:t xml:space="preserve"> delle presenti Condizioni Generali</w:t>
        </w:r>
      </w:ins>
      <w:r w:rsidRPr="00056BD1">
        <w:rPr>
          <w:rFonts w:ascii="Verdana" w:hAnsi="Verdana"/>
          <w:sz w:val="20"/>
          <w:szCs w:val="20"/>
        </w:rPr>
        <w:t xml:space="preserve">: </w:t>
      </w:r>
    </w:p>
    <w:p w14:paraId="1E1262B3" w14:textId="77777777" w:rsidR="001A195D" w:rsidRPr="00BC7753" w:rsidRDefault="001A195D" w:rsidP="001A195D">
      <w:pPr>
        <w:spacing w:line="360" w:lineRule="auto"/>
        <w:jc w:val="both"/>
        <w:rPr>
          <w:ins w:id="5057" w:author="Avv. Rosario Panzariello" w:date="2026-09-27T09:43:00Z" w16du:dateUtc="2026-09-27T07:43:00Z"/>
          <w:rFonts w:ascii="Verdana" w:hAnsi="Verdana"/>
          <w:sz w:val="20"/>
          <w:szCs w:val="20"/>
        </w:rPr>
      </w:pPr>
      <w:ins w:id="5058" w:author="Avv. Rosario Panzariello" w:date="2026-09-27T09:43:00Z" w16du:dateUtc="2026-09-27T07:43:00Z">
        <w:r>
          <w:rPr>
            <w:rFonts w:ascii="Verdana" w:hAnsi="Verdana"/>
            <w:b/>
            <w:bCs/>
            <w:sz w:val="20"/>
            <w:szCs w:val="20"/>
          </w:rPr>
          <w:t>Art. 4 (Fonti contrattuali, Inserzione e condizioni applicabili alla specifica operazione)</w:t>
        </w:r>
        <w:r>
          <w:rPr>
            <w:rFonts w:ascii="Verdana" w:hAnsi="Verdana"/>
            <w:sz w:val="20"/>
            <w:szCs w:val="20"/>
          </w:rPr>
          <w:t>: 4.2 (onere probatorio a carico dell’Utente e limitazioni alla proposizione di eccezioni, domande o reclami in caso di controversia sulla versione o sull’applicabilità delle Condizioni Generali); 4.9 (facoltà di sospendere l’esecuzione e di procedere all’Annullamento della vendita in caso di sopravvenuta illiceità o incompatibilità normativa dell’operazione).</w:t>
        </w:r>
      </w:ins>
    </w:p>
    <w:p w14:paraId="426123F3" w14:textId="77777777" w:rsidR="001A195D" w:rsidRPr="00BC7753" w:rsidRDefault="001A195D" w:rsidP="001A195D">
      <w:pPr>
        <w:spacing w:line="360" w:lineRule="auto"/>
        <w:jc w:val="both"/>
        <w:rPr>
          <w:ins w:id="5059" w:author="Avv. Rosario Panzariello" w:date="2026-09-27T09:43:00Z" w16du:dateUtc="2026-09-27T07:43:00Z"/>
          <w:rFonts w:ascii="Verdana" w:hAnsi="Verdana"/>
          <w:sz w:val="20"/>
          <w:szCs w:val="20"/>
        </w:rPr>
      </w:pPr>
      <w:ins w:id="5060" w:author="Avv. Rosario Panzariello" w:date="2026-09-27T09:43:00Z" w16du:dateUtc="2026-09-27T07:43:00Z">
        <w:r>
          <w:rPr>
            <w:rFonts w:ascii="Verdana" w:hAnsi="Verdana"/>
            <w:b/>
            <w:bCs/>
            <w:sz w:val="20"/>
            <w:szCs w:val="20"/>
          </w:rPr>
          <w:t>Art. 5 (Registrazione e uso consentito del Marketplace)</w:t>
        </w:r>
        <w:r>
          <w:rPr>
            <w:rFonts w:ascii="Verdana" w:hAnsi="Verdana"/>
            <w:sz w:val="20"/>
            <w:szCs w:val="20"/>
          </w:rPr>
          <w:t>: 5.3 (facoltà di Fleequid di limitare, sospendere o escludere l’accesso al Marketplace e l’operatività dell’Utente); 5.4 (responsabilità dell’Utente per l’utilizzo delle credenziali e manleva in favore di Fleequid per gli utilizzi impropri o non autorizzati imputabili all’Utente o ai soggetti a esso riconducibili); 5.5 e 5.6 (divieti di utilizzo del Marketplace diretti all’aggiramento di Fleequid; divieto, per 24 mesi, di aggiramento di Fleequid da parte dell’Utente che operi quale potenziale acquirente, anche mediante condotte oggettivamente e inequivocabilmente dirette all’elusione, e relativa penale pari al triplo delle Commissioni a carico dell’Acquirente, determinate nel Dealer Sales quale mero parametro convenzionale</w:t>
        </w:r>
        <w:r w:rsidRPr="005700B3">
          <w:rPr>
            <w:rFonts w:ascii="Verdana" w:hAnsi="Verdana"/>
            <w:sz w:val="20"/>
            <w:szCs w:val="20"/>
          </w:rPr>
          <w:t>, secondo il Tariffario vigente al primo accesso e, in caso di operazione non perfezionata, secondo la gerarchia di basi ivi prevista</w:t>
        </w:r>
        <w:r>
          <w:rPr>
            <w:rFonts w:ascii="Verdana" w:hAnsi="Verdana"/>
            <w:sz w:val="20"/>
            <w:szCs w:val="20"/>
          </w:rPr>
          <w:t>, fatto salvo il maggior danno; facoltà di oscurare, limitare o bloccare l’accesso o la partecipazione agli Eventi di vendita e di adottare i relativi provvedimenti anche senza preventiva diffida nei casi previsti); 5.7 (clausola risolutiva espressa e facoltà di disattivazione definitiva del profilo in caso di reiterate violazioni degli obblighi e divieti previsti dall’art. 5.5</w:t>
        </w:r>
        <w:r w:rsidRPr="005700B3">
          <w:rPr>
            <w:rFonts w:ascii="Verdana" w:hAnsi="Verdana"/>
            <w:sz w:val="20"/>
            <w:szCs w:val="20"/>
          </w:rPr>
          <w:t>, con salvezza delle operazioni per le quali si sia già perfezionato l’Accordo vincolante</w:t>
        </w:r>
        <w:r>
          <w:rPr>
            <w:rFonts w:ascii="Verdana" w:hAnsi="Verdana"/>
            <w:sz w:val="20"/>
            <w:szCs w:val="20"/>
          </w:rPr>
          <w:t>); 5.8 (penale di € 3.000,00 conseguente alla risoluzione prevista dall’art. 5.7,</w:t>
        </w:r>
        <w:r w:rsidRPr="005700B3">
          <w:rPr>
            <w:rFonts w:ascii="Verdana" w:hAnsi="Verdana"/>
            <w:sz w:val="20"/>
            <w:szCs w:val="20"/>
          </w:rPr>
          <w:t xml:space="preserve"> autonoma e cumulabile con le penali per le singole violazioni dell’art. 5.5,</w:t>
        </w:r>
        <w:r>
          <w:rPr>
            <w:rFonts w:ascii="Verdana" w:hAnsi="Verdana"/>
            <w:sz w:val="20"/>
            <w:szCs w:val="20"/>
          </w:rPr>
          <w:t xml:space="preserve"> fatto salvo il maggior danno); 5.10 (allocazione del rischio nell’utilizzo del Marketplace ed esclusioni e limitazioni della responsabilità di Fleequid per difetti, malfunzionamenti, interruzioni, disservizi e anomalie tecniche, nei limiti previsti dalla clausola).</w:t>
        </w:r>
      </w:ins>
    </w:p>
    <w:p w14:paraId="23AD0097" w14:textId="77777777" w:rsidR="001A195D" w:rsidRDefault="001A195D" w:rsidP="001A195D">
      <w:pPr>
        <w:spacing w:line="360" w:lineRule="auto"/>
        <w:jc w:val="both"/>
        <w:rPr>
          <w:ins w:id="5061" w:author="Avv. Rosario Panzariello" w:date="2026-09-27T09:43:00Z" w16du:dateUtc="2026-09-27T07:43:00Z"/>
          <w:rFonts w:ascii="Verdana" w:hAnsi="Verdana"/>
          <w:sz w:val="20"/>
          <w:szCs w:val="20"/>
        </w:rPr>
      </w:pPr>
      <w:ins w:id="5062" w:author="Avv. Rosario Panzariello" w:date="2026-09-27T09:43:00Z" w16du:dateUtc="2026-09-27T07:43:00Z">
        <w:r w:rsidRPr="005700B3">
          <w:rPr>
            <w:rFonts w:ascii="Verdana" w:hAnsi="Verdana"/>
            <w:b/>
            <w:bCs/>
            <w:sz w:val="20"/>
            <w:szCs w:val="20"/>
          </w:rPr>
          <w:lastRenderedPageBreak/>
          <w:t>Art. 6 (Classificazione dell’Utente e Deposito cauzionale)</w:t>
        </w:r>
        <w:r w:rsidRPr="005700B3">
          <w:rPr>
            <w:rFonts w:ascii="Verdana" w:hAnsi="Verdana"/>
            <w:sz w:val="20"/>
            <w:szCs w:val="20"/>
          </w:rPr>
          <w:t>:</w:t>
        </w:r>
        <w:r>
          <w:rPr>
            <w:rFonts w:ascii="Verdana" w:hAnsi="Verdana"/>
            <w:color w:val="006100"/>
            <w:sz w:val="20"/>
            <w:szCs w:val="20"/>
          </w:rPr>
          <w:t xml:space="preserve"> </w:t>
        </w:r>
        <w:r w:rsidRPr="005700B3">
          <w:rPr>
            <w:rFonts w:ascii="Verdana" w:hAnsi="Verdana"/>
            <w:sz w:val="20"/>
            <w:szCs w:val="20"/>
          </w:rPr>
          <w:t>6.3 (funzione di garanzia del Deposito cauzionale, facoltà di trattenimento e di imputazione alle somme dovute, restituzione dell’eventuale eccedenza e restituzione senza interessi).</w:t>
        </w:r>
      </w:ins>
    </w:p>
    <w:p w14:paraId="3EFC5621" w14:textId="77777777" w:rsidR="001A195D" w:rsidRPr="00BC7753" w:rsidRDefault="001A195D" w:rsidP="001A195D">
      <w:pPr>
        <w:spacing w:line="360" w:lineRule="auto"/>
        <w:jc w:val="both"/>
        <w:rPr>
          <w:ins w:id="5063" w:author="Avv. Rosario Panzariello" w:date="2026-09-27T09:43:00Z" w16du:dateUtc="2026-09-27T07:43:00Z"/>
          <w:rFonts w:ascii="Verdana" w:hAnsi="Verdana"/>
          <w:sz w:val="20"/>
          <w:szCs w:val="20"/>
        </w:rPr>
      </w:pPr>
      <w:ins w:id="5064" w:author="Avv. Rosario Panzariello" w:date="2026-09-27T09:43:00Z" w16du:dateUtc="2026-09-27T07:43:00Z">
        <w:r>
          <w:rPr>
            <w:rFonts w:ascii="Verdana" w:hAnsi="Verdana"/>
            <w:b/>
            <w:bCs/>
            <w:sz w:val="20"/>
            <w:szCs w:val="20"/>
          </w:rPr>
          <w:t>Art. 8 (Proposta di vendita di Veicoli in Asta e obblighi del Venditore)</w:t>
        </w:r>
        <w:r>
          <w:rPr>
            <w:rFonts w:ascii="Verdana" w:hAnsi="Verdana"/>
            <w:sz w:val="20"/>
            <w:szCs w:val="20"/>
          </w:rPr>
          <w:t>: 8.2 (efficacia probatoria delle risultanze dei sistemi informatici di Fleequid e approvazione tacita del dossier tecnico e dell’Inserzione in assenza di tempestiva contestazione); 8.3 (obblighi e garanzie relativi alla proprietà e ai Gravami, termine per la relativa rimozione e penale di € 2.000,00 per ciascun Veicolo interessato dal Gravame); 8.8 (irrevocabilità e durata dell’impegno di commercializzazione, condizione sospensiva nell’interesse di Fleequid nel Dealer Sales e rinuncia del Venditore a pretese ed eccezioni nei casi previsti); 8.9 (obbligo di esclusiva e penale pari al triplo delle Commissioni</w:t>
        </w:r>
        <w:r w:rsidRPr="005700B3">
          <w:rPr>
            <w:rFonts w:ascii="Verdana" w:hAnsi="Verdana"/>
            <w:sz w:val="20"/>
            <w:szCs w:val="20"/>
          </w:rPr>
          <w:t>, determinate secondo il Tariffario vigente all’avvio della commercializzazione</w:t>
        </w:r>
        <w:r>
          <w:rPr>
            <w:rFonts w:ascii="Verdana" w:hAnsi="Verdana"/>
            <w:sz w:val="20"/>
            <w:szCs w:val="20"/>
          </w:rPr>
          <w:t>); 8.11 (divieto di aggiramento per 24 mesi, relative penali, penale per il rifiuto di trasferire la proprietà, criteri di integrazione del rifiuto anche a seguito di diffida, non cumulo delle penali</w:t>
        </w:r>
        <w:r w:rsidRPr="005700B3">
          <w:rPr>
            <w:rFonts w:ascii="Verdana" w:hAnsi="Verdana"/>
            <w:sz w:val="20"/>
            <w:szCs w:val="20"/>
          </w:rPr>
          <w:t xml:space="preserve"> e relativo ordine di applicazione</w:t>
        </w:r>
        <w:r>
          <w:rPr>
            <w:rFonts w:ascii="Verdana" w:hAnsi="Verdana"/>
            <w:sz w:val="20"/>
            <w:szCs w:val="20"/>
          </w:rPr>
          <w:t xml:space="preserve"> in caso di vendita a terzi durante lo Stato Opzionato e salvezza del maggior danno); 8.12 (obblighi di custodia, conservazione e non alterazione del Veicolo e penale di € 3.000,00</w:t>
        </w:r>
        <w:r w:rsidRPr="005700B3">
          <w:rPr>
            <w:rFonts w:ascii="Verdana" w:hAnsi="Verdana"/>
            <w:sz w:val="20"/>
            <w:szCs w:val="20"/>
          </w:rPr>
          <w:t>, anche successivamente al trasferimento della proprietà a Fleequid finché il Veicolo rimanga nella disponibilità del Venditore</w:t>
        </w:r>
        <w:r>
          <w:rPr>
            <w:rFonts w:ascii="Verdana" w:hAnsi="Verdana"/>
            <w:sz w:val="20"/>
            <w:szCs w:val="20"/>
          </w:rPr>
          <w:t>); 8.13 (obblighi di manleva, rimborso e regresso a carico del Venditore, anche con riferimento alle pretese dell’Acquirente nel Dealer Sales); 8.14 (obblighi di predisposizione e idoneità del Veicolo alla movimentazione, penale di € 500,00 per Veicolo, rimborso dei costi e risarcimento del maggior danno).</w:t>
        </w:r>
      </w:ins>
    </w:p>
    <w:p w14:paraId="71810F72" w14:textId="77777777" w:rsidR="001A195D" w:rsidRPr="00BC7753" w:rsidRDefault="001A195D" w:rsidP="001A195D">
      <w:pPr>
        <w:spacing w:line="360" w:lineRule="auto"/>
        <w:jc w:val="both"/>
        <w:rPr>
          <w:ins w:id="5065" w:author="Avv. Rosario Panzariello" w:date="2026-09-27T09:43:00Z" w16du:dateUtc="2026-09-27T07:43:00Z"/>
          <w:rFonts w:ascii="Verdana" w:hAnsi="Verdana"/>
          <w:sz w:val="20"/>
          <w:szCs w:val="20"/>
        </w:rPr>
      </w:pPr>
      <w:ins w:id="5066" w:author="Avv. Rosario Panzariello" w:date="2026-09-27T09:43:00Z" w16du:dateUtc="2026-09-27T07:43:00Z">
        <w:r>
          <w:rPr>
            <w:rFonts w:ascii="Verdana" w:hAnsi="Verdana"/>
            <w:b/>
            <w:bCs/>
            <w:sz w:val="20"/>
            <w:szCs w:val="20"/>
          </w:rPr>
          <w:t>Art. 9 (Eventi di vendita ed Inserzione)</w:t>
        </w:r>
        <w:r>
          <w:rPr>
            <w:rFonts w:ascii="Verdana" w:hAnsi="Verdana"/>
            <w:sz w:val="20"/>
            <w:szCs w:val="20"/>
          </w:rPr>
          <w:t>: 9.3 (facoltà di Fleequid di sospendere o annullare l’Evento di vendita nei casi previsti); 9.4, lett. b) (facoltà di correzione dell’errore materiale manifesto e di Annullamento della vendita nei casi previsti).</w:t>
        </w:r>
      </w:ins>
    </w:p>
    <w:p w14:paraId="7F3A71FC" w14:textId="678D26B5" w:rsidR="001A195D" w:rsidRPr="00BC7753" w:rsidRDefault="001A195D" w:rsidP="001A195D">
      <w:pPr>
        <w:spacing w:line="360" w:lineRule="auto"/>
        <w:jc w:val="both"/>
        <w:rPr>
          <w:ins w:id="5067" w:author="Avv. Rosario Panzariello" w:date="2026-09-27T09:43:00Z" w16du:dateUtc="2026-09-27T07:43:00Z"/>
          <w:rFonts w:ascii="Verdana" w:hAnsi="Verdana"/>
          <w:sz w:val="20"/>
          <w:szCs w:val="20"/>
        </w:rPr>
      </w:pPr>
      <w:ins w:id="5068" w:author="Avv. Rosario Panzariello" w:date="2026-09-27T09:43:00Z" w16du:dateUtc="2026-09-27T07:43:00Z">
        <w:r>
          <w:rPr>
            <w:rFonts w:ascii="Verdana" w:hAnsi="Verdana"/>
            <w:b/>
            <w:bCs/>
            <w:sz w:val="20"/>
            <w:szCs w:val="20"/>
          </w:rPr>
          <w:t>Art. 11 (Stato Opzionato, Proforma e Termine di pagamento)</w:t>
        </w:r>
        <w:r>
          <w:rPr>
            <w:rFonts w:ascii="Verdana" w:hAnsi="Verdana"/>
            <w:sz w:val="20"/>
            <w:szCs w:val="20"/>
          </w:rPr>
          <w:t>: 11.7 (discrezionalità della proroga del Termine di pagamento, permanenza delle conseguenze del ritardo</w:t>
        </w:r>
        <w:r w:rsidRPr="005700B3">
          <w:rPr>
            <w:rFonts w:ascii="Verdana" w:hAnsi="Verdana"/>
            <w:sz w:val="20"/>
            <w:szCs w:val="20"/>
          </w:rPr>
          <w:t xml:space="preserve">, </w:t>
        </w:r>
      </w:ins>
      <w:ins w:id="5069" w:author="Avv. Rosario Panzariello" w:date="2026-09-27T09:44:00Z" w16du:dateUtc="2026-09-27T07:44:00Z">
        <w:r w:rsidR="00EB13DE">
          <w:rPr>
            <w:rFonts w:ascii="Verdana" w:hAnsi="Verdana"/>
            <w:sz w:val="20"/>
            <w:szCs w:val="20"/>
          </w:rPr>
          <w:t>salvo che la proroga sia concessa in ragione di un disservizio che ab</w:t>
        </w:r>
      </w:ins>
      <w:ins w:id="5070" w:author="Avv. Rosario Panzariello" w:date="2026-09-27T09:45:00Z" w16du:dateUtc="2026-09-27T07:45:00Z">
        <w:r w:rsidR="00EB13DE">
          <w:rPr>
            <w:rFonts w:ascii="Verdana" w:hAnsi="Verdana"/>
            <w:sz w:val="20"/>
            <w:szCs w:val="20"/>
          </w:rPr>
          <w:t>bia concretamente impedito o ostacolato il tempestivo adempimento, nel qual caso per il ritardo cope</w:t>
        </w:r>
        <w:r w:rsidR="00BF056A">
          <w:rPr>
            <w:rFonts w:ascii="Verdana" w:hAnsi="Verdana"/>
            <w:sz w:val="20"/>
            <w:szCs w:val="20"/>
          </w:rPr>
          <w:t>rto dalla proroga non maturano penali né interessi</w:t>
        </w:r>
      </w:ins>
      <w:ins w:id="5071" w:author="Avv. Rosario Panzariello" w:date="2026-09-27T09:43:00Z" w16du:dateUtc="2026-09-27T07:43:00Z">
        <w:r w:rsidRPr="005700B3">
          <w:rPr>
            <w:rFonts w:ascii="Verdana" w:hAnsi="Verdana"/>
            <w:sz w:val="20"/>
            <w:szCs w:val="20"/>
          </w:rPr>
          <w:t>,</w:t>
        </w:r>
        <w:r>
          <w:rPr>
            <w:rFonts w:ascii="Verdana" w:hAnsi="Verdana"/>
            <w:sz w:val="20"/>
            <w:szCs w:val="20"/>
          </w:rPr>
          <w:t xml:space="preserve"> e autorizzazione del Venditore alla proroga con rinuncia alle pretese risarcitorie o indennitarie previste dalla clausola); 11.9 (natura meramente informativa dei solleciti e irrilevanza della loro mancata ricezione ai fini dell’efficacia dei termini e della mora).</w:t>
        </w:r>
      </w:ins>
    </w:p>
    <w:p w14:paraId="0033CE35" w14:textId="77777777" w:rsidR="001A195D" w:rsidRPr="00BC7753" w:rsidRDefault="001A195D" w:rsidP="001A195D">
      <w:pPr>
        <w:spacing w:line="360" w:lineRule="auto"/>
        <w:jc w:val="both"/>
        <w:rPr>
          <w:ins w:id="5072" w:author="Avv. Rosario Panzariello" w:date="2026-09-27T09:43:00Z" w16du:dateUtc="2026-09-27T07:43:00Z"/>
          <w:rFonts w:ascii="Verdana" w:hAnsi="Verdana"/>
          <w:sz w:val="20"/>
          <w:szCs w:val="20"/>
        </w:rPr>
      </w:pPr>
      <w:ins w:id="5073" w:author="Avv. Rosario Panzariello" w:date="2026-09-27T09:43:00Z" w16du:dateUtc="2026-09-27T07:43:00Z">
        <w:r>
          <w:rPr>
            <w:rFonts w:ascii="Verdana" w:hAnsi="Verdana"/>
            <w:b/>
            <w:bCs/>
            <w:sz w:val="20"/>
            <w:szCs w:val="20"/>
          </w:rPr>
          <w:t>Art. 12 (Pagamento, Aggiudicazione definitiva nelle Aste, ritardo e Annullamento della vendita)</w:t>
        </w:r>
        <w:r>
          <w:rPr>
            <w:rFonts w:ascii="Verdana" w:hAnsi="Verdana"/>
            <w:sz w:val="20"/>
            <w:szCs w:val="20"/>
          </w:rPr>
          <w:t xml:space="preserve">: 12.1 (obbligo di pagamento integrale, divieto di compensazione, di pagamento parziale e di sospensione del pagamento in ragione di contestazioni); 12.5 (penale prevista per il pagamento frazionato); 12.6 (penale giornaliera per ciascun giorno di ritardo e per ciascun Veicolo, con massimale per Veicolo, interessi moratori e ulteriori conseguenze del ritardo nel pagamento); 12.7 (termine massimo per il pagamento tardivo, clausola risolutiva espressa e </w:t>
        </w:r>
        <w:r>
          <w:rPr>
            <w:rFonts w:ascii="Verdana" w:hAnsi="Verdana"/>
            <w:sz w:val="20"/>
            <w:szCs w:val="20"/>
          </w:rPr>
          <w:lastRenderedPageBreak/>
          <w:t xml:space="preserve">facoltà di Annullamento della vendita); 12.8 (effetti dell’Annullamento imputabile all’Acquirente, imputazione del Deposito cauzionale e limitazione delle pretese dell’Acquirente inadempiente sulla successiva vendita); 12.9 (Commissioni, penali, </w:t>
        </w:r>
        <w:r w:rsidRPr="005700B3">
          <w:rPr>
            <w:rFonts w:ascii="Verdana" w:hAnsi="Verdana"/>
            <w:sz w:val="20"/>
            <w:szCs w:val="20"/>
          </w:rPr>
          <w:t>soglia minima</w:t>
        </w:r>
        <w:r>
          <w:rPr>
            <w:rFonts w:ascii="Verdana" w:hAnsi="Verdana"/>
            <w:sz w:val="20"/>
            <w:szCs w:val="20"/>
          </w:rPr>
          <w:t>, computo nella soglia minima della penale derivante dalla conversione del Pagamento anticipato, cumulo nei casi previsti e salvezza del maggior danno); 12.10 (facoltà di limitare, sospendere o bloccare l’operatività del profilo dell’Acquirente); 12.11 (rinuncia del Venditore alle pretese ed eccezioni previste dalla clausola).</w:t>
        </w:r>
      </w:ins>
    </w:p>
    <w:p w14:paraId="5E7A6BE4" w14:textId="77777777" w:rsidR="001A195D" w:rsidRPr="00BC7753" w:rsidRDefault="001A195D" w:rsidP="001A195D">
      <w:pPr>
        <w:spacing w:line="360" w:lineRule="auto"/>
        <w:jc w:val="both"/>
        <w:rPr>
          <w:ins w:id="5074" w:author="Avv. Rosario Panzariello" w:date="2026-09-27T09:43:00Z" w16du:dateUtc="2026-09-27T07:43:00Z"/>
          <w:rFonts w:ascii="Verdana" w:hAnsi="Verdana"/>
          <w:sz w:val="20"/>
          <w:szCs w:val="20"/>
        </w:rPr>
      </w:pPr>
      <w:ins w:id="5075" w:author="Avv. Rosario Panzariello" w:date="2026-09-27T09:43:00Z" w16du:dateUtc="2026-09-27T07:43:00Z">
        <w:r>
          <w:rPr>
            <w:rFonts w:ascii="Verdana" w:hAnsi="Verdana"/>
            <w:b/>
            <w:bCs/>
            <w:sz w:val="20"/>
            <w:szCs w:val="20"/>
          </w:rPr>
          <w:t>Art. 13 (Vendita differita: pagamento anticipato e Veicolo temporaneamente in uso presso il Venditore)</w:t>
        </w:r>
        <w:r>
          <w:rPr>
            <w:rFonts w:ascii="Verdana" w:hAnsi="Verdana"/>
            <w:sz w:val="20"/>
            <w:szCs w:val="20"/>
          </w:rPr>
          <w:t>: 13.5 (penale giornaliera per ciascun giorno di ritardo e per ciascun Veicolo in caso di ritardo nel Pagamento anticipato o nel saldo, massimale unitario per Veicolo e operazione e termine massimo ai fini dell’Annullamento della vendita); 13.6 (</w:t>
        </w:r>
        <w:r w:rsidRPr="005700B3">
          <w:rPr>
            <w:rFonts w:ascii="Verdana" w:hAnsi="Verdana"/>
            <w:sz w:val="20"/>
            <w:szCs w:val="20"/>
          </w:rPr>
          <w:t>conversione in penale del Pagamento anticipato</w:t>
        </w:r>
        <w:r>
          <w:rPr>
            <w:rFonts w:ascii="Verdana" w:hAnsi="Verdana"/>
            <w:sz w:val="20"/>
            <w:szCs w:val="20"/>
          </w:rPr>
          <w:t xml:space="preserve"> in caso di Annullamento della vendita per mancato pagamento ai sensi dell’art. 13.5, computo ai fini della soglia minima dell’art. 12.9 e relativo coordinamento con le ulteriori conseguenze economiche);</w:t>
        </w:r>
        <w:r w:rsidRPr="005700B3">
          <w:rPr>
            <w:rFonts w:ascii="Verdana" w:hAnsi="Verdana"/>
            <w:sz w:val="20"/>
            <w:szCs w:val="20"/>
          </w:rPr>
          <w:t xml:space="preserve"> 13.7 (facoltà di Annullamento della vendita per fatto imputabile al Venditore, conseguenze economiche a suo carico e coordinamento con le penali degli artt. 8.11, 16.9 e 17.8);</w:t>
        </w:r>
        <w:r>
          <w:rPr>
            <w:rFonts w:ascii="Verdana" w:hAnsi="Verdana"/>
            <w:sz w:val="20"/>
            <w:szCs w:val="20"/>
          </w:rPr>
          <w:t xml:space="preserve"> 13.9 (allocazione dei rischi e obblighi di manleva a carico del Venditore durante la permanenza del Veicolo nella sua disponibilità).</w:t>
        </w:r>
      </w:ins>
    </w:p>
    <w:p w14:paraId="198A0337" w14:textId="77777777" w:rsidR="001A195D" w:rsidRPr="00BC7753" w:rsidRDefault="001A195D" w:rsidP="001A195D">
      <w:pPr>
        <w:spacing w:line="360" w:lineRule="auto"/>
        <w:jc w:val="both"/>
        <w:rPr>
          <w:ins w:id="5076" w:author="Avv. Rosario Panzariello" w:date="2026-09-27T09:43:00Z" w16du:dateUtc="2026-09-27T07:43:00Z"/>
          <w:rFonts w:ascii="Verdana" w:hAnsi="Verdana"/>
          <w:sz w:val="20"/>
          <w:szCs w:val="20"/>
        </w:rPr>
      </w:pPr>
      <w:ins w:id="5077" w:author="Avv. Rosario Panzariello" w:date="2026-09-27T09:43:00Z" w16du:dateUtc="2026-09-27T07:43:00Z">
        <w:r>
          <w:rPr>
            <w:rFonts w:ascii="Verdana" w:hAnsi="Verdana"/>
            <w:b/>
            <w:bCs/>
            <w:sz w:val="20"/>
            <w:szCs w:val="20"/>
          </w:rPr>
          <w:t>Art. 14 (Annullamento della vendita: disciplina generale e riduzione dell’oggetto)</w:t>
        </w:r>
        <w:r>
          <w:rPr>
            <w:rFonts w:ascii="Verdana" w:hAnsi="Verdana"/>
            <w:sz w:val="20"/>
            <w:szCs w:val="20"/>
          </w:rPr>
          <w:t>: 14.3 (efficacia dell’Annullamento dalla comunicazione e assenza di necessità di preventivo accertamento giudiziale); 14.4 (facoltà di Annullamento totale o parziale e di riduzione dell’oggetto della vendita nei casi previsti); 14.6 (limiti all’opposizione dell’Annullamento ed esclusione di indennizzi e risarcimenti nei limiti previsti dalla clausola)</w:t>
        </w:r>
        <w:r w:rsidRPr="005700B3">
          <w:rPr>
            <w:rFonts w:ascii="Verdana" w:hAnsi="Verdana"/>
            <w:sz w:val="20"/>
            <w:szCs w:val="20"/>
          </w:rPr>
          <w:t>; 14.7 (maturazione e permanenza delle Commissioni e loro sorte in caso di Annullamento o riduzione dell’oggetto della vendita, ivi compresa la restituzione delle Commissioni a carico dell’Acquirente in caso di Annullamento a lui non imputabile)</w:t>
        </w:r>
        <w:r>
          <w:rPr>
            <w:rFonts w:ascii="Verdana" w:hAnsi="Verdana"/>
            <w:sz w:val="20"/>
            <w:szCs w:val="20"/>
          </w:rPr>
          <w:t>.</w:t>
        </w:r>
      </w:ins>
    </w:p>
    <w:p w14:paraId="5EAA20BB" w14:textId="77777777" w:rsidR="001A195D" w:rsidRPr="00BC7753" w:rsidRDefault="001A195D" w:rsidP="001A195D">
      <w:pPr>
        <w:spacing w:line="360" w:lineRule="auto"/>
        <w:jc w:val="both"/>
        <w:rPr>
          <w:ins w:id="5078" w:author="Avv. Rosario Panzariello" w:date="2026-09-27T09:43:00Z" w16du:dateUtc="2026-09-27T07:43:00Z"/>
          <w:rFonts w:ascii="Verdana" w:hAnsi="Verdana"/>
          <w:sz w:val="20"/>
          <w:szCs w:val="20"/>
        </w:rPr>
      </w:pPr>
      <w:ins w:id="5079" w:author="Avv. Rosario Panzariello" w:date="2026-09-27T09:43:00Z" w16du:dateUtc="2026-09-27T07:43:00Z">
        <w:r>
          <w:rPr>
            <w:rFonts w:ascii="Verdana" w:hAnsi="Verdana"/>
            <w:b/>
            <w:bCs/>
            <w:sz w:val="20"/>
            <w:szCs w:val="20"/>
          </w:rPr>
          <w:t>Art. 15 (Effetti patrimoniali: restituzioni, ripristino e coordinamento economico)</w:t>
        </w:r>
        <w:r>
          <w:rPr>
            <w:rFonts w:ascii="Verdana" w:hAnsi="Verdana"/>
            <w:sz w:val="20"/>
            <w:szCs w:val="20"/>
          </w:rPr>
          <w:t>: 15.2 (termine di restituzione delle somme ed esclusione degli interessi nei casi previsti); 15.6 (irripetibilità delle somme definitivamente dovute e irrimborsabilità di Commissioni, Tariffe e spese nei casi previsti); 15.7 (obblighi e termini di ripristino, penale giornaliera, addebito di costi e spese e limitazione alla facoltà di opporre il proprio inadempimento); 15.8 (autonomia e coordinamento delle conseguenze economiche, cumulo delle penali per violazioni autonome e distinte, non cumulo e prevalenza della penale specifica per il medesimo fatto e il medesimo interesse, salvezza delle facoltà concorrenti e del maggior danno).</w:t>
        </w:r>
      </w:ins>
    </w:p>
    <w:p w14:paraId="3FB69846" w14:textId="77777777" w:rsidR="001A195D" w:rsidRPr="00BC7753" w:rsidRDefault="001A195D" w:rsidP="001A195D">
      <w:pPr>
        <w:spacing w:line="360" w:lineRule="auto"/>
        <w:jc w:val="both"/>
        <w:rPr>
          <w:ins w:id="5080" w:author="Avv. Rosario Panzariello" w:date="2026-09-27T09:43:00Z" w16du:dateUtc="2026-09-27T07:43:00Z"/>
          <w:rFonts w:ascii="Verdana" w:hAnsi="Verdana"/>
          <w:sz w:val="20"/>
          <w:szCs w:val="20"/>
        </w:rPr>
      </w:pPr>
      <w:ins w:id="5081" w:author="Avv. Rosario Panzariello" w:date="2026-09-27T09:43:00Z" w16du:dateUtc="2026-09-27T07:43:00Z">
        <w:r>
          <w:rPr>
            <w:rFonts w:ascii="Verdana" w:hAnsi="Verdana"/>
            <w:b/>
            <w:bCs/>
            <w:sz w:val="20"/>
            <w:szCs w:val="20"/>
          </w:rPr>
          <w:t>Art. 16 (Fase esecutiva verso l’Acquirente: fatturazione, trasferimento della proprietà, rischio, consegna e ritiro)</w:t>
        </w:r>
        <w:r>
          <w:rPr>
            <w:rFonts w:ascii="Verdana" w:hAnsi="Verdana"/>
            <w:sz w:val="20"/>
            <w:szCs w:val="20"/>
          </w:rPr>
          <w:t>: 16.3 (penale per il ritardo negli adempimenti documentali e coordinamento con la penale per il rifiuto di trasferire la proprietà</w:t>
        </w:r>
        <w:r w:rsidRPr="005700B3">
          <w:rPr>
            <w:rFonts w:ascii="Verdana" w:hAnsi="Verdana"/>
            <w:sz w:val="20"/>
            <w:szCs w:val="20"/>
          </w:rPr>
          <w:t xml:space="preserve"> e con le penali per la mancata messa a disposizione o consegna</w:t>
        </w:r>
        <w:r>
          <w:rPr>
            <w:rFonts w:ascii="Verdana" w:hAnsi="Verdana"/>
            <w:sz w:val="20"/>
            <w:szCs w:val="20"/>
          </w:rPr>
          <w:t xml:space="preserve">); 16.4 (differimento convenzionale del trasferimento della </w:t>
        </w:r>
        <w:r>
          <w:rPr>
            <w:rFonts w:ascii="Verdana" w:hAnsi="Verdana"/>
            <w:sz w:val="20"/>
            <w:szCs w:val="20"/>
          </w:rPr>
          <w:lastRenderedPageBreak/>
          <w:t>proprietà sino all’integrale pagamento e al compimento delle formalità eventualmente necessarie; manleva, obblighi, penale e facoltà di intestazione forzosa in caso di ritiro anticipato</w:t>
        </w:r>
        <w:r w:rsidRPr="005700B3">
          <w:rPr>
            <w:rFonts w:ascii="Verdana" w:hAnsi="Verdana"/>
            <w:sz w:val="20"/>
            <w:szCs w:val="20"/>
          </w:rPr>
          <w:t>; articolazione in due fasi dei termini e penale giornaliera a carico del Venditore quando Fleequid opera quale Intermediario puro</w:t>
        </w:r>
        <w:r>
          <w:rPr>
            <w:rFonts w:ascii="Verdana" w:hAnsi="Verdana"/>
            <w:sz w:val="20"/>
            <w:szCs w:val="20"/>
          </w:rPr>
          <w:t>); 16.5 (momento del passaggio del rischio e allocazione dei rischi e dei costi conseguenti al mancato ritiro); 16.6 (natura indicativa dei termini di consegna ed esclusioni e limitazioni di responsabilità per il relativo ritardo); 16.7 (conseguenze del mancato ritiro, penali giornaliere per ciascun Veicolo prive di massimale e costi di custodia, importo convenzionale di € 10,00 giornalieri dovuto al Venditore a titolo di parcheggio e custodia, esclusione di pretese del Venditore nei confronti di Fleequid per la permanenza del Veicolo, facoltà di Annullamento e allocazione dei relativi rischi e spese</w:t>
        </w:r>
        <w:r w:rsidRPr="005700B3">
          <w:rPr>
            <w:rFonts w:ascii="Verdana" w:hAnsi="Verdana"/>
            <w:sz w:val="20"/>
            <w:szCs w:val="20"/>
          </w:rPr>
          <w:t>, cessazione della penale giornaliera alla data di efficacia dell’Annullamento, decorrenza dell’importo giornaliero dovuto al Venditore dal trentunesimo giorno successivo alla comunicazione di messa a disposizione, natura autonoma ed effetti restitutori dell’Annullamento per mancato ritiro</w:t>
        </w:r>
        <w:r>
          <w:rPr>
            <w:rFonts w:ascii="Verdana" w:hAnsi="Verdana"/>
            <w:sz w:val="20"/>
            <w:szCs w:val="20"/>
          </w:rPr>
          <w:t>); 16.9 (facoltà di Annullamento e di limitazione, sospensione o blocco dell’accesso del Venditore al Marketplace; penali conseguenti all’Annullamento per mancata messa a disposizione o consegna del Veicolo, pari, nella Vendita in commissione, al triplo delle Commissioni effettivamente dovute dal Venditore e, nel Dealer Sales, al triplo delle Commissioni convenzionalmente determinate ai soli fini della penale assumendo quale riferimento il Prezzo di acquisto, senza che nel Dealer Sales divengano dovute Commissioni, oltre, in entrambi i casi, a € 3.000,00 per Veicolo; coordinamento con le penali degli artt. 8.11, 17.8 e 17.14; obblighi di manleva e rimborso e salvezza del maggior danno); 16.10 (imputazione all’Acquirente e preventiva ratifica dell’operato e delle dichiarazioni del soggetto da esso incaricato del ritiro); 16.11 (trasporto a rischio e spese dell’Acquirente e tolleranza chilometrica conseguente al trasferimento su strada); 16.12 (oneri di verifica alla consegna, annotazione delle difformità, effetti dell’accettazione senza riserve e decadenze previste); 16.13 (allocazione di obblighi e responsabilità in materia di VFU, manleva a carico del Venditore e facoltà di sospensione, rifiuto o Annullamento dell’operazione); 16.14 (verifica successiva dei requisiti dell’Acquirente e facoltà di sospensione dell’esecuzione e di Annullamento della vendita).</w:t>
        </w:r>
      </w:ins>
    </w:p>
    <w:p w14:paraId="5AFC9650" w14:textId="77777777" w:rsidR="001A195D" w:rsidRPr="00BC7753" w:rsidRDefault="001A195D" w:rsidP="001A195D">
      <w:pPr>
        <w:spacing w:line="360" w:lineRule="auto"/>
        <w:jc w:val="both"/>
        <w:rPr>
          <w:ins w:id="5082" w:author="Avv. Rosario Panzariello" w:date="2026-09-27T09:43:00Z" w16du:dateUtc="2026-09-27T07:43:00Z"/>
          <w:rFonts w:ascii="Verdana" w:hAnsi="Verdana"/>
          <w:sz w:val="20"/>
          <w:szCs w:val="20"/>
        </w:rPr>
      </w:pPr>
      <w:ins w:id="5083" w:author="Avv. Rosario Panzariello" w:date="2026-09-27T09:43:00Z" w16du:dateUtc="2026-09-27T07:43:00Z">
        <w:r>
          <w:rPr>
            <w:rFonts w:ascii="Verdana" w:hAnsi="Verdana"/>
            <w:b/>
            <w:bCs/>
            <w:sz w:val="20"/>
            <w:szCs w:val="20"/>
          </w:rPr>
          <w:t>Art. 17 (Vendita in commissione: disciplina comune, Rivendita e operatività quale Intermediario puro)</w:t>
        </w:r>
        <w:r>
          <w:rPr>
            <w:rFonts w:ascii="Verdana" w:hAnsi="Verdana"/>
            <w:sz w:val="20"/>
            <w:szCs w:val="20"/>
          </w:rPr>
          <w:t xml:space="preserve">: </w:t>
        </w:r>
        <w:r w:rsidRPr="005700B3">
          <w:rPr>
            <w:rFonts w:ascii="Verdana" w:hAnsi="Verdana"/>
            <w:sz w:val="20"/>
            <w:szCs w:val="20"/>
          </w:rPr>
          <w:t xml:space="preserve">17.1 (penale residuale del 30% prima della messa a disposizione della Proforma per le violazioni del Venditore non assistite da penale specifica); </w:t>
        </w:r>
        <w:r>
          <w:rPr>
            <w:rFonts w:ascii="Verdana" w:hAnsi="Verdana"/>
            <w:sz w:val="20"/>
            <w:szCs w:val="20"/>
          </w:rPr>
          <w:t xml:space="preserve">17.4 (determinazione del Prezzo di acquisto netto, subordinazione della sua esigibilità all’integrale incasso da parte di Fleequid, autorizzazione alla compensazione e limitazioni alle azioni di pagamento ed esecutive del Venditore); 17.5 (obblighi di fatturazione, penale giornaliera e compensazione nei casi previsti); 17.6 (clausola «salvo il venduto», facoltà di Annullamento ed esclusione di indennizzi e risarcimenti nei limiti previsti); 17.7 (termini convenzionali di denuncia e obblighi di rimborso e regresso a carico del Venditore); 17.8 (clausola risolutiva espressa, facoltà cautelare di sospensione, penale del 30%, determinata secondo la gerarchia ivi prevista con base sussidiaria finale del PMIV, per le fattispecie non assistite, per il medesimo fatto e interesse, da una penale </w:t>
        </w:r>
        <w:r>
          <w:rPr>
            <w:rFonts w:ascii="Verdana" w:hAnsi="Verdana"/>
            <w:sz w:val="20"/>
            <w:szCs w:val="20"/>
          </w:rPr>
          <w:lastRenderedPageBreak/>
          <w:t>specifica,</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 previste); 17.11 (obblighi di fatturazione nell’operatività quale Intermediario puro e penale giornaliera); 17.14 (operatività quale Intermediario puro: clausola risolutiva espressa riferita al rapporto di incarico con il Venditore, facoltà di Annullamento della vendita, facoltà cautelare di sospensione, penale residuale del 30% per le fattispecie non assistite da penale specifica, con base sussidiaria finale del PMIV,</w:t>
        </w:r>
        <w:r w:rsidRPr="005700B3">
          <w:rPr>
            <w:rFonts w:ascii="Verdana" w:hAnsi="Verdana"/>
            <w:sz w:val="20"/>
            <w:szCs w:val="20"/>
          </w:rPr>
          <w:t xml:space="preserve"> coordinamento con la penale per il rifiuto di trasferire la proprietà prevista dall’art. 8.11,</w:t>
        </w:r>
        <w:r>
          <w:rPr>
            <w:rFonts w:ascii="Verdana" w:hAnsi="Verdana"/>
            <w:sz w:val="20"/>
            <w:szCs w:val="20"/>
          </w:rPr>
          <w:t xml:space="preserve"> e salvezza delle ulteriori conseguenze).</w:t>
        </w:r>
      </w:ins>
    </w:p>
    <w:p w14:paraId="271F4F95" w14:textId="77777777" w:rsidR="001A195D" w:rsidRPr="00BC7753" w:rsidRDefault="001A195D" w:rsidP="001A195D">
      <w:pPr>
        <w:spacing w:line="360" w:lineRule="auto"/>
        <w:jc w:val="both"/>
        <w:rPr>
          <w:ins w:id="5084" w:author="Avv. Rosario Panzariello" w:date="2026-09-27T09:43:00Z" w16du:dateUtc="2026-09-27T07:43:00Z"/>
          <w:rFonts w:ascii="Verdana" w:hAnsi="Verdana"/>
          <w:sz w:val="20"/>
          <w:szCs w:val="20"/>
        </w:rPr>
      </w:pPr>
      <w:ins w:id="5085" w:author="Avv. Rosario Panzariello" w:date="2026-09-27T09:43:00Z" w16du:dateUtc="2026-09-27T07:43:00Z">
        <w:r>
          <w:rPr>
            <w:rFonts w:ascii="Verdana" w:hAnsi="Verdana"/>
            <w:b/>
            <w:bCs/>
            <w:sz w:val="20"/>
            <w:szCs w:val="20"/>
          </w:rPr>
          <w:t>Art. 18 (Dealer Sales)</w:t>
        </w:r>
        <w:r>
          <w:rPr>
            <w:rFonts w:ascii="Verdana" w:hAnsi="Verdana"/>
            <w:sz w:val="20"/>
            <w:szCs w:val="20"/>
          </w:rPr>
          <w:t>: 18.4 (obblighi di fatturazione del Venditore e penale giornaliera); 18.5 (estensione al rapporto di acquisto nel Dealer Sales delle garanzie, manleve, obblighi di regresso e rimborso, della clausola risolutiva espressa e delle conseguenze economiche di cui all’art. 17.8, con base sussidiaria del Prezzo di acquisto ai fini della relativa penale); 18.7 (disciplina dell’acquisto da stock e dell’eventuale clausola «salvo il venduto», facoltà di Annullamento ed esclusione di indennizzi nei casi previsti).</w:t>
        </w:r>
      </w:ins>
    </w:p>
    <w:p w14:paraId="773CDCC5" w14:textId="77777777" w:rsidR="001A195D" w:rsidRPr="00BC7753" w:rsidRDefault="001A195D" w:rsidP="001A195D">
      <w:pPr>
        <w:spacing w:line="360" w:lineRule="auto"/>
        <w:jc w:val="both"/>
        <w:rPr>
          <w:ins w:id="5086" w:author="Avv. Rosario Panzariello" w:date="2026-09-27T09:43:00Z" w16du:dateUtc="2026-09-27T07:43:00Z"/>
          <w:rFonts w:ascii="Verdana" w:hAnsi="Verdana"/>
          <w:sz w:val="20"/>
          <w:szCs w:val="20"/>
        </w:rPr>
      </w:pPr>
      <w:ins w:id="5087" w:author="Avv. Rosario Panzariello" w:date="2026-09-27T09:43:00Z" w16du:dateUtc="2026-09-27T07:43:00Z">
        <w:r>
          <w:rPr>
            <w:rFonts w:ascii="Verdana" w:hAnsi="Verdana"/>
            <w:b/>
            <w:bCs/>
            <w:sz w:val="20"/>
            <w:szCs w:val="20"/>
          </w:rPr>
          <w:t>Art. 19 (Garanzie, esclusioni e limitazioni)</w:t>
        </w:r>
        <w:r>
          <w:rPr>
            <w:rFonts w:ascii="Verdana" w:hAnsi="Verdana"/>
            <w:sz w:val="20"/>
            <w:szCs w:val="20"/>
          </w:rPr>
          <w:t>: 19.2 (clausola «visto, piaciuto ed accettato», esclusioni e limitazioni convenzionali della garanzia e manleve); 19.3 (oneri di esame, ispezione e prova del Veicolo ed esclusioni dalla qualificazione come vizi occulti e dai relativi rimedi); 19.4 (tolleranza chilometrica e limitazioni della garanzia connesse a vetustà, chilometraggio, stato d’uso, destinazione, caratteristiche e prezzo del Veicolo); 19.5 (natura, perimetro ed effetti del TrustReport e delle ulteriori attività di verifica e relative esclusioni di garanzia); 19.6 (responsabilità del Venditore e obblighi di manleva, rimborso e regresso); 19.7 (regimi di garanzia differenziati in relazione al Modello di Vendita e alla relativa modalità di esecuzione, rinunce e manleve, termini convenzionali di denuncia e decadenza e ulteriori limitazioni previste dalla clausola).</w:t>
        </w:r>
      </w:ins>
    </w:p>
    <w:p w14:paraId="74EE6301" w14:textId="77777777" w:rsidR="001A195D" w:rsidRPr="00BC7753" w:rsidRDefault="001A195D" w:rsidP="001A195D">
      <w:pPr>
        <w:spacing w:line="360" w:lineRule="auto"/>
        <w:jc w:val="both"/>
        <w:rPr>
          <w:ins w:id="5088" w:author="Avv. Rosario Panzariello" w:date="2026-09-27T09:43:00Z" w16du:dateUtc="2026-09-27T07:43:00Z"/>
          <w:rFonts w:ascii="Verdana" w:hAnsi="Verdana"/>
          <w:sz w:val="20"/>
          <w:szCs w:val="20"/>
        </w:rPr>
      </w:pPr>
      <w:ins w:id="5089" w:author="Avv. Rosario Panzariello" w:date="2026-09-27T09:43:00Z" w16du:dateUtc="2026-09-27T07:43:00Z">
        <w:r>
          <w:rPr>
            <w:rFonts w:ascii="Verdana" w:hAnsi="Verdana"/>
            <w:b/>
            <w:bCs/>
            <w:sz w:val="20"/>
            <w:szCs w:val="20"/>
          </w:rPr>
          <w:t>Art. 20 (Reclami)</w:t>
        </w:r>
        <w:r>
          <w:rPr>
            <w:rFonts w:ascii="Verdana" w:hAnsi="Verdana"/>
            <w:sz w:val="20"/>
            <w:szCs w:val="20"/>
          </w:rPr>
          <w:t>: 20.2 (termini convenzionali di denuncia e decadenza, oneri documentali e archiviazione del reclamo); 20.3 (divieto di interventi sul Veicolo senza preventiva autorizzazione e conseguenze della relativa violazione); 20.6 (riservatezza delle comunicazioni relative al reclamo, limitazioni al loro utilizzo e produzione in giudizio e penale di € 5.000,00, fatto salvo il maggior danno); 20.8 (facoltà di definire il reclamo mediante Annullamento della vendita anche nei casi e nei termini derogatori ivi previsti, manleve, allocazione dei costi di ripristino e irrimborsabilità delle somme indicate nella clausola).</w:t>
        </w:r>
      </w:ins>
    </w:p>
    <w:p w14:paraId="78591DDD" w14:textId="77777777" w:rsidR="001A195D" w:rsidRPr="00BC7753" w:rsidRDefault="001A195D" w:rsidP="001A195D">
      <w:pPr>
        <w:spacing w:line="360" w:lineRule="auto"/>
        <w:jc w:val="both"/>
        <w:rPr>
          <w:ins w:id="5090" w:author="Avv. Rosario Panzariello" w:date="2026-09-27T09:43:00Z" w16du:dateUtc="2026-09-27T07:43:00Z"/>
          <w:rFonts w:ascii="Verdana" w:hAnsi="Verdana"/>
          <w:sz w:val="20"/>
          <w:szCs w:val="20"/>
        </w:rPr>
      </w:pPr>
      <w:ins w:id="5091" w:author="Avv. Rosario Panzariello" w:date="2026-09-27T09:43:00Z" w16du:dateUtc="2026-09-27T07:43:00Z">
        <w:r>
          <w:rPr>
            <w:rFonts w:ascii="Verdana" w:hAnsi="Verdana"/>
            <w:b/>
            <w:bCs/>
            <w:sz w:val="20"/>
            <w:szCs w:val="20"/>
          </w:rPr>
          <w:t>Art. 21 (Clausola di collegamento)</w:t>
        </w:r>
        <w:r>
          <w:rPr>
            <w:rFonts w:ascii="Verdana" w:hAnsi="Verdana"/>
            <w:sz w:val="20"/>
            <w:szCs w:val="20"/>
          </w:rPr>
          <w:t>: 21.3 (canalizzazione delle azioni tra Venditore e Acquirente ed esclusioni e limitazioni della responsabilità di Fleequid); 21.4 (definitività delle Commissioni maturate e obblighi di manleva in favore di Fleequid).</w:t>
        </w:r>
      </w:ins>
    </w:p>
    <w:p w14:paraId="0DDB94E9" w14:textId="77777777" w:rsidR="001A195D" w:rsidRPr="00BC7753" w:rsidRDefault="001A195D" w:rsidP="001A195D">
      <w:pPr>
        <w:spacing w:line="360" w:lineRule="auto"/>
        <w:jc w:val="both"/>
        <w:rPr>
          <w:ins w:id="5092" w:author="Avv. Rosario Panzariello" w:date="2026-09-27T09:43:00Z" w16du:dateUtc="2026-09-27T07:43:00Z"/>
          <w:rFonts w:ascii="Verdana" w:hAnsi="Verdana"/>
          <w:sz w:val="20"/>
          <w:szCs w:val="20"/>
        </w:rPr>
      </w:pPr>
      <w:ins w:id="5093" w:author="Avv. Rosario Panzariello" w:date="2026-09-27T09:43:00Z" w16du:dateUtc="2026-09-27T07:43:00Z">
        <w:r>
          <w:rPr>
            <w:rFonts w:ascii="Verdana" w:hAnsi="Verdana"/>
            <w:b/>
            <w:bCs/>
            <w:sz w:val="20"/>
            <w:szCs w:val="20"/>
          </w:rPr>
          <w:t>Art. 22 (Soluzioni di finanziamento offerte da terzi)</w:t>
        </w:r>
        <w:r>
          <w:rPr>
            <w:rFonts w:ascii="Verdana" w:hAnsi="Verdana"/>
            <w:sz w:val="20"/>
            <w:szCs w:val="20"/>
          </w:rPr>
          <w:t xml:space="preserve">: 22.1 (esclusione della qualità di finanziatore in capo a Fleequid ed esclusioni di responsabilità e di garanzia quanto all’esito, ai tempi e all’esecuzione del finanziamento); 22.3 (irrilevanza della richiesta di finanziamento e </w:t>
        </w:r>
        <w:r>
          <w:rPr>
            <w:rFonts w:ascii="Verdana" w:hAnsi="Verdana"/>
            <w:sz w:val="20"/>
            <w:szCs w:val="20"/>
          </w:rPr>
          <w:lastRenderedPageBreak/>
          <w:t>degli atti preparatori ai fini della sospensione o del differimento del Termine di pagamento e degli obblighi dell’Acquirente, salvo quanto diversamente previsto).</w:t>
        </w:r>
      </w:ins>
    </w:p>
    <w:p w14:paraId="3BEC583B" w14:textId="77777777" w:rsidR="001A195D" w:rsidRPr="00BC7753" w:rsidRDefault="001A195D" w:rsidP="001A195D">
      <w:pPr>
        <w:spacing w:line="360" w:lineRule="auto"/>
        <w:jc w:val="both"/>
        <w:rPr>
          <w:ins w:id="5094" w:author="Avv. Rosario Panzariello" w:date="2026-09-27T09:43:00Z" w16du:dateUtc="2026-09-27T07:43:00Z"/>
          <w:rFonts w:ascii="Verdana" w:hAnsi="Verdana"/>
          <w:sz w:val="20"/>
          <w:szCs w:val="20"/>
        </w:rPr>
      </w:pPr>
      <w:ins w:id="5095" w:author="Avv. Rosario Panzariello" w:date="2026-09-27T09:43:00Z" w16du:dateUtc="2026-09-27T07:43:00Z">
        <w:r>
          <w:rPr>
            <w:rFonts w:ascii="Verdana" w:hAnsi="Verdana"/>
            <w:b/>
            <w:bCs/>
            <w:sz w:val="20"/>
            <w:szCs w:val="20"/>
          </w:rPr>
          <w:t>Art. 23 (Legge applicabile, Lingua e Foro competente)</w:t>
        </w:r>
        <w:r>
          <w:rPr>
            <w:rFonts w:ascii="Verdana" w:hAnsi="Verdana"/>
            <w:sz w:val="20"/>
            <w:szCs w:val="20"/>
          </w:rPr>
          <w:t>: 23.2 (devoluzione esclusiva delle controversie alla giurisdizione dell'autorità giudiziaria italiana e competenza territoriale esclusiva del Foro di Como, con esclusione di ogni altro foro concorrente, ferme le competenze inderogabili previste dalla legge).</w:t>
        </w:r>
      </w:ins>
    </w:p>
    <w:p w14:paraId="7501A200" w14:textId="77777777" w:rsidR="001A195D" w:rsidRPr="00BC7753" w:rsidRDefault="001A195D" w:rsidP="001A195D">
      <w:pPr>
        <w:spacing w:line="360" w:lineRule="auto"/>
        <w:jc w:val="both"/>
        <w:rPr>
          <w:ins w:id="5096" w:author="Avv. Rosario Panzariello" w:date="2026-09-27T09:43:00Z" w16du:dateUtc="2026-09-27T07:43:00Z"/>
          <w:rFonts w:ascii="Verdana" w:hAnsi="Verdana"/>
          <w:sz w:val="20"/>
          <w:szCs w:val="20"/>
        </w:rPr>
      </w:pPr>
      <w:ins w:id="5097" w:author="Avv. Rosario Panzariello" w:date="2026-09-27T09:43:00Z" w16du:dateUtc="2026-09-27T07:43:00Z">
        <w:r>
          <w:rPr>
            <w:rFonts w:ascii="Verdana" w:hAnsi="Verdana"/>
            <w:b/>
            <w:bCs/>
            <w:sz w:val="20"/>
            <w:szCs w:val="20"/>
          </w:rPr>
          <w:t>Art. 24 (Comunicazioni)</w:t>
        </w:r>
        <w:r>
          <w:rPr>
            <w:rFonts w:ascii="Verdana" w:hAnsi="Verdana"/>
            <w:sz w:val="20"/>
            <w:szCs w:val="20"/>
          </w:rPr>
          <w:t>: 24.4 (presunzione di conoscenza delle comunicazioni e validità delle comunicazioni inviate all’ultimo recapito comunicato dall’Utente); 24.5 (equiparazione della messa a disposizione nell’area riservata alla comunicazione e decorrenza dei relativi termini); 24.7 (oneri di aggiornamento e consultazione dei recapiti e dell’area riservata, inopponibilità della mancata conoscenza nei casi previsti e irrilevanza dei solleciti ai fini dell’efficacia dei termini e della mora).</w:t>
        </w:r>
      </w:ins>
    </w:p>
    <w:p w14:paraId="69F33264" w14:textId="37E685D5" w:rsidR="000A50E5" w:rsidRDefault="00BC7753" w:rsidP="00812943">
      <w:pPr>
        <w:spacing w:line="360" w:lineRule="auto"/>
        <w:jc w:val="both"/>
        <w:rPr>
          <w:ins w:id="5098" w:author="Avv. Rosario Panzariello" w:date="2026-09-20T07:15:00Z" w16du:dateUtc="2026-09-20T05:15:00Z"/>
          <w:rFonts w:ascii="Verdana" w:hAnsi="Verdana"/>
          <w:sz w:val="20"/>
          <w:szCs w:val="20"/>
        </w:rPr>
      </w:pPr>
      <w:ins w:id="5099" w:author="Avv. Rosario Panzariello" w:date="2026-09-20T07:16:00Z" w16du:dateUtc="2026-09-20T05:16:00Z">
        <w:r w:rsidRPr="00BC7753">
          <w:rPr>
            <w:rFonts w:ascii="Verdana" w:hAnsi="Verdana"/>
            <w:sz w:val="20"/>
            <w:szCs w:val="20"/>
          </w:rPr>
          <w:t>L’Utente prende atto che alla specifica operazione possono applicarsi Condizioni Specifiche e Condizioni particolari di vendita, ivi comprese quelle relative alle categorie di Evento di vendita identificate come «1 Euro Auctions», rese conoscibili prima della formulazione dell’Offerta secondo quanto previsto dagli artt. 3.2, 4.5 e 9.2 delle presenti Condizioni Generali. Le clausole contenute in tali testi per le quali sia richiesta una specifica approvazione ai sensi dell’art. 1341, comma 2, e dell’art. 1342 c.c. restano soggette all’autonomo e separato presidio di approvazione previsto dal testo che le contiene; l’approvazione prestata con la presente clausola riguarda esclusivamente le clausole delle presenti Condizioni Generali sopra elencate e non sostituisce né assorbe tale separata approvazione.</w:t>
        </w:r>
      </w:ins>
    </w:p>
    <w:p w14:paraId="774BFAC3" w14:textId="14F5D339" w:rsidR="00812943" w:rsidRPr="00056BD1" w:rsidDel="00AB21ED" w:rsidRDefault="008C605D" w:rsidP="00812943">
      <w:pPr>
        <w:spacing w:line="360" w:lineRule="auto"/>
        <w:jc w:val="both"/>
        <w:rPr>
          <w:del w:id="5100" w:author="Avv. Rosario Panzariello" w:date="2026-09-20T07:19:00Z" w16du:dateUtc="2026-09-20T05:19:00Z"/>
          <w:rFonts w:ascii="Verdana" w:hAnsi="Verdana"/>
          <w:sz w:val="20"/>
          <w:szCs w:val="20"/>
          <w:rPrChange w:id="5101" w:author="Avv. Rosario Panzariello" w:date="2026-09-20T07:14:00Z" w16du:dateUtc="2026-09-20T05:14:00Z">
            <w:rPr>
              <w:del w:id="5102" w:author="Avv. Rosario Panzariello" w:date="2026-09-20T07:19:00Z" w16du:dateUtc="2026-09-20T05:19:00Z"/>
              <w:rFonts w:ascii="Verdana" w:hAnsi="Verdana"/>
              <w:sz w:val="20"/>
              <w:szCs w:val="20"/>
              <w:highlight w:val="yellow"/>
            </w:rPr>
          </w:rPrChange>
        </w:rPr>
      </w:pPr>
      <w:del w:id="5103" w:author="Avv. Rosario Panzariello" w:date="2026-09-20T07:19:00Z" w16du:dateUtc="2026-09-20T05:19:00Z">
        <w:r w:rsidRPr="00056BD1" w:rsidDel="00AB21ED">
          <w:rPr>
            <w:rFonts w:ascii="Verdana" w:hAnsi="Verdana"/>
            <w:sz w:val="20"/>
            <w:szCs w:val="20"/>
          </w:rPr>
          <w:delText>Art. 1</w:delText>
        </w:r>
        <w:r w:rsidR="007E3D43" w:rsidRPr="00056BD1" w:rsidDel="00AB21ED">
          <w:rPr>
            <w:rFonts w:ascii="Verdana" w:hAnsi="Verdana"/>
            <w:sz w:val="20"/>
            <w:szCs w:val="20"/>
          </w:rPr>
          <w:delText xml:space="preserve">, Definizioni, lett. </w:delText>
        </w:r>
        <w:r w:rsidR="00DB694F" w:rsidRPr="00056BD1" w:rsidDel="00AB21ED">
          <w:rPr>
            <w:rFonts w:ascii="Verdana" w:hAnsi="Verdana"/>
            <w:sz w:val="20"/>
            <w:szCs w:val="20"/>
          </w:rPr>
          <w:delText>d) (applicazione automatica Condizioni particolari d’asta); lett. h) (deroghe mediante Condizioni particolari); lett. j) (conclusione del Contratto anche non scritta); lett. m) (“Fleequid”: individuazione entità giuridica, normativa fiscale applicabile, limitazioni di responsabilità); lett. x) (vincolatività della Proposta di vendita); lett. z) (Rivendita anche ex art. 1395 c.c.); lett. hh) (VFU – allocazione responsabilità ambientale ed esclusione responsabilità Fleequid)</w:delText>
        </w:r>
        <w:r w:rsidR="007E3D43" w:rsidRPr="00056BD1" w:rsidDel="00AB21ED">
          <w:rPr>
            <w:rFonts w:ascii="Verdana" w:hAnsi="Verdana"/>
            <w:sz w:val="20"/>
            <w:szCs w:val="20"/>
          </w:rPr>
          <w:delText xml:space="preserve">; </w:delText>
        </w:r>
        <w:r w:rsidR="002528FB" w:rsidRPr="00056BD1" w:rsidDel="00AB21ED">
          <w:rPr>
            <w:rFonts w:ascii="Verdana" w:hAnsi="Verdana"/>
            <w:sz w:val="20"/>
            <w:szCs w:val="20"/>
          </w:rPr>
          <w:delText xml:space="preserve">Art. </w:delText>
        </w:r>
        <w:r w:rsidR="003A3D60" w:rsidRPr="00056BD1" w:rsidDel="00AB21ED">
          <w:rPr>
            <w:rFonts w:ascii="Verdana" w:hAnsi="Verdana"/>
            <w:sz w:val="20"/>
            <w:szCs w:val="20"/>
          </w:rPr>
          <w:delText>2.3 (mandato irrevocabile ad acquistare e vendere); Art. 2.4 (Commissioni a carico di entrambe le Parti, determinazione del prezzo, autorizzazione ex art. 1395 c.c., esclusione conflitto di interessi, categorie particolari di Aste e applicazione delle relative Condizioni Particolari); Art. 2.5 (obbligo di trasferimento e acquisto del Veicolo); Art. 2.6 (facoltà discrezionale di Fleequid di operare come Intermediario puro, mantenimento del diritto alle Commissioni)</w:delText>
        </w:r>
        <w:r w:rsidR="002528FB" w:rsidRPr="00056BD1" w:rsidDel="00AB21ED">
          <w:rPr>
            <w:rFonts w:ascii="Verdana" w:hAnsi="Verdana"/>
            <w:sz w:val="20"/>
            <w:szCs w:val="20"/>
          </w:rPr>
          <w:delText xml:space="preserve">; Art. </w:delText>
        </w:r>
        <w:r w:rsidR="003A3D60" w:rsidRPr="00056BD1" w:rsidDel="00AB21ED">
          <w:rPr>
            <w:rFonts w:ascii="Verdana" w:hAnsi="Verdana"/>
            <w:sz w:val="20"/>
            <w:szCs w:val="20"/>
          </w:rPr>
          <w:delText>3.1 (esclusione delle condizioni generali degli Utenti salvo approvazione scritta); Art. 3.2 (modifica unilaterale delle CG, efficacia anche retroattiva, modalità di comunicazione e onere di verifica a carico dell’Utente); Art. 3.3 (gerarchia delle fonti contrattuali e applicazione automatica delle Condizioni particolari d’asta)</w:delText>
        </w:r>
        <w:r w:rsidR="002528FB" w:rsidRPr="00056BD1" w:rsidDel="00AB21ED">
          <w:rPr>
            <w:rFonts w:ascii="Verdana" w:hAnsi="Verdana"/>
            <w:sz w:val="20"/>
            <w:szCs w:val="20"/>
          </w:rPr>
          <w:delText xml:space="preserve">; Art. </w:delText>
        </w:r>
        <w:r w:rsidR="009C7F6D" w:rsidRPr="00056BD1" w:rsidDel="00AB21ED">
          <w:rPr>
            <w:rFonts w:ascii="Verdana" w:hAnsi="Verdana"/>
            <w:sz w:val="20"/>
            <w:szCs w:val="20"/>
          </w:rPr>
          <w:delText xml:space="preserve">4.3 (facoltà discrezionale di Fleequid di approvare, limitare o revocare accesso e operatività); Art. 4.4 (responsabilità dell’Utente e manleva per uso credenziali); Art. 4.5 (limitazioni d’uso del Marketplace e facoltà di sospensione/blocco a discrezione di Fleequid); Art. 4.6 (provvedimenti e rimozione anche senza preavviso); Art. 4.7 (risoluzione ex art. 1456 c.c.); Art. 4.8 (penale); Art. 4.10 (limitazioni di responsabilità e manleva); Art. 4.11 (limitazioni alla cancellazione del profilo); </w:delText>
        </w:r>
        <w:r w:rsidR="690C907F" w:rsidRPr="00056BD1" w:rsidDel="00AB21ED">
          <w:rPr>
            <w:rFonts w:ascii="Verdana" w:hAnsi="Verdana"/>
            <w:sz w:val="20"/>
            <w:szCs w:val="20"/>
          </w:rPr>
          <w:delText xml:space="preserve">Art. </w:delText>
        </w:r>
        <w:r w:rsidR="009C7F6D" w:rsidRPr="00056BD1" w:rsidDel="00AB21ED">
          <w:rPr>
            <w:rFonts w:ascii="Verdana" w:hAnsi="Verdana"/>
            <w:sz w:val="20"/>
            <w:szCs w:val="20"/>
          </w:rPr>
          <w:delText>6 (vincolatività della Proposta di vendita e approvazione tacita del dossier/Scheda d’Asta; facoltà discrezionali di Fleequid; obblighi informativi e responsabilità del Venditore; clausola risolutiva espressa; esclusiva di vendita, condizioni e durata; possibilità di aggiudicazione successiva; limitazioni di vendita; facoltà di annullamento o risoluzione della vendita; rinuncia del Venditore a eccezioni o pretese; manleva da responsabilità; disciplina dei Veicoli destinati alla rottamazione e/o VFU e responsabilità ambientale; penali a carico del Venditore)</w:delText>
        </w:r>
        <w:r w:rsidR="690C907F" w:rsidRPr="00056BD1" w:rsidDel="00AB21ED">
          <w:rPr>
            <w:rFonts w:ascii="Verdana" w:hAnsi="Verdana"/>
            <w:sz w:val="20"/>
            <w:szCs w:val="20"/>
          </w:rPr>
          <w:delText>; Art.</w:delText>
        </w:r>
        <w:r w:rsidR="00EE78A0" w:rsidRPr="00056BD1" w:rsidDel="00AB21ED">
          <w:rPr>
            <w:rFonts w:ascii="Verdana" w:hAnsi="Verdana"/>
            <w:sz w:val="20"/>
            <w:szCs w:val="20"/>
          </w:rPr>
          <w:delText xml:space="preserve"> </w:delText>
        </w:r>
        <w:r w:rsidR="009C7F6D" w:rsidRPr="00056BD1" w:rsidDel="00AB21ED">
          <w:rPr>
            <w:rFonts w:ascii="Verdana" w:hAnsi="Verdana"/>
            <w:sz w:val="20"/>
            <w:szCs w:val="20"/>
          </w:rPr>
          <w:delText>7 (</w:delText>
        </w:r>
        <w:r w:rsidR="009C7F6D" w:rsidRPr="00056BD1" w:rsidDel="00AB21ED">
          <w:rPr>
            <w:rFonts w:ascii="Verdana" w:hAnsi="Verdana"/>
            <w:i/>
            <w:iCs/>
            <w:sz w:val="20"/>
            <w:szCs w:val="20"/>
          </w:rPr>
          <w:delText>invitatio ad offerendum</w:delText>
        </w:r>
        <w:r w:rsidR="009C7F6D" w:rsidRPr="00056BD1" w:rsidDel="00AB21ED">
          <w:rPr>
            <w:rFonts w:ascii="Verdana" w:hAnsi="Verdana"/>
            <w:sz w:val="20"/>
            <w:szCs w:val="20"/>
          </w:rPr>
          <w:delText>; facoltà di modifica e annullamento dell’Asta; irrevocabilità e durata dell’offerta d’acquisto; facoltà di aggiudicazione successiva; Condizioni particolari d’asta e loro applicazione automatica; determinazione del prezzo e del Prezzo di riserva);</w:delText>
        </w:r>
        <w:r w:rsidR="00A747F5" w:rsidRPr="00056BD1" w:rsidDel="00AB21ED">
          <w:rPr>
            <w:rFonts w:ascii="Verdana" w:hAnsi="Verdana"/>
            <w:sz w:val="20"/>
            <w:szCs w:val="20"/>
          </w:rPr>
          <w:delText xml:space="preserve"> </w:delText>
        </w:r>
        <w:r w:rsidR="009A452B" w:rsidRPr="00056BD1" w:rsidDel="00AB21ED">
          <w:rPr>
            <w:rFonts w:ascii="Verdana" w:hAnsi="Verdana"/>
            <w:sz w:val="20"/>
            <w:szCs w:val="20"/>
          </w:rPr>
          <w:delText>Art. 8.1 (natura provvisoria dell’Aggiudicazione e facoltà di verifica/discrezionalità di Fleequid); Art. 8.3 (diritto alle Commissioni); Art. 8.4 (trattamento del Deposito cauzionale e facoltà di compensazione); Art. 8.5 (annullamento totale o parziale della vendita, riduzione del Lotto, esclusione di responsabilità e limitazione dei diritti di opposizione e risarcimento)</w:delText>
        </w:r>
        <w:r w:rsidR="0086479A" w:rsidRPr="00056BD1" w:rsidDel="00AB21ED">
          <w:rPr>
            <w:rFonts w:ascii="Verdana" w:hAnsi="Verdana"/>
            <w:sz w:val="20"/>
            <w:szCs w:val="20"/>
          </w:rPr>
          <w:delText xml:space="preserve">; </w:delText>
        </w:r>
        <w:r w:rsidR="009A452B" w:rsidRPr="00056BD1" w:rsidDel="00AB21ED">
          <w:rPr>
            <w:rFonts w:ascii="Verdana" w:hAnsi="Verdana"/>
            <w:sz w:val="20"/>
            <w:szCs w:val="20"/>
          </w:rPr>
          <w:delText>Art. 9.3 (modalità e condizione del pagamento); Art. 9.4 (fatturazione, subordinazione del pagamento all’incasso da parte dell’acquirente, compensazione, penali e rinuncia a eccezioni); Art. 9.5 (penale); Art. 9.6 (responsabilità in materia di VFU e obblighi del Venditore); Art. 9.7 e 9.8 (termini e limitazioni per la denuncia dei vizi); Art. 9.10 (clausola risolutiva espressa, facoltà discrezionali e penale)</w:delText>
        </w:r>
        <w:r w:rsidR="002528FB" w:rsidRPr="00056BD1" w:rsidDel="00AB21ED">
          <w:rPr>
            <w:rFonts w:ascii="Verdana" w:hAnsi="Verdana"/>
            <w:sz w:val="20"/>
            <w:szCs w:val="20"/>
          </w:rPr>
          <w:delText xml:space="preserve">; </w:delText>
        </w:r>
        <w:r w:rsidR="0086479A" w:rsidRPr="00056BD1" w:rsidDel="00AB21ED">
          <w:rPr>
            <w:rFonts w:ascii="Verdana" w:hAnsi="Verdana"/>
            <w:sz w:val="20"/>
            <w:szCs w:val="20"/>
          </w:rPr>
          <w:delText xml:space="preserve">Art. </w:delText>
        </w:r>
        <w:r w:rsidR="001106D1" w:rsidRPr="00056BD1" w:rsidDel="00AB21ED">
          <w:rPr>
            <w:rFonts w:ascii="Verdana" w:hAnsi="Verdana"/>
            <w:sz w:val="20"/>
            <w:szCs w:val="20"/>
          </w:rPr>
          <w:delText>10.3 (condizioni di pagamento, divieto di compensazione, decorrenza dell’obbligo anche in assenza di fattura, penali e clausola risolutiva espressa); Art. 10.4 (penali, commissioni e costi in caso di risoluzione o annullamento); Art. 10.5 (clausola “salvo il venduto” e limitazioni di responsabilità di Fleequid); Art. 10.7 (termini di ritiro, mora del creditore, penali e facoltà di risoluzione); Art. 10.8 (termini di consegna non essenziali ed esclusione di responsabilità per ritardi); Art. 10.10 (trasporto a rischio dell’Acquirente e tolleranza chilometrica); Art. 10.11 (verifica alla consegna, termini e modalità di denuncia dei difetti e decadenze)</w:delText>
        </w:r>
        <w:r w:rsidR="002528FB" w:rsidRPr="00056BD1" w:rsidDel="00AB21ED">
          <w:rPr>
            <w:rFonts w:ascii="Verdana" w:hAnsi="Verdana"/>
            <w:sz w:val="20"/>
            <w:szCs w:val="20"/>
          </w:rPr>
          <w:delText xml:space="preserve">; </w:delText>
        </w:r>
        <w:r w:rsidR="0086479A" w:rsidRPr="00056BD1" w:rsidDel="00AB21ED">
          <w:rPr>
            <w:rFonts w:ascii="Verdana" w:hAnsi="Verdana"/>
            <w:sz w:val="20"/>
            <w:szCs w:val="20"/>
          </w:rPr>
          <w:delText xml:space="preserve">Art. </w:delText>
        </w:r>
        <w:r w:rsidR="001B2158" w:rsidRPr="00056BD1" w:rsidDel="00AB21ED">
          <w:rPr>
            <w:rFonts w:ascii="Verdana" w:hAnsi="Verdana"/>
            <w:sz w:val="20"/>
            <w:szCs w:val="20"/>
          </w:rPr>
          <w:delText>11.1 (penali per ritardo nell’emissione della fattura); Art. 11.2 (passaggio del rischio, divieto di compensazione, clausola risolutiva espressa, penali e rinuncia del Venditore a eccezioni); Art. 11.3 (penali e diritto alle Commissioni in caso di risoluzione o annullamento); Art. 11.6 (clausola risolutiva espressa e diritto di annullamento); Art. 11.7 (penali in caso di mancata consegna); Art. 11.8 (termini e modalità di denuncia dei vizi)</w:delText>
        </w:r>
        <w:r w:rsidR="008B792B" w:rsidRPr="00056BD1" w:rsidDel="00AB21ED">
          <w:rPr>
            <w:rFonts w:ascii="Verdana" w:hAnsi="Verdana"/>
            <w:sz w:val="20"/>
            <w:szCs w:val="20"/>
          </w:rPr>
          <w:delText>;</w:delText>
        </w:r>
        <w:r w:rsidR="002528FB" w:rsidRPr="00056BD1" w:rsidDel="00AB21ED">
          <w:rPr>
            <w:rFonts w:ascii="Verdana" w:hAnsi="Verdana"/>
            <w:sz w:val="20"/>
            <w:szCs w:val="20"/>
          </w:rPr>
          <w:delText xml:space="preserve"> </w:delText>
        </w:r>
        <w:r w:rsidR="0086479A" w:rsidRPr="00056BD1" w:rsidDel="00AB21ED">
          <w:rPr>
            <w:rFonts w:ascii="Verdana" w:hAnsi="Verdana"/>
            <w:sz w:val="20"/>
            <w:szCs w:val="20"/>
          </w:rPr>
          <w:delText xml:space="preserve">Art. </w:delText>
        </w:r>
        <w:r w:rsidR="00D4378E" w:rsidRPr="00056BD1" w:rsidDel="00AB21ED">
          <w:rPr>
            <w:rFonts w:ascii="Verdana" w:hAnsi="Verdana"/>
            <w:sz w:val="20"/>
            <w:szCs w:val="20"/>
          </w:rPr>
          <w:delText>12.2 (tolleranza chilometrica); Art. 12.3 (esclusione di garanzia, clausola “visto e piaciuto” e manleva da responsabilità); Art. 12.4 (limitazione dei vizi occulti); Art. 12.5 (limitazioni di responsabilità in base a vetustà, chilometraggio e prezzo); Art. 12.6 (esclusione di responsabilità per vizi occulti e manleva); Art. 13.2 (termini di decadenza e limitazioni al diritto di reclamo); Art. 13.3 (limitazioni agli interventi sul Veicolo); Art. 13.5 (facoltà discrezionale di Fleequid nella gestione del reclamo); Art. 13.7 (riservatezza, non producibilità e penale); Art. 13.9 (facoltà di annullamento della vendita, manleva da responsabilità e allocazione dei costi)</w:delText>
        </w:r>
        <w:r w:rsidR="002528FB" w:rsidRPr="00056BD1" w:rsidDel="00AB21ED">
          <w:rPr>
            <w:rFonts w:ascii="Verdana" w:hAnsi="Verdana"/>
            <w:sz w:val="20"/>
            <w:szCs w:val="20"/>
          </w:rPr>
          <w:delText xml:space="preserve">; Art. </w:delText>
        </w:r>
        <w:r w:rsidR="00D4378E" w:rsidRPr="00056BD1" w:rsidDel="00AB21ED">
          <w:rPr>
            <w:rFonts w:ascii="Verdana" w:hAnsi="Verdana"/>
            <w:sz w:val="20"/>
            <w:szCs w:val="20"/>
          </w:rPr>
          <w:delText xml:space="preserve">14.2 (clausola di collegamento contrattuale e limitazione delle azioni nei confronti di Fleequid); </w:delText>
        </w:r>
        <w:r w:rsidR="002528FB" w:rsidRPr="00056BD1" w:rsidDel="00AB21ED">
          <w:rPr>
            <w:rFonts w:ascii="Verdana" w:hAnsi="Verdana"/>
            <w:sz w:val="20"/>
            <w:szCs w:val="20"/>
          </w:rPr>
          <w:delText xml:space="preserve">Art. </w:delText>
        </w:r>
        <w:r w:rsidR="00C65A3F" w:rsidRPr="00056BD1" w:rsidDel="00AB21ED">
          <w:rPr>
            <w:rFonts w:ascii="Verdana" w:hAnsi="Verdana"/>
            <w:sz w:val="20"/>
            <w:szCs w:val="20"/>
          </w:rPr>
          <w:delText>15</w:delText>
        </w:r>
        <w:r w:rsidR="002528FB" w:rsidRPr="00056BD1" w:rsidDel="00AB21ED">
          <w:rPr>
            <w:rFonts w:ascii="Verdana" w:hAnsi="Verdana"/>
            <w:sz w:val="20"/>
            <w:szCs w:val="20"/>
          </w:rPr>
          <w:delText xml:space="preserve"> Legge applicabile, lingua e foro competente</w:delText>
        </w:r>
        <w:r w:rsidR="00344C6A" w:rsidRPr="00056BD1" w:rsidDel="00AB21ED">
          <w:rPr>
            <w:rFonts w:ascii="Verdana" w:hAnsi="Verdana"/>
            <w:sz w:val="20"/>
            <w:szCs w:val="20"/>
          </w:rPr>
          <w:delText xml:space="preserve">; </w:delText>
        </w:r>
        <w:r w:rsidR="00B36661" w:rsidRPr="00056BD1" w:rsidDel="00AB21ED">
          <w:rPr>
            <w:rFonts w:ascii="Verdana" w:hAnsi="Verdana"/>
            <w:sz w:val="20"/>
            <w:szCs w:val="20"/>
          </w:rPr>
          <w:delText>Art. 16.3 (presunzione di ricezione e conoscenza delle comunicazioni).</w:delText>
        </w:r>
        <w:r w:rsidR="00344C6A" w:rsidRPr="00056BD1" w:rsidDel="00AB21ED">
          <w:rPr>
            <w:rFonts w:ascii="Verdana" w:hAnsi="Verdana"/>
            <w:sz w:val="20"/>
            <w:szCs w:val="20"/>
          </w:rPr>
          <w:delText xml:space="preserve"> </w:delText>
        </w:r>
        <w:r w:rsidR="00812943" w:rsidRPr="00056BD1" w:rsidDel="00AB21ED">
          <w:rPr>
            <w:rFonts w:ascii="Verdana" w:hAnsi="Verdana"/>
            <w:sz w:val="20"/>
            <w:szCs w:val="20"/>
          </w:rPr>
          <w:delText>Nonché tutte le clausole rientranti nell’art. 1341, comma 2, c.c. contenute nelle Condizioni particolari d’asta espressamente previste, disciplinate e richiamate nelle presenti Condizioni Generali, ivi incluse, a titolo esemplificativo e non esaustivo, quelle relative alle categorie di Asta identificate come “1 Euro Auctions”, e in particolare: Preambolo (applicazione automatica delle Condizioni particolari mediante qualificazione dell’Asta anche tramite semplice indicazione o etichettatura; accettazione mediante utilizzo del Marketplace e partecipazione all’Asta); Art. 1.1–1.3 (natura speciale e derogatoria delle “1 Euro Auctions”; esclusione del Prezzo di riserva e non applicazione del relativo meccanismo; rilevanza del PMIV quale riferimento economico del Venditore); Art. 2.1 (validità ed efficacia dell’Aggiudicazione indipendentemente dall’importo della Puntata finale, anche se simbolico); Art. 2.3 (conclusione del Contratto per effetto dell’Aggiudicazione; riconoscimento del meccanismo competitivo quale criterio di determinazione del prezzo; limitazione delle contestazioni sulla congruità del prezzo); Art. 3.5 (subordinazione dell’integrazione economica al corretto adempimento degli obblighi dell’Acquirente e del Venditore); Art. 3.6 (natura condizionata dell’impegno di Fleequid e subordinazione dell’erogazione alla definizione del rapporto con l’Acquirente e all’incasso delle somme dovute); Art. 3.8 (esclusione della garanzia economica in caso di annullamento dell’Asta o comportamenti abusivi o non conformi alle CG); Art. 4.2–4.3 (facoltà di Fleequid di prevedere strutture commissionali specifiche e prevalenza delle stesse su quelle ordinarie);</w:delText>
        </w:r>
        <w:r w:rsidR="00812943" w:rsidRPr="00056BD1" w:rsidDel="00AB21ED">
          <w:rPr>
            <w:rFonts w:ascii="Verdana" w:hAnsi="Verdana"/>
            <w:sz w:val="20"/>
            <w:szCs w:val="20"/>
          </w:rPr>
          <w:br/>
          <w:delText>Art. 5.3 (applicazione delle disposizioni delle CG in materia di inadempimento, penali, incameramento del Deposito cauzionale e risarcimento del danno); Art. 5.4 (limitazione e subordinazione dell’integrazione economica alle condizioni previste e all’incasso del prezzo);</w:delText>
        </w:r>
        <w:r w:rsidR="00812943" w:rsidRPr="00056BD1" w:rsidDel="00AB21ED">
          <w:rPr>
            <w:rFonts w:ascii="Verdana" w:hAnsi="Verdana"/>
            <w:sz w:val="20"/>
            <w:szCs w:val="20"/>
          </w:rPr>
          <w:br/>
          <w:delText>Art. 6.1 (facoltà di Fleequid di sospendere, prorogare, annullare o dichiarare non valida l’Asta);</w:delText>
        </w:r>
        <w:r w:rsidR="00812943" w:rsidRPr="00056BD1" w:rsidDel="00AB21ED">
          <w:rPr>
            <w:rFonts w:ascii="Verdana" w:hAnsi="Verdana"/>
            <w:sz w:val="20"/>
            <w:szCs w:val="20"/>
          </w:rPr>
          <w:br/>
          <w:delText>Art. 6.2 (esclusione degli effetti dell’Aggiudicazione e della garanzia economica in caso di annullamento, con limitazione della responsabilità di Fleequid); le quali l’Utente dichiara espressamente di aver letto, esaminato, compreso e approvato ai sensi e per gli effetti degli artt. 1341 e 1342 c.c., anche ai fini della loro applicazione automatica in relazione alle singole categorie di Aste cui si riferiscono, ai sensi degli artt. 1 e 3.3 delle presenti Condizioni Generali, senza necessità di ulteriore approvazione separata o specifica.</w:delText>
        </w:r>
      </w:del>
    </w:p>
    <w:bookmarkEnd w:id="5050"/>
    <w:bookmarkEnd w:id="5051"/>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20"/>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5" w:author="Avv. Rosario Panzariello" w:date="2026-09-18T10:48:00Z" w:initials="RP">
    <w:p w14:paraId="03168722" w14:textId="77777777" w:rsidR="009936BF" w:rsidRDefault="009936BF" w:rsidP="009936BF">
      <w:pPr>
        <w:pStyle w:val="Testocommento"/>
      </w:pPr>
      <w:r>
        <w:rPr>
          <w:rStyle w:val="Rimandocommento"/>
        </w:rPr>
        <w:annotationRef/>
      </w:r>
      <w:r>
        <w:t>Nota interna, va precisato nell’ambito del Marketplace o no?</w:t>
      </w:r>
    </w:p>
  </w:comment>
  <w:comment w:id="336" w:author="Filippo Battaglia" w:date="2026-09-20T08:24:00Z" w:initials="FB">
    <w:p w14:paraId="42B95867" w14:textId="110CCCA3" w:rsidR="003823A0" w:rsidRDefault="003823A0" w:rsidP="003823A0">
      <w:pPr>
        <w:pStyle w:val="Testocommento"/>
      </w:pPr>
      <w:r>
        <w:rPr>
          <w:rStyle w:val="Rimandocommento"/>
        </w:rPr>
        <w:annotationRef/>
      </w:r>
      <w:r>
        <w:t xml:space="preserve">No, teniamo mani più libere possibili </w:t>
      </w:r>
      <w:r>
        <w:fldChar w:fldCharType="begin"/>
      </w:r>
      <w:r>
        <w:instrText>HYPERLINK "mailto:rosario.panzariello@gruppoevoluzione.com"</w:instrText>
      </w:r>
      <w:bookmarkStart w:id="338" w:name="_@_F95BB16E484B4F30B298D33B43CDF5A0Z"/>
      <w:r>
        <w:fldChar w:fldCharType="separate"/>
      </w:r>
      <w:bookmarkEnd w:id="338"/>
      <w:r w:rsidRPr="003823A0">
        <w:rPr>
          <w:rStyle w:val="Menzione"/>
          <w:noProof/>
        </w:rPr>
        <w:t>@Avv. Rosario Panzariello</w:t>
      </w:r>
      <w:r>
        <w:fldChar w:fldCharType="end"/>
      </w:r>
      <w:r>
        <w:t xml:space="preserve"> </w:t>
      </w:r>
    </w:p>
  </w:comment>
  <w:comment w:id="337" w:author="Avv. Rosario Panzariello" w:date="2026-09-23T06:17:00Z" w:initials="RP">
    <w:p w14:paraId="5236D1E7" w14:textId="781BDE87" w:rsidR="008344C7" w:rsidRDefault="008344C7" w:rsidP="008344C7">
      <w:pPr>
        <w:pStyle w:val="Testocommento"/>
      </w:pPr>
      <w:r>
        <w:rPr>
          <w:rStyle w:val="Rimandocommento"/>
        </w:rPr>
        <w:annotationRef/>
      </w:r>
      <w:r>
        <w:fldChar w:fldCharType="begin"/>
      </w:r>
      <w:r>
        <w:instrText>HYPERLINK "mailto:filippo.battaglia@gruppoevoluzione.com"</w:instrText>
      </w:r>
      <w:bookmarkStart w:id="339" w:name="_@_867E8E428AD34CC285B806120DA83549Z"/>
      <w:r>
        <w:fldChar w:fldCharType="separate"/>
      </w:r>
      <w:bookmarkEnd w:id="339"/>
      <w:r w:rsidRPr="008344C7">
        <w:rPr>
          <w:rStyle w:val="Menzione"/>
          <w:noProof/>
        </w:rPr>
        <w:t>@Filippo Battaglia</w:t>
      </w:r>
      <w:r>
        <w:fldChar w:fldCharType="end"/>
      </w:r>
      <w:r>
        <w:t xml:space="preserve"> Sì, allora lascio la definizione così com’è. È già volutamente ampia: l’Evento di vendita è qualsiasi processo commerciale organizzato o gestito da Fleequid e non è limitato alle operazioni svolte sul Marketplace. Sono già comprese anche Negoziazione e Vendita fuori asta. </w:t>
      </w:r>
    </w:p>
  </w:comment>
  <w:comment w:id="762" w:author="Avv. Rosario Panzariello" w:date="2026-09-13T10:56:00Z" w:initials="RP">
    <w:p w14:paraId="199018AB" w14:textId="77777777" w:rsidR="00C55DE0" w:rsidRDefault="00C55DE0" w:rsidP="00C55DE0">
      <w:pPr>
        <w:pStyle w:val="Testocommento"/>
      </w:pPr>
      <w:r>
        <w:rPr>
          <w:rStyle w:val="Rimandocommento"/>
        </w:rPr>
        <w:annotationRef/>
      </w:r>
      <w:r>
        <w:t>Siccome conosco i miei “polli” ho cercato di inserire questa clausola “salva guai”.</w:t>
      </w:r>
    </w:p>
  </w:comment>
  <w:comment w:id="763" w:author="Filippo Battaglia" w:date="2026-09-20T08:27:00Z" w:initials="FB">
    <w:p w14:paraId="7E41D89C" w14:textId="284D04A3" w:rsidR="001F5682" w:rsidRDefault="001F5682" w:rsidP="001F5682">
      <w:pPr>
        <w:pStyle w:val="Testocommento"/>
      </w:pPr>
      <w:r>
        <w:rPr>
          <w:rStyle w:val="Rimandocommento"/>
        </w:rPr>
        <w:annotationRef/>
      </w:r>
      <w:r>
        <w:fldChar w:fldCharType="begin"/>
      </w:r>
      <w:r>
        <w:instrText>HYPERLINK "mailto:rosario.panzariello@gruppoevoluzione.com"</w:instrText>
      </w:r>
      <w:bookmarkStart w:id="767" w:name="_@_47629DBCF5054F048D992ECAD9481C2EZ"/>
      <w:r>
        <w:fldChar w:fldCharType="separate"/>
      </w:r>
      <w:bookmarkEnd w:id="767"/>
      <w:r w:rsidRPr="001F5682">
        <w:rPr>
          <w:rStyle w:val="Menzione"/>
          <w:noProof/>
        </w:rPr>
        <w:t>@Avv. Rosario Panzariello</w:t>
      </w:r>
      <w:r>
        <w:fldChar w:fldCharType="end"/>
      </w:r>
      <w:r>
        <w:t xml:space="preserve"> perfetto, te lo stavo per scrivere</w:t>
      </w:r>
    </w:p>
  </w:comment>
  <w:comment w:id="966" w:author="Filippo Battaglia" w:date="2026-09-20T08:27:00Z" w:initials="FB">
    <w:p w14:paraId="653F6B41" w14:textId="27D47EED" w:rsidR="006930BD" w:rsidRDefault="006930BD" w:rsidP="006930BD">
      <w:pPr>
        <w:pStyle w:val="Testocommento"/>
      </w:pPr>
      <w:r>
        <w:rPr>
          <w:rStyle w:val="Rimandocommento"/>
        </w:rPr>
        <w:annotationRef/>
      </w:r>
      <w:r>
        <w:fldChar w:fldCharType="begin"/>
      </w:r>
      <w:r>
        <w:instrText>HYPERLINK "mailto:rosario.panzariello@gruppoevoluzione.com"</w:instrText>
      </w:r>
      <w:bookmarkStart w:id="975" w:name="_@_6B3D7E6B5C5349A589A6DCFFAAED9A17Z"/>
      <w:r>
        <w:fldChar w:fldCharType="separate"/>
      </w:r>
      <w:bookmarkEnd w:id="975"/>
      <w:r w:rsidRPr="006930BD">
        <w:rPr>
          <w:rStyle w:val="Menzione"/>
          <w:noProof/>
        </w:rPr>
        <w:t>@Avv. Rosario Panzariello</w:t>
      </w:r>
      <w:r>
        <w:fldChar w:fldCharType="end"/>
      </w:r>
      <w:r>
        <w:t xml:space="preserve"> questo documento non lo stiamo chiedendo</w:t>
      </w:r>
    </w:p>
  </w:comment>
  <w:comment w:id="967" w:author="Avv. Rosario Panzariello" w:date="2026-09-23T06:20:00Z" w:initials="RP">
    <w:p w14:paraId="4E113435" w14:textId="2750B7C0" w:rsidR="00FE59D7" w:rsidRDefault="00FE59D7" w:rsidP="00FE59D7">
      <w:pPr>
        <w:pStyle w:val="Testocommento"/>
      </w:pPr>
      <w:r>
        <w:rPr>
          <w:rStyle w:val="Rimandocommento"/>
        </w:rPr>
        <w:annotationRef/>
      </w:r>
      <w:r>
        <w:fldChar w:fldCharType="begin"/>
      </w:r>
      <w:r>
        <w:instrText>HYPERLINK "mailto:filippo.battaglia@gruppoevoluzione.com"</w:instrText>
      </w:r>
      <w:bookmarkStart w:id="976" w:name="_@_F99BD973FE79442E8B78DBB7C8C2747CZ"/>
      <w:r>
        <w:fldChar w:fldCharType="separate"/>
      </w:r>
      <w:bookmarkEnd w:id="976"/>
      <w:r w:rsidRPr="00FE59D7">
        <w:rPr>
          <w:rStyle w:val="Menzione"/>
          <w:noProof/>
        </w:rPr>
        <w:t>@Filippo Battaglia</w:t>
      </w:r>
      <w:r>
        <w:fldChar w:fldCharType="end"/>
      </w:r>
      <w:r>
        <w:t xml:space="preserve"> Ok, allora non la lascerei come documento obbligatorio per la registrazione. Possiamo fare in due modi:</w:t>
      </w:r>
    </w:p>
    <w:p w14:paraId="050CB098" w14:textId="77777777" w:rsidR="00FE59D7" w:rsidRDefault="00FE59D7" w:rsidP="00FE59D7">
      <w:pPr>
        <w:pStyle w:val="Testocommento"/>
      </w:pPr>
      <w:r>
        <w:rPr>
          <w:b/>
          <w:bCs/>
        </w:rPr>
        <w:t>A)</w:t>
      </w:r>
      <w:r>
        <w:t xml:space="preserve"> mantenere l’elenco, ma scrivendo che Fleequid </w:t>
      </w:r>
      <w:r>
        <w:rPr>
          <w:i/>
          <w:iCs/>
        </w:rPr>
        <w:t>può richiedere</w:t>
      </w:r>
      <w:r>
        <w:t>, anche successivamente alla registrazione, visura o documento equivalente quando necessario per verificare identità, poteri, professionalità o requisiti per una determinata operazione;</w:t>
      </w:r>
    </w:p>
    <w:p w14:paraId="52DF7ACE" w14:textId="77777777" w:rsidR="00FE59D7" w:rsidRDefault="00FE59D7" w:rsidP="00FE59D7">
      <w:pPr>
        <w:pStyle w:val="Testocommento"/>
      </w:pPr>
      <w:r>
        <w:rPr>
          <w:b/>
          <w:bCs/>
        </w:rPr>
        <w:t>B)</w:t>
      </w:r>
      <w:r>
        <w:t xml:space="preserve"> eliminare del tutto l’elenco e lasciare soltanto una clausola generale che consenta a Fleequid di chiedere di volta in volta la documentazione necessaria.</w:t>
      </w:r>
    </w:p>
    <w:p w14:paraId="59405815" w14:textId="77777777" w:rsidR="00FE59D7" w:rsidRDefault="00FE59D7" w:rsidP="00FE59D7">
      <w:pPr>
        <w:pStyle w:val="Testocommento"/>
      </w:pPr>
      <w:r>
        <w:t xml:space="preserve">Io preferirei </w:t>
      </w:r>
      <w:r>
        <w:rPr>
          <w:b/>
          <w:bCs/>
        </w:rPr>
        <w:t>A</w:t>
      </w:r>
      <w:r>
        <w:t>, perché non vi obbliga a chiedere oggi la visura a tutti, ma vi conserva espressamente la possibilità di farlo domani o per determinate operazioni senza dover cambiare le CG</w:t>
      </w:r>
    </w:p>
  </w:comment>
  <w:comment w:id="968" w:author="Filippo Battaglia" w:date="2026-09-25T09:43:00Z" w:initials="FB">
    <w:p w14:paraId="3BDA3A75" w14:textId="619B1B4D" w:rsidR="008E5004" w:rsidRDefault="00EE26D8">
      <w:r>
        <w:annotationRef/>
      </w:r>
      <w:r w:rsidRPr="58910736">
        <w:t xml:space="preserve">A </w:t>
      </w:r>
      <w:r>
        <w:fldChar w:fldCharType="begin"/>
      </w:r>
      <w:r>
        <w:instrText xml:space="preserve"> HYPERLINK "mailto:rosario.panzariello@gruppoevoluzione.com"</w:instrText>
      </w:r>
      <w:bookmarkStart w:id="977" w:name="_@_CD200977FF7342208ADC96D5AD7FAB45Z"/>
      <w:r>
        <w:fldChar w:fldCharType="separate"/>
      </w:r>
      <w:bookmarkEnd w:id="977"/>
      <w:r w:rsidRPr="110FBD16">
        <w:rPr>
          <w:noProof/>
        </w:rPr>
        <w:t>@Avv. Rosario Panzariello</w:t>
      </w:r>
      <w:r>
        <w:fldChar w:fldCharType="end"/>
      </w:r>
    </w:p>
  </w:comment>
  <w:comment w:id="979" w:author="Filippo Battaglia" w:date="2026-09-20T08:28:00Z" w:initials="FB">
    <w:p w14:paraId="79E05EE7" w14:textId="2CC75575" w:rsidR="006930BD" w:rsidRDefault="006930BD" w:rsidP="006930BD">
      <w:pPr>
        <w:pStyle w:val="Testocommento"/>
      </w:pPr>
      <w:r>
        <w:rPr>
          <w:rStyle w:val="Rimandocommento"/>
        </w:rPr>
        <w:annotationRef/>
      </w:r>
      <w:r>
        <w:fldChar w:fldCharType="begin"/>
      </w:r>
      <w:r>
        <w:instrText>HYPERLINK "mailto:rosario.panzariello@gruppoevoluzione.com"</w:instrText>
      </w:r>
      <w:bookmarkStart w:id="983" w:name="_@_6591BA93C2C248D9AC31E67A52044EC9Z"/>
      <w:r>
        <w:fldChar w:fldCharType="separate"/>
      </w:r>
      <w:bookmarkEnd w:id="983"/>
      <w:r w:rsidRPr="006930BD">
        <w:rPr>
          <w:rStyle w:val="Menzione"/>
          <w:noProof/>
        </w:rPr>
        <w:t>@Avv. Rosario Panzariello</w:t>
      </w:r>
      <w:r>
        <w:fldChar w:fldCharType="end"/>
      </w:r>
      <w:r>
        <w:t xml:space="preserve">  idem questo non lo chiediamo</w:t>
      </w:r>
    </w:p>
  </w:comment>
  <w:comment w:id="980" w:author="Avv. Rosario Panzariello" w:date="2026-09-23T06:20:00Z" w:initials="RP">
    <w:p w14:paraId="309A514D" w14:textId="5A8EF456" w:rsidR="00AA010D" w:rsidRDefault="00AA010D" w:rsidP="00AA010D">
      <w:pPr>
        <w:pStyle w:val="Testocommento"/>
      </w:pPr>
      <w:r>
        <w:rPr>
          <w:rStyle w:val="Rimandocommento"/>
        </w:rPr>
        <w:annotationRef/>
      </w:r>
      <w:r>
        <w:fldChar w:fldCharType="begin"/>
      </w:r>
      <w:r>
        <w:instrText>HYPERLINK "mailto:filippo.battaglia@gruppoevoluzione.com"</w:instrText>
      </w:r>
      <w:bookmarkStart w:id="984" w:name="_@_E634037D230A41C3B12FF13FBA782259Z"/>
      <w:r>
        <w:fldChar w:fldCharType="separate"/>
      </w:r>
      <w:bookmarkEnd w:id="984"/>
      <w:r w:rsidRPr="00AA010D">
        <w:rPr>
          <w:rStyle w:val="Menzione"/>
          <w:noProof/>
        </w:rPr>
        <w:t>@Filippo Battaglia</w:t>
      </w:r>
      <w:r>
        <w:fldChar w:fldCharType="end"/>
      </w:r>
      <w:r>
        <w:t xml:space="preserve"> vedi sopra</w:t>
      </w:r>
    </w:p>
  </w:comment>
  <w:comment w:id="981" w:author="Filippo Battaglia" w:date="2026-09-25T09:43:00Z" w:initials="FB">
    <w:p w14:paraId="090F8615" w14:textId="17D08403" w:rsidR="008E5004" w:rsidRDefault="00EE26D8">
      <w:r>
        <w:annotationRef/>
      </w:r>
      <w:r w:rsidRPr="20ECC0FD">
        <w:t xml:space="preserve">anche qui A </w:t>
      </w:r>
      <w:r>
        <w:fldChar w:fldCharType="begin"/>
      </w:r>
      <w:r>
        <w:instrText xml:space="preserve"> HYPERLINK "mailto:rosario.panzariello@gruppoevoluzione.com"</w:instrText>
      </w:r>
      <w:bookmarkStart w:id="985" w:name="_@_76A8A67DF1FE4838801CF40E54969E84Z"/>
      <w:r>
        <w:fldChar w:fldCharType="separate"/>
      </w:r>
      <w:bookmarkEnd w:id="985"/>
      <w:r w:rsidRPr="34DAC1D3">
        <w:rPr>
          <w:noProof/>
        </w:rPr>
        <w:t>@Avv. Rosario Panzariello</w:t>
      </w:r>
      <w:r>
        <w:fldChar w:fldCharType="end"/>
      </w:r>
    </w:p>
  </w:comment>
  <w:comment w:id="2872" w:author="Avv. Rosario Panzariello" w:date="2026-09-18T21:46:00Z" w:initials="RP">
    <w:p w14:paraId="3BA30432" w14:textId="77777777" w:rsidR="00166FD0" w:rsidRDefault="00837665" w:rsidP="00166FD0">
      <w:pPr>
        <w:pStyle w:val="Testocommento"/>
      </w:pPr>
      <w:r>
        <w:rPr>
          <w:rStyle w:val="Rimandocommento"/>
        </w:rPr>
        <w:annotationRef/>
      </w:r>
      <w:r w:rsidR="00166FD0">
        <w:t>Ho aggiunto un tetto massimo per evitare che questa penale, letta in combinazione con gli interessi, comporti il superamento del tasso di usura e conseguente nullità.</w:t>
      </w:r>
    </w:p>
  </w:comment>
  <w:comment w:id="2873" w:author="Avv. Rosario Panzariello" w:date="2026-09-23T06:41:00Z" w:initials="RP">
    <w:p w14:paraId="5A905576" w14:textId="3D978581" w:rsidR="00B8479C" w:rsidRDefault="00B8479C" w:rsidP="00B8479C">
      <w:pPr>
        <w:pStyle w:val="Testocommento"/>
      </w:pPr>
      <w:r>
        <w:rPr>
          <w:rStyle w:val="Rimandocommento"/>
        </w:rPr>
        <w:annotationRef/>
      </w:r>
      <w:r>
        <w:fldChar w:fldCharType="begin"/>
      </w:r>
      <w:r>
        <w:instrText>HYPERLINK "mailto:filippo.battaglia@gruppoevoluzione.com"</w:instrText>
      </w:r>
      <w:bookmarkStart w:id="2890" w:name="_@_8EF9E5DF15264E9E9306DFB7B3CC6BECZ"/>
      <w:r>
        <w:fldChar w:fldCharType="separate"/>
      </w:r>
      <w:bookmarkEnd w:id="2890"/>
      <w:r w:rsidRPr="00B8479C">
        <w:rPr>
          <w:rStyle w:val="Menzione"/>
          <w:noProof/>
        </w:rPr>
        <w:t>@Filippo Battaglia</w:t>
      </w:r>
      <w:r>
        <w:fldChar w:fldCharType="end"/>
      </w:r>
      <w:r>
        <w:t xml:space="preserve"> Sui € 1.500 ti spiego perché avevo inserito un limite. Non è un tetto imposto dalla legge alle penali: la clausola penale è distinta dagli interessi moratori ed è soggetta, tra l’altro, al controllo di eventuale manifesta eccessività ex art. 1384 c.c.</w:t>
      </w:r>
    </w:p>
    <w:p w14:paraId="6E2B6954" w14:textId="77777777" w:rsidR="00B8479C" w:rsidRDefault="00B8479C" w:rsidP="00B8479C">
      <w:pPr>
        <w:pStyle w:val="Testocommento"/>
      </w:pPr>
    </w:p>
    <w:p w14:paraId="1274B713" w14:textId="77777777" w:rsidR="00B8479C" w:rsidRDefault="00B8479C" w:rsidP="00B8479C">
      <w:pPr>
        <w:pStyle w:val="Testocommento"/>
      </w:pPr>
      <w:r>
        <w:t>Ho però voluto inserire questa protezione perché questa specifica penale dell’art. 12.6 è parametrata giorno per giorno al ritardo nel pagamento e si cumula con gli interessi moratori ex D.Lgs. 231/2002. Se, in una contestazione, venisse considerata in tutto o in parte come ulteriore costo del ritardo, voglio evitare che il cumulo possa essere ricondotto a un costo finanziario superiore al tasso soglia, con il conseguente rischio di contestazione e, nell’ipotesi in cui la disciplina antiusura venisse ritenuta applicabile, di nullità della relativa pattuizione.</w:t>
      </w:r>
    </w:p>
    <w:p w14:paraId="22A01B9C" w14:textId="77777777" w:rsidR="00B8479C" w:rsidRDefault="00B8479C" w:rsidP="00B8479C">
      <w:pPr>
        <w:pStyle w:val="Testocommento"/>
      </w:pPr>
    </w:p>
    <w:p w14:paraId="735002FD" w14:textId="77777777" w:rsidR="00B8479C" w:rsidRDefault="00B8479C" w:rsidP="00B8479C">
      <w:pPr>
        <w:pStyle w:val="Testocommento"/>
      </w:pPr>
      <w:r>
        <w:t>Va inoltre considerato che il sistema prevede già conseguenze molto più pesanti. L’art. 12.7 stabilisce che, decorso il 7° giorno dalla Proforma, comprensivo dei 3 giorni ordinari per il pagamento, Fleequid può annullare la vendita. Se Fleequid annulla, l’art. 12.9 fa scattare le ulteriori conseguenze dell’inadempimento: resta dovuta la penale giornaliera già maturata, si applicano le ulteriori penali previste e, soprattutto, è previsto un pavimento della componente penale complessiva pari al 5% del prezzo del Veicolo. Quindi € 1.500 non rappresentano affatto il massimo dovuto dal Buyer inadempiente.</w:t>
      </w:r>
    </w:p>
    <w:p w14:paraId="5F8FA383" w14:textId="77777777" w:rsidR="00B8479C" w:rsidRDefault="00B8479C" w:rsidP="00B8479C">
      <w:pPr>
        <w:pStyle w:val="Testocommento"/>
      </w:pPr>
    </w:p>
    <w:p w14:paraId="2480BF52" w14:textId="77777777" w:rsidR="00B8479C" w:rsidRDefault="00B8479C" w:rsidP="00B8479C">
      <w:pPr>
        <w:pStyle w:val="Testocommento"/>
      </w:pPr>
      <w:r>
        <w:t>Il tetto riguarda soltanto la penale giornaliera dell’art. 12.6. L’art. 12.7 prevede infatti che, anche dopo che Fleequid ha acquistato il diritto di annullare, se decide di non esercitarlo subito e di attendere ancora il pagamento, la penale continui a maturare fino al raggiungimento del massimo. Con € 150/giorno e cap di € 1.500 significa massimo 10 giorni complessivi di ritardo. Senza il cap, invece, continuerebbe a crescere fino al pagamento o all’effettivo Annullamento, quindi anche per un periodo dipendente dalla scelta di Fleequid di lasciare aperta l’operazione.</w:t>
      </w:r>
    </w:p>
    <w:p w14:paraId="7A386163" w14:textId="77777777" w:rsidR="00B8479C" w:rsidRDefault="00B8479C" w:rsidP="00B8479C">
      <w:pPr>
        <w:pStyle w:val="Testocommento"/>
      </w:pPr>
    </w:p>
    <w:p w14:paraId="3022BFAD" w14:textId="77777777" w:rsidR="00B8479C" w:rsidRDefault="00B8479C" w:rsidP="00B8479C">
      <w:pPr>
        <w:pStyle w:val="Testocommento"/>
      </w:pPr>
      <w:r>
        <w:t>Se vuoi renderla più deterrente possiamo farlo. Le alternative che vedo sono: (i) aumentare il tetto, ad esempio a € 3.000/5.000, lasciando € 150/giorno; oppure (ii) aumentare anche l’importo giornaliero, ma limitarne la maturazione sino al momento in cui Fleequid acquista la facoltà di annullare ex art. 12.7, lasciando poi operare gli interessi moratori e, in caso di Annullamento, le più incisive conseguenze dell’art. 12.9. Questa seconda soluzione, secondo me, aumenta la deterrenza senza lasciare una penale giornaliera che continui a maturare per un periodo rimesso, di fatto, alla scelta di Fleequid di non esercitare subito l’Annullamento.</w:t>
      </w:r>
    </w:p>
  </w:comment>
  <w:comment w:id="2874" w:author="Filippo Battaglia" w:date="2026-09-25T09:45:00Z" w:initials="FB">
    <w:p w14:paraId="3DD3CE0D" w14:textId="75C5B7E7" w:rsidR="008E5004" w:rsidRDefault="00EE26D8">
      <w:r>
        <w:annotationRef/>
      </w:r>
      <w:r w:rsidRPr="7EFDE38D">
        <w:t xml:space="preserve">aumentiamo tetto a 5.000 euro </w:t>
      </w:r>
      <w:r>
        <w:fldChar w:fldCharType="begin"/>
      </w:r>
      <w:r>
        <w:instrText xml:space="preserve"> HYPERLINK "mailto:rosario.panzariello@gruppoevoluzione.com"</w:instrText>
      </w:r>
      <w:bookmarkStart w:id="2892" w:name="_@_257D70C8B369413FBBBD79DC7DA1160CZ"/>
      <w:r>
        <w:fldChar w:fldCharType="separate"/>
      </w:r>
      <w:bookmarkEnd w:id="2892"/>
      <w:r w:rsidRPr="56EBF319">
        <w:rPr>
          <w:noProof/>
        </w:rPr>
        <w:t>@Avv. Rosario Panzariello</w:t>
      </w:r>
      <w:r>
        <w:fldChar w:fldCharType="end"/>
      </w:r>
    </w:p>
  </w:comment>
  <w:comment w:id="2875" w:author="Avv. Rosario Panzariello" w:date="2026-09-26T10:53:00Z" w:initials="RP">
    <w:p w14:paraId="5FE55A58" w14:textId="2D2E4D85" w:rsidR="00C0488E" w:rsidRDefault="00C0488E" w:rsidP="00C0488E">
      <w:pPr>
        <w:pStyle w:val="Testocommento"/>
      </w:pPr>
      <w:r>
        <w:rPr>
          <w:rStyle w:val="Rimandocommento"/>
        </w:rPr>
        <w:annotationRef/>
      </w:r>
      <w:r>
        <w:fldChar w:fldCharType="begin"/>
      </w:r>
      <w:r>
        <w:instrText>HYPERLINK "mailto:filippo.battaglia@gruppoevoluzione.com"</w:instrText>
      </w:r>
      <w:bookmarkStart w:id="2894" w:name="_@_A8531D5C1B4D44D8A0D4305ABC532E74Z"/>
      <w:r>
        <w:fldChar w:fldCharType="separate"/>
      </w:r>
      <w:bookmarkEnd w:id="2894"/>
      <w:r w:rsidRPr="00C0488E">
        <w:rPr>
          <w:rStyle w:val="Menzione"/>
          <w:noProof/>
        </w:rPr>
        <w:t>@Filippo Battaglia</w:t>
      </w:r>
      <w:r>
        <w:fldChar w:fldCharType="end"/>
      </w:r>
      <w:r>
        <w:t xml:space="preserve"> ok recepito</w:t>
      </w:r>
    </w:p>
  </w:comment>
  <w:comment w:id="3255" w:author="Avv. Rosario Panzariello" w:date="2026-09-14T22:01:00Z" w:initials="RP">
    <w:p w14:paraId="0519C55F" w14:textId="113320CF" w:rsidR="003312D0" w:rsidRDefault="0018500A" w:rsidP="003312D0">
      <w:pPr>
        <w:pStyle w:val="Testocommento"/>
      </w:pPr>
      <w:r>
        <w:rPr>
          <w:rStyle w:val="Rimandocommento"/>
        </w:rPr>
        <w:annotationRef/>
      </w:r>
      <w:r w:rsidR="003312D0">
        <w:t>Negli appunti non viene indicato un nome per questo genere di vendita. Coerentemente, non introduco una nuova denominazione contrattuale. Dal punto di vista commerciale, qualora si volesse standardizzare questa modalità di vendita, potrebbe essere utilizzata una denominazione quale “</w:t>
      </w:r>
      <w:r w:rsidR="003312D0">
        <w:rPr>
          <w:b/>
          <w:bCs/>
        </w:rPr>
        <w:t>Fleequid Flex – Vendita con consegna differita</w:t>
      </w:r>
      <w:r w:rsidR="003312D0">
        <w:t xml:space="preserve">”, ferma restando la necessità di rendere conoscibili per la singola operazione le eventuali condizioni particolari applicabili. Se non si vuole creare un’ulteriore sigla o categoria commerciale, può comunque essere lasciata così: si tratta di una normale operazione di vendita caratterizzata dalla temporanea permanenza del Veicolo in uso presso il Venditore e da una specifica disciplina del pagamento. </w:t>
      </w:r>
    </w:p>
  </w:comment>
  <w:comment w:id="3256" w:author="Filippo Battaglia" w:date="2026-09-20T08:30:00Z" w:initials="FB">
    <w:p w14:paraId="383BB9C0" w14:textId="03267FD9" w:rsidR="001A1D06" w:rsidRDefault="001A1D06" w:rsidP="001A1D06">
      <w:pPr>
        <w:pStyle w:val="Testocommento"/>
      </w:pPr>
      <w:r>
        <w:rPr>
          <w:rStyle w:val="Rimandocommento"/>
        </w:rPr>
        <w:annotationRef/>
      </w:r>
      <w:r>
        <w:fldChar w:fldCharType="begin"/>
      </w:r>
      <w:r>
        <w:instrText>HYPERLINK "mailto:rosario.panzariello@gruppoevoluzione.com"</w:instrText>
      </w:r>
      <w:bookmarkStart w:id="3261" w:name="_@_2A7157BD3CC34F19A333327FA2EC60C6Z"/>
      <w:r>
        <w:fldChar w:fldCharType="separate"/>
      </w:r>
      <w:bookmarkEnd w:id="3261"/>
      <w:r w:rsidRPr="001A1D06">
        <w:rPr>
          <w:rStyle w:val="Menzione"/>
          <w:noProof/>
        </w:rPr>
        <w:t>@Avv. Rosario Panzariello</w:t>
      </w:r>
      <w:r>
        <w:fldChar w:fldCharType="end"/>
      </w:r>
      <w:r>
        <w:t xml:space="preserve"> si ok la stiamo chiamando vendita differita</w:t>
      </w:r>
    </w:p>
  </w:comment>
  <w:comment w:id="3257" w:author="Avv. Rosario Panzariello" w:date="2026-09-23T06:44:00Z" w:initials="RP">
    <w:p w14:paraId="7D8A1193" w14:textId="372B3264" w:rsidR="00124397" w:rsidRDefault="00124397" w:rsidP="00124397">
      <w:pPr>
        <w:pStyle w:val="Testocommento"/>
      </w:pPr>
      <w:r>
        <w:rPr>
          <w:rStyle w:val="Rimandocommento"/>
        </w:rPr>
        <w:annotationRef/>
      </w:r>
      <w:r>
        <w:fldChar w:fldCharType="begin"/>
      </w:r>
      <w:r>
        <w:instrText>HYPERLINK "mailto:filippo.battaglia@gruppoevoluzione.com"</w:instrText>
      </w:r>
      <w:bookmarkStart w:id="3262" w:name="_@_7B8643902BE445DB8C37BF0A86E3DD68Z"/>
      <w:r>
        <w:fldChar w:fldCharType="separate"/>
      </w:r>
      <w:bookmarkEnd w:id="3262"/>
      <w:r w:rsidRPr="00124397">
        <w:rPr>
          <w:rStyle w:val="Menzione"/>
          <w:noProof/>
        </w:rPr>
        <w:t>@Filippo Battaglia</w:t>
      </w:r>
      <w:r>
        <w:fldChar w:fldCharType="end"/>
      </w:r>
      <w:r>
        <w:t xml:space="preserve"> su questo dimmi tu. Nelle CG al momento non l’abbiamo chiamata “Vendita differita”: l’art. 13 la descrive semplicemente come operazione con pagamento anticipato e Veicolo temporaneamente in uso presso il Venditore. Se “Vendita differita” è il nome commerciale che avete deciso di usare, posso inserirlo come semplice denominazione della fattispecie, senza farne un nuovo Modello di Vendita. Dimmi tu.</w:t>
      </w:r>
    </w:p>
  </w:comment>
  <w:comment w:id="3258" w:author="Filippo Battaglia" w:date="2026-09-25T09:45:00Z" w:initials="FB">
    <w:p w14:paraId="5A29A286" w14:textId="225B8B80" w:rsidR="008E5004" w:rsidRDefault="00EE26D8">
      <w:r>
        <w:annotationRef/>
      </w:r>
      <w:r w:rsidRPr="312F4D18">
        <w:t xml:space="preserve">si ok semplice denominazione, non modello di vendita </w:t>
      </w:r>
      <w:r>
        <w:fldChar w:fldCharType="begin"/>
      </w:r>
      <w:r>
        <w:instrText xml:space="preserve"> HYPERLINK "mailto:rosario.panzariello@gruppoevoluzione.com"</w:instrText>
      </w:r>
      <w:bookmarkStart w:id="3263" w:name="_@_F8ADA48493EA42959EEBC1A6AB3A57F2Z"/>
      <w:r>
        <w:fldChar w:fldCharType="separate"/>
      </w:r>
      <w:bookmarkEnd w:id="3263"/>
      <w:r w:rsidRPr="20A8199E">
        <w:rPr>
          <w:noProof/>
        </w:rPr>
        <w:t>@Avv. Rosario Panzariello</w:t>
      </w:r>
      <w:r>
        <w:fldChar w:fldCharType="end"/>
      </w:r>
    </w:p>
  </w:comment>
  <w:comment w:id="3259" w:author="Avv. Rosario Panzariello" w:date="2026-09-26T11:49:00Z" w:initials="RP">
    <w:p w14:paraId="357BC793" w14:textId="35CB4300" w:rsidR="003E7B46" w:rsidRDefault="003E7B46" w:rsidP="003E7B46">
      <w:pPr>
        <w:pStyle w:val="Testocommento"/>
      </w:pPr>
      <w:r>
        <w:rPr>
          <w:rStyle w:val="Rimandocommento"/>
        </w:rPr>
        <w:annotationRef/>
      </w:r>
      <w:r>
        <w:fldChar w:fldCharType="begin"/>
      </w:r>
      <w:r>
        <w:instrText>HYPERLINK "mailto:filippo.battaglia@gruppoevoluzione.com"</w:instrText>
      </w:r>
      <w:bookmarkStart w:id="3264" w:name="_@_525EF058F4F547BC8D392EA8D4F64A9DZ"/>
      <w:r>
        <w:fldChar w:fldCharType="separate"/>
      </w:r>
      <w:bookmarkEnd w:id="3264"/>
      <w:r w:rsidRPr="003E7B46">
        <w:rPr>
          <w:rStyle w:val="Menzione"/>
          <w:noProof/>
        </w:rPr>
        <w:t>@Filippo Battaglia</w:t>
      </w:r>
      <w:r>
        <w:fldChar w:fldCharType="end"/>
      </w:r>
      <w:r>
        <w:t xml:space="preserve"> fatto</w:t>
      </w:r>
    </w:p>
  </w:comment>
  <w:comment w:id="3501" w:author="Avv. Rosario Panzariello" w:date="2026-09-19T07:29:00Z" w:initials="RP">
    <w:p w14:paraId="579CC250" w14:textId="77777777" w:rsidR="00FD0A70" w:rsidRDefault="00FD0A70" w:rsidP="00FD0A70">
      <w:pPr>
        <w:pStyle w:val="Testocommento"/>
      </w:pPr>
      <w:r>
        <w:rPr>
          <w:rStyle w:val="Rimandocommento"/>
        </w:rPr>
        <w:annotationRef/>
      </w:r>
      <w:r>
        <w:t>Per salvaguardare le ipotesi in cui, in determinati ordinamenti, il passaggio di proprietà non coincide con la conclusione del contratto di compravendita, come in Italia, ma con l’intestazione del veicolo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68722" w15:done="1"/>
  <w15:commentEx w15:paraId="42B95867" w15:paraIdParent="03168722" w15:done="1"/>
  <w15:commentEx w15:paraId="5236D1E7" w15:paraIdParent="03168722" w15:done="1"/>
  <w15:commentEx w15:paraId="199018AB" w15:done="1"/>
  <w15:commentEx w15:paraId="7E41D89C" w15:paraIdParent="199018AB" w15:done="1"/>
  <w15:commentEx w15:paraId="653F6B41" w15:done="1"/>
  <w15:commentEx w15:paraId="59405815" w15:paraIdParent="653F6B41" w15:done="1"/>
  <w15:commentEx w15:paraId="3BDA3A75" w15:paraIdParent="653F6B41" w15:done="1"/>
  <w15:commentEx w15:paraId="79E05EE7" w15:done="1"/>
  <w15:commentEx w15:paraId="309A514D" w15:paraIdParent="79E05EE7" w15:done="1"/>
  <w15:commentEx w15:paraId="090F8615" w15:paraIdParent="79E05EE7" w15:done="1"/>
  <w15:commentEx w15:paraId="3BA30432" w15:done="1"/>
  <w15:commentEx w15:paraId="3022BFAD" w15:paraIdParent="3BA30432" w15:done="1"/>
  <w15:commentEx w15:paraId="3DD3CE0D" w15:paraIdParent="3BA30432" w15:done="1"/>
  <w15:commentEx w15:paraId="5FE55A58" w15:paraIdParent="3BA30432" w15:done="1"/>
  <w15:commentEx w15:paraId="0519C55F" w15:done="1"/>
  <w15:commentEx w15:paraId="383BB9C0" w15:paraIdParent="0519C55F" w15:done="1"/>
  <w15:commentEx w15:paraId="7D8A1193" w15:paraIdParent="0519C55F" w15:done="1"/>
  <w15:commentEx w15:paraId="5A29A286" w15:paraIdParent="0519C55F" w15:done="1"/>
  <w15:commentEx w15:paraId="357BC793" w15:paraIdParent="0519C55F" w15:done="1"/>
  <w15:commentEx w15:paraId="579CC25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053A29" w16cex:dateUtc="2026-09-18T08:48:00Z"/>
  <w16cex:commentExtensible w16cex:durableId="7D876172" w16cex:dateUtc="2026-09-20T06:24:00Z">
    <w16cex:extLst>
      <w16:ext w16:uri="{CE6994B0-6A32-4C9F-8C6B-6E91EDA988CE}">
        <cr:reactions xmlns:cr="http://schemas.microsoft.com/office/comments/2020/reactions">
          <cr:reaction reactionType="1">
            <cr:reactionInfo dateUtc="2026-09-23T04:18:02Z">
              <cr:user userId="S::rosario.panzariello@gruppoevoluzione.com::6a5dfb2e-8f48-4223-ac3a-e65c487d4005" userProvider="AD" userName="Avv. Rosario Panzariello"/>
            </cr:reactionInfo>
          </cr:reaction>
        </cr:reactions>
      </w16:ext>
    </w16cex:extLst>
  </w16cex:commentExtensible>
  <w16cex:commentExtensible w16cex:durableId="1BEF2E37" w16cex:dateUtc="2026-09-23T04:17:00Z">
    <w16cex:extLst>
      <w16:ext w16:uri="{CE6994B0-6A32-4C9F-8C6B-6E91EDA988CE}">
        <cr:reactions xmlns:cr="http://schemas.microsoft.com/office/comments/2020/reactions">
          <cr:reaction reactionType="1">
            <cr:reactionInfo dateUtc="2026-09-23T07:34:56Z">
              <cr:user userId="S::filippo.battaglia@gruppoevoluzione.com::12950235-f25c-48ac-be37-04ed2385da87" userProvider="AD" userName="Filippo Battaglia"/>
            </cr:reactionInfo>
          </cr:reaction>
        </cr:reactions>
      </w16:ext>
    </w16cex:extLst>
  </w16cex:commentExtensible>
  <w16cex:commentExtensible w16cex:durableId="57D5EF81" w16cex:dateUtc="2026-09-13T08:56:00Z">
    <w16cex:extLst>
      <w16:ext w16:uri="{CE6994B0-6A32-4C9F-8C6B-6E91EDA988CE}">
        <cr:reactions xmlns:cr="http://schemas.microsoft.com/office/comments/2020/reactions">
          <cr:reaction reactionType="1">
            <cr:reactionInfo dateUtc="2026-09-20T06:26:57Z">
              <cr:user userId="S::filippo.battaglia@gruppoevoluzione.com::12950235-f25c-48ac-be37-04ed2385da87" userProvider="AD" userName="Filippo Battaglia"/>
            </cr:reactionInfo>
          </cr:reaction>
        </cr:reactions>
      </w16:ext>
    </w16cex:extLst>
  </w16cex:commentExtensible>
  <w16cex:commentExtensible w16cex:durableId="44C34F74" w16cex:dateUtc="2026-09-20T06:27:00Z">
    <w16cex:extLst>
      <w16:ext w16:uri="{CE6994B0-6A32-4C9F-8C6B-6E91EDA988CE}">
        <cr:reactions xmlns:cr="http://schemas.microsoft.com/office/comments/2020/reactions">
          <cr:reaction reactionType="1">
            <cr:reactionInfo dateUtc="2026-09-23T04:18:34Z">
              <cr:user userId="S::rosario.panzariello@gruppoevoluzione.com::6a5dfb2e-8f48-4223-ac3a-e65c487d4005" userProvider="AD" userName="Avv. Rosario Panzariello"/>
            </cr:reactionInfo>
          </cr:reaction>
        </cr:reactions>
      </w16:ext>
    </w16cex:extLst>
  </w16cex:commentExtensible>
  <w16cex:commentExtensible w16cex:durableId="6D3D25D7" w16cex:dateUtc="2026-09-20T06:27:00Z"/>
  <w16cex:commentExtensible w16cex:durableId="797D6425" w16cex:dateUtc="2026-09-23T04:20:00Z"/>
  <w16cex:commentExtensible w16cex:durableId="5CD4A83D" w16cex:dateUtc="2026-09-25T07:43:00Z">
    <w16cex:extLst>
      <w16:ext w16:uri="{CE6994B0-6A32-4C9F-8C6B-6E91EDA988CE}">
        <cr:reactions xmlns:cr="http://schemas.microsoft.com/office/comments/2020/reactions">
          <cr:reaction reactionType="1">
            <cr:reactionInfo dateUtc="2026-09-26T07:39:44Z">
              <cr:user userId="S::rosario.panzariello@gruppoevoluzione.com::6a5dfb2e-8f48-4223-ac3a-e65c487d4005" userProvider="AD" userName="Avv. Rosario Panzariello"/>
            </cr:reactionInfo>
          </cr:reaction>
        </cr:reactions>
      </w16:ext>
    </w16cex:extLst>
  </w16cex:commentExtensible>
  <w16cex:commentExtensible w16cex:durableId="57C72494" w16cex:dateUtc="2026-09-20T06:28:00Z">
    <w16cex:extLst>
      <w16:ext w16:uri="{CE6994B0-6A32-4C9F-8C6B-6E91EDA988CE}">
        <cr:reactions xmlns:cr="http://schemas.microsoft.com/office/comments/2020/reactions">
          <cr:reaction reactionType="1">
            <cr:reactionInfo dateUtc="2026-09-26T07:39:53Z">
              <cr:user userId="S::rosario.panzariello@gruppoevoluzione.com::6a5dfb2e-8f48-4223-ac3a-e65c487d4005" userProvider="AD" userName="Avv. Rosario Panzariello"/>
            </cr:reactionInfo>
          </cr:reaction>
        </cr:reactions>
      </w16:ext>
    </w16cex:extLst>
  </w16cex:commentExtensible>
  <w16cex:commentExtensible w16cex:durableId="1CB75958" w16cex:dateUtc="2026-09-23T04:20:00Z"/>
  <w16cex:commentExtensible w16cex:durableId="2311B17C" w16cex:dateUtc="2026-09-25T07:43:00Z"/>
  <w16cex:commentExtensible w16cex:durableId="056A00BD" w16cex:dateUtc="2026-09-18T19:46:00Z">
    <w16cex:extLst>
      <w16:ext w16:uri="{CE6994B0-6A32-4C9F-8C6B-6E91EDA988CE}">
        <cr:reactions xmlns:cr="http://schemas.microsoft.com/office/comments/2020/reactions">
          <cr:reaction reactionType="1">
            <cr:reactionInfo dateUtc="2026-09-20T06:29:56Z">
              <cr:user userId="S::filippo.battaglia@gruppoevoluzione.com::12950235-f25c-48ac-be37-04ed2385da87" userProvider="AD" userName="Filippo Battaglia"/>
            </cr:reactionInfo>
          </cr:reaction>
        </cr:reactions>
      </w16:ext>
    </w16cex:extLst>
  </w16cex:commentExtensible>
  <w16cex:commentExtensible w16cex:durableId="29DBC5EE" w16cex:dateUtc="2026-09-23T04:41:00Z"/>
  <w16cex:commentExtensible w16cex:durableId="503966A2" w16cex:dateUtc="2026-09-25T07:45:00Z">
    <w16cex:extLst>
      <w16:ext w16:uri="{CE6994B0-6A32-4C9F-8C6B-6E91EDA988CE}">
        <cr:reactions xmlns:cr="http://schemas.microsoft.com/office/comments/2020/reactions">
          <cr:reaction reactionType="1">
            <cr:reactionInfo dateUtc="2026-09-26T08:53:34Z">
              <cr:user userId="S::rosario.panzariello@gruppoevoluzione.com::6a5dfb2e-8f48-4223-ac3a-e65c487d4005" userProvider="AD" userName="Avv. Rosario Panzariello"/>
            </cr:reactionInfo>
          </cr:reaction>
        </cr:reactions>
      </w16:ext>
    </w16cex:extLst>
  </w16cex:commentExtensible>
  <w16cex:commentExtensible w16cex:durableId="0FEAE946" w16cex:dateUtc="2026-09-26T08:53:00Z"/>
  <w16cex:commentExtensible w16cex:durableId="5EB2D6DF" w16cex:dateUtc="2026-09-14T20:01:00Z">
    <w16cex:extLst>
      <w16:ext w16:uri="{CE6994B0-6A32-4C9F-8C6B-6E91EDA988CE}">
        <cr:reactions xmlns:cr="http://schemas.microsoft.com/office/comments/2020/reactions">
          <cr:reaction reactionType="1">
            <cr:reactionInfo dateUtc="2026-09-20T06:30:26Z">
              <cr:user userId="S::filippo.battaglia@gruppoevoluzione.com::12950235-f25c-48ac-be37-04ed2385da87" userProvider="AD" userName="Filippo Battaglia"/>
            </cr:reactionInfo>
          </cr:reaction>
        </cr:reactions>
      </w16:ext>
    </w16cex:extLst>
  </w16cex:commentExtensible>
  <w16cex:commentExtensible w16cex:durableId="217AECF9" w16cex:dateUtc="2026-09-20T06:30:00Z"/>
  <w16cex:commentExtensible w16cex:durableId="7DF4DFDB" w16cex:dateUtc="2026-09-23T04:44:00Z">
    <w16cex:extLst>
      <w16:ext w16:uri="{CE6994B0-6A32-4C9F-8C6B-6E91EDA988CE}">
        <cr:reactions xmlns:cr="http://schemas.microsoft.com/office/comments/2020/reactions">
          <cr:reaction reactionType="1">
            <cr:reactionInfo dateUtc="2026-09-25T07:45:29Z">
              <cr:user userId="S::filippo.battaglia@gruppoevoluzione.com::12950235-f25c-48ac-be37-04ed2385da87" userProvider="AD" userName="Filippo Battaglia"/>
            </cr:reactionInfo>
          </cr:reaction>
        </cr:reactions>
      </w16:ext>
    </w16cex:extLst>
  </w16cex:commentExtensible>
  <w16cex:commentExtensible w16cex:durableId="4E67073C" w16cex:dateUtc="2026-09-25T07:45:00Z"/>
  <w16cex:commentExtensible w16cex:durableId="12FAD00B" w16cex:dateUtc="2026-09-26T09:49:00Z"/>
  <w16cex:commentExtensible w16cex:durableId="7FC9FB29" w16cex:dateUtc="2026-09-19T05:29:00Z">
    <w16cex:extLst>
      <w16:ext w16:uri="{CE6994B0-6A32-4C9F-8C6B-6E91EDA988CE}">
        <cr:reactions xmlns:cr="http://schemas.microsoft.com/office/comments/2020/reactions">
          <cr:reaction reactionType="1">
            <cr:reactionInfo dateUtc="2026-09-20T06:31:03Z">
              <cr:user userId="S::filippo.battaglia@gruppoevoluzione.com::12950235-f25c-48ac-be37-04ed2385da87" userProvider="AD" userName="Filippo Battagli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68722" w16cid:durableId="63053A29"/>
  <w16cid:commentId w16cid:paraId="42B95867" w16cid:durableId="7D876172"/>
  <w16cid:commentId w16cid:paraId="5236D1E7" w16cid:durableId="1BEF2E37"/>
  <w16cid:commentId w16cid:paraId="199018AB" w16cid:durableId="57D5EF81"/>
  <w16cid:commentId w16cid:paraId="7E41D89C" w16cid:durableId="44C34F74"/>
  <w16cid:commentId w16cid:paraId="653F6B41" w16cid:durableId="6D3D25D7"/>
  <w16cid:commentId w16cid:paraId="59405815" w16cid:durableId="797D6425"/>
  <w16cid:commentId w16cid:paraId="3BDA3A75" w16cid:durableId="5CD4A83D"/>
  <w16cid:commentId w16cid:paraId="79E05EE7" w16cid:durableId="57C72494"/>
  <w16cid:commentId w16cid:paraId="309A514D" w16cid:durableId="1CB75958"/>
  <w16cid:commentId w16cid:paraId="090F8615" w16cid:durableId="2311B17C"/>
  <w16cid:commentId w16cid:paraId="3BA30432" w16cid:durableId="056A00BD"/>
  <w16cid:commentId w16cid:paraId="3022BFAD" w16cid:durableId="29DBC5EE"/>
  <w16cid:commentId w16cid:paraId="3DD3CE0D" w16cid:durableId="503966A2"/>
  <w16cid:commentId w16cid:paraId="5FE55A58" w16cid:durableId="0FEAE946"/>
  <w16cid:commentId w16cid:paraId="0519C55F" w16cid:durableId="5EB2D6DF"/>
  <w16cid:commentId w16cid:paraId="383BB9C0" w16cid:durableId="217AECF9"/>
  <w16cid:commentId w16cid:paraId="7D8A1193" w16cid:durableId="7DF4DFDB"/>
  <w16cid:commentId w16cid:paraId="5A29A286" w16cid:durableId="4E67073C"/>
  <w16cid:commentId w16cid:paraId="357BC793" w16cid:durableId="12FAD00B"/>
  <w16cid:commentId w16cid:paraId="579CC250" w16cid:durableId="7FC9F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8792D" w14:textId="77777777" w:rsidR="00FC3B04" w:rsidRDefault="00FC3B04" w:rsidP="002528FB">
      <w:pPr>
        <w:spacing w:after="0" w:line="240" w:lineRule="auto"/>
      </w:pPr>
      <w:r>
        <w:separator/>
      </w:r>
    </w:p>
  </w:endnote>
  <w:endnote w:type="continuationSeparator" w:id="0">
    <w:p w14:paraId="556CF8A2" w14:textId="77777777" w:rsidR="00FC3B04" w:rsidRDefault="00FC3B04" w:rsidP="002528FB">
      <w:pPr>
        <w:spacing w:after="0" w:line="240" w:lineRule="auto"/>
      </w:pPr>
      <w:r>
        <w:continuationSeparator/>
      </w:r>
    </w:p>
  </w:endnote>
  <w:endnote w:type="continuationNotice" w:id="1">
    <w:p w14:paraId="098BDEA6" w14:textId="77777777" w:rsidR="00FC3B04" w:rsidRDefault="00FC3B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C770" w14:textId="77777777" w:rsidR="00FC3B04" w:rsidRDefault="00FC3B04" w:rsidP="002528FB">
      <w:pPr>
        <w:spacing w:after="0" w:line="240" w:lineRule="auto"/>
      </w:pPr>
      <w:r>
        <w:separator/>
      </w:r>
    </w:p>
  </w:footnote>
  <w:footnote w:type="continuationSeparator" w:id="0">
    <w:p w14:paraId="59BB65F9" w14:textId="77777777" w:rsidR="00FC3B04" w:rsidRDefault="00FC3B04" w:rsidP="002528FB">
      <w:pPr>
        <w:spacing w:after="0" w:line="240" w:lineRule="auto"/>
      </w:pPr>
      <w:r>
        <w:continuationSeparator/>
      </w:r>
    </w:p>
  </w:footnote>
  <w:footnote w:type="continuationNotice" w:id="1">
    <w:p w14:paraId="186BB6D6" w14:textId="77777777" w:rsidR="00FC3B04" w:rsidRDefault="00FC3B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4B291EC9" w:rsidR="002528FB" w:rsidRPr="002528FB" w:rsidRDefault="00000000" w:rsidP="002528FB">
    <w:pPr>
      <w:pStyle w:val="Intestazione"/>
      <w:jc w:val="right"/>
      <w:rPr>
        <w:i/>
        <w:iCs/>
      </w:rPr>
    </w:pPr>
    <w:sdt>
      <w:sdtPr>
        <w:rPr>
          <w:i/>
          <w:iCs/>
        </w:rPr>
        <w:id w:val="-1895966282"/>
        <w:docPartObj>
          <w:docPartGallery w:val="Page Numbers (Margins)"/>
          <w:docPartUnique/>
        </w:docPartObj>
      </w:sdt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4BC6AEF7">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4">
                              <a:lumMod val="60000"/>
                              <a:lumOff val="40000"/>
                            </a:schemeClr>
                          </a:solidFill>
                          <a:ln>
                            <a:noFill/>
                          </a:ln>
                        </wps:spPr>
                        <wps:txbx>
                          <w:txbxContent>
                            <w:p w14:paraId="03C66A02" w14:textId="77777777" w:rsidR="00C91A63" w:rsidRDefault="00C91A63">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" o:allowincell="f" fillcolor="#60caf3 [1943]" stroked="f">
                  <v:textbox inset="0,,0">
                    <w:txbxContent>
                      <w:p w14:paraId="03C66A02" w14:textId="77777777" w:rsidR="00C91A63" w:rsidRDefault="00C91A63">
                        <w:pPr>
                          <w:rPr>
                            <w:rStyle w:val="Numeropagina"/>
                            <w:color w:val="FFFFFF" w:themeColor="background1"/>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Versione nr. </w:t>
    </w:r>
    <w:del w:id="5104" w:author="Avv. Rosario Panzariello" w:date="2026-09-14T09:17:00Z">
      <w:r w:rsidR="00765D12" w:rsidDel="0004461C">
        <w:rPr>
          <w:i/>
          <w:iCs/>
        </w:rPr>
        <w:delText>F</w:delText>
      </w:r>
      <w:r w:rsidR="002528FB" w:rsidRPr="002528FB" w:rsidDel="0004461C">
        <w:rPr>
          <w:i/>
          <w:iCs/>
        </w:rPr>
        <w:delText>000</w:delText>
      </w:r>
      <w:r w:rsidR="00960881" w:rsidDel="0004461C">
        <w:rPr>
          <w:i/>
          <w:iCs/>
        </w:rPr>
        <w:delText>8</w:delText>
      </w:r>
    </w:del>
    <w:ins w:id="5105" w:author="Avv. Rosario Panzariello" w:date="2026-09-14T09:17:00Z">
      <w:r w:rsidR="0004461C">
        <w:rPr>
          <w:i/>
          <w:iCs/>
        </w:rPr>
        <w:t>F</w:t>
      </w:r>
      <w:r w:rsidR="0004461C" w:rsidRPr="002528FB">
        <w:rPr>
          <w:i/>
          <w:iCs/>
        </w:rPr>
        <w:t>000</w:t>
      </w:r>
      <w:r w:rsidR="0004461C">
        <w:rPr>
          <w:i/>
          <w:iCs/>
        </w:rPr>
        <w:t>9</w:t>
      </w:r>
    </w:ins>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vv. Rosario Panzariello">
    <w15:presenceInfo w15:providerId="AD" w15:userId="S::rosario.panzariello@gruppoevoluzione.com::6a5dfb2e-8f48-4223-ac3a-e65c487d4005"/>
  </w15:person>
  <w15:person w15:author="Filippo Battaglia">
    <w15:presenceInfo w15:providerId="AD" w15:userId="S::filippo.battaglia@gruppoevoluzione.com::12950235-f25c-48ac-be37-04ed2385da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trackRevisions/>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171F"/>
    <w:rsid w:val="00091EB6"/>
    <w:rsid w:val="000923A3"/>
    <w:rsid w:val="00092853"/>
    <w:rsid w:val="00093706"/>
    <w:rsid w:val="00094D35"/>
    <w:rsid w:val="00094E2B"/>
    <w:rsid w:val="00095FD5"/>
    <w:rsid w:val="00096E71"/>
    <w:rsid w:val="0009727D"/>
    <w:rsid w:val="000974EF"/>
    <w:rsid w:val="00097B47"/>
    <w:rsid w:val="00097D50"/>
    <w:rsid w:val="000A1439"/>
    <w:rsid w:val="000A15D4"/>
    <w:rsid w:val="000A1650"/>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B8"/>
    <w:rsid w:val="00104860"/>
    <w:rsid w:val="00105012"/>
    <w:rsid w:val="00106427"/>
    <w:rsid w:val="00107C31"/>
    <w:rsid w:val="0011052A"/>
    <w:rsid w:val="001106D1"/>
    <w:rsid w:val="00111024"/>
    <w:rsid w:val="00111225"/>
    <w:rsid w:val="001115E2"/>
    <w:rsid w:val="001118F8"/>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2375"/>
    <w:rsid w:val="003423FC"/>
    <w:rsid w:val="00342D71"/>
    <w:rsid w:val="003430D1"/>
    <w:rsid w:val="00343226"/>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C84"/>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50A5"/>
    <w:rsid w:val="0048530D"/>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AA2"/>
    <w:rsid w:val="004B6455"/>
    <w:rsid w:val="004B65B8"/>
    <w:rsid w:val="004B7312"/>
    <w:rsid w:val="004C077E"/>
    <w:rsid w:val="004C10F6"/>
    <w:rsid w:val="004C16B6"/>
    <w:rsid w:val="004C1D42"/>
    <w:rsid w:val="004C23C0"/>
    <w:rsid w:val="004C2769"/>
    <w:rsid w:val="004C3E84"/>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5A10"/>
    <w:rsid w:val="00585A87"/>
    <w:rsid w:val="00585D1F"/>
    <w:rsid w:val="00586F86"/>
    <w:rsid w:val="00586FD2"/>
    <w:rsid w:val="00587727"/>
    <w:rsid w:val="00590E8D"/>
    <w:rsid w:val="005913E8"/>
    <w:rsid w:val="0059248E"/>
    <w:rsid w:val="00592770"/>
    <w:rsid w:val="00593289"/>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A4"/>
    <w:rsid w:val="005C18C1"/>
    <w:rsid w:val="005C205F"/>
    <w:rsid w:val="005C337E"/>
    <w:rsid w:val="005C3385"/>
    <w:rsid w:val="005C3748"/>
    <w:rsid w:val="005C3A92"/>
    <w:rsid w:val="005C3EA5"/>
    <w:rsid w:val="005C4AAB"/>
    <w:rsid w:val="005C4B18"/>
    <w:rsid w:val="005C4D6E"/>
    <w:rsid w:val="005C5401"/>
    <w:rsid w:val="005C5E76"/>
    <w:rsid w:val="005C61C0"/>
    <w:rsid w:val="005C7F97"/>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4237"/>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3635"/>
    <w:rsid w:val="00774104"/>
    <w:rsid w:val="007753AF"/>
    <w:rsid w:val="00775EDA"/>
    <w:rsid w:val="0077672B"/>
    <w:rsid w:val="00776BA8"/>
    <w:rsid w:val="007777A0"/>
    <w:rsid w:val="00780610"/>
    <w:rsid w:val="00780638"/>
    <w:rsid w:val="0078083A"/>
    <w:rsid w:val="00780F3D"/>
    <w:rsid w:val="007812E8"/>
    <w:rsid w:val="00781808"/>
    <w:rsid w:val="00782593"/>
    <w:rsid w:val="00783C26"/>
    <w:rsid w:val="00784656"/>
    <w:rsid w:val="00785155"/>
    <w:rsid w:val="00785850"/>
    <w:rsid w:val="00786E40"/>
    <w:rsid w:val="007874AD"/>
    <w:rsid w:val="00787DD2"/>
    <w:rsid w:val="00787E09"/>
    <w:rsid w:val="0079142A"/>
    <w:rsid w:val="00791CE3"/>
    <w:rsid w:val="00791D78"/>
    <w:rsid w:val="00793825"/>
    <w:rsid w:val="00795334"/>
    <w:rsid w:val="00795DCB"/>
    <w:rsid w:val="007967CF"/>
    <w:rsid w:val="00796BDB"/>
    <w:rsid w:val="00797080"/>
    <w:rsid w:val="007971BD"/>
    <w:rsid w:val="00797C80"/>
    <w:rsid w:val="007A0B6B"/>
    <w:rsid w:val="007A196A"/>
    <w:rsid w:val="007A1A6E"/>
    <w:rsid w:val="007A1FD7"/>
    <w:rsid w:val="007A21EA"/>
    <w:rsid w:val="007A230A"/>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46EA"/>
    <w:rsid w:val="008A627F"/>
    <w:rsid w:val="008A6ABC"/>
    <w:rsid w:val="008A6EC5"/>
    <w:rsid w:val="008A7E21"/>
    <w:rsid w:val="008B05C2"/>
    <w:rsid w:val="008B07C6"/>
    <w:rsid w:val="008B1DAD"/>
    <w:rsid w:val="008B2502"/>
    <w:rsid w:val="008B2961"/>
    <w:rsid w:val="008B2E18"/>
    <w:rsid w:val="008B550D"/>
    <w:rsid w:val="008B590B"/>
    <w:rsid w:val="008B5B99"/>
    <w:rsid w:val="008B6209"/>
    <w:rsid w:val="008B64C0"/>
    <w:rsid w:val="008B72B7"/>
    <w:rsid w:val="008B73C6"/>
    <w:rsid w:val="008B77E9"/>
    <w:rsid w:val="008B792B"/>
    <w:rsid w:val="008B7AD3"/>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BB4"/>
    <w:rsid w:val="00997C0D"/>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FF5"/>
    <w:rsid w:val="00A34054"/>
    <w:rsid w:val="00A36257"/>
    <w:rsid w:val="00A36BD1"/>
    <w:rsid w:val="00A37D2C"/>
    <w:rsid w:val="00A4136E"/>
    <w:rsid w:val="00A4154B"/>
    <w:rsid w:val="00A42055"/>
    <w:rsid w:val="00A43126"/>
    <w:rsid w:val="00A4409F"/>
    <w:rsid w:val="00A47126"/>
    <w:rsid w:val="00A47763"/>
    <w:rsid w:val="00A514E7"/>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C73"/>
    <w:rsid w:val="00A62D78"/>
    <w:rsid w:val="00A6350A"/>
    <w:rsid w:val="00A6459F"/>
    <w:rsid w:val="00A645FC"/>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2BF9"/>
    <w:rsid w:val="00AE4C30"/>
    <w:rsid w:val="00AE5486"/>
    <w:rsid w:val="00AE6252"/>
    <w:rsid w:val="00AE63AF"/>
    <w:rsid w:val="00AE7758"/>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E3"/>
    <w:rsid w:val="00B36386"/>
    <w:rsid w:val="00B36661"/>
    <w:rsid w:val="00B369C2"/>
    <w:rsid w:val="00B36EDB"/>
    <w:rsid w:val="00B36FE2"/>
    <w:rsid w:val="00B378E1"/>
    <w:rsid w:val="00B37944"/>
    <w:rsid w:val="00B37B7F"/>
    <w:rsid w:val="00B41370"/>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3"/>
    <w:rsid w:val="00CC03E4"/>
    <w:rsid w:val="00CC2810"/>
    <w:rsid w:val="00CC4D7F"/>
    <w:rsid w:val="00CC4DF3"/>
    <w:rsid w:val="00CC4F09"/>
    <w:rsid w:val="00CC551D"/>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89E"/>
    <w:rsid w:val="00CF7677"/>
    <w:rsid w:val="00CF7DCB"/>
    <w:rsid w:val="00D0009C"/>
    <w:rsid w:val="00D00510"/>
    <w:rsid w:val="00D0163A"/>
    <w:rsid w:val="00D019BC"/>
    <w:rsid w:val="00D01DD7"/>
    <w:rsid w:val="00D01FCE"/>
    <w:rsid w:val="00D033A4"/>
    <w:rsid w:val="00D055B6"/>
    <w:rsid w:val="00D05EBE"/>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3D1"/>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5249"/>
    <w:rsid w:val="00D855D4"/>
    <w:rsid w:val="00D85753"/>
    <w:rsid w:val="00D9003F"/>
    <w:rsid w:val="00D90775"/>
    <w:rsid w:val="00D908D7"/>
    <w:rsid w:val="00D90AF6"/>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6A63"/>
    <w:rsid w:val="00F924B7"/>
    <w:rsid w:val="00F925C6"/>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3B04"/>
    <w:rsid w:val="00FC4054"/>
    <w:rsid w:val="00FC5CCA"/>
    <w:rsid w:val="00FC643E"/>
    <w:rsid w:val="00FC7165"/>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EE488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claims@fleequid.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fleequid.com/en/pricing-seller" TargetMode="External"/><Relationship Id="rId2" Type="http://schemas.openxmlformats.org/officeDocument/2006/relationships/customXml" Target="../customXml/item2.xml"/><Relationship Id="rId16" Type="http://schemas.openxmlformats.org/officeDocument/2006/relationships/hyperlink" Target="https://www.fleequid.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claims@fleequid.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2.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100</Pages>
  <Words>93521</Words>
  <Characters>533073</Characters>
  <Application>Microsoft Office Word</Application>
  <DocSecurity>2</DocSecurity>
  <Lines>4442</Lines>
  <Paragraphs>1250</Paragraphs>
  <ScaleCrop>false</ScaleCrop>
  <Company/>
  <LinksUpToDate>false</LinksUpToDate>
  <CharactersWithSpaces>625344</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2026-03-19T00:08:00Z</cp:lastPrinted>
  <dcterms:created xsi:type="dcterms:W3CDTF">2026-09-27T07:46:00Z</dcterms:created>
  <dcterms:modified xsi:type="dcterms:W3CDTF">2026-09-27T08:44:00Z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