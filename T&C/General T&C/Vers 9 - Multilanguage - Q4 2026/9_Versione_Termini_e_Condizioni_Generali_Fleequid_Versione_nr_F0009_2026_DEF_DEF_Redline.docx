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798C1BF9" w:rsidR="00087BF5" w:rsidRPr="000532C5" w:rsidRDefault="32BE4671" w:rsidP="00087BF5">
      <w:pPr>
        <w:jc w:val="center"/>
        <w:rPr>
          <w:rFonts w:ascii="Verdana" w:hAnsi="Verdana"/>
          <w:b/>
          <w:bCs/>
          <w:smallCaps/>
          <w:sz w:val="20"/>
          <w:szCs w:val="20"/>
        </w:rPr>
      </w:pPr>
      <w:r w:rsidRPr="000532C5">
        <w:rPr>
          <w:rFonts w:ascii="Verdana" w:hAnsi="Verdana"/>
          <w:b/>
          <w:bCs/>
          <w:smallCaps/>
          <w:sz w:val="20"/>
          <w:szCs w:val="20"/>
        </w:rPr>
        <w:t xml:space="preserve">Termini e Condizioni Generali </w:t>
      </w:r>
      <w:r w:rsidR="00FC643E">
        <w:rPr>
          <w:rFonts w:ascii="Verdana" w:hAnsi="Verdana"/>
          <w:b/>
          <w:bCs/>
          <w:smallCaps/>
          <w:sz w:val="20"/>
          <w:szCs w:val="20"/>
        </w:rPr>
        <w:t xml:space="preserve">- </w:t>
      </w:r>
      <w:r w:rsidR="00CB5C06" w:rsidRPr="000532C5">
        <w:rPr>
          <w:rFonts w:ascii="Verdana" w:hAnsi="Verdana"/>
          <w:b/>
          <w:bCs/>
          <w:smallCaps/>
          <w:sz w:val="20"/>
          <w:szCs w:val="20"/>
        </w:rPr>
        <w:t>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lang w:eastAsia="en-US"/>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Sommario</w:t>
          </w:r>
        </w:p>
        <w:p w14:paraId="663BCFCD" w14:textId="28627C43" w:rsidR="00D90D9A" w:rsidRPr="003D11A5" w:rsidRDefault="006B0D40">
          <w:pPr>
            <w:pStyle w:val="Sommario1"/>
            <w:rPr>
              <w:rFonts w:asciiTheme="majorHAnsi" w:eastAsiaTheme="minorEastAsia" w:hAnsiTheme="majorHAnsi"/>
              <w:noProof/>
              <w:lang w:eastAsia="it-IT"/>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Definizioni</w:t>
            </w:r>
            <w:r w:rsidR="00D90D9A" w:rsidRPr="003D11A5">
              <w:rPr>
                <w:rStyle w:val="Collegamentoipertestuale"/>
                <w:rFonts w:asciiTheme="majorHAnsi" w:hAnsiTheme="majorHAnsi"/>
                <w:noProof/>
              </w:rPr>
              <w:t>.</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7567E6">
          <w:pPr>
            <w:pStyle w:val="Sommario1"/>
            <w:rPr>
              <w:rFonts w:asciiTheme="majorHAnsi" w:eastAsiaTheme="minorEastAsia" w:hAnsiTheme="majorHAnsi"/>
              <w:noProof/>
              <w:lang w:eastAsia="it-IT"/>
            </w:rPr>
          </w:pPr>
          <w:hyperlink w:anchor="_Toc241518307" w:history="1">
            <w:r w:rsidR="00D90D9A" w:rsidRPr="003D11A5">
              <w:rPr>
                <w:rStyle w:val="Collegamentoipertestuale"/>
                <w:rFonts w:asciiTheme="majorHAnsi" w:hAnsiTheme="majorHAnsi"/>
                <w:b/>
                <w:bCs/>
                <w:noProof/>
              </w:rPr>
              <w:t>2.</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Scopi, ruolo di Fleequid e Modelli di Vendita</w:t>
            </w:r>
            <w:r w:rsidR="00D90D9A" w:rsidRPr="003D11A5">
              <w:rPr>
                <w:rStyle w:val="Collegamentoipertestuale"/>
                <w:rFonts w:asciiTheme="majorHAnsi" w:hAnsiTheme="majorHAnsi"/>
                <w:noProof/>
              </w:rPr>
              <w:t>.</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_Toc241518307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9</w:t>
            </w:r>
            <w:r w:rsidR="00D90D9A" w:rsidRPr="003D11A5">
              <w:rPr>
                <w:rFonts w:asciiTheme="majorHAnsi" w:hAnsiTheme="majorHAnsi"/>
                <w:noProof/>
                <w:webHidden/>
              </w:rPr>
              <w:fldChar w:fldCharType="end"/>
            </w:r>
          </w:hyperlink>
        </w:p>
        <w:p w14:paraId="549A0399" w14:textId="4347C8F5" w:rsidR="00D90D9A" w:rsidRPr="003D11A5" w:rsidRDefault="007567E6">
          <w:pPr>
            <w:pStyle w:val="Sommario1"/>
            <w:rPr>
              <w:rFonts w:asciiTheme="majorHAnsi" w:eastAsiaTheme="minorEastAsia" w:hAnsiTheme="majorHAnsi"/>
              <w:noProof/>
              <w:lang w:eastAsia="it-IT"/>
            </w:rPr>
          </w:pPr>
          <w:hyperlink w:anchor="_Toc241518308" w:history="1">
            <w:r w:rsidR="00D90D9A" w:rsidRPr="003D11A5">
              <w:rPr>
                <w:rStyle w:val="Collegamentoipertestuale"/>
                <w:rFonts w:asciiTheme="majorHAnsi" w:hAnsiTheme="majorHAnsi"/>
                <w:b/>
                <w:bCs/>
                <w:smallCaps/>
                <w:noProof/>
              </w:rPr>
              <w:t>3.</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Determinazione e conoscibilità del Modello di Vendita.</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_Toc241518308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13</w:t>
            </w:r>
            <w:r w:rsidR="00D90D9A" w:rsidRPr="003D11A5">
              <w:rPr>
                <w:rFonts w:asciiTheme="majorHAnsi" w:hAnsiTheme="majorHAnsi"/>
                <w:noProof/>
                <w:webHidden/>
              </w:rPr>
              <w:fldChar w:fldCharType="end"/>
            </w:r>
          </w:hyperlink>
        </w:p>
        <w:p w14:paraId="3388DFD9" w14:textId="642D6A23" w:rsidR="00D90D9A" w:rsidRPr="003D11A5" w:rsidRDefault="007567E6">
          <w:pPr>
            <w:pStyle w:val="Sommario1"/>
            <w:rPr>
              <w:rFonts w:asciiTheme="majorHAnsi" w:eastAsiaTheme="minorEastAsia" w:hAnsiTheme="majorHAnsi"/>
              <w:noProof/>
              <w:lang w:eastAsia="it-IT"/>
            </w:rPr>
          </w:pPr>
          <w:hyperlink w:anchor="_Toc241518309" w:history="1">
            <w:r w:rsidR="00D90D9A" w:rsidRPr="003D11A5">
              <w:rPr>
                <w:rStyle w:val="Collegamentoipertestuale"/>
                <w:rFonts w:asciiTheme="majorHAnsi" w:hAnsiTheme="majorHAnsi"/>
                <w:b/>
                <w:bCs/>
                <w:noProof/>
              </w:rPr>
              <w:t>4.</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Fonti contrattuali, Inserzione e condizioni applicabili alla specifica operazione</w:t>
            </w:r>
            <w:r w:rsidR="00D90D9A" w:rsidRPr="003D11A5">
              <w:rPr>
                <w:rStyle w:val="Collegamentoipertestuale"/>
                <w:rFonts w:asciiTheme="majorHAnsi" w:hAnsiTheme="majorHAnsi"/>
                <w:noProof/>
              </w:rPr>
              <w:t>.</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_Toc241518309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15</w:t>
            </w:r>
            <w:r w:rsidR="00D90D9A" w:rsidRPr="003D11A5">
              <w:rPr>
                <w:rFonts w:asciiTheme="majorHAnsi" w:hAnsiTheme="majorHAnsi"/>
                <w:noProof/>
                <w:webHidden/>
              </w:rPr>
              <w:fldChar w:fldCharType="end"/>
            </w:r>
          </w:hyperlink>
        </w:p>
        <w:p w14:paraId="25004473" w14:textId="6590C6DC" w:rsidR="00D90D9A" w:rsidRPr="003D11A5" w:rsidRDefault="007567E6">
          <w:pPr>
            <w:pStyle w:val="Sommario1"/>
            <w:rPr>
              <w:rFonts w:asciiTheme="majorHAnsi" w:eastAsiaTheme="minorEastAsia" w:hAnsiTheme="majorHAnsi"/>
              <w:noProof/>
              <w:lang w:eastAsia="it-IT"/>
            </w:rPr>
          </w:pPr>
          <w:hyperlink w:anchor="_Toc241518310" w:history="1">
            <w:r w:rsidR="00D90D9A" w:rsidRPr="003D11A5">
              <w:rPr>
                <w:rStyle w:val="Collegamentoipertestuale"/>
                <w:rFonts w:asciiTheme="majorHAnsi" w:hAnsiTheme="majorHAnsi"/>
                <w:b/>
                <w:bCs/>
                <w:smallCaps/>
                <w:noProof/>
              </w:rPr>
              <w:t>5.</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Registrazione e uso consentito del Marketplace.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_Toc241518310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18</w:t>
            </w:r>
            <w:r w:rsidR="00D90D9A" w:rsidRPr="003D11A5">
              <w:rPr>
                <w:rFonts w:asciiTheme="majorHAnsi" w:hAnsiTheme="majorHAnsi"/>
                <w:noProof/>
                <w:webHidden/>
              </w:rPr>
              <w:fldChar w:fldCharType="end"/>
            </w:r>
          </w:hyperlink>
        </w:p>
        <w:p w14:paraId="164EC799" w14:textId="249CD745" w:rsidR="00D90D9A" w:rsidRPr="003D11A5" w:rsidRDefault="007567E6">
          <w:pPr>
            <w:pStyle w:val="Sommario1"/>
            <w:rPr>
              <w:rFonts w:asciiTheme="majorHAnsi" w:eastAsiaTheme="minorEastAsia" w:hAnsiTheme="majorHAnsi"/>
              <w:noProof/>
              <w:lang w:eastAsia="it-IT"/>
            </w:rPr>
          </w:pPr>
          <w:hyperlink w:anchor="_Toc241518311" w:history="1">
            <w:r w:rsidR="00D90D9A" w:rsidRPr="003D11A5">
              <w:rPr>
                <w:rStyle w:val="Collegamentoipertestuale"/>
                <w:rFonts w:asciiTheme="majorHAnsi" w:hAnsiTheme="majorHAnsi"/>
                <w:b/>
                <w:bCs/>
                <w:smallCaps/>
                <w:noProof/>
              </w:rPr>
              <w:t>6.</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Classificazione dell’Utente e Deposito cauzionale.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_Toc241518311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24</w:t>
            </w:r>
            <w:r w:rsidR="00D90D9A" w:rsidRPr="003D11A5">
              <w:rPr>
                <w:rFonts w:asciiTheme="majorHAnsi" w:hAnsiTheme="majorHAnsi"/>
                <w:noProof/>
                <w:webHidden/>
              </w:rPr>
              <w:fldChar w:fldCharType="end"/>
            </w:r>
          </w:hyperlink>
        </w:p>
        <w:p w14:paraId="674BE78F" w14:textId="53D2F506" w:rsidR="00D90D9A" w:rsidRPr="003D11A5" w:rsidRDefault="007567E6">
          <w:pPr>
            <w:pStyle w:val="Sommario1"/>
            <w:rPr>
              <w:rFonts w:asciiTheme="majorHAnsi" w:eastAsiaTheme="minorEastAsia" w:hAnsiTheme="majorHAnsi"/>
              <w:noProof/>
              <w:lang w:eastAsia="it-IT"/>
            </w:rPr>
          </w:pPr>
          <w:hyperlink w:anchor="_Toc241518312" w:history="1">
            <w:r w:rsidR="00D90D9A" w:rsidRPr="003D11A5">
              <w:rPr>
                <w:rStyle w:val="Collegamentoipertestuale"/>
                <w:rFonts w:asciiTheme="majorHAnsi" w:hAnsiTheme="majorHAnsi"/>
                <w:b/>
                <w:bCs/>
                <w:smallCaps/>
                <w:noProof/>
              </w:rPr>
              <w:t>7.</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Trattamento dei dati personali degli Utenti.</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_Toc241518312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26</w:t>
            </w:r>
            <w:r w:rsidR="00D90D9A" w:rsidRPr="003D11A5">
              <w:rPr>
                <w:rFonts w:asciiTheme="majorHAnsi" w:hAnsiTheme="majorHAnsi"/>
                <w:noProof/>
                <w:webHidden/>
              </w:rPr>
              <w:fldChar w:fldCharType="end"/>
            </w:r>
          </w:hyperlink>
        </w:p>
        <w:p w14:paraId="65FF54E1" w14:textId="57AD44D8" w:rsidR="00D90D9A" w:rsidRPr="003D11A5" w:rsidRDefault="007567E6">
          <w:pPr>
            <w:pStyle w:val="Sommario1"/>
            <w:rPr>
              <w:rFonts w:asciiTheme="majorHAnsi" w:eastAsiaTheme="minorEastAsia" w:hAnsiTheme="majorHAnsi"/>
              <w:noProof/>
              <w:lang w:eastAsia="it-IT"/>
            </w:rPr>
          </w:pPr>
          <w:hyperlink w:anchor="_Toc241518313" w:history="1">
            <w:r w:rsidR="00D90D9A" w:rsidRPr="003D11A5">
              <w:rPr>
                <w:rStyle w:val="Collegamentoipertestuale"/>
                <w:rFonts w:asciiTheme="majorHAnsi" w:hAnsiTheme="majorHAnsi"/>
                <w:b/>
                <w:bCs/>
                <w:smallCaps/>
                <w:noProof/>
              </w:rPr>
              <w:t>8.</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Proposta di vendita di Veicoli in Asta e obblighi del Venditore.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_Toc241518313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26</w:t>
            </w:r>
            <w:r w:rsidR="00D90D9A" w:rsidRPr="003D11A5">
              <w:rPr>
                <w:rFonts w:asciiTheme="majorHAnsi" w:hAnsiTheme="majorHAnsi"/>
                <w:noProof/>
                <w:webHidden/>
              </w:rPr>
              <w:fldChar w:fldCharType="end"/>
            </w:r>
          </w:hyperlink>
        </w:p>
        <w:p w14:paraId="0F682637" w14:textId="315EC9FD" w:rsidR="00D90D9A" w:rsidRPr="003D11A5" w:rsidRDefault="007567E6">
          <w:pPr>
            <w:pStyle w:val="Sommario1"/>
            <w:rPr>
              <w:rFonts w:asciiTheme="majorHAnsi" w:eastAsiaTheme="minorEastAsia" w:hAnsiTheme="majorHAnsi"/>
              <w:noProof/>
              <w:lang w:eastAsia="it-IT"/>
            </w:rPr>
          </w:pPr>
          <w:hyperlink w:anchor="_Toc241518314" w:history="1">
            <w:r w:rsidR="00D90D9A" w:rsidRPr="003D11A5">
              <w:rPr>
                <w:rStyle w:val="Collegamentoipertestuale"/>
                <w:rFonts w:asciiTheme="majorHAnsi" w:hAnsiTheme="majorHAnsi"/>
                <w:b/>
                <w:bCs/>
                <w:smallCaps/>
                <w:noProof/>
              </w:rPr>
              <w:t>9.</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Eventi di vendita ed Inserzione.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_Toc241518314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35</w:t>
            </w:r>
            <w:r w:rsidR="00D90D9A" w:rsidRPr="003D11A5">
              <w:rPr>
                <w:rFonts w:asciiTheme="majorHAnsi" w:hAnsiTheme="majorHAnsi"/>
                <w:noProof/>
                <w:webHidden/>
              </w:rPr>
              <w:fldChar w:fldCharType="end"/>
            </w:r>
          </w:hyperlink>
        </w:p>
        <w:p w14:paraId="298EC3BB" w14:textId="3ACA7A82" w:rsidR="00D90D9A" w:rsidRPr="003D11A5" w:rsidRDefault="007567E6">
          <w:pPr>
            <w:pStyle w:val="Sommario1"/>
            <w:rPr>
              <w:rFonts w:asciiTheme="majorHAnsi" w:eastAsiaTheme="minorEastAsia" w:hAnsiTheme="majorHAnsi"/>
              <w:noProof/>
              <w:lang w:eastAsia="it-IT"/>
            </w:rPr>
          </w:pPr>
          <w:hyperlink w:anchor="_Toc241518315" w:history="1">
            <w:r w:rsidR="00D90D9A" w:rsidRPr="003D11A5">
              <w:rPr>
                <w:rStyle w:val="Collegamentoipertestuale"/>
                <w:rFonts w:asciiTheme="majorHAnsi" w:hAnsiTheme="majorHAnsi"/>
                <w:b/>
                <w:bCs/>
                <w:smallCaps/>
                <w:noProof/>
              </w:rPr>
              <w:t>10.</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Offerte, negoziazione e Accordo vincolante.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_Toc241518315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38</w:t>
            </w:r>
            <w:r w:rsidR="00D90D9A" w:rsidRPr="003D11A5">
              <w:rPr>
                <w:rFonts w:asciiTheme="majorHAnsi" w:hAnsiTheme="majorHAnsi"/>
                <w:noProof/>
                <w:webHidden/>
              </w:rPr>
              <w:fldChar w:fldCharType="end"/>
            </w:r>
          </w:hyperlink>
        </w:p>
        <w:p w14:paraId="64F795CD" w14:textId="6CEE0F0E" w:rsidR="00D90D9A" w:rsidRPr="003D11A5" w:rsidRDefault="007567E6">
          <w:pPr>
            <w:pStyle w:val="Sommario1"/>
            <w:rPr>
              <w:rFonts w:asciiTheme="majorHAnsi" w:eastAsiaTheme="minorEastAsia" w:hAnsiTheme="majorHAnsi"/>
              <w:noProof/>
              <w:lang w:eastAsia="it-IT"/>
            </w:rPr>
          </w:pPr>
          <w:hyperlink w:anchor="_Toc241518316" w:history="1">
            <w:r w:rsidR="00D90D9A" w:rsidRPr="003D11A5">
              <w:rPr>
                <w:rStyle w:val="Collegamentoipertestuale"/>
                <w:rFonts w:asciiTheme="majorHAnsi" w:hAnsiTheme="majorHAnsi"/>
                <w:b/>
                <w:bCs/>
                <w:smallCaps/>
                <w:noProof/>
              </w:rPr>
              <w:t>11.</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Stato Opzionato, Proforma e Termine di pagamento.</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41</w:t>
            </w:r>
            <w:r w:rsidR="00D90D9A" w:rsidRPr="003D11A5">
              <w:rPr>
                <w:rFonts w:asciiTheme="majorHAnsi" w:hAnsiTheme="majorHAnsi"/>
                <w:noProof/>
                <w:webHidden/>
              </w:rPr>
              <w:fldChar w:fldCharType="end"/>
            </w:r>
          </w:hyperlink>
        </w:p>
        <w:p w14:paraId="093AD482" w14:textId="215BBD47" w:rsidR="00D90D9A" w:rsidRPr="003D11A5" w:rsidRDefault="007567E6">
          <w:pPr>
            <w:pStyle w:val="Sommario1"/>
            <w:rPr>
              <w:rFonts w:asciiTheme="majorHAnsi" w:eastAsiaTheme="minorEastAsia" w:hAnsiTheme="majorHAnsi"/>
              <w:noProof/>
              <w:lang w:eastAsia="it-IT"/>
            </w:rPr>
          </w:pPr>
          <w:hyperlink w:anchor="_Toc241518317" w:history="1">
            <w:r w:rsidR="00D90D9A" w:rsidRPr="003D11A5">
              <w:rPr>
                <w:rStyle w:val="Collegamentoipertestuale"/>
                <w:rFonts w:asciiTheme="majorHAnsi" w:hAnsiTheme="majorHAnsi"/>
                <w:b/>
                <w:bCs/>
                <w:smallCaps/>
                <w:noProof/>
              </w:rPr>
              <w:t>12.</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Pagamento, Aggiudicazione definitiva nelle Aste, ritardo e Annullamento della vendita.</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_Toc241518317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44</w:t>
            </w:r>
            <w:r w:rsidR="00D90D9A" w:rsidRPr="003D11A5">
              <w:rPr>
                <w:rFonts w:asciiTheme="majorHAnsi" w:hAnsiTheme="majorHAnsi"/>
                <w:noProof/>
                <w:webHidden/>
              </w:rPr>
              <w:fldChar w:fldCharType="end"/>
            </w:r>
          </w:hyperlink>
        </w:p>
        <w:p w14:paraId="30F73C72" w14:textId="5950FA20" w:rsidR="00D90D9A" w:rsidRPr="003D11A5" w:rsidRDefault="007567E6">
          <w:pPr>
            <w:pStyle w:val="Sommario1"/>
            <w:rPr>
              <w:rFonts w:asciiTheme="majorHAnsi" w:eastAsiaTheme="minorEastAsia" w:hAnsiTheme="majorHAnsi"/>
              <w:noProof/>
              <w:lang w:eastAsia="it-IT"/>
            </w:rPr>
          </w:pPr>
          <w:hyperlink w:anchor="_Toc241518318" w:history="1">
            <w:r w:rsidR="00D90D9A" w:rsidRPr="003D11A5">
              <w:rPr>
                <w:rStyle w:val="Collegamentoipertestuale"/>
                <w:rFonts w:asciiTheme="majorHAnsi" w:hAnsiTheme="majorHAnsi"/>
                <w:b/>
                <w:bCs/>
                <w:smallCaps/>
                <w:noProof/>
              </w:rPr>
              <w:t>13.</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Vendita differita: pagamento anticipato e Veicolo temporaneamente in uso presso il Venditore.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_Toc241518318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50</w:t>
            </w:r>
            <w:r w:rsidR="00D90D9A" w:rsidRPr="003D11A5">
              <w:rPr>
                <w:rFonts w:asciiTheme="majorHAnsi" w:hAnsiTheme="majorHAnsi"/>
                <w:noProof/>
                <w:webHidden/>
              </w:rPr>
              <w:fldChar w:fldCharType="end"/>
            </w:r>
          </w:hyperlink>
        </w:p>
        <w:p w14:paraId="17D6A441" w14:textId="7D4E8BDB" w:rsidR="00D90D9A" w:rsidRPr="003D11A5" w:rsidRDefault="007567E6">
          <w:pPr>
            <w:pStyle w:val="Sommario1"/>
            <w:rPr>
              <w:rFonts w:asciiTheme="majorHAnsi" w:eastAsiaTheme="minorEastAsia" w:hAnsiTheme="majorHAnsi"/>
              <w:noProof/>
              <w:lang w:eastAsia="it-IT"/>
            </w:rPr>
          </w:pPr>
          <w:hyperlink w:anchor="_Toc241518319" w:history="1">
            <w:r w:rsidR="00D90D9A" w:rsidRPr="003D11A5">
              <w:rPr>
                <w:rStyle w:val="Collegamentoipertestuale"/>
                <w:rFonts w:asciiTheme="majorHAnsi" w:hAnsiTheme="majorHAnsi"/>
                <w:b/>
                <w:bCs/>
                <w:smallCaps/>
                <w:noProof/>
              </w:rPr>
              <w:t>14.</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Annullamento della vendita: disciplina generale e riduzione dell’oggetto.</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_Toc241518319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53</w:t>
            </w:r>
            <w:r w:rsidR="00D90D9A" w:rsidRPr="003D11A5">
              <w:rPr>
                <w:rFonts w:asciiTheme="majorHAnsi" w:hAnsiTheme="majorHAnsi"/>
                <w:noProof/>
                <w:webHidden/>
              </w:rPr>
              <w:fldChar w:fldCharType="end"/>
            </w:r>
          </w:hyperlink>
        </w:p>
        <w:p w14:paraId="206805FE" w14:textId="5D9D694F" w:rsidR="00D90D9A" w:rsidRPr="003D11A5" w:rsidRDefault="007567E6">
          <w:pPr>
            <w:pStyle w:val="Sommario1"/>
            <w:rPr>
              <w:rFonts w:asciiTheme="majorHAnsi" w:eastAsiaTheme="minorEastAsia" w:hAnsiTheme="majorHAnsi"/>
              <w:noProof/>
              <w:lang w:eastAsia="it-IT"/>
            </w:rPr>
          </w:pPr>
          <w:hyperlink w:anchor="_Toc241518320" w:history="1">
            <w:r w:rsidR="00D90D9A" w:rsidRPr="003D11A5">
              <w:rPr>
                <w:rStyle w:val="Collegamentoipertestuale"/>
                <w:rFonts w:asciiTheme="majorHAnsi" w:hAnsiTheme="majorHAnsi"/>
                <w:b/>
                <w:bCs/>
                <w:smallCaps/>
                <w:noProof/>
              </w:rPr>
              <w:t>15.</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Effetti patrimoniali: restituzioni, ripristino e coordinamento economico.</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_Toc241518320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56</w:t>
            </w:r>
            <w:r w:rsidR="00D90D9A" w:rsidRPr="003D11A5">
              <w:rPr>
                <w:rFonts w:asciiTheme="majorHAnsi" w:hAnsiTheme="majorHAnsi"/>
                <w:noProof/>
                <w:webHidden/>
              </w:rPr>
              <w:fldChar w:fldCharType="end"/>
            </w:r>
          </w:hyperlink>
        </w:p>
        <w:p w14:paraId="51BA937A" w14:textId="2F5DD261" w:rsidR="00D90D9A" w:rsidRPr="003D11A5" w:rsidRDefault="007567E6">
          <w:pPr>
            <w:pStyle w:val="Sommario1"/>
            <w:rPr>
              <w:rFonts w:asciiTheme="majorHAnsi" w:eastAsiaTheme="minorEastAsia" w:hAnsiTheme="majorHAnsi"/>
              <w:noProof/>
              <w:lang w:eastAsia="it-IT"/>
            </w:rPr>
          </w:pPr>
          <w:hyperlink w:anchor="_Toc241518321" w:history="1">
            <w:r w:rsidR="00D90D9A" w:rsidRPr="003D11A5">
              <w:rPr>
                <w:rStyle w:val="Collegamentoipertestuale"/>
                <w:rFonts w:asciiTheme="majorHAnsi" w:hAnsiTheme="majorHAnsi"/>
                <w:b/>
                <w:bCs/>
                <w:smallCaps/>
                <w:noProof/>
              </w:rPr>
              <w:t>16.</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Fase esecutiva verso l’Acquirente: fatturazione, trasferimento della proprietà, rischio, consegna e ritiro.</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_Toc241518321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60</w:t>
            </w:r>
            <w:r w:rsidR="00D90D9A" w:rsidRPr="003D11A5">
              <w:rPr>
                <w:rFonts w:asciiTheme="majorHAnsi" w:hAnsiTheme="majorHAnsi"/>
                <w:noProof/>
                <w:webHidden/>
              </w:rPr>
              <w:fldChar w:fldCharType="end"/>
            </w:r>
          </w:hyperlink>
        </w:p>
        <w:p w14:paraId="7DB87D9E" w14:textId="241B8FF6" w:rsidR="00D90D9A" w:rsidRPr="003D11A5" w:rsidRDefault="007567E6">
          <w:pPr>
            <w:pStyle w:val="Sommario1"/>
            <w:rPr>
              <w:rFonts w:asciiTheme="majorHAnsi" w:eastAsiaTheme="minorEastAsia" w:hAnsiTheme="majorHAnsi"/>
              <w:noProof/>
              <w:lang w:eastAsia="it-IT"/>
            </w:rPr>
          </w:pPr>
          <w:hyperlink w:anchor="_Toc241518322" w:history="1">
            <w:r w:rsidR="00D90D9A" w:rsidRPr="003D11A5">
              <w:rPr>
                <w:rStyle w:val="Collegamentoipertestuale"/>
                <w:rFonts w:asciiTheme="majorHAnsi" w:hAnsiTheme="majorHAnsi"/>
                <w:b/>
                <w:bCs/>
                <w:smallCaps/>
                <w:noProof/>
              </w:rPr>
              <w:t>17.</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Vendita in commissione: disciplina comune, Rivendita e operatività quale Intermediario puro.</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_Toc241518322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72</w:t>
            </w:r>
            <w:r w:rsidR="00D90D9A" w:rsidRPr="003D11A5">
              <w:rPr>
                <w:rFonts w:asciiTheme="majorHAnsi" w:hAnsiTheme="majorHAnsi"/>
                <w:noProof/>
                <w:webHidden/>
              </w:rPr>
              <w:fldChar w:fldCharType="end"/>
            </w:r>
          </w:hyperlink>
        </w:p>
        <w:p w14:paraId="29B80F7C" w14:textId="3E0C2161" w:rsidR="00D90D9A" w:rsidRPr="003D11A5" w:rsidRDefault="007567E6">
          <w:pPr>
            <w:pStyle w:val="Sommario2"/>
            <w:rPr>
              <w:rFonts w:asciiTheme="majorHAnsi" w:eastAsiaTheme="minorEastAsia" w:hAnsiTheme="majorHAnsi"/>
              <w:noProof/>
              <w:lang w:eastAsia="it-IT"/>
            </w:rPr>
          </w:pPr>
          <w:hyperlink w:anchor="_Toc241518323" w:history="1">
            <w:r w:rsidR="00D90D9A" w:rsidRPr="003D11A5">
              <w:rPr>
                <w:rStyle w:val="Collegamentoipertestuale"/>
                <w:rFonts w:asciiTheme="majorHAnsi" w:hAnsiTheme="majorHAnsi"/>
                <w:b/>
                <w:bCs/>
                <w:smallCaps/>
                <w:noProof/>
              </w:rPr>
              <w:t>18.</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Dealer Sales.</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_Toc241518323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79</w:t>
            </w:r>
            <w:r w:rsidR="00D90D9A" w:rsidRPr="003D11A5">
              <w:rPr>
                <w:rFonts w:asciiTheme="majorHAnsi" w:hAnsiTheme="majorHAnsi"/>
                <w:noProof/>
                <w:webHidden/>
              </w:rPr>
              <w:fldChar w:fldCharType="end"/>
            </w:r>
          </w:hyperlink>
        </w:p>
        <w:p w14:paraId="1536CFE8" w14:textId="4D6A0A07" w:rsidR="00D90D9A" w:rsidRPr="003D11A5" w:rsidRDefault="007567E6">
          <w:pPr>
            <w:pStyle w:val="Sommario2"/>
            <w:rPr>
              <w:rFonts w:asciiTheme="majorHAnsi" w:eastAsiaTheme="minorEastAsia" w:hAnsiTheme="majorHAnsi"/>
              <w:noProof/>
              <w:lang w:eastAsia="it-IT"/>
            </w:rPr>
          </w:pPr>
          <w:hyperlink w:anchor="_Toc241518324" w:history="1">
            <w:r w:rsidR="00D90D9A" w:rsidRPr="003D11A5">
              <w:rPr>
                <w:rStyle w:val="Collegamentoipertestuale"/>
                <w:rFonts w:asciiTheme="majorHAnsi" w:hAnsiTheme="majorHAnsi"/>
                <w:b/>
                <w:bCs/>
                <w:smallCaps/>
                <w:noProof/>
              </w:rPr>
              <w:t>19.</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Garanzie, esclusioni e limitazioni.</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_Toc241518324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83</w:t>
            </w:r>
            <w:r w:rsidR="00D90D9A" w:rsidRPr="003D11A5">
              <w:rPr>
                <w:rFonts w:asciiTheme="majorHAnsi" w:hAnsiTheme="majorHAnsi"/>
                <w:noProof/>
                <w:webHidden/>
              </w:rPr>
              <w:fldChar w:fldCharType="end"/>
            </w:r>
          </w:hyperlink>
        </w:p>
        <w:p w14:paraId="72D2B22C" w14:textId="05F2F4A8" w:rsidR="00D90D9A" w:rsidRPr="003D11A5" w:rsidRDefault="007567E6">
          <w:pPr>
            <w:pStyle w:val="Sommario1"/>
            <w:rPr>
              <w:rFonts w:asciiTheme="majorHAnsi" w:eastAsiaTheme="minorEastAsia" w:hAnsiTheme="majorHAnsi"/>
              <w:noProof/>
              <w:lang w:eastAsia="it-IT"/>
            </w:rPr>
          </w:pPr>
          <w:hyperlink w:anchor="_Toc241518325" w:history="1">
            <w:r w:rsidR="00D90D9A" w:rsidRPr="003D11A5">
              <w:rPr>
                <w:rStyle w:val="Collegamentoipertestuale"/>
                <w:rFonts w:asciiTheme="majorHAnsi" w:hAnsiTheme="majorHAnsi"/>
                <w:b/>
                <w:bCs/>
                <w:noProof/>
              </w:rPr>
              <w:t>20.</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Reclami.</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_Toc241518325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88</w:t>
            </w:r>
            <w:r w:rsidR="00D90D9A" w:rsidRPr="003D11A5">
              <w:rPr>
                <w:rFonts w:asciiTheme="majorHAnsi" w:hAnsiTheme="majorHAnsi"/>
                <w:noProof/>
                <w:webHidden/>
              </w:rPr>
              <w:fldChar w:fldCharType="end"/>
            </w:r>
          </w:hyperlink>
        </w:p>
        <w:p w14:paraId="180A3959" w14:textId="2F97A36A" w:rsidR="00D90D9A" w:rsidRPr="003D11A5" w:rsidRDefault="007567E6">
          <w:pPr>
            <w:pStyle w:val="Sommario1"/>
            <w:rPr>
              <w:rFonts w:asciiTheme="majorHAnsi" w:eastAsiaTheme="minorEastAsia" w:hAnsiTheme="majorHAnsi"/>
              <w:noProof/>
              <w:lang w:eastAsia="it-IT"/>
            </w:rPr>
          </w:pPr>
          <w:hyperlink w:anchor="_Toc241518326" w:history="1">
            <w:r w:rsidR="00D90D9A" w:rsidRPr="003D11A5">
              <w:rPr>
                <w:rStyle w:val="Collegamentoipertestuale"/>
                <w:rFonts w:asciiTheme="majorHAnsi" w:hAnsiTheme="majorHAnsi"/>
                <w:b/>
                <w:bCs/>
                <w:smallCaps/>
                <w:noProof/>
              </w:rPr>
              <w:t>21.</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Clausola di collegamento.</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91</w:t>
            </w:r>
            <w:r w:rsidR="00D90D9A" w:rsidRPr="003D11A5">
              <w:rPr>
                <w:rFonts w:asciiTheme="majorHAnsi" w:hAnsiTheme="majorHAnsi"/>
                <w:noProof/>
                <w:webHidden/>
              </w:rPr>
              <w:fldChar w:fldCharType="end"/>
            </w:r>
          </w:hyperlink>
        </w:p>
        <w:p w14:paraId="5B46CC72" w14:textId="23F2D05F" w:rsidR="00D90D9A" w:rsidRPr="003D11A5" w:rsidRDefault="007567E6">
          <w:pPr>
            <w:pStyle w:val="Sommario1"/>
            <w:rPr>
              <w:rFonts w:asciiTheme="majorHAnsi" w:eastAsiaTheme="minorEastAsia" w:hAnsiTheme="majorHAnsi"/>
              <w:noProof/>
              <w:lang w:eastAsia="it-IT"/>
            </w:rPr>
          </w:pPr>
          <w:hyperlink w:anchor="_Toc241518327" w:history="1">
            <w:r w:rsidR="00D90D9A" w:rsidRPr="003D11A5">
              <w:rPr>
                <w:rStyle w:val="Collegamentoipertestuale"/>
                <w:rFonts w:asciiTheme="majorHAnsi" w:hAnsiTheme="majorHAnsi"/>
                <w:b/>
                <w:bCs/>
                <w:smallCaps/>
                <w:noProof/>
              </w:rPr>
              <w:t>22.</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Soluzioni di finanziamento offerte da terzi.</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_Toc241518327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91</w:t>
            </w:r>
            <w:r w:rsidR="00D90D9A" w:rsidRPr="003D11A5">
              <w:rPr>
                <w:rFonts w:asciiTheme="majorHAnsi" w:hAnsiTheme="majorHAnsi"/>
                <w:noProof/>
                <w:webHidden/>
              </w:rPr>
              <w:fldChar w:fldCharType="end"/>
            </w:r>
          </w:hyperlink>
        </w:p>
        <w:p w14:paraId="461E0555" w14:textId="24B5B007" w:rsidR="00D90D9A" w:rsidRPr="003D11A5" w:rsidRDefault="007567E6">
          <w:pPr>
            <w:pStyle w:val="Sommario1"/>
            <w:rPr>
              <w:rFonts w:asciiTheme="majorHAnsi" w:eastAsiaTheme="minorEastAsia" w:hAnsiTheme="majorHAnsi"/>
              <w:noProof/>
              <w:lang w:eastAsia="it-IT"/>
            </w:rPr>
          </w:pPr>
          <w:hyperlink w:anchor="_Toc241518328" w:history="1">
            <w:r w:rsidR="00D90D9A" w:rsidRPr="003D11A5">
              <w:rPr>
                <w:rStyle w:val="Collegamentoipertestuale"/>
                <w:rFonts w:asciiTheme="majorHAnsi" w:hAnsiTheme="majorHAnsi"/>
                <w:b/>
                <w:bCs/>
                <w:smallCaps/>
                <w:noProof/>
              </w:rPr>
              <w:t>23.</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Legge applicabile, Lingua e Foro competente.</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_Toc241518328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93</w:t>
            </w:r>
            <w:r w:rsidR="00D90D9A" w:rsidRPr="003D11A5">
              <w:rPr>
                <w:rFonts w:asciiTheme="majorHAnsi" w:hAnsiTheme="majorHAnsi"/>
                <w:noProof/>
                <w:webHidden/>
              </w:rPr>
              <w:fldChar w:fldCharType="end"/>
            </w:r>
          </w:hyperlink>
        </w:p>
        <w:p w14:paraId="08BF7881" w14:textId="40F52C8A" w:rsidR="00D90D9A" w:rsidRPr="003D11A5" w:rsidRDefault="007567E6">
          <w:pPr>
            <w:pStyle w:val="Sommario2"/>
            <w:rPr>
              <w:rFonts w:asciiTheme="majorHAnsi" w:eastAsiaTheme="minorEastAsia" w:hAnsiTheme="majorHAnsi"/>
              <w:noProof/>
              <w:lang w:eastAsia="it-IT"/>
            </w:rPr>
          </w:pPr>
          <w:hyperlink w:anchor="_Toc241518329" w:history="1">
            <w:r w:rsidR="00D90D9A" w:rsidRPr="003D11A5">
              <w:rPr>
                <w:rStyle w:val="Collegamentoipertestuale"/>
                <w:rFonts w:asciiTheme="majorHAnsi" w:hAnsiTheme="majorHAnsi"/>
                <w:b/>
                <w:bCs/>
                <w:smallCaps/>
                <w:noProof/>
              </w:rPr>
              <w:t>24.</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Comunicazioni.</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_Toc241518329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93</w:t>
            </w:r>
            <w:r w:rsidR="00D90D9A"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sidRPr="000532C5">
        <w:rPr>
          <w:rFonts w:ascii="Verdana" w:hAnsi="Verdana"/>
          <w:b/>
          <w:bCs/>
          <w:smallCaps/>
          <w:sz w:val="20"/>
          <w:szCs w:val="20"/>
        </w:rPr>
        <w:t>Definizioni</w:t>
      </w:r>
      <w:r w:rsidRPr="000532C5">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sidRPr="000532C5">
        <w:rPr>
          <w:rFonts w:ascii="Verdana" w:hAnsi="Verdana"/>
          <w:sz w:val="20"/>
          <w:szCs w:val="20"/>
        </w:rPr>
        <w:t xml:space="preserve">In aggiunta alle altre definizioni contenute nelle presenti Condizioni Generali, </w:t>
      </w:r>
      <w:r w:rsidR="00FA6457" w:rsidRPr="00FA6457">
        <w:rPr>
          <w:rFonts w:ascii="Verdana" w:hAnsi="Verdana"/>
          <w:sz w:val="20"/>
          <w:szCs w:val="20"/>
        </w:rPr>
        <w:t>i termini di seguito indicati, quando riportati con iniziale maiuscola, hanno il significato qui attribuito. Le definizioni identificano il significato dei termini e non sostituiscono né duplicano la disciplina contenuta negli articoli che regolano le singole materie, alla quale si rinvia.</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sidRPr="003D11A5">
        <w:rPr>
          <w:rFonts w:ascii="Verdana" w:eastAsia="Calibri" w:hAnsi="Verdana" w:cs="Arial"/>
          <w:i/>
          <w:iCs/>
          <w:sz w:val="20"/>
          <w:szCs w:val="20"/>
        </w:rPr>
        <w:t>“</w:t>
      </w:r>
      <w:r w:rsidR="003C6476" w:rsidRPr="00662DD7">
        <w:rPr>
          <w:rFonts w:ascii="Verdana" w:eastAsia="Verdana" w:hAnsi="Verdana" w:cs="Verdana"/>
          <w:b/>
          <w:bCs/>
          <w:i/>
          <w:iCs/>
          <w:sz w:val="20"/>
          <w:szCs w:val="20"/>
        </w:rPr>
        <w:t xml:space="preserve">1 Euro </w:t>
      </w:r>
      <w:proofErr w:type="spellStart"/>
      <w:r w:rsidR="003C6476" w:rsidRPr="00662DD7">
        <w:rPr>
          <w:rFonts w:ascii="Verdana" w:eastAsia="Verdana" w:hAnsi="Verdana" w:cs="Verdana"/>
          <w:b/>
          <w:bCs/>
          <w:i/>
          <w:iCs/>
          <w:sz w:val="20"/>
          <w:szCs w:val="20"/>
        </w:rPr>
        <w:t>Auction</w:t>
      </w:r>
      <w:proofErr w:type="spellEnd"/>
      <w:r w:rsidR="000929AA" w:rsidRPr="000929AA">
        <w:rPr>
          <w:rFonts w:ascii="Verdana" w:eastAsia="Calibri" w:hAnsi="Verdana" w:cs="Arial"/>
          <w:sz w:val="20"/>
          <w:szCs w:val="20"/>
        </w:rPr>
        <w:t>”</w:t>
      </w:r>
      <w:r w:rsidR="003C6476" w:rsidRPr="003C6476">
        <w:rPr>
          <w:rFonts w:ascii="Verdana" w:eastAsia="Verdana" w:hAnsi="Verdana" w:cs="Verdana"/>
          <w:sz w:val="20"/>
          <w:szCs w:val="20"/>
        </w:rPr>
        <w:t xml:space="preserve">: particolare categoria di Asta organizzata e qualificata come tale da Fleequid, </w:t>
      </w:r>
      <w:r w:rsidR="00E21D24" w:rsidRPr="00E21D24">
        <w:rPr>
          <w:rFonts w:ascii="Verdana" w:eastAsia="Verdana" w:hAnsi="Verdana" w:cs="Verdana"/>
          <w:sz w:val="20"/>
          <w:szCs w:val="20"/>
        </w:rPr>
        <w:t>utilizzabile, secondo il Modello di Vendita applicabile, tanto nell’ambito della Vendita in commissione quanto nel Dealer Sales, caratterizzata da specifiche modalità di determinazione del prezzo e da specifiche condizioni economiche, disciplinata dalle relative Condizioni particolari di vendita e regolata dall’art. 9.4, lett. d)</w:t>
      </w:r>
      <w:r w:rsidR="003C6476" w:rsidRPr="003C6476">
        <w:rPr>
          <w:rFonts w:ascii="Verdana" w:eastAsia="Verdana" w:hAnsi="Verdana" w:cs="Verdana"/>
          <w:sz w:val="20"/>
          <w:szCs w:val="20"/>
        </w:rPr>
        <w:t>.</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sidRPr="003D11A5">
        <w:rPr>
          <w:rFonts w:ascii="Verdana" w:eastAsia="Calibri" w:hAnsi="Verdana" w:cs="Arial"/>
          <w:i/>
          <w:iCs/>
          <w:sz w:val="20"/>
          <w:szCs w:val="20"/>
        </w:rPr>
        <w:t>“</w:t>
      </w:r>
      <w:r>
        <w:rPr>
          <w:rFonts w:ascii="Verdana" w:eastAsia="Calibri" w:hAnsi="Verdana" w:cs="Arial"/>
          <w:b/>
          <w:bCs/>
          <w:i/>
          <w:iCs/>
          <w:sz w:val="20"/>
          <w:szCs w:val="20"/>
        </w:rPr>
        <w:t>Accordo vincolante</w:t>
      </w:r>
      <w:r w:rsidRPr="000532C5">
        <w:rPr>
          <w:rFonts w:ascii="Verdana" w:eastAsia="Calibri" w:hAnsi="Verdana" w:cs="Arial"/>
          <w:sz w:val="20"/>
          <w:szCs w:val="20"/>
        </w:rPr>
        <w:t>”:</w:t>
      </w:r>
      <w:r w:rsidR="00EF53C5">
        <w:rPr>
          <w:rFonts w:ascii="Verdana" w:eastAsia="Calibri" w:hAnsi="Verdana" w:cs="Arial"/>
          <w:sz w:val="20"/>
          <w:szCs w:val="20"/>
        </w:rPr>
        <w:t xml:space="preserve"> </w:t>
      </w:r>
      <w:r w:rsidR="001142F6" w:rsidRPr="00662DD7">
        <w:rPr>
          <w:rFonts w:ascii="Verdana" w:eastAsia="Verdana" w:hAnsi="Verdana" w:cs="Verdana"/>
          <w:sz w:val="20"/>
          <w:szCs w:val="20"/>
        </w:rPr>
        <w:t>l'accordo con il quale, secondo le modalità previste dall'art. 10.2, si perfeziona il Contratto di compravendita relativo al Veicolo e sorge in capo all'Acquirente l'obbligo di corrispondere l'Importo Totale Dovuto. Il perfezionamento dell'Accordo vincolante non dipende dal pagamento e non costituisce Aggiudicazione definitiva</w:t>
      </w:r>
      <w:r w:rsidR="00EF53C5" w:rsidRPr="00662DD7">
        <w:rPr>
          <w:rFonts w:ascii="Verdana" w:eastAsia="Verdana" w:hAnsi="Verdana" w:cs="Verdana"/>
          <w:sz w:val="20"/>
          <w:szCs w:val="20"/>
        </w:rPr>
        <w:t>.</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sidRPr="00E31F15">
        <w:rPr>
          <w:rFonts w:ascii="Verdana" w:eastAsia="Calibri" w:hAnsi="Verdana" w:cs="Arial"/>
          <w:sz w:val="20"/>
          <w:szCs w:val="20"/>
        </w:rPr>
        <w:t>“</w:t>
      </w:r>
      <w:r w:rsidRPr="000532C5">
        <w:rPr>
          <w:rFonts w:ascii="Verdana" w:eastAsia="Calibri" w:hAnsi="Verdana" w:cs="Arial"/>
          <w:b/>
          <w:bCs/>
          <w:i/>
          <w:iCs/>
          <w:sz w:val="20"/>
          <w:szCs w:val="20"/>
        </w:rPr>
        <w:t>Acquirente/i</w:t>
      </w:r>
      <w:r w:rsidRPr="000532C5">
        <w:rPr>
          <w:rFonts w:ascii="Verdana" w:eastAsia="Calibri" w:hAnsi="Verdana" w:cs="Arial"/>
          <w:sz w:val="20"/>
          <w:szCs w:val="20"/>
        </w:rPr>
        <w:t xml:space="preserve">”: </w:t>
      </w:r>
      <w:r w:rsidR="003136CD" w:rsidRPr="000532C5">
        <w:rPr>
          <w:rFonts w:ascii="Verdana" w:eastAsia="Verdana" w:hAnsi="Verdana" w:cs="Verdana"/>
          <w:sz w:val="20"/>
          <w:szCs w:val="20"/>
        </w:rPr>
        <w:t>l’Offerente</w:t>
      </w:r>
      <w:r w:rsidRPr="000532C5">
        <w:rPr>
          <w:rFonts w:ascii="Verdana" w:eastAsia="Verdana" w:hAnsi="Verdana" w:cs="Verdana"/>
          <w:sz w:val="20"/>
          <w:szCs w:val="20"/>
        </w:rPr>
        <w:t xml:space="preserve"> </w:t>
      </w:r>
      <w:r w:rsidR="00097D50" w:rsidRPr="00097D50">
        <w:rPr>
          <w:rFonts w:ascii="Verdana" w:eastAsia="Verdana" w:hAnsi="Verdana" w:cs="Verdana"/>
          <w:sz w:val="20"/>
          <w:szCs w:val="20"/>
        </w:rPr>
        <w:t>in favore del quale si è perfezionato l'Accordo vincolante e che è pertanto obbligato al pagamento dell'Importo Totale Dovuto, a prescindere dalla tipologia di Evento di vendita e dall'avvenuto pagamento. Nella Vendita in commissione, sia essa eseguita mediante Rivendita sia che Fleequid operi quale Intermediario puro, il termine è sempre riferito all'Acquirente sostanziale, soggetto diverso da Fleequid; nel Dealer Sales l'Acquirente è il soggetto che acquista il Veicolo da Fleequid. Nelle operazioni assistite da una Soluzione di finanziamento l'Acquirente può essere il Finanziatore, nei casi e nei termini previsti dall'art. 22.5</w:t>
      </w:r>
      <w:r w:rsidRPr="000532C5">
        <w:rPr>
          <w:rFonts w:ascii="Verdana" w:eastAsia="Verdana" w:hAnsi="Verdana" w:cs="Verdana"/>
          <w:sz w:val="20"/>
          <w:szCs w:val="20"/>
        </w:rPr>
        <w:t>.</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Aggiudicazione</w:t>
      </w:r>
      <w:r w:rsidR="007D1BC1">
        <w:rPr>
          <w:rFonts w:ascii="Verdana" w:eastAsia="Calibri" w:hAnsi="Verdana" w:cs="Arial"/>
          <w:b/>
          <w:bCs/>
          <w:i/>
          <w:iCs/>
          <w:sz w:val="20"/>
          <w:szCs w:val="20"/>
        </w:rPr>
        <w:t xml:space="preserve"> definitiva</w:t>
      </w:r>
      <w:r w:rsidRPr="000532C5">
        <w:rPr>
          <w:rFonts w:ascii="Verdana" w:eastAsia="Calibri" w:hAnsi="Verdana" w:cs="Arial"/>
          <w:sz w:val="20"/>
          <w:szCs w:val="20"/>
        </w:rPr>
        <w:t xml:space="preserve">”: </w:t>
      </w:r>
      <w:r w:rsidR="00723756" w:rsidRPr="00662DD7">
        <w:rPr>
          <w:rFonts w:ascii="Verdana" w:eastAsia="Verdana" w:hAnsi="Verdana" w:cs="Verdana"/>
          <w:sz w:val="20"/>
          <w:szCs w:val="20"/>
        </w:rPr>
        <w:t xml:space="preserve">l'evento, proprio esclusivamente delle Aste, che si produce con l'integrale adempimento dell'obbligo di pagamento ai sensi dell'art. 12.2 e che, unitamente all'avvio della fase esecutiva dell'operazione, ne costituisce l'effetto. L'Aggiudicazione definitiva non costituisce il momento di perfezionamento del Contratto, che si perfeziona con l'Accordo vincolante, e il suo mancato prodursi non incide sull'esistenza del Contratto già perfezionato. </w:t>
      </w:r>
      <w:r w:rsidR="00723756" w:rsidRPr="00662DD7">
        <w:rPr>
          <w:rFonts w:ascii="Verdana" w:eastAsia="Verdana" w:hAnsi="Verdana" w:cs="Verdana"/>
          <w:sz w:val="20"/>
          <w:szCs w:val="20"/>
        </w:rPr>
        <w:lastRenderedPageBreak/>
        <w:t>Negli Eventi di vendita diversi dalle Aste l'avvio della fase esecutiva consegue all'integrale adempimento dell'obbligo di pagamento senza dare luogo ad Aggiudicazione definitiva</w:t>
      </w:r>
      <w:r w:rsidR="00B240F1" w:rsidRPr="00662DD7">
        <w:rPr>
          <w:rFonts w:ascii="Verdana" w:eastAsia="Verdana" w:hAnsi="Verdana" w:cs="Verdana"/>
          <w:sz w:val="20"/>
          <w:szCs w:val="20"/>
        </w:rPr>
        <w:t>.</w:t>
      </w:r>
      <w:r w:rsidRPr="000532C5">
        <w:rPr>
          <w:rFonts w:ascii="Verdana" w:eastAsia="Calibri" w:hAnsi="Verdana" w:cs="Arial"/>
          <w:sz w:val="20"/>
          <w:szCs w:val="20"/>
        </w:rPr>
        <w:t xml:space="preserve"> </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Annullamento della vendita</w:t>
      </w:r>
      <w:r w:rsidRPr="000532C5">
        <w:rPr>
          <w:rFonts w:ascii="Verdana" w:eastAsia="Calibri" w:hAnsi="Verdana" w:cs="Arial"/>
          <w:sz w:val="20"/>
          <w:szCs w:val="20"/>
        </w:rPr>
        <w:t xml:space="preserve">”: </w:t>
      </w:r>
      <w:r w:rsidR="00D610EE" w:rsidRPr="00D610EE">
        <w:rPr>
          <w:rFonts w:ascii="Verdana" w:eastAsia="Verdana" w:hAnsi="Verdana" w:cs="Verdana"/>
          <w:sz w:val="20"/>
          <w:szCs w:val="20"/>
        </w:rPr>
        <w:t>l'istituto contrattuale, disciplinato in via generale dall'art. 14, mediante il quale Fleequid dispone, nei casi previsti, che l'operazione non sia eseguita o cessi di essere eseguita, in tutto o limitatamente a uno o più Veicoli. La causa giuridica concreta dell'Annullamento dipende dalla fattispecie che lo determina; quando consegue a un inadempimento assistito da clausola risolutiva espressa, esso opera quale risoluzione ai sensi dell'art. 1456 c.c.</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Asta</w:t>
      </w:r>
      <w:r w:rsidRPr="000532C5">
        <w:rPr>
          <w:rFonts w:ascii="Verdana" w:eastAsia="Calibri" w:hAnsi="Verdana" w:cs="Arial"/>
          <w:sz w:val="20"/>
          <w:szCs w:val="20"/>
        </w:rPr>
        <w:t xml:space="preserve">”: </w:t>
      </w:r>
      <w:r w:rsidR="008D6A95" w:rsidRPr="00662DD7">
        <w:rPr>
          <w:rFonts w:ascii="Verdana" w:eastAsia="Verdana" w:hAnsi="Verdana" w:cs="Verdana"/>
          <w:sz w:val="20"/>
          <w:szCs w:val="20"/>
        </w:rPr>
        <w:t>Evento di vendita consistente in un processo di vendita telematica operato tramite il Marketplace, che prevede una o più Offerte e si conclude, nei casi e alle condizioni previste dalle presenti Condizioni Generali, con il perfezionamento dell'Accordo vincolante in favore del migliore Offerente</w:t>
      </w:r>
      <w:r w:rsidR="00821234" w:rsidRPr="00662DD7">
        <w:rPr>
          <w:rFonts w:ascii="Verdana" w:eastAsia="Verdana" w:hAnsi="Verdana" w:cs="Verdana"/>
          <w:sz w:val="20"/>
          <w:szCs w:val="20"/>
        </w:rPr>
        <w:t>.</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sidRPr="006C27B6">
        <w:rPr>
          <w:rFonts w:ascii="Verdana" w:eastAsia="Calibri" w:hAnsi="Verdana" w:cs="Arial"/>
          <w:sz w:val="20"/>
          <w:szCs w:val="20"/>
        </w:rPr>
        <w:t>“</w:t>
      </w:r>
      <w:r>
        <w:rPr>
          <w:rFonts w:ascii="Verdana" w:eastAsia="Calibri" w:hAnsi="Verdana" w:cs="Arial"/>
          <w:b/>
          <w:bCs/>
          <w:i/>
          <w:iCs/>
          <w:sz w:val="20"/>
          <w:szCs w:val="20"/>
        </w:rPr>
        <w:t>Base d’asta</w:t>
      </w:r>
      <w:r w:rsidRPr="006C27B6">
        <w:rPr>
          <w:rFonts w:ascii="Verdana" w:eastAsia="Calibri" w:hAnsi="Verdana" w:cs="Arial"/>
          <w:sz w:val="20"/>
          <w:szCs w:val="20"/>
        </w:rPr>
        <w:t xml:space="preserve">”: </w:t>
      </w:r>
      <w:r w:rsidR="00F81B5D" w:rsidRPr="00F81B5D">
        <w:t xml:space="preserve">il prezzo </w:t>
      </w:r>
      <w:r w:rsidR="008B7DED">
        <w:t xml:space="preserve">iniziale o </w:t>
      </w:r>
      <w:r w:rsidR="00F81B5D" w:rsidRPr="00F81B5D">
        <w:t xml:space="preserve">minimo del Veicolo </w:t>
      </w:r>
      <w:r w:rsidR="009A07D9" w:rsidRPr="009A07D9">
        <w:t xml:space="preserve">a partire dal quale, ove previsto dalla modalità dell’Evento di vendita applicabile, </w:t>
      </w:r>
      <w:r w:rsidR="00F81B5D" w:rsidRPr="00F81B5D">
        <w:t>gli Offerenti possono inserire Offerte o effettuare rilanci</w:t>
      </w:r>
      <w:r w:rsidR="00BF6ADA">
        <w:t>.</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Classificazione dell’Utente</w:t>
      </w:r>
      <w:r>
        <w:rPr>
          <w:rFonts w:ascii="Verdana" w:eastAsia="Calibri" w:hAnsi="Verdana" w:cs="Arial"/>
          <w:sz w:val="20"/>
          <w:szCs w:val="20"/>
        </w:rPr>
        <w:t>”:</w:t>
      </w:r>
      <w:r w:rsidRPr="00662DD7">
        <w:t xml:space="preserve"> </w:t>
      </w:r>
      <w:r w:rsidR="001648BE">
        <w:t>lo stato interno, operativo e dinamico attribuito da Fleequid all'Utente in funzione di elementi oggettivi relativi al suo storico e al comportamento tenuto, con gli effetti e nei limiti previsti dall'art.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Commissioni</w:t>
      </w:r>
      <w:r w:rsidRPr="000532C5">
        <w:rPr>
          <w:rFonts w:ascii="Verdana" w:eastAsia="Calibri" w:hAnsi="Verdana" w:cs="Arial"/>
          <w:sz w:val="20"/>
          <w:szCs w:val="20"/>
        </w:rPr>
        <w:t xml:space="preserve">”: </w:t>
      </w:r>
      <w:r w:rsidR="00B64FCD">
        <w:rPr>
          <w:rFonts w:ascii="Verdana" w:eastAsia="Calibri" w:hAnsi="Verdana" w:cs="Arial"/>
          <w:sz w:val="20"/>
          <w:szCs w:val="20"/>
        </w:rPr>
        <w:t>i corrispettivi</w:t>
      </w:r>
      <w:r w:rsidRPr="000532C5">
        <w:rPr>
          <w:rFonts w:ascii="Verdana" w:eastAsia="Calibri" w:hAnsi="Verdana" w:cs="Arial"/>
          <w:sz w:val="20"/>
          <w:szCs w:val="20"/>
        </w:rPr>
        <w:t xml:space="preserve"> dovut</w:t>
      </w:r>
      <w:r w:rsidR="00B64FCD">
        <w:rPr>
          <w:rFonts w:ascii="Verdana" w:eastAsia="Calibri" w:hAnsi="Verdana" w:cs="Arial"/>
          <w:sz w:val="20"/>
          <w:szCs w:val="20"/>
        </w:rPr>
        <w:t>i</w:t>
      </w:r>
      <w:r w:rsidRPr="000532C5">
        <w:rPr>
          <w:rFonts w:ascii="Verdana" w:eastAsia="Calibri" w:hAnsi="Verdana" w:cs="Arial"/>
          <w:sz w:val="20"/>
          <w:szCs w:val="20"/>
        </w:rPr>
        <w:t xml:space="preserve"> a Fleequid </w:t>
      </w:r>
      <w:r w:rsidR="008B590B" w:rsidRPr="008B590B">
        <w:rPr>
          <w:rFonts w:ascii="Verdana" w:eastAsia="Calibri" w:hAnsi="Verdana" w:cs="Arial"/>
          <w:sz w:val="20"/>
          <w:szCs w:val="20"/>
        </w:rPr>
        <w:t>dal Venditore e dall'Acquirente per la compravendita di Veicoli realizzata con l'impiego del Marketplace ovvero dei servizi e dei sistemi di compravendita di Fleequid, nei soli Modelli di Vendita che le prevedono. Salvo diverso accordo scritto ovvero diversa indicazione delle Condizioni particolari di vendita, le Commissioni sono determinate in base al Tariffario Fleequid</w:t>
      </w:r>
      <w:r w:rsidR="009F6818" w:rsidRPr="000532C5">
        <w:rPr>
          <w:rFonts w:ascii="Verdana" w:eastAsia="Calibri" w:hAnsi="Verdana" w:cs="Arial"/>
          <w:sz w:val="20"/>
          <w:szCs w:val="20"/>
        </w:rPr>
        <w:t>.</w:t>
      </w:r>
      <w:r w:rsidR="00E730DF" w:rsidRPr="000532C5">
        <w:rPr>
          <w:rFonts w:ascii="Verdana" w:eastAsia="Calibri" w:hAnsi="Verdana" w:cs="Arial"/>
          <w:sz w:val="20"/>
          <w:szCs w:val="20"/>
        </w:rPr>
        <w:t xml:space="preserve"> </w:t>
      </w:r>
      <w:r w:rsidRPr="003D11A5">
        <w:rPr>
          <w:rFonts w:ascii="Verdana" w:eastAsia="Calibri" w:hAnsi="Verdana" w:cs="Arial"/>
          <w:sz w:val="20"/>
          <w:szCs w:val="20"/>
        </w:rPr>
        <w:t xml:space="preserve"> </w:t>
      </w:r>
      <w:r w:rsidR="00CF668F" w:rsidRPr="00CF668F">
        <w:rPr>
          <w:rFonts w:ascii="Verdana" w:eastAsia="Calibri" w:hAnsi="Verdana" w:cs="Arial"/>
          <w:sz w:val="20"/>
          <w:szCs w:val="20"/>
        </w:rPr>
        <w:t>Nella Vendita in commissione, ai fini del calcolo del Prezzo di riserva rilevano esclusivamente le Commissioni poste contrattualmente a carico del Venditore</w:t>
      </w:r>
      <w:r w:rsidR="0059682E" w:rsidRPr="0059682E">
        <w:rPr>
          <w:rFonts w:ascii="Verdana" w:eastAsia="Calibri" w:hAnsi="Verdana" w:cs="Arial"/>
          <w:sz w:val="20"/>
          <w:szCs w:val="20"/>
        </w:rPr>
        <w:t>. La maturazione delle Commissioni è disciplinata dall'art. 12.4. Nel Dealer Sales non sono dovute Commissioni e il risultato economico dell'attività di compravendita di Fleequid non costituisce Commissione</w:t>
      </w:r>
      <w:r w:rsidR="2D4607F6" w:rsidRPr="000532C5">
        <w:rPr>
          <w:rFonts w:ascii="Verdana" w:eastAsia="Calibri" w:hAnsi="Verdana" w:cs="Arial"/>
          <w:sz w:val="20"/>
          <w:szCs w:val="20"/>
        </w:rPr>
        <w:t>.</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sidRPr="00662DD7">
        <w:rPr>
          <w:rFonts w:ascii="Verdana" w:eastAsia="Calibri" w:hAnsi="Verdana" w:cs="Arial"/>
          <w:sz w:val="20"/>
          <w:szCs w:val="20"/>
        </w:rPr>
        <w:t>“</w:t>
      </w:r>
      <w:r w:rsidRPr="00662DD7">
        <w:rPr>
          <w:rFonts w:ascii="Verdana" w:eastAsia="Calibri" w:hAnsi="Verdana" w:cs="Arial"/>
          <w:b/>
          <w:bCs/>
          <w:i/>
          <w:iCs/>
          <w:sz w:val="20"/>
          <w:szCs w:val="20"/>
        </w:rPr>
        <w:t>Compra</w:t>
      </w:r>
      <w:r w:rsidR="006D7350" w:rsidRPr="00662DD7">
        <w:rPr>
          <w:rFonts w:ascii="Verdana" w:eastAsia="Calibri" w:hAnsi="Verdana" w:cs="Arial"/>
          <w:b/>
          <w:bCs/>
          <w:i/>
          <w:iCs/>
          <w:sz w:val="20"/>
          <w:szCs w:val="20"/>
        </w:rPr>
        <w:t>-Subito</w:t>
      </w:r>
      <w:r w:rsidR="006D7350" w:rsidRPr="00662DD7">
        <w:rPr>
          <w:rFonts w:ascii="Verdana" w:eastAsia="Calibri" w:hAnsi="Verdana" w:cs="Arial"/>
          <w:sz w:val="20"/>
          <w:szCs w:val="20"/>
        </w:rPr>
        <w:t>”</w:t>
      </w:r>
      <w:r w:rsidR="006D7350">
        <w:rPr>
          <w:rFonts w:ascii="Verdana" w:eastAsia="Calibri" w:hAnsi="Verdana" w:cs="Arial"/>
          <w:sz w:val="20"/>
          <w:szCs w:val="20"/>
        </w:rPr>
        <w:t xml:space="preserve">: </w:t>
      </w:r>
      <w:r w:rsidR="006D5146" w:rsidRPr="006D5146">
        <w:rPr>
          <w:rFonts w:ascii="Verdana" w:eastAsia="Calibri" w:hAnsi="Verdana" w:cs="Arial"/>
          <w:sz w:val="20"/>
          <w:szCs w:val="20"/>
        </w:rPr>
        <w:t>la modalità di Evento di vendita, autonoma ovvero associata a un'Asta a rilancio, disciplinata dall'art. 9.4, lett. b), nella quale l'Offerta è formulata al prezzo di acquisto immediato indicato per il Veicolo.</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Condizioni Generali</w:t>
      </w:r>
      <w:r w:rsidRPr="000532C5">
        <w:rPr>
          <w:rFonts w:ascii="Verdana" w:eastAsia="Calibri" w:hAnsi="Verdana" w:cs="Arial"/>
          <w:sz w:val="20"/>
          <w:szCs w:val="20"/>
        </w:rPr>
        <w:t>” o “</w:t>
      </w:r>
      <w:r w:rsidRPr="000532C5">
        <w:rPr>
          <w:rFonts w:ascii="Verdana" w:eastAsia="Calibri" w:hAnsi="Verdana" w:cs="Arial"/>
          <w:b/>
          <w:bCs/>
          <w:i/>
          <w:iCs/>
          <w:sz w:val="20"/>
          <w:szCs w:val="20"/>
        </w:rPr>
        <w:t>CG</w:t>
      </w:r>
      <w:r w:rsidRPr="000532C5">
        <w:rPr>
          <w:rFonts w:ascii="Verdana" w:eastAsia="Calibri" w:hAnsi="Verdana" w:cs="Arial"/>
          <w:sz w:val="20"/>
          <w:szCs w:val="20"/>
        </w:rPr>
        <w:t xml:space="preserve">”: le </w:t>
      </w:r>
      <w:r w:rsidR="005006D9" w:rsidRPr="000532C5">
        <w:rPr>
          <w:rFonts w:ascii="Verdana" w:eastAsia="Calibri" w:hAnsi="Verdana" w:cs="Arial"/>
          <w:sz w:val="20"/>
          <w:szCs w:val="20"/>
        </w:rPr>
        <w:t xml:space="preserve">presenti </w:t>
      </w:r>
      <w:r w:rsidRPr="000532C5">
        <w:rPr>
          <w:rFonts w:ascii="Verdana" w:eastAsia="Calibri" w:hAnsi="Verdana" w:cs="Arial"/>
          <w:sz w:val="20"/>
          <w:szCs w:val="20"/>
        </w:rPr>
        <w:t>condizioni generali di contratto, consultabili nell’apposita sezione del Marketplace, che regolano i rapporti tra Fleequid e la generalità degli Utenti</w:t>
      </w:r>
      <w:r w:rsidR="00F52B2B" w:rsidRPr="00662DD7">
        <w:rPr>
          <w:rFonts w:ascii="Verdana" w:eastAsia="Calibri" w:hAnsi="Verdana" w:cs="Arial"/>
          <w:sz w:val="20"/>
          <w:szCs w:val="20"/>
        </w:rPr>
        <w:t xml:space="preserve"> e costituiscono l'architettura contrattuale generale secondo la gerarchia di cui all'art. 4.3</w:t>
      </w:r>
      <w:r w:rsidRPr="000532C5">
        <w:rPr>
          <w:rFonts w:ascii="Verdana" w:eastAsia="Calibri" w:hAnsi="Verdana" w:cs="Arial"/>
          <w:sz w:val="20"/>
          <w:szCs w:val="20"/>
        </w:rPr>
        <w:t>.</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Pr="00A52CF8">
        <w:rPr>
          <w:rFonts w:ascii="Verdana" w:eastAsia="Calibri" w:hAnsi="Verdana" w:cs="Arial"/>
          <w:b/>
          <w:bCs/>
          <w:i/>
          <w:iCs/>
          <w:sz w:val="20"/>
          <w:szCs w:val="20"/>
        </w:rPr>
        <w:t xml:space="preserve">particolari </w:t>
      </w:r>
      <w:r w:rsidR="000E6C9E">
        <w:rPr>
          <w:rFonts w:ascii="Verdana" w:eastAsia="Calibri" w:hAnsi="Verdana" w:cs="Arial"/>
          <w:b/>
          <w:bCs/>
          <w:i/>
          <w:iCs/>
          <w:sz w:val="20"/>
          <w:szCs w:val="20"/>
        </w:rPr>
        <w:t>di vendita</w:t>
      </w:r>
      <w:r w:rsidRPr="000532C5">
        <w:rPr>
          <w:rFonts w:ascii="Verdana" w:eastAsia="Calibri" w:hAnsi="Verdana" w:cs="Arial"/>
          <w:sz w:val="20"/>
          <w:szCs w:val="20"/>
        </w:rPr>
        <w:t xml:space="preserve">”: </w:t>
      </w:r>
      <w:r w:rsidR="00D44FDB">
        <w:rPr>
          <w:rFonts w:ascii="Verdana" w:eastAsia="Calibri" w:hAnsi="Verdana" w:cs="Arial"/>
          <w:sz w:val="20"/>
          <w:szCs w:val="20"/>
        </w:rPr>
        <w:t>le</w:t>
      </w:r>
      <w:r w:rsidR="00D44FDB" w:rsidRPr="000532C5">
        <w:rPr>
          <w:rFonts w:ascii="Verdana" w:eastAsia="Calibri" w:hAnsi="Verdana" w:cs="Arial"/>
          <w:sz w:val="20"/>
          <w:szCs w:val="20"/>
        </w:rPr>
        <w:t xml:space="preserve"> </w:t>
      </w:r>
      <w:r w:rsidRPr="000532C5">
        <w:rPr>
          <w:rFonts w:ascii="Verdana" w:eastAsia="Calibri" w:hAnsi="Verdana" w:cs="Arial"/>
          <w:sz w:val="20"/>
          <w:szCs w:val="20"/>
        </w:rPr>
        <w:t>condizioni contrattuali</w:t>
      </w:r>
      <w:r w:rsidR="000E6C9E">
        <w:rPr>
          <w:rFonts w:ascii="Verdana" w:eastAsia="Calibri" w:hAnsi="Verdana" w:cs="Arial"/>
          <w:sz w:val="20"/>
          <w:szCs w:val="20"/>
        </w:rPr>
        <w:t xml:space="preserve"> che </w:t>
      </w:r>
      <w:r w:rsidR="00A52CF8" w:rsidRPr="00A52CF8">
        <w:rPr>
          <w:rFonts w:ascii="Verdana" w:eastAsia="Calibri" w:hAnsi="Verdana" w:cs="Arial"/>
          <w:sz w:val="20"/>
          <w:szCs w:val="20"/>
        </w:rPr>
        <w:t>stabiliscono i parametri, le condizioni e le deroghe espresse relativi alla singola operazione o al singolo Evento di vendita, applicabili secondo quanto previsto dagli artt. 4.3, 4.4 e 4.5</w:t>
      </w:r>
      <w:r w:rsidR="003C1324" w:rsidRPr="000532C5">
        <w:rPr>
          <w:rFonts w:ascii="Verdana" w:eastAsia="Calibri" w:hAnsi="Verdana" w:cs="Arial"/>
          <w:sz w:val="20"/>
          <w:szCs w:val="20"/>
        </w:rPr>
        <w:t>.</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000E6C9E">
        <w:rPr>
          <w:rFonts w:ascii="Verdana" w:eastAsia="Calibri" w:hAnsi="Verdana" w:cs="Arial"/>
          <w:b/>
          <w:bCs/>
          <w:i/>
          <w:iCs/>
          <w:sz w:val="20"/>
          <w:szCs w:val="20"/>
        </w:rPr>
        <w:t>S</w:t>
      </w:r>
      <w:r w:rsidR="000E6C9E" w:rsidRPr="000532C5">
        <w:rPr>
          <w:rFonts w:ascii="Verdana" w:eastAsia="Calibri" w:hAnsi="Verdana" w:cs="Arial"/>
          <w:b/>
          <w:bCs/>
          <w:i/>
          <w:iCs/>
          <w:sz w:val="20"/>
          <w:szCs w:val="20"/>
        </w:rPr>
        <w:t>pecifiche</w:t>
      </w:r>
      <w:r w:rsidRPr="000532C5">
        <w:rPr>
          <w:rFonts w:ascii="Verdana" w:eastAsia="Calibri" w:hAnsi="Verdana" w:cs="Arial"/>
          <w:sz w:val="20"/>
          <w:szCs w:val="20"/>
        </w:rPr>
        <w:t xml:space="preserve">”: </w:t>
      </w:r>
      <w:r w:rsidR="00FA15B5">
        <w:rPr>
          <w:rFonts w:ascii="Verdana" w:eastAsia="Calibri" w:hAnsi="Verdana" w:cs="Arial"/>
          <w:sz w:val="20"/>
          <w:szCs w:val="20"/>
        </w:rPr>
        <w:t xml:space="preserve">le </w:t>
      </w:r>
      <w:r w:rsidRPr="000532C5">
        <w:rPr>
          <w:rFonts w:ascii="Verdana" w:eastAsia="Calibri" w:hAnsi="Verdana" w:cs="Arial"/>
          <w:sz w:val="20"/>
          <w:szCs w:val="20"/>
        </w:rPr>
        <w:t xml:space="preserve">condizioni </w:t>
      </w:r>
      <w:r w:rsidR="007034D2">
        <w:rPr>
          <w:rFonts w:ascii="Verdana" w:eastAsia="Calibri" w:hAnsi="Verdana" w:cs="Arial"/>
          <w:sz w:val="20"/>
          <w:szCs w:val="20"/>
        </w:rPr>
        <w:t>contrattuali</w:t>
      </w:r>
      <w:r w:rsidRPr="000532C5">
        <w:rPr>
          <w:rFonts w:ascii="Verdana" w:eastAsia="Calibri" w:hAnsi="Verdana" w:cs="Arial"/>
          <w:sz w:val="20"/>
          <w:szCs w:val="20"/>
        </w:rPr>
        <w:t xml:space="preserve">, aggiuntive alle presenti CG, </w:t>
      </w:r>
      <w:r w:rsidR="00B00BDB" w:rsidRPr="00662DD7">
        <w:rPr>
          <w:rFonts w:ascii="Verdana" w:eastAsia="Calibri" w:hAnsi="Verdana" w:cs="Arial"/>
          <w:sz w:val="20"/>
          <w:szCs w:val="20"/>
        </w:rPr>
        <w:t xml:space="preserve">che contengono la disciplina speciale, standardizzata e ricorrente applicabile a una categoria </w:t>
      </w:r>
      <w:r w:rsidR="00B00BDB" w:rsidRPr="00662DD7">
        <w:rPr>
          <w:rFonts w:ascii="Verdana" w:eastAsia="Calibri" w:hAnsi="Verdana" w:cs="Arial"/>
          <w:sz w:val="20"/>
          <w:szCs w:val="20"/>
        </w:rPr>
        <w:lastRenderedPageBreak/>
        <w:t>identificabile di operazioni, Servizi, prodotti o materie, applicabili secondo quanto previsto dagli artt. 4.3 e 4.4</w:t>
      </w:r>
      <w:r w:rsidRPr="000532C5">
        <w:rPr>
          <w:rFonts w:ascii="Verdana" w:eastAsia="Calibri" w:hAnsi="Verdana" w:cs="Arial"/>
          <w:sz w:val="20"/>
          <w:szCs w:val="20"/>
        </w:rPr>
        <w:t xml:space="preserve">. </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Consumatore</w:t>
      </w:r>
      <w:r>
        <w:rPr>
          <w:rFonts w:ascii="Verdana" w:eastAsia="Calibri" w:hAnsi="Verdana" w:cs="Arial"/>
          <w:sz w:val="20"/>
          <w:szCs w:val="20"/>
        </w:rPr>
        <w:t xml:space="preserve">”: </w:t>
      </w:r>
      <w:r w:rsidR="00385DE5" w:rsidRPr="00662DD7">
        <w:rPr>
          <w:rFonts w:ascii="Verdana" w:eastAsia="Calibri" w:hAnsi="Verdana" w:cs="Arial"/>
          <w:sz w:val="20"/>
          <w:szCs w:val="20"/>
        </w:rPr>
        <w:t>la persona fisica che agisce per scopi estranei all'attività imprenditoriale, commerciale, artigianale o professionale eventualmente svolta, ai sensi dell'art. 3 del D.Lgs. 6 settembre 2005, n. 206</w:t>
      </w:r>
      <w:r w:rsidR="00385DE5">
        <w:rPr>
          <w:rFonts w:ascii="Verdana" w:eastAsia="Calibri" w:hAnsi="Verdana" w:cs="Arial"/>
          <w:sz w:val="20"/>
          <w:szCs w:val="20"/>
        </w:rPr>
        <w:t>.</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Contratto</w:t>
      </w:r>
      <w:r w:rsidRPr="000532C5">
        <w:rPr>
          <w:rFonts w:ascii="Verdana" w:eastAsia="Calibri" w:hAnsi="Verdana" w:cs="Arial"/>
          <w:sz w:val="20"/>
          <w:szCs w:val="20"/>
        </w:rPr>
        <w:t xml:space="preserve">”: </w:t>
      </w:r>
      <w:r w:rsidR="005E670E">
        <w:rPr>
          <w:rFonts w:ascii="Verdana" w:eastAsia="Calibri" w:hAnsi="Verdana" w:cs="Arial"/>
          <w:sz w:val="20"/>
          <w:szCs w:val="20"/>
        </w:rPr>
        <w:t xml:space="preserve">secondo </w:t>
      </w:r>
      <w:r w:rsidRPr="000532C5">
        <w:rPr>
          <w:rFonts w:ascii="Verdana" w:eastAsia="Calibri" w:hAnsi="Verdana" w:cs="Arial"/>
          <w:sz w:val="20"/>
          <w:szCs w:val="20"/>
        </w:rPr>
        <w:t xml:space="preserve">i casi, </w:t>
      </w:r>
      <w:r w:rsidR="00B56C62" w:rsidRPr="00B56C62">
        <w:rPr>
          <w:rFonts w:ascii="Verdana" w:eastAsia="Calibri" w:hAnsi="Verdana" w:cs="Arial"/>
          <w:sz w:val="20"/>
          <w:szCs w:val="20"/>
        </w:rPr>
        <w:t xml:space="preserve">ciascuno dei rapporti contrattuali rilevanti ai sensi delle presenti Condizioni Generali e regolati anche dalle eventuali Condizioni Specifiche, Condizioni particolari di vendita e Contratti individuali, e in particolare: (i) nella Vendita in commissione eseguita mediante Rivendita, la compravendita del Veicolo dal Venditore a Fleequid e la successiva Rivendita all'Acquirente; (ii) nella Vendita in commissione eseguita da Fleequid quale Intermediario puro, la compravendita diretta del Veicolo dal Venditore all'Acquirente; (iii) nel Dealer Sales, la compravendita del Veicolo dal Venditore a Fleequid e la successiva compravendita del medesimo Veicolo da Fleequid all'Acquirente, quali contratti distinti e autonomi; nonché il rapporto di commercializzazione concluso tra il Venditore e Fleequid </w:t>
      </w:r>
      <w:r w:rsidR="004F43F5" w:rsidRPr="004F43F5">
        <w:rPr>
          <w:rFonts w:ascii="Verdana" w:eastAsia="Calibri" w:hAnsi="Verdana" w:cs="Arial"/>
          <w:sz w:val="20"/>
          <w:szCs w:val="20"/>
        </w:rPr>
        <w:t>ai sensi degli artt. 8.7 e 8.8. Il perfezionamento dell'Accordo vincolante relativo alla vendita all'Acquirente è disciplinato dall'art. 10.2; i rapporti di acquisto, vendita e trasferimento del Veicolo sono disciplinati, secondo il Modello di Vendita applicabile e la modalità di esecuzione prescelta, dagli artt. 8.8,</w:t>
      </w:r>
      <w:r w:rsidR="00F92782">
        <w:rPr>
          <w:rFonts w:ascii="Verdana" w:eastAsia="Calibri" w:hAnsi="Verdana" w:cs="Arial"/>
          <w:sz w:val="20"/>
          <w:szCs w:val="20"/>
        </w:rPr>
        <w:t xml:space="preserve"> 16, </w:t>
      </w:r>
      <w:r w:rsidR="004F43F5" w:rsidRPr="004F43F5">
        <w:rPr>
          <w:rFonts w:ascii="Verdana" w:eastAsia="Calibri" w:hAnsi="Verdana" w:cs="Arial"/>
          <w:sz w:val="20"/>
          <w:szCs w:val="20"/>
        </w:rPr>
        <w:t>17 e 18 e dalle ulteriori disposizioni applicabili. Quanto alla forma dei Contratti di compravendita, resta fermo quanto previsto dall'art. 10.2, ultimo periodo</w:t>
      </w:r>
      <w:r w:rsidRPr="000532C5">
        <w:rPr>
          <w:rFonts w:ascii="Verdana" w:eastAsia="Calibri" w:hAnsi="Verdana" w:cs="Arial"/>
          <w:sz w:val="20"/>
          <w:szCs w:val="20"/>
        </w:rPr>
        <w:t>.</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00B56C62" w:rsidRPr="00662DD7">
        <w:rPr>
          <w:rFonts w:ascii="Verdana" w:eastAsia="Calibri" w:hAnsi="Verdana" w:cs="Arial"/>
          <w:b/>
          <w:bCs/>
          <w:i/>
          <w:iCs/>
          <w:sz w:val="20"/>
          <w:szCs w:val="20"/>
        </w:rPr>
        <w:t>Contratto individuale</w:t>
      </w:r>
      <w:r w:rsidRPr="000532C5">
        <w:rPr>
          <w:rFonts w:ascii="Verdana" w:eastAsia="Calibri" w:hAnsi="Verdana" w:cs="Arial"/>
          <w:sz w:val="20"/>
          <w:szCs w:val="20"/>
        </w:rPr>
        <w:t xml:space="preserve">”: </w:t>
      </w:r>
      <w:r w:rsidR="00BD2B1D" w:rsidRPr="00662DD7">
        <w:rPr>
          <w:rFonts w:ascii="Verdana" w:eastAsia="Calibri" w:hAnsi="Verdana" w:cs="Arial"/>
          <w:sz w:val="20"/>
          <w:szCs w:val="20"/>
        </w:rPr>
        <w:t>l'accordo formalizzato per iscritto e approvato da Fleequid con uno o più Utenti determinati, collocato al primo posto nella gerarchia delle fonti contrattuali ai sensi dell'art. 4.3</w:t>
      </w:r>
      <w:r w:rsidRPr="000532C5">
        <w:rPr>
          <w:rFonts w:ascii="Verdana" w:eastAsia="Calibri" w:hAnsi="Verdana" w:cs="Arial"/>
          <w:sz w:val="20"/>
          <w:szCs w:val="20"/>
        </w:rPr>
        <w:t>.</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Dealer Sales</w:t>
      </w:r>
      <w:r w:rsidRPr="000532C5">
        <w:rPr>
          <w:rFonts w:ascii="Verdana" w:eastAsia="Calibri" w:hAnsi="Verdana" w:cs="Arial"/>
          <w:sz w:val="20"/>
          <w:szCs w:val="20"/>
        </w:rPr>
        <w:t xml:space="preserve">”: </w:t>
      </w:r>
      <w:r w:rsidR="00020D41" w:rsidRPr="00662DD7">
        <w:rPr>
          <w:rFonts w:ascii="Verdana" w:eastAsia="Calibri" w:hAnsi="Verdana" w:cs="Arial"/>
          <w:sz w:val="20"/>
          <w:szCs w:val="20"/>
        </w:rPr>
        <w:t>il Modello di Vendita, disciplinato dagli artt. 2.7 e 18, nel quale Fleequid acquista il Veicolo dal Venditore in nome e per conto proprio e lo rivende in nome e per conto proprio all'Acquirente, essendo parte sostanziale di entrambe le compravendite, distinte e autonome</w:t>
      </w:r>
      <w:r w:rsidR="00020D41">
        <w:rPr>
          <w:rFonts w:ascii="Verdana" w:eastAsia="Calibri" w:hAnsi="Verdana" w:cs="Arial"/>
          <w:sz w:val="20"/>
          <w:szCs w:val="20"/>
        </w:rPr>
        <w:t>.</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662DD7">
        <w:rPr>
          <w:rFonts w:ascii="Verdana" w:eastAsia="Calibri" w:hAnsi="Verdana" w:cs="Arial"/>
          <w:b/>
          <w:bCs/>
          <w:i/>
          <w:iCs/>
          <w:sz w:val="20"/>
          <w:szCs w:val="20"/>
        </w:rPr>
        <w:t>Deposito cauzionale</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r w:rsidR="00ED0A97">
        <w:rPr>
          <w:rFonts w:ascii="Verdana" w:eastAsia="Calibri" w:hAnsi="Verdana" w:cs="Arial"/>
          <w:sz w:val="20"/>
          <w:szCs w:val="20"/>
        </w:rPr>
        <w:t xml:space="preserve">la </w:t>
      </w:r>
      <w:r w:rsidRPr="000532C5">
        <w:rPr>
          <w:rFonts w:ascii="Verdana" w:eastAsia="Calibri" w:hAnsi="Verdana" w:cs="Arial"/>
          <w:sz w:val="20"/>
          <w:szCs w:val="20"/>
        </w:rPr>
        <w:t xml:space="preserve">somma di denaro che </w:t>
      </w:r>
      <w:r w:rsidR="003136CD" w:rsidRPr="000532C5">
        <w:rPr>
          <w:rFonts w:ascii="Verdana" w:eastAsia="Calibri" w:hAnsi="Verdana" w:cs="Arial"/>
          <w:sz w:val="20"/>
          <w:szCs w:val="20"/>
        </w:rPr>
        <w:t>l’Offerente</w:t>
      </w:r>
      <w:r w:rsidRPr="000532C5">
        <w:rPr>
          <w:rFonts w:ascii="Verdana" w:eastAsia="Calibri" w:hAnsi="Verdana" w:cs="Arial"/>
          <w:sz w:val="20"/>
          <w:szCs w:val="20"/>
        </w:rPr>
        <w:t xml:space="preserve"> </w:t>
      </w:r>
      <w:r w:rsidR="001367A0" w:rsidRPr="00662DD7">
        <w:rPr>
          <w:rFonts w:ascii="Verdana" w:eastAsia="Calibri" w:hAnsi="Verdana" w:cs="Arial"/>
          <w:sz w:val="20"/>
          <w:szCs w:val="20"/>
        </w:rPr>
        <w:t>è tenuto a versare a Fleequid, nei casi e nella misura previsti dall'art. 6, a garanzia dell'adempimento delle obbligazioni assunte e dei crediti di Fleequid relativi alla specifica operazione. Il Deposito cauzionale non costituisce penale e non è titolo autonomo di addebito</w:t>
      </w:r>
      <w:r w:rsidRPr="000532C5">
        <w:rPr>
          <w:rFonts w:ascii="Verdana" w:eastAsia="Calibri" w:hAnsi="Verdana" w:cs="Arial"/>
          <w:sz w:val="20"/>
          <w:szCs w:val="20"/>
        </w:rPr>
        <w:t>.</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sidRPr="00662DD7">
        <w:rPr>
          <w:rFonts w:ascii="Verdana" w:eastAsia="Calibri" w:hAnsi="Verdana" w:cs="Arial"/>
          <w:sz w:val="20"/>
          <w:szCs w:val="20"/>
        </w:rPr>
        <w:t>“</w:t>
      </w:r>
      <w:r w:rsidRPr="00662DD7">
        <w:rPr>
          <w:rFonts w:ascii="Verdana" w:eastAsia="Calibri" w:hAnsi="Verdana" w:cs="Arial"/>
          <w:b/>
          <w:bCs/>
          <w:i/>
          <w:iCs/>
          <w:sz w:val="20"/>
          <w:szCs w:val="20"/>
        </w:rPr>
        <w:t>Evento di vendita</w:t>
      </w:r>
      <w:r w:rsidRPr="00662DD7">
        <w:rPr>
          <w:rFonts w:ascii="Verdana" w:eastAsia="Calibri" w:hAnsi="Verdana" w:cs="Arial"/>
          <w:sz w:val="20"/>
          <w:szCs w:val="20"/>
        </w:rPr>
        <w:t>”</w:t>
      </w:r>
      <w:r>
        <w:rPr>
          <w:rFonts w:ascii="Verdana" w:eastAsia="Calibri" w:hAnsi="Verdana" w:cs="Arial"/>
          <w:sz w:val="20"/>
          <w:szCs w:val="20"/>
        </w:rPr>
        <w:t xml:space="preserve">: </w:t>
      </w:r>
      <w:r w:rsidR="00113E60">
        <w:t xml:space="preserve">qualsiasi processo commerciale organizzato o gestito da Fleequid e finalizzato alla vendita di uno o più Veicoli, secondo le modalità previste dall'art. 9.4, e segnatamente l'Asta, </w:t>
      </w:r>
      <w:r w:rsidR="005939E7">
        <w:t>il</w:t>
      </w:r>
      <w:r w:rsidR="00113E60">
        <w:t xml:space="preserve"> Compra-Subito,</w:t>
      </w:r>
      <w:r w:rsidR="00E76B92">
        <w:t xml:space="preserve"> </w:t>
      </w:r>
      <w:r w:rsidR="00E76B92" w:rsidRPr="00E76B92">
        <w:t>sia in modalità autonoma sia associato a un'Asta a rilancio,</w:t>
      </w:r>
      <w:r w:rsidR="00113E60">
        <w:t xml:space="preserve"> la Vendita riservata, la Negoziazione e la Vendita fuori asta.</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Finanziatore</w:t>
      </w:r>
      <w:r>
        <w:rPr>
          <w:rFonts w:ascii="Verdana" w:eastAsia="Calibri" w:hAnsi="Verdana" w:cs="Arial"/>
          <w:sz w:val="20"/>
          <w:szCs w:val="20"/>
        </w:rPr>
        <w:t>”:</w:t>
      </w:r>
      <w:r w:rsidR="00A47126" w:rsidRPr="00A47126">
        <w:t xml:space="preserve"> </w:t>
      </w:r>
      <w:r w:rsidR="00A47126">
        <w:t>il soggetto terzo che concede o eroga un finanziamento all'Utente nell'ambito di una Soluzione di finanziamento e che, secondo il prodotto prescelto e le Condizioni Specifiche applicabili, può intervenire quale soggetto pagatore, quale destinatario della fattura ovvero quale Acquirente ai sensi dell'art. 22.5.</w:t>
      </w:r>
    </w:p>
    <w:p w14:paraId="247B4666" w14:textId="0A460993"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lastRenderedPageBreak/>
        <w:t>“</w:t>
      </w:r>
      <w:r w:rsidRPr="000532C5">
        <w:rPr>
          <w:rFonts w:ascii="Verdana" w:eastAsia="Calibri" w:hAnsi="Verdana" w:cs="Arial"/>
          <w:b/>
          <w:bCs/>
          <w:i/>
          <w:iCs/>
          <w:sz w:val="20"/>
          <w:szCs w:val="20"/>
        </w:rPr>
        <w:t>Fleequid</w:t>
      </w:r>
      <w:r w:rsidRPr="000532C5">
        <w:rPr>
          <w:rFonts w:ascii="Verdana" w:eastAsia="Calibri" w:hAnsi="Verdana" w:cs="Arial"/>
          <w:sz w:val="20"/>
          <w:szCs w:val="20"/>
        </w:rPr>
        <w:t xml:space="preserve">”: designa </w:t>
      </w:r>
      <w:r w:rsidR="007B6564" w:rsidRPr="000532C5">
        <w:rPr>
          <w:rFonts w:ascii="Verdana" w:eastAsia="Calibri" w:hAnsi="Verdana" w:cs="Arial"/>
          <w:sz w:val="20"/>
          <w:szCs w:val="20"/>
        </w:rPr>
        <w:t xml:space="preserve">principalmente </w:t>
      </w:r>
      <w:r w:rsidRPr="000532C5">
        <w:rPr>
          <w:rFonts w:ascii="Verdana" w:eastAsia="Calibri" w:hAnsi="Verdana" w:cs="Arial"/>
          <w:sz w:val="20"/>
          <w:szCs w:val="20"/>
        </w:rPr>
        <w:t xml:space="preserve">la </w:t>
      </w:r>
      <w:r w:rsidR="00595246" w:rsidRPr="000532C5">
        <w:rPr>
          <w:rFonts w:ascii="Verdana" w:eastAsia="Calibri" w:hAnsi="Verdana" w:cs="Arial"/>
          <w:sz w:val="20"/>
          <w:szCs w:val="20"/>
        </w:rPr>
        <w:t>Società</w:t>
      </w:r>
      <w:r w:rsidRPr="000532C5">
        <w:rPr>
          <w:rFonts w:ascii="Verdana" w:eastAsia="Calibri" w:hAnsi="Verdana" w:cs="Arial"/>
          <w:sz w:val="20"/>
          <w:szCs w:val="20"/>
        </w:rPr>
        <w:t xml:space="preserve"> Adorea S.r.l., con sede legale in Via Provinciale per Bizzarone, 43 – 22077 Olgiate Comasco (CO), </w:t>
      </w:r>
      <w:r w:rsidR="008C605D" w:rsidRPr="000532C5">
        <w:rPr>
          <w:rFonts w:ascii="Verdana" w:eastAsia="Calibri" w:hAnsi="Verdana" w:cs="Arial"/>
          <w:sz w:val="20"/>
          <w:szCs w:val="20"/>
        </w:rPr>
        <w:t xml:space="preserve">Codice Fiscale e Partita IVA </w:t>
      </w:r>
      <w:r w:rsidRPr="000532C5">
        <w:rPr>
          <w:rFonts w:ascii="Verdana" w:eastAsia="Calibri" w:hAnsi="Verdana" w:cs="Arial"/>
          <w:sz w:val="20"/>
          <w:szCs w:val="20"/>
        </w:rPr>
        <w:t>04114790134, iscrizione Registro Imprese di Como n. 420825, e-mail </w:t>
      </w:r>
      <w:hyperlink r:id="rId11" w:history="1">
        <w:r w:rsidR="00821234" w:rsidRPr="000532C5">
          <w:rPr>
            <w:rStyle w:val="Collegamentoipertestuale"/>
            <w:rFonts w:ascii="Verdana" w:eastAsia="Calibri" w:hAnsi="Verdana" w:cs="Arial"/>
            <w:sz w:val="20"/>
            <w:szCs w:val="20"/>
          </w:rPr>
          <w:t>info@fleequid.com</w:t>
        </w:r>
      </w:hyperlink>
      <w:r w:rsidRPr="000532C5">
        <w:rPr>
          <w:rFonts w:ascii="Verdana" w:eastAsia="Calibri" w:hAnsi="Verdana" w:cs="Arial"/>
          <w:sz w:val="20"/>
          <w:szCs w:val="20"/>
        </w:rPr>
        <w:t>, titolare del marchio Fleequid®</w:t>
      </w:r>
      <w:r w:rsidR="00595246" w:rsidRPr="000532C5">
        <w:rPr>
          <w:rFonts w:ascii="Verdana" w:eastAsia="Calibri" w:hAnsi="Verdana" w:cs="Arial"/>
          <w:sz w:val="20"/>
          <w:szCs w:val="20"/>
        </w:rPr>
        <w:t>.</w:t>
      </w:r>
      <w:r w:rsidR="00925466" w:rsidRPr="000532C5">
        <w:rPr>
          <w:rFonts w:ascii="Verdana" w:eastAsia="Calibri" w:hAnsi="Verdana" w:cs="Arial"/>
          <w:sz w:val="20"/>
          <w:szCs w:val="20"/>
        </w:rPr>
        <w:t xml:space="preserve"> </w:t>
      </w:r>
      <w:r w:rsidR="00595246" w:rsidRPr="000532C5">
        <w:rPr>
          <w:rFonts w:ascii="Verdana" w:eastAsia="Calibri" w:hAnsi="Verdana" w:cs="Arial"/>
          <w:sz w:val="20"/>
          <w:szCs w:val="20"/>
        </w:rPr>
        <w:t xml:space="preserve">Il termine può inoltre riferirsi ad altre entità giuridiche, affiliate o designate da Adorea S.r.l. per la </w:t>
      </w:r>
      <w:del w:id="2" w:author="Avv. Rosario Panzariello" w:date="2026-10-09T12:23:00Z">
        <w:r w:rsidR="005E213A" w:rsidDel="00836596">
          <w:rPr>
            <w:rFonts w:ascii="Verdana" w:eastAsia="Calibri" w:hAnsi="Verdana" w:cs="Arial"/>
            <w:sz w:val="20"/>
            <w:szCs w:val="20"/>
          </w:rPr>
          <w:delText>commercializzazione</w:delText>
        </w:r>
        <w:r w:rsidR="005E213A" w:rsidRPr="000532C5" w:rsidDel="00836596">
          <w:rPr>
            <w:rFonts w:ascii="Verdana" w:eastAsia="Calibri" w:hAnsi="Verdana" w:cs="Arial"/>
            <w:sz w:val="20"/>
            <w:szCs w:val="20"/>
          </w:rPr>
          <w:delText xml:space="preserve"> </w:delText>
        </w:r>
      </w:del>
      <w:ins w:id="3" w:author="Avv. Rosario Panzariello" w:date="2026-10-09T12:23:00Z">
        <w:r w:rsidR="00836596">
          <w:rPr>
            <w:rFonts w:ascii="Verdana" w:eastAsia="Calibri" w:hAnsi="Verdana" w:cs="Arial"/>
            <w:sz w:val="20"/>
            <w:szCs w:val="20"/>
          </w:rPr>
          <w:t>compravendita</w:t>
        </w:r>
        <w:r w:rsidR="00836596" w:rsidRPr="000532C5">
          <w:rPr>
            <w:rFonts w:ascii="Verdana" w:eastAsia="Calibri" w:hAnsi="Verdana" w:cs="Arial"/>
            <w:sz w:val="20"/>
            <w:szCs w:val="20"/>
          </w:rPr>
          <w:t xml:space="preserve"> </w:t>
        </w:r>
      </w:ins>
      <w:r w:rsidR="00595246" w:rsidRPr="000532C5">
        <w:rPr>
          <w:rFonts w:ascii="Verdana" w:eastAsia="Calibri" w:hAnsi="Verdana" w:cs="Arial"/>
          <w:sz w:val="20"/>
          <w:szCs w:val="20"/>
        </w:rPr>
        <w:t>di Veicoli</w:t>
      </w:r>
      <w:r w:rsidR="005E213A">
        <w:rPr>
          <w:rFonts w:ascii="Verdana" w:eastAsia="Calibri" w:hAnsi="Verdana" w:cs="Arial"/>
          <w:sz w:val="20"/>
          <w:szCs w:val="20"/>
        </w:rPr>
        <w:t>, secondo quanto previsto dall’art. 2.9</w:t>
      </w:r>
      <w:r w:rsidR="00595246" w:rsidRPr="000532C5">
        <w:rPr>
          <w:rFonts w:ascii="Verdana" w:eastAsia="Calibri" w:hAnsi="Verdana" w:cs="Arial"/>
          <w:sz w:val="20"/>
          <w:szCs w:val="20"/>
        </w:rPr>
        <w:t xml:space="preserve">. </w:t>
      </w:r>
      <w:r w:rsidR="00925466" w:rsidRPr="000532C5">
        <w:rPr>
          <w:rFonts w:ascii="Verdana" w:eastAsia="Calibri" w:hAnsi="Verdana" w:cs="Arial"/>
          <w:sz w:val="20"/>
          <w:szCs w:val="20"/>
        </w:rPr>
        <w:t xml:space="preserve">Fleequid </w:t>
      </w:r>
      <w:r w:rsidR="006503C4" w:rsidRPr="006503C4">
        <w:rPr>
          <w:rFonts w:ascii="Verdana" w:eastAsia="Calibri" w:hAnsi="Verdana" w:cs="Arial"/>
          <w:sz w:val="20"/>
          <w:szCs w:val="20"/>
        </w:rPr>
        <w:t>gestisce il Marketplace e rende disponibili i Servizi; la veste nella quale essa interviene nella singola operazione dipende dal Modello di Vendita applicabile e, nella Vendita in commissione, dalla modalità di esecuzione prescelta, secondo quanto previsto dagli artt. 2.3-2.8, 3, 17 e 18. La posizione di Fleequid con riferimento ai Veicoli qualificabili come VFU o comunque come rifiuti è disciplinata dagli artt. 16.13 e 18.8</w:t>
      </w:r>
      <w:r w:rsidR="003E3F3B" w:rsidRPr="000A6706">
        <w:rPr>
          <w:rFonts w:ascii="Verdana" w:eastAsia="Calibri" w:hAnsi="Verdana" w:cs="Arial"/>
          <w:sz w:val="20"/>
          <w:szCs w:val="20"/>
        </w:rPr>
        <w:t>.</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Gravame</w:t>
      </w:r>
      <w:r w:rsidRPr="000532C5">
        <w:rPr>
          <w:rFonts w:ascii="Verdana" w:eastAsia="Calibri" w:hAnsi="Verdana" w:cs="Arial"/>
          <w:sz w:val="20"/>
          <w:szCs w:val="20"/>
        </w:rPr>
        <w:t xml:space="preserve">”: </w:t>
      </w:r>
      <w:r w:rsidR="006503C4">
        <w:rPr>
          <w:rFonts w:ascii="Verdana" w:eastAsia="Calibri" w:hAnsi="Verdana" w:cs="Arial"/>
          <w:sz w:val="20"/>
          <w:szCs w:val="20"/>
        </w:rPr>
        <w:t xml:space="preserve">qualsiasi </w:t>
      </w:r>
      <w:r w:rsidRPr="000532C5">
        <w:rPr>
          <w:rFonts w:ascii="Verdana" w:eastAsia="Calibri" w:hAnsi="Verdana" w:cs="Arial"/>
          <w:sz w:val="20"/>
          <w:szCs w:val="20"/>
        </w:rPr>
        <w:t>vincolo o peso, diritto di garanzia, pegno, mandat</w:t>
      </w:r>
      <w:r w:rsidR="0094594B">
        <w:rPr>
          <w:rFonts w:ascii="Verdana" w:eastAsia="Calibri" w:hAnsi="Verdana" w:cs="Arial"/>
          <w:sz w:val="20"/>
          <w:szCs w:val="20"/>
        </w:rPr>
        <w:t>o</w:t>
      </w:r>
      <w:r w:rsidRPr="000532C5">
        <w:rPr>
          <w:rFonts w:ascii="Verdana" w:eastAsia="Calibri" w:hAnsi="Verdana" w:cs="Arial"/>
          <w:sz w:val="20"/>
          <w:szCs w:val="20"/>
        </w:rPr>
        <w:t xml:space="preserve"> esecutiv</w:t>
      </w:r>
      <w:r w:rsidR="0094594B">
        <w:rPr>
          <w:rFonts w:ascii="Verdana" w:eastAsia="Calibri" w:hAnsi="Verdana" w:cs="Arial"/>
          <w:sz w:val="20"/>
          <w:szCs w:val="20"/>
        </w:rPr>
        <w:t>o</w:t>
      </w:r>
      <w:r w:rsidRPr="000532C5">
        <w:rPr>
          <w:rFonts w:ascii="Verdana" w:eastAsia="Calibri" w:hAnsi="Verdana" w:cs="Arial"/>
          <w:sz w:val="20"/>
          <w:szCs w:val="20"/>
        </w:rPr>
        <w:t>, obblig</w:t>
      </w:r>
      <w:r w:rsidR="0094594B">
        <w:rPr>
          <w:rFonts w:ascii="Verdana" w:eastAsia="Calibri" w:hAnsi="Verdana" w:cs="Arial"/>
          <w:sz w:val="20"/>
          <w:szCs w:val="20"/>
        </w:rPr>
        <w:t>o</w:t>
      </w:r>
      <w:r w:rsidRPr="000532C5">
        <w:rPr>
          <w:rFonts w:ascii="Verdana" w:eastAsia="Calibri" w:hAnsi="Verdana" w:cs="Arial"/>
          <w:sz w:val="20"/>
          <w:szCs w:val="20"/>
        </w:rPr>
        <w:t xml:space="preserve"> contrattual</w:t>
      </w:r>
      <w:r w:rsidR="0094594B">
        <w:rPr>
          <w:rFonts w:ascii="Verdana" w:eastAsia="Calibri" w:hAnsi="Verdana" w:cs="Arial"/>
          <w:sz w:val="20"/>
          <w:szCs w:val="20"/>
        </w:rPr>
        <w:t>e</w:t>
      </w:r>
      <w:r w:rsidRPr="000532C5">
        <w:rPr>
          <w:rFonts w:ascii="Verdana" w:eastAsia="Calibri" w:hAnsi="Verdana" w:cs="Arial"/>
          <w:sz w:val="20"/>
          <w:szCs w:val="20"/>
        </w:rPr>
        <w:t xml:space="preserve">, riserva di proprietà, </w:t>
      </w:r>
      <w:r w:rsidR="00A122AF" w:rsidRPr="000532C5">
        <w:rPr>
          <w:rFonts w:ascii="Verdana" w:eastAsia="Calibri" w:hAnsi="Verdana" w:cs="Arial"/>
          <w:sz w:val="20"/>
          <w:szCs w:val="20"/>
        </w:rPr>
        <w:t>obblig</w:t>
      </w:r>
      <w:r w:rsidR="00A122AF">
        <w:rPr>
          <w:rFonts w:ascii="Verdana" w:eastAsia="Calibri" w:hAnsi="Verdana" w:cs="Arial"/>
          <w:sz w:val="20"/>
          <w:szCs w:val="20"/>
        </w:rPr>
        <w:t>o</w:t>
      </w:r>
      <w:r w:rsidR="00A122AF" w:rsidRPr="000532C5">
        <w:rPr>
          <w:rFonts w:ascii="Verdana" w:eastAsia="Calibri" w:hAnsi="Verdana" w:cs="Arial"/>
          <w:sz w:val="20"/>
          <w:szCs w:val="20"/>
        </w:rPr>
        <w:t xml:space="preserve"> </w:t>
      </w:r>
      <w:r w:rsidRPr="000532C5">
        <w:rPr>
          <w:rFonts w:ascii="Verdana" w:eastAsia="Calibri" w:hAnsi="Verdana" w:cs="Arial"/>
          <w:sz w:val="20"/>
          <w:szCs w:val="20"/>
        </w:rPr>
        <w:t>relativ</w:t>
      </w:r>
      <w:r w:rsidR="00A122AF">
        <w:rPr>
          <w:rFonts w:ascii="Verdana" w:eastAsia="Calibri" w:hAnsi="Verdana" w:cs="Arial"/>
          <w:sz w:val="20"/>
          <w:szCs w:val="20"/>
        </w:rPr>
        <w:t>o</w:t>
      </w:r>
      <w:r w:rsidRPr="000532C5">
        <w:rPr>
          <w:rFonts w:ascii="Verdana" w:eastAsia="Calibri" w:hAnsi="Verdana" w:cs="Arial"/>
          <w:sz w:val="20"/>
          <w:szCs w:val="20"/>
        </w:rPr>
        <w:t xml:space="preserve"> a imposte o dazi, ipotec</w:t>
      </w:r>
      <w:r w:rsidR="00A122AF">
        <w:rPr>
          <w:rFonts w:ascii="Verdana" w:eastAsia="Calibri" w:hAnsi="Verdana" w:cs="Arial"/>
          <w:sz w:val="20"/>
          <w:szCs w:val="20"/>
        </w:rPr>
        <w:t xml:space="preserve">a o altro </w:t>
      </w:r>
      <w:r w:rsidR="009E0D18">
        <w:rPr>
          <w:rFonts w:ascii="Verdana" w:eastAsia="Calibri" w:hAnsi="Verdana" w:cs="Arial"/>
          <w:sz w:val="20"/>
          <w:szCs w:val="20"/>
        </w:rPr>
        <w:t>gravame</w:t>
      </w:r>
      <w:r w:rsidRPr="000532C5">
        <w:rPr>
          <w:rFonts w:ascii="Verdana" w:eastAsia="Calibri" w:hAnsi="Verdana" w:cs="Arial"/>
          <w:sz w:val="20"/>
          <w:szCs w:val="20"/>
        </w:rPr>
        <w:t>, di qualsivoglia natura, gravant</w:t>
      </w:r>
      <w:r w:rsidR="009E0D18">
        <w:rPr>
          <w:rFonts w:ascii="Verdana" w:eastAsia="Calibri" w:hAnsi="Verdana" w:cs="Arial"/>
          <w:sz w:val="20"/>
          <w:szCs w:val="20"/>
        </w:rPr>
        <w:t>e</w:t>
      </w:r>
      <w:r w:rsidRPr="000532C5">
        <w:rPr>
          <w:rFonts w:ascii="Verdana" w:eastAsia="Calibri" w:hAnsi="Verdana" w:cs="Arial"/>
          <w:sz w:val="20"/>
          <w:szCs w:val="20"/>
        </w:rPr>
        <w:t xml:space="preserve"> sul Veicolo e </w:t>
      </w:r>
      <w:r w:rsidR="009E0D18">
        <w:rPr>
          <w:rFonts w:ascii="Verdana" w:eastAsia="Calibri" w:hAnsi="Verdana" w:cs="Arial"/>
          <w:sz w:val="20"/>
          <w:szCs w:val="20"/>
        </w:rPr>
        <w:t>idoneo a</w:t>
      </w:r>
      <w:r w:rsidRPr="000532C5">
        <w:rPr>
          <w:rFonts w:ascii="Verdana" w:eastAsia="Calibri" w:hAnsi="Verdana" w:cs="Arial"/>
          <w:sz w:val="20"/>
          <w:szCs w:val="20"/>
        </w:rPr>
        <w:t xml:space="preserve"> impedire o </w:t>
      </w:r>
      <w:r w:rsidR="001265CB">
        <w:rPr>
          <w:rFonts w:ascii="Verdana" w:eastAsia="Calibri" w:hAnsi="Verdana" w:cs="Arial"/>
          <w:sz w:val="20"/>
          <w:szCs w:val="20"/>
        </w:rPr>
        <w:t xml:space="preserve">a </w:t>
      </w:r>
      <w:r w:rsidRPr="000532C5">
        <w:rPr>
          <w:rFonts w:ascii="Verdana" w:eastAsia="Calibri" w:hAnsi="Verdana" w:cs="Arial"/>
          <w:sz w:val="20"/>
          <w:szCs w:val="20"/>
        </w:rPr>
        <w:t xml:space="preserve">rendere più difficoltosa la circolazione giuridica e la commerciabilità. </w:t>
      </w:r>
      <w:r w:rsidR="002D0438" w:rsidRPr="000532C5">
        <w:rPr>
          <w:rFonts w:ascii="Verdana" w:eastAsia="Calibri" w:hAnsi="Verdana" w:cs="Arial"/>
          <w:sz w:val="20"/>
          <w:szCs w:val="20"/>
        </w:rPr>
        <w:t xml:space="preserve">È </w:t>
      </w:r>
      <w:r w:rsidRPr="000532C5">
        <w:rPr>
          <w:rFonts w:ascii="Verdana" w:eastAsia="Calibri" w:hAnsi="Verdana" w:cs="Arial"/>
          <w:sz w:val="20"/>
          <w:szCs w:val="20"/>
        </w:rPr>
        <w:t>da considerarsi Gravam</w:t>
      </w:r>
      <w:r w:rsidR="002D0438" w:rsidRPr="000532C5">
        <w:rPr>
          <w:rFonts w:ascii="Verdana" w:eastAsia="Calibri" w:hAnsi="Verdana" w:cs="Arial"/>
          <w:sz w:val="20"/>
          <w:szCs w:val="20"/>
        </w:rPr>
        <w:t>e</w:t>
      </w:r>
      <w:r w:rsidRPr="000532C5">
        <w:rPr>
          <w:rFonts w:ascii="Verdana" w:eastAsia="Calibri" w:hAnsi="Verdana" w:cs="Arial"/>
          <w:sz w:val="20"/>
          <w:szCs w:val="20"/>
        </w:rPr>
        <w:t xml:space="preserve"> qualsivoglia </w:t>
      </w:r>
      <w:r w:rsidR="001402AE" w:rsidRPr="00662DD7">
        <w:rPr>
          <w:rFonts w:ascii="Verdana" w:eastAsia="Calibri" w:hAnsi="Verdana" w:cs="Arial"/>
          <w:sz w:val="20"/>
          <w:szCs w:val="20"/>
        </w:rPr>
        <w:t>caratteristica del Veicolo che non ne consenta la libera circolazione all'interno dell'Unione europea ovvero l'assenza della certificazione CE conformemente alla legislazione dell'Unione europea applicabile, se richiesta</w:t>
      </w:r>
      <w:r w:rsidRPr="000532C5">
        <w:rPr>
          <w:rFonts w:ascii="Verdana" w:eastAsia="Calibri" w:hAnsi="Verdana" w:cs="Arial"/>
          <w:sz w:val="20"/>
          <w:szCs w:val="20"/>
        </w:rPr>
        <w:t>.</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sidRPr="00AB2808">
        <w:rPr>
          <w:rFonts w:ascii="Verdana" w:eastAsia="Calibri" w:hAnsi="Verdana" w:cs="Arial"/>
          <w:sz w:val="20"/>
          <w:szCs w:val="20"/>
        </w:rPr>
        <w:t>“</w:t>
      </w:r>
      <w:r>
        <w:rPr>
          <w:rFonts w:ascii="Verdana" w:eastAsia="Calibri" w:hAnsi="Verdana" w:cs="Arial"/>
          <w:b/>
          <w:bCs/>
          <w:i/>
          <w:iCs/>
          <w:sz w:val="20"/>
          <w:szCs w:val="20"/>
        </w:rPr>
        <w:t>Importo Totale Dovuto</w:t>
      </w:r>
      <w:r w:rsidRPr="00662DD7">
        <w:rPr>
          <w:rFonts w:ascii="Verdana" w:eastAsia="Calibri" w:hAnsi="Verdana" w:cs="Arial"/>
          <w:i/>
          <w:iCs/>
          <w:sz w:val="20"/>
          <w:szCs w:val="20"/>
        </w:rPr>
        <w:t>”</w:t>
      </w:r>
      <w:r w:rsidR="00AB2808">
        <w:rPr>
          <w:rFonts w:ascii="Verdana" w:eastAsia="Calibri" w:hAnsi="Verdana" w:cs="Arial"/>
          <w:sz w:val="20"/>
          <w:szCs w:val="20"/>
        </w:rPr>
        <w:t xml:space="preserve">: </w:t>
      </w:r>
      <w:r w:rsidR="008C14A5" w:rsidRPr="008C14A5">
        <w:rPr>
          <w:rFonts w:ascii="Verdana" w:eastAsia="Calibri" w:hAnsi="Verdana" w:cs="Arial"/>
          <w:sz w:val="20"/>
          <w:szCs w:val="20"/>
        </w:rPr>
        <w:t>l'importo complessivo dovuto dall'Acquirente in relazione alla specifica operazione, comprensivo, secondo il Modello di Vendita applicabile e la modalità di esecuzione prescelta, del Prezzo di vendita all'Acquirente, delle Commissioni, delle Tariffe, degli eventuali rimborsi spese e dell'IVA ove dovuta. L'Importo Totale Dovuto è indicato nella Proforma, salvo errore materiale manifesto; quando Fleequid opera quale Intermediario puro la Proforma ne espone distintamente le componenti dovute al Venditore e quelle dovute a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sidRPr="008B6209">
        <w:rPr>
          <w:rFonts w:ascii="Verdana" w:eastAsia="Calibri" w:hAnsi="Verdana" w:cs="Arial"/>
          <w:sz w:val="20"/>
          <w:szCs w:val="20"/>
        </w:rPr>
        <w:t>“</w:t>
      </w:r>
      <w:r>
        <w:rPr>
          <w:rFonts w:ascii="Verdana" w:eastAsia="Calibri" w:hAnsi="Verdana" w:cs="Arial"/>
          <w:b/>
          <w:bCs/>
          <w:i/>
          <w:iCs/>
          <w:sz w:val="20"/>
          <w:szCs w:val="20"/>
        </w:rPr>
        <w:t>Inserzione</w:t>
      </w:r>
      <w:r w:rsidR="008B6209" w:rsidRPr="00662DD7">
        <w:rPr>
          <w:rFonts w:ascii="Verdana" w:eastAsia="Calibri" w:hAnsi="Verdana" w:cs="Arial"/>
          <w:i/>
          <w:iCs/>
          <w:sz w:val="20"/>
          <w:szCs w:val="20"/>
        </w:rPr>
        <w:t>” (o “</w:t>
      </w:r>
      <w:r w:rsidR="008B6209">
        <w:rPr>
          <w:rFonts w:ascii="Verdana" w:eastAsia="Calibri" w:hAnsi="Verdana" w:cs="Arial"/>
          <w:b/>
          <w:bCs/>
          <w:i/>
          <w:iCs/>
          <w:sz w:val="20"/>
          <w:szCs w:val="20"/>
        </w:rPr>
        <w:t>Scheda d’Asta</w:t>
      </w:r>
      <w:r w:rsidR="008B6209" w:rsidRPr="00662DD7">
        <w:rPr>
          <w:rFonts w:ascii="Verdana" w:eastAsia="Calibri" w:hAnsi="Verdana" w:cs="Arial"/>
          <w:i/>
          <w:iCs/>
          <w:sz w:val="20"/>
          <w:szCs w:val="20"/>
        </w:rPr>
        <w:t>”)</w:t>
      </w:r>
      <w:r w:rsidR="008B6209">
        <w:rPr>
          <w:rFonts w:ascii="Verdana" w:eastAsia="Calibri" w:hAnsi="Verdana" w:cs="Arial"/>
          <w:sz w:val="20"/>
          <w:szCs w:val="20"/>
        </w:rPr>
        <w:t>:</w:t>
      </w:r>
      <w:r w:rsidR="00AD4C8A" w:rsidRPr="00AD4C8A">
        <w:t xml:space="preserve"> </w:t>
      </w:r>
      <w:r w:rsidR="00AD4C8A" w:rsidRPr="00AD4C8A">
        <w:rPr>
          <w:rFonts w:ascii="Verdana" w:eastAsia="Calibri" w:hAnsi="Verdana" w:cs="Arial"/>
          <w:sz w:val="20"/>
          <w:szCs w:val="20"/>
        </w:rPr>
        <w:t>il contenuto informativo e descrittivo relativo al Veicolo e alla specifica operazione, comprensivo, a titolo esemplificativo e non esaustivo, delle Specifiche tecniche, delle immagini, del dossier tecnico, dell'eventuale TrustReport e di ogni altra informazione resa disponibile agli Utenti, avente altresì la funzione di contenere, individuare o richiamare le Condizioni particolari di vendita e di rendere conoscibili gli elementi previsti dall'art. 3.2, secondo quanto disciplinato dall'art.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662DD7">
        <w:rPr>
          <w:rFonts w:ascii="Verdana" w:eastAsia="Calibri" w:hAnsi="Verdana" w:cs="Arial"/>
          <w:b/>
          <w:bCs/>
          <w:i/>
          <w:iCs/>
          <w:sz w:val="20"/>
          <w:szCs w:val="20"/>
        </w:rPr>
        <w:t>Intermediario puro</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r w:rsidR="00F43C3B" w:rsidRPr="00662DD7">
        <w:rPr>
          <w:rFonts w:ascii="Verdana" w:eastAsia="Calibri" w:hAnsi="Verdana" w:cs="Arial"/>
          <w:sz w:val="20"/>
          <w:szCs w:val="20"/>
        </w:rPr>
        <w:t>la modalità di esecuzione della Vendita in commissione, disciplinata dagli artt. 2.6 e 17.10 e seguenti, nella quale Fleequid non opera la Rivendita, non acquista né vende il Veicolo e non conclude la compravendita, né in nome proprio né quale parte, consentendo che il trasferimento e la fatturazione del Veicolo avvengano direttamente dal Venditore all'Acquirente. L'Intermediario puro non costituisce un autonomo Modello di Vendita e resta modalità interna di esecuzione della Vendita in commissione</w:t>
      </w:r>
      <w:r w:rsidRPr="000532C5">
        <w:rPr>
          <w:rFonts w:ascii="Verdana" w:eastAsia="Calibri" w:hAnsi="Verdana" w:cs="Arial"/>
          <w:sz w:val="20"/>
          <w:szCs w:val="20"/>
        </w:rPr>
        <w:t>.</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Marketplace</w:t>
      </w:r>
      <w:r w:rsidRPr="000532C5">
        <w:rPr>
          <w:rFonts w:ascii="Verdana" w:eastAsia="Calibri" w:hAnsi="Verdana" w:cs="Arial"/>
          <w:sz w:val="20"/>
          <w:szCs w:val="20"/>
        </w:rPr>
        <w:t xml:space="preserve">”: </w:t>
      </w:r>
      <w:r w:rsidR="00F43C3B">
        <w:rPr>
          <w:rFonts w:ascii="Verdana" w:eastAsia="Calibri" w:hAnsi="Verdana" w:cs="Arial"/>
          <w:sz w:val="20"/>
          <w:szCs w:val="20"/>
        </w:rPr>
        <w:t xml:space="preserve">le </w:t>
      </w:r>
      <w:r w:rsidRPr="000532C5">
        <w:rPr>
          <w:rFonts w:ascii="Verdana" w:eastAsia="Calibri" w:hAnsi="Verdana" w:cs="Arial"/>
          <w:sz w:val="20"/>
          <w:szCs w:val="20"/>
        </w:rPr>
        <w:t xml:space="preserve">piattaforme d'asta e di altra natura, </w:t>
      </w:r>
      <w:r w:rsidR="0029500F">
        <w:rPr>
          <w:rFonts w:ascii="Verdana" w:eastAsia="Calibri" w:hAnsi="Verdana" w:cs="Arial"/>
          <w:sz w:val="20"/>
          <w:szCs w:val="20"/>
        </w:rPr>
        <w:t xml:space="preserve">le </w:t>
      </w:r>
      <w:r w:rsidRPr="000532C5">
        <w:rPr>
          <w:rFonts w:ascii="Verdana" w:eastAsia="Calibri" w:hAnsi="Verdana" w:cs="Arial"/>
          <w:sz w:val="20"/>
          <w:szCs w:val="20"/>
        </w:rPr>
        <w:t xml:space="preserve">app, </w:t>
      </w:r>
      <w:r w:rsidR="0029500F">
        <w:rPr>
          <w:rFonts w:ascii="Verdana" w:eastAsia="Calibri" w:hAnsi="Verdana" w:cs="Arial"/>
          <w:sz w:val="20"/>
          <w:szCs w:val="20"/>
        </w:rPr>
        <w:t xml:space="preserve">i </w:t>
      </w:r>
      <w:r w:rsidRPr="000532C5">
        <w:rPr>
          <w:rFonts w:ascii="Verdana" w:eastAsia="Calibri" w:hAnsi="Verdana" w:cs="Arial"/>
          <w:sz w:val="20"/>
          <w:szCs w:val="20"/>
        </w:rPr>
        <w:t>siti e</w:t>
      </w:r>
      <w:r w:rsidR="0029500F">
        <w:rPr>
          <w:rFonts w:ascii="Verdana" w:eastAsia="Calibri" w:hAnsi="Verdana" w:cs="Arial"/>
          <w:sz w:val="20"/>
          <w:szCs w:val="20"/>
        </w:rPr>
        <w:t xml:space="preserve"> i</w:t>
      </w:r>
      <w:r w:rsidRPr="000532C5">
        <w:rPr>
          <w:rFonts w:ascii="Verdana" w:eastAsia="Calibri" w:hAnsi="Verdana" w:cs="Arial"/>
          <w:sz w:val="20"/>
          <w:szCs w:val="20"/>
        </w:rPr>
        <w:t xml:space="preserve"> servizi integrati che costituiscono un mercato online </w:t>
      </w:r>
      <w:r w:rsidR="007B307E">
        <w:rPr>
          <w:rFonts w:ascii="Verdana" w:eastAsia="Calibri" w:hAnsi="Verdana" w:cs="Arial"/>
          <w:sz w:val="20"/>
          <w:szCs w:val="20"/>
        </w:rPr>
        <w:t>nel quale gli</w:t>
      </w:r>
      <w:r w:rsidRPr="000532C5">
        <w:rPr>
          <w:rFonts w:ascii="Verdana" w:eastAsia="Calibri" w:hAnsi="Verdana" w:cs="Arial"/>
          <w:sz w:val="20"/>
          <w:szCs w:val="20"/>
        </w:rPr>
        <w:t xml:space="preserve"> Utenti possono</w:t>
      </w:r>
      <w:r w:rsidR="00821234" w:rsidRPr="000532C5">
        <w:rPr>
          <w:rFonts w:ascii="Verdana" w:eastAsia="Calibri" w:hAnsi="Verdana" w:cs="Arial"/>
          <w:sz w:val="20"/>
          <w:szCs w:val="20"/>
        </w:rPr>
        <w:t xml:space="preserve">, nei casi e alle condizioni fissate dalle presenti CG e </w:t>
      </w:r>
      <w:r w:rsidR="007B307E">
        <w:rPr>
          <w:rFonts w:ascii="Verdana" w:eastAsia="Calibri" w:hAnsi="Verdana" w:cs="Arial"/>
          <w:sz w:val="20"/>
          <w:szCs w:val="20"/>
        </w:rPr>
        <w:t>dalle ulteriori fonti applicabili</w:t>
      </w:r>
      <w:r w:rsidR="00821234" w:rsidRPr="000532C5">
        <w:rPr>
          <w:rFonts w:ascii="Verdana" w:eastAsia="Calibri" w:hAnsi="Verdana" w:cs="Arial"/>
          <w:sz w:val="20"/>
          <w:szCs w:val="20"/>
        </w:rPr>
        <w:t>,</w:t>
      </w:r>
      <w:r w:rsidRPr="000532C5">
        <w:rPr>
          <w:rFonts w:ascii="Verdana" w:eastAsia="Calibri" w:hAnsi="Verdana" w:cs="Arial"/>
          <w:sz w:val="20"/>
          <w:szCs w:val="20"/>
        </w:rPr>
        <w:t xml:space="preserve"> acquistare e vendere Veicoli nonché richiedere </w:t>
      </w:r>
      <w:r w:rsidRPr="000532C5">
        <w:rPr>
          <w:rFonts w:ascii="Verdana" w:eastAsia="Calibri" w:hAnsi="Verdana" w:cs="Arial"/>
          <w:sz w:val="20"/>
          <w:szCs w:val="20"/>
        </w:rPr>
        <w:lastRenderedPageBreak/>
        <w:t>e</w:t>
      </w:r>
      <w:r w:rsidR="005D21BF">
        <w:rPr>
          <w:rFonts w:ascii="Verdana" w:eastAsia="Calibri" w:hAnsi="Verdana" w:cs="Arial"/>
          <w:sz w:val="20"/>
          <w:szCs w:val="20"/>
        </w:rPr>
        <w:t>d</w:t>
      </w:r>
      <w:r w:rsidRPr="000532C5">
        <w:rPr>
          <w:rFonts w:ascii="Verdana" w:eastAsia="Calibri" w:hAnsi="Verdana" w:cs="Arial"/>
          <w:sz w:val="20"/>
          <w:szCs w:val="20"/>
        </w:rPr>
        <w:t xml:space="preserve"> utilizzare gli altri Servizi messi a disposizione da Fleequid</w:t>
      </w:r>
      <w:r w:rsidR="009E108B">
        <w:rPr>
          <w:rFonts w:ascii="Verdana" w:eastAsia="Calibri" w:hAnsi="Verdana" w:cs="Arial"/>
          <w:sz w:val="20"/>
          <w:szCs w:val="20"/>
        </w:rPr>
        <w:t>, tra i quali, in particolare,</w:t>
      </w:r>
      <w:r w:rsidRPr="000532C5">
        <w:rPr>
          <w:rFonts w:ascii="Verdana" w:eastAsia="Calibri" w:hAnsi="Verdana" w:cs="Arial"/>
          <w:sz w:val="20"/>
          <w:szCs w:val="20"/>
        </w:rPr>
        <w:t xml:space="preserve"> il sito internet di Fleequid raggiungibile al seguente indirizzo:</w:t>
      </w:r>
      <w:r w:rsidR="002D0438" w:rsidRPr="000532C5">
        <w:rPr>
          <w:rFonts w:ascii="Verdana" w:hAnsi="Verdana"/>
          <w:sz w:val="20"/>
          <w:szCs w:val="20"/>
        </w:rPr>
        <w:t xml:space="preserve"> </w:t>
      </w:r>
      <w:hyperlink r:id="rId12" w:history="1">
        <w:r w:rsidR="00821234" w:rsidRPr="000532C5">
          <w:rPr>
            <w:rStyle w:val="Collegamentoipertestuale"/>
            <w:rFonts w:ascii="Verdana" w:eastAsia="Calibri" w:hAnsi="Verdana" w:cs="Arial"/>
            <w:sz w:val="20"/>
            <w:szCs w:val="20"/>
          </w:rPr>
          <w:t>https://www.fleequid.com</w:t>
        </w:r>
      </w:hyperlink>
      <w:r w:rsidRPr="000532C5">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Modello di Vendita</w:t>
      </w:r>
      <w:r w:rsidRPr="000532C5">
        <w:rPr>
          <w:rFonts w:ascii="Verdana" w:eastAsia="Calibri" w:hAnsi="Verdana" w:cs="Arial"/>
          <w:sz w:val="20"/>
          <w:szCs w:val="20"/>
        </w:rPr>
        <w:t xml:space="preserve">”: </w:t>
      </w:r>
      <w:r w:rsidR="00DA2BC5" w:rsidRPr="00DA2BC5">
        <w:rPr>
          <w:rFonts w:ascii="Verdana" w:eastAsia="Calibri" w:hAnsi="Verdana" w:cs="Arial"/>
          <w:sz w:val="20"/>
          <w:szCs w:val="20"/>
        </w:rPr>
        <w:t>la struttura giuridica secondo la quale Fleequid organizza la singola operazione di vendita, individuata ai sensi dell'art. 3 tra i due soli Modelli previsti dall'art. 2.3, ossia la Vendita in commissione e il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Negoziazione</w:t>
      </w:r>
      <w:r>
        <w:rPr>
          <w:rFonts w:ascii="Verdana" w:eastAsia="Calibri" w:hAnsi="Verdana" w:cs="Arial"/>
          <w:sz w:val="20"/>
          <w:szCs w:val="20"/>
        </w:rPr>
        <w:t>”:</w:t>
      </w:r>
      <w:r w:rsidR="009D215E" w:rsidRPr="009D215E">
        <w:t xml:space="preserve"> </w:t>
      </w:r>
      <w:r w:rsidR="009D215E" w:rsidRPr="009D215E">
        <w:rPr>
          <w:rFonts w:ascii="Verdana" w:eastAsia="Calibri" w:hAnsi="Verdana" w:cs="Arial"/>
          <w:sz w:val="20"/>
          <w:szCs w:val="20"/>
        </w:rPr>
        <w:t>la modalità di Evento di vendita, disciplinata dall'art. 9.4, lett. e), consistente in una trattativa nell'ambito della quale possono essere formulate Offerte e controproposte e nella quale l'Accordo vincolante si perfeziona con l'accettazione dell'Offerta ovvero della controproposta.</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Offerente</w:t>
      </w:r>
      <w:r w:rsidRPr="000532C5">
        <w:rPr>
          <w:rFonts w:ascii="Verdana" w:eastAsia="Calibri" w:hAnsi="Verdana" w:cs="Arial"/>
          <w:sz w:val="20"/>
          <w:szCs w:val="20"/>
        </w:rPr>
        <w:t>”:</w:t>
      </w:r>
      <w:r w:rsidR="002B2D8C" w:rsidRPr="000532C5">
        <w:rPr>
          <w:rFonts w:ascii="Verdana" w:eastAsia="Calibri" w:hAnsi="Verdana" w:cs="Arial"/>
          <w:sz w:val="20"/>
          <w:szCs w:val="20"/>
        </w:rPr>
        <w:t xml:space="preserve"> ogni Utente Professionista che partecipa </w:t>
      </w:r>
      <w:r w:rsidR="00BC09AB">
        <w:rPr>
          <w:rFonts w:ascii="Verdana" w:eastAsia="Calibri" w:hAnsi="Verdana" w:cs="Arial"/>
          <w:sz w:val="20"/>
          <w:szCs w:val="20"/>
        </w:rPr>
        <w:t>ad un Evento di vendita</w:t>
      </w:r>
      <w:r w:rsidR="002B2D8C" w:rsidRPr="000532C5">
        <w:rPr>
          <w:rFonts w:ascii="Verdana" w:eastAsia="Calibri" w:hAnsi="Verdana" w:cs="Arial"/>
          <w:sz w:val="20"/>
          <w:szCs w:val="20"/>
        </w:rPr>
        <w:t xml:space="preserve"> formulando una o più Offerte</w:t>
      </w:r>
      <w:r w:rsidR="001115E2">
        <w:rPr>
          <w:rFonts w:ascii="Verdana" w:eastAsia="Calibri" w:hAnsi="Verdana" w:cs="Arial"/>
          <w:sz w:val="20"/>
          <w:szCs w:val="20"/>
        </w:rPr>
        <w:t>.</w:t>
      </w:r>
      <w:r w:rsidR="005B75DC">
        <w:rPr>
          <w:rFonts w:ascii="Verdana" w:eastAsia="Calibri" w:hAnsi="Verdana" w:cs="Arial"/>
          <w:sz w:val="20"/>
          <w:szCs w:val="20"/>
        </w:rPr>
        <w:t xml:space="preserve"> </w:t>
      </w:r>
      <w:r w:rsidR="00821234" w:rsidRPr="000532C5">
        <w:rPr>
          <w:rFonts w:ascii="Verdana" w:eastAsia="Calibri" w:hAnsi="Verdana" w:cs="Arial"/>
          <w:sz w:val="20"/>
          <w:szCs w:val="20"/>
        </w:rPr>
        <w:t xml:space="preserve">L’Offerente </w:t>
      </w:r>
      <w:r w:rsidR="005B75DC">
        <w:rPr>
          <w:rFonts w:ascii="Verdana" w:eastAsia="Calibri" w:hAnsi="Verdana" w:cs="Arial"/>
          <w:sz w:val="20"/>
          <w:szCs w:val="20"/>
        </w:rPr>
        <w:t>assume la qualità di</w:t>
      </w:r>
      <w:r w:rsidR="005B75DC" w:rsidRPr="000532C5">
        <w:rPr>
          <w:rFonts w:ascii="Verdana" w:eastAsia="Calibri" w:hAnsi="Verdana" w:cs="Arial"/>
          <w:sz w:val="20"/>
          <w:szCs w:val="20"/>
        </w:rPr>
        <w:t xml:space="preserve"> </w:t>
      </w:r>
      <w:r w:rsidR="00FB768F" w:rsidRPr="000532C5">
        <w:rPr>
          <w:rFonts w:ascii="Verdana" w:eastAsia="Calibri" w:hAnsi="Verdana" w:cs="Arial"/>
          <w:sz w:val="20"/>
          <w:szCs w:val="20"/>
        </w:rPr>
        <w:t>A</w:t>
      </w:r>
      <w:r w:rsidR="00821234" w:rsidRPr="000532C5">
        <w:rPr>
          <w:rFonts w:ascii="Verdana" w:eastAsia="Calibri" w:hAnsi="Verdana" w:cs="Arial"/>
          <w:sz w:val="20"/>
          <w:szCs w:val="20"/>
        </w:rPr>
        <w:t xml:space="preserve">cquirente nel momento in cui </w:t>
      </w:r>
      <w:r w:rsidR="00560D44">
        <w:rPr>
          <w:rFonts w:ascii="Verdana" w:eastAsia="Calibri" w:hAnsi="Verdana" w:cs="Arial"/>
          <w:sz w:val="20"/>
          <w:szCs w:val="20"/>
        </w:rPr>
        <w:t>si perfeziona in suo favore</w:t>
      </w:r>
      <w:r w:rsidR="00560D44" w:rsidRPr="000532C5">
        <w:rPr>
          <w:rFonts w:ascii="Verdana" w:eastAsia="Calibri" w:hAnsi="Verdana" w:cs="Arial"/>
          <w:sz w:val="20"/>
          <w:szCs w:val="20"/>
        </w:rPr>
        <w:t xml:space="preserve"> </w:t>
      </w:r>
      <w:r w:rsidR="00821234" w:rsidRPr="000532C5">
        <w:rPr>
          <w:rFonts w:ascii="Verdana" w:eastAsia="Calibri" w:hAnsi="Verdana" w:cs="Arial"/>
          <w:sz w:val="20"/>
          <w:szCs w:val="20"/>
        </w:rPr>
        <w:t>l’A</w:t>
      </w:r>
      <w:r w:rsidR="00560D44">
        <w:rPr>
          <w:rFonts w:ascii="Verdana" w:eastAsia="Calibri" w:hAnsi="Verdana" w:cs="Arial"/>
          <w:sz w:val="20"/>
          <w:szCs w:val="20"/>
        </w:rPr>
        <w:t>ccordo vincolante</w:t>
      </w:r>
      <w:r w:rsidR="00821234" w:rsidRPr="000532C5">
        <w:rPr>
          <w:rFonts w:ascii="Verdana" w:eastAsia="Calibri" w:hAnsi="Verdana" w:cs="Arial"/>
          <w:sz w:val="20"/>
          <w:szCs w:val="20"/>
        </w:rPr>
        <w:t>.</w:t>
      </w:r>
      <w:r w:rsidR="00BF5262" w:rsidRPr="000532C5">
        <w:rPr>
          <w:rFonts w:ascii="Verdana" w:eastAsia="Calibri" w:hAnsi="Verdana" w:cs="Arial"/>
          <w:sz w:val="20"/>
          <w:szCs w:val="20"/>
        </w:rPr>
        <w:t xml:space="preserve"> </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Offerta</w:t>
      </w:r>
      <w:r>
        <w:rPr>
          <w:rFonts w:ascii="Verdana" w:eastAsia="Calibri" w:hAnsi="Verdana" w:cs="Arial"/>
          <w:sz w:val="20"/>
          <w:szCs w:val="20"/>
        </w:rPr>
        <w:t>”:</w:t>
      </w:r>
      <w:r w:rsidR="00EA03EC" w:rsidRPr="00EA03EC">
        <w:t xml:space="preserve"> </w:t>
      </w:r>
      <w:r w:rsidR="00EA03EC" w:rsidRPr="00EA03EC">
        <w:rPr>
          <w:rFonts w:ascii="Verdana" w:eastAsia="Calibri" w:hAnsi="Verdana" w:cs="Arial"/>
          <w:sz w:val="20"/>
          <w:szCs w:val="20"/>
        </w:rPr>
        <w:t>la manifestazione di volontà con la quale l'Offerente propone l'acquisto del Veicolo a un prezzo determinato nell'ambito di un Evento di vendita. L'Offerta è vincolante e irrevocabile nei termini previsti dagli artt. 10.1 e 10.5 e presuppone la preventiva individuazione e conoscibilità del Modello di Vendita applicabile ai sensi dell'art.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Pagamento anticipato</w:t>
      </w:r>
      <w:r>
        <w:rPr>
          <w:rFonts w:ascii="Verdana" w:eastAsia="Calibri" w:hAnsi="Verdana" w:cs="Arial"/>
          <w:sz w:val="20"/>
          <w:szCs w:val="20"/>
        </w:rPr>
        <w:t>”</w:t>
      </w:r>
      <w:r w:rsidR="00D42E67">
        <w:rPr>
          <w:rFonts w:ascii="Verdana" w:eastAsia="Calibri" w:hAnsi="Verdana" w:cs="Arial"/>
          <w:sz w:val="20"/>
          <w:szCs w:val="20"/>
        </w:rPr>
        <w:t xml:space="preserve">: </w:t>
      </w:r>
      <w:r w:rsidR="00D42E67" w:rsidRPr="00D42E67">
        <w:rPr>
          <w:rFonts w:ascii="Verdana" w:eastAsia="Calibri" w:hAnsi="Verdana" w:cs="Arial"/>
          <w:sz w:val="20"/>
          <w:szCs w:val="20"/>
        </w:rPr>
        <w:t>il versamento anticipato, pari al 30% dell'Importo Totale Dovuto, che può essere richiesto all'Acquirente nelle operazioni nelle quali il Veicolo rimane temporaneamente in uso presso il Venditore, secondo quanto previsto dall'art. 13. Il Pagamento anticipato è effettuato in acconto sul prezzo e non costituisce caparra confirmatoria né penitenziale.</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sidRPr="003D11A5">
        <w:rPr>
          <w:rFonts w:ascii="Verdana" w:eastAsia="Calibri" w:hAnsi="Verdana" w:cs="Arial"/>
          <w:i/>
          <w:iCs/>
          <w:sz w:val="20"/>
          <w:szCs w:val="20"/>
        </w:rPr>
        <w:t>"</w:t>
      </w:r>
      <w:r w:rsidRPr="003D11A5">
        <w:rPr>
          <w:rFonts w:ascii="Verdana" w:eastAsia="Calibri" w:hAnsi="Verdana" w:cs="Arial"/>
          <w:b/>
          <w:bCs/>
          <w:i/>
          <w:iCs/>
          <w:sz w:val="20"/>
          <w:szCs w:val="20"/>
        </w:rPr>
        <w:t>Parti</w:t>
      </w:r>
      <w:r w:rsidRPr="000532C5">
        <w:rPr>
          <w:rFonts w:ascii="Verdana" w:eastAsia="Calibri" w:hAnsi="Verdana" w:cs="Arial"/>
          <w:sz w:val="20"/>
          <w:szCs w:val="20"/>
        </w:rPr>
        <w:t>”:</w:t>
      </w:r>
      <w:r w:rsidRPr="000532C5">
        <w:rPr>
          <w:rFonts w:ascii="Verdana" w:hAnsi="Verdana"/>
          <w:sz w:val="20"/>
          <w:szCs w:val="20"/>
        </w:rPr>
        <w:t xml:space="preserve"> </w:t>
      </w:r>
      <w:r w:rsidRPr="000532C5">
        <w:rPr>
          <w:rFonts w:ascii="Verdana" w:eastAsia="Calibri" w:hAnsi="Verdana" w:cs="Arial"/>
          <w:sz w:val="20"/>
          <w:szCs w:val="20"/>
        </w:rPr>
        <w:t>indica congiuntamente Fleequid</w:t>
      </w:r>
      <w:r w:rsidR="00FC6BDC">
        <w:rPr>
          <w:rFonts w:ascii="Verdana" w:eastAsia="Calibri" w:hAnsi="Verdana" w:cs="Arial"/>
          <w:sz w:val="20"/>
          <w:szCs w:val="20"/>
        </w:rPr>
        <w:t>,</w:t>
      </w:r>
      <w:r w:rsidR="00A77780" w:rsidRPr="00A77780">
        <w:rPr>
          <w:rFonts w:ascii="Cambria" w:eastAsia="Cambria" w:hAnsi="Cambria" w:cs="Cambria"/>
          <w:kern w:val="0"/>
          <w:sz w:val="21"/>
          <w14:ligatures w14:val="none"/>
        </w:rPr>
        <w:t xml:space="preserve"> </w:t>
      </w:r>
      <w:r w:rsidR="00A77780" w:rsidRPr="00A77780">
        <w:rPr>
          <w:rFonts w:ascii="Verdana" w:eastAsia="Calibri" w:hAnsi="Verdana" w:cs="Arial"/>
          <w:sz w:val="20"/>
          <w:szCs w:val="20"/>
        </w:rPr>
        <w:t>il Venditore, l'Offerente e l'Acquirente. Il Finanziatore non è Parte delle presenti Condizioni Generali, salvo che assuma la qualità di Acquirente ai sensi dell'art. 22.5</w:t>
      </w:r>
      <w:r w:rsidRPr="000532C5">
        <w:rPr>
          <w:rFonts w:ascii="Verdana" w:eastAsia="Calibri" w:hAnsi="Verdana" w:cs="Arial"/>
          <w:sz w:val="20"/>
          <w:szCs w:val="20"/>
        </w:rPr>
        <w:t>.</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PMIV</w:t>
      </w:r>
      <w:r>
        <w:rPr>
          <w:rFonts w:ascii="Verdana" w:eastAsia="Calibri" w:hAnsi="Verdana" w:cs="Arial"/>
          <w:sz w:val="20"/>
          <w:szCs w:val="20"/>
        </w:rPr>
        <w:t xml:space="preserve">” o </w:t>
      </w:r>
      <w:r w:rsidR="4346506F" w:rsidRPr="000532C5">
        <w:rPr>
          <w:rFonts w:ascii="Verdana" w:eastAsiaTheme="minorEastAsia" w:hAnsi="Verdana"/>
          <w:b/>
          <w:bCs/>
          <w:i/>
          <w:iCs/>
          <w:sz w:val="20"/>
          <w:szCs w:val="20"/>
        </w:rPr>
        <w:t>“Prezzo minimo di impegno alla vendita”</w:t>
      </w:r>
      <w:r w:rsidR="4346506F" w:rsidRPr="000532C5">
        <w:rPr>
          <w:rFonts w:ascii="Verdana" w:eastAsiaTheme="minorEastAsia" w:hAnsi="Verdana"/>
          <w:sz w:val="20"/>
          <w:szCs w:val="20"/>
        </w:rPr>
        <w:t xml:space="preserve">: il prezzo, espresso in </w:t>
      </w:r>
      <w:r w:rsidR="008213B1">
        <w:rPr>
          <w:rFonts w:ascii="Verdana" w:eastAsiaTheme="minorEastAsia" w:hAnsi="Verdana"/>
          <w:sz w:val="20"/>
          <w:szCs w:val="20"/>
        </w:rPr>
        <w:t>E</w:t>
      </w:r>
      <w:r w:rsidR="4346506F" w:rsidRPr="000532C5">
        <w:rPr>
          <w:rFonts w:ascii="Verdana" w:eastAsiaTheme="minorEastAsia" w:hAnsi="Verdana"/>
          <w:sz w:val="20"/>
          <w:szCs w:val="20"/>
        </w:rPr>
        <w:t xml:space="preserve">uro, stabilito dal Venditore all’atto della Proposta di vendita, che rappresenta l’incasso minimo netto che il Venditore intende conseguire dalla vendita del Veicolo. </w:t>
      </w:r>
      <w:r w:rsidR="004B7AF4" w:rsidRPr="004B7AF4">
        <w:rPr>
          <w:rFonts w:ascii="Verdana" w:eastAsiaTheme="minorEastAsia" w:hAnsi="Verdana"/>
          <w:sz w:val="20"/>
          <w:szCs w:val="20"/>
        </w:rPr>
        <w:t>Il PMIV è vincolante e può essere modificato esclusivamente prima dell'avvio del relativo Evento di vendita; in caso di revisione in vista di un successivo tentativo di vendita si applica quanto previsto dall'art. 8.10</w:t>
      </w:r>
      <w:r w:rsidR="4346506F" w:rsidRPr="000532C5">
        <w:rPr>
          <w:rFonts w:ascii="Verdana" w:eastAsiaTheme="minorEastAsia" w:hAnsi="Verdana"/>
          <w:sz w:val="20"/>
          <w:szCs w:val="20"/>
        </w:rPr>
        <w:t>.</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Prezzo di acquisto</w:t>
      </w:r>
      <w:r>
        <w:rPr>
          <w:rFonts w:ascii="Verdana" w:eastAsia="Calibri" w:hAnsi="Verdana" w:cs="Arial"/>
          <w:sz w:val="20"/>
          <w:szCs w:val="20"/>
        </w:rPr>
        <w:t>”:</w:t>
      </w:r>
      <w:r w:rsidR="00236CEF" w:rsidRPr="00236CEF">
        <w:t xml:space="preserve"> </w:t>
      </w:r>
      <w:r w:rsidR="00236CEF" w:rsidRPr="00662DD7">
        <w:rPr>
          <w:rFonts w:ascii="Verdana" w:eastAsiaTheme="minorEastAsia" w:hAnsi="Verdana"/>
          <w:sz w:val="20"/>
          <w:szCs w:val="20"/>
        </w:rPr>
        <w:t>il prezzo del Veicolo dovuto al Venditore nel Dealer Sales, autonomamente concordato tra Fleequid e il Venditore ai sensi dell'art.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Prezzo di acquisto netto</w:t>
      </w:r>
      <w:r>
        <w:rPr>
          <w:rFonts w:ascii="Verdana" w:eastAsia="Calibri" w:hAnsi="Verdana" w:cs="Arial"/>
          <w:sz w:val="20"/>
          <w:szCs w:val="20"/>
        </w:rPr>
        <w:t xml:space="preserve">”: </w:t>
      </w:r>
      <w:r w:rsidR="00545DBF" w:rsidRPr="00662DD7">
        <w:rPr>
          <w:rFonts w:ascii="Verdana" w:eastAsiaTheme="minorEastAsia" w:hAnsi="Verdana"/>
          <w:sz w:val="20"/>
          <w:szCs w:val="20"/>
        </w:rPr>
        <w:t>il prezzo del Veicolo dovuto da Fleequid al Venditore nella Vendita in commissione eseguita mediante Rivendita, corrispondente al Prezzo di vendita all'Acquirente al netto delle Commissioni a carico del Venditore, delle Tariffe e di ogni altra somma dovuta dal Venditore a Fleequid, determinato ed esigibile secondo quanto previsto dall'art.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Prezzo di riserva</w:t>
      </w:r>
      <w:r w:rsidRPr="000532C5">
        <w:rPr>
          <w:rFonts w:ascii="Verdana" w:eastAsia="Calibri" w:hAnsi="Verdana" w:cs="Arial"/>
          <w:i/>
          <w:iCs/>
          <w:sz w:val="20"/>
          <w:szCs w:val="20"/>
        </w:rPr>
        <w:t>”</w:t>
      </w:r>
      <w:r w:rsidR="008507BD">
        <w:rPr>
          <w:rFonts w:ascii="Verdana" w:eastAsia="Calibri" w:hAnsi="Verdana" w:cs="Arial"/>
          <w:sz w:val="20"/>
          <w:szCs w:val="20"/>
        </w:rPr>
        <w:t xml:space="preserve"> o “</w:t>
      </w:r>
      <w:r w:rsidR="45BFD9C1" w:rsidRPr="000532C5">
        <w:rPr>
          <w:rFonts w:ascii="Verdana" w:eastAsia="Calibri" w:hAnsi="Verdana" w:cs="Arial"/>
          <w:b/>
          <w:bCs/>
          <w:i/>
          <w:iCs/>
          <w:sz w:val="20"/>
          <w:szCs w:val="20"/>
        </w:rPr>
        <w:t>PR</w:t>
      </w:r>
      <w:r w:rsidR="008507BD">
        <w:rPr>
          <w:rFonts w:ascii="Verdana" w:eastAsia="Calibri" w:hAnsi="Verdana" w:cs="Arial"/>
          <w:sz w:val="20"/>
          <w:szCs w:val="20"/>
        </w:rPr>
        <w:t>”</w:t>
      </w:r>
      <w:r w:rsidRPr="000532C5">
        <w:rPr>
          <w:rFonts w:ascii="Verdana" w:eastAsia="Calibri" w:hAnsi="Verdana" w:cs="Arial"/>
          <w:i/>
          <w:iCs/>
          <w:sz w:val="20"/>
          <w:szCs w:val="20"/>
        </w:rPr>
        <w:t>:</w:t>
      </w:r>
      <w:r w:rsidRPr="000532C5">
        <w:rPr>
          <w:rFonts w:ascii="Verdana" w:eastAsia="Calibri" w:hAnsi="Verdana" w:cs="Arial"/>
          <w:sz w:val="20"/>
          <w:szCs w:val="20"/>
        </w:rPr>
        <w:t xml:space="preserve"> </w:t>
      </w:r>
      <w:r w:rsidR="74171620" w:rsidRPr="000532C5">
        <w:rPr>
          <w:rFonts w:ascii="Verdana" w:eastAsiaTheme="minorEastAsia" w:hAnsi="Verdana"/>
          <w:sz w:val="20"/>
          <w:szCs w:val="20"/>
        </w:rPr>
        <w:t>il valore lordo, determinato da Fleequid sulla base del PMIV fissato dal Venditore e delle Commissioni a carico del Venditore previste dal Tariffario Fleequid</w:t>
      </w:r>
      <w:r w:rsidR="005E4755">
        <w:rPr>
          <w:rFonts w:ascii="Verdana" w:eastAsiaTheme="minorEastAsia" w:hAnsi="Verdana"/>
          <w:sz w:val="20"/>
          <w:szCs w:val="20"/>
        </w:rPr>
        <w:t xml:space="preserve">, che </w:t>
      </w:r>
      <w:r w:rsidR="74171620" w:rsidRPr="000532C5">
        <w:rPr>
          <w:rFonts w:ascii="Verdana" w:eastAsiaTheme="minorEastAsia" w:hAnsi="Verdana"/>
          <w:sz w:val="20"/>
          <w:szCs w:val="20"/>
        </w:rPr>
        <w:t>rappresenta</w:t>
      </w:r>
      <w:r w:rsidR="0075135C">
        <w:rPr>
          <w:rFonts w:ascii="Verdana" w:eastAsiaTheme="minorEastAsia" w:hAnsi="Verdana"/>
          <w:sz w:val="20"/>
          <w:szCs w:val="20"/>
        </w:rPr>
        <w:t>, nella Vendita in commissione,</w:t>
      </w:r>
      <w:r w:rsidR="74171620" w:rsidRPr="000532C5">
        <w:rPr>
          <w:rFonts w:ascii="Verdana" w:eastAsiaTheme="minorEastAsia" w:hAnsi="Verdana"/>
          <w:sz w:val="20"/>
          <w:szCs w:val="20"/>
        </w:rPr>
        <w:t xml:space="preserve"> la soglia di prezzo in corrispondenza della quale, o al di sopra della quale, il Venditore acconsente irrevocabilmente alla vendita del Veicolo</w:t>
      </w:r>
      <w:r w:rsidR="0024720E">
        <w:rPr>
          <w:rFonts w:ascii="Verdana" w:eastAsiaTheme="minorEastAsia" w:hAnsi="Verdana"/>
          <w:sz w:val="20"/>
          <w:szCs w:val="20"/>
        </w:rPr>
        <w:t xml:space="preserve">, </w:t>
      </w:r>
      <w:r w:rsidR="00021CEC" w:rsidRPr="00662DD7">
        <w:rPr>
          <w:rFonts w:ascii="Verdana" w:eastAsiaTheme="minorEastAsia" w:hAnsi="Verdana"/>
          <w:sz w:val="20"/>
          <w:szCs w:val="20"/>
        </w:rPr>
        <w:lastRenderedPageBreak/>
        <w:t>assicurandogli un incasso netto almeno pari al PMIV.</w:t>
      </w:r>
      <w:r w:rsidR="74171620" w:rsidRPr="000532C5">
        <w:rPr>
          <w:rFonts w:ascii="Verdana" w:eastAsiaTheme="minorEastAsia" w:hAnsi="Verdana"/>
          <w:sz w:val="20"/>
          <w:szCs w:val="20"/>
        </w:rPr>
        <w:t xml:space="preserve"> </w:t>
      </w:r>
      <w:r w:rsidR="00192AF6" w:rsidRPr="00192AF6">
        <w:rPr>
          <w:rFonts w:ascii="Verdana" w:eastAsiaTheme="minorEastAsia" w:hAnsi="Verdana"/>
          <w:sz w:val="20"/>
          <w:szCs w:val="20"/>
        </w:rPr>
        <w:t>Nel Dealer Sales l'eventuale Prezzo di riserva riguarda esclusivamente la rivendita del Veicolo da Fleequid all'Acquirente ed è determinato autonomamente da Fleequid ai sensi dell'art. 9.5</w:t>
      </w:r>
      <w:r w:rsidR="74171620" w:rsidRPr="000532C5">
        <w:rPr>
          <w:rFonts w:ascii="Verdana" w:eastAsiaTheme="minorEastAsia" w:hAnsi="Verdana"/>
          <w:sz w:val="20"/>
          <w:szCs w:val="20"/>
        </w:rPr>
        <w:t>.</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Prezzo di vendita all’Acquirente</w:t>
      </w:r>
      <w:r w:rsidRPr="000532C5">
        <w:rPr>
          <w:rFonts w:ascii="Verdana" w:eastAsia="Calibri" w:hAnsi="Verdana" w:cs="Arial"/>
          <w:sz w:val="20"/>
          <w:szCs w:val="20"/>
        </w:rPr>
        <w:t xml:space="preserve">”: </w:t>
      </w:r>
      <w:r w:rsidR="007E4196" w:rsidRPr="00662DD7">
        <w:rPr>
          <w:rFonts w:ascii="Verdana" w:eastAsiaTheme="minorEastAsia" w:hAnsi="Verdana"/>
          <w:sz w:val="20"/>
          <w:szCs w:val="20"/>
        </w:rPr>
        <w:t>il prezzo del Veicolo risultante dall'Accordo vincolante, comunque formatosi secondo la modalità di Evento di vendita applicabile, dovuto dall'Acquirente e concorrente a formare l'Importo Totale Dovuto.</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Professionista</w:t>
      </w:r>
      <w:r w:rsidRPr="000532C5">
        <w:rPr>
          <w:rFonts w:ascii="Verdana" w:eastAsia="Calibri" w:hAnsi="Verdana" w:cs="Arial"/>
          <w:sz w:val="20"/>
          <w:szCs w:val="20"/>
        </w:rPr>
        <w:t>”: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w:t>
      </w:r>
      <w:r w:rsidRPr="000A6706">
        <w:rPr>
          <w:rFonts w:ascii="Verdana" w:eastAsia="Calibri" w:hAnsi="Verdana" w:cs="Arial"/>
          <w:sz w:val="20"/>
          <w:szCs w:val="20"/>
        </w:rPr>
        <w:t>,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w:t>
      </w:r>
      <w:r w:rsidR="00F8543B">
        <w:rPr>
          <w:rFonts w:ascii="Verdana" w:eastAsia="Calibri" w:hAnsi="Verdana" w:cs="Arial"/>
          <w:sz w:val="20"/>
          <w:szCs w:val="20"/>
        </w:rPr>
        <w:t>,</w:t>
      </w:r>
      <w:r w:rsidRPr="000A6706">
        <w:rPr>
          <w:rFonts w:ascii="Verdana" w:eastAsia="Calibri" w:hAnsi="Verdana" w:cs="Arial"/>
          <w:sz w:val="20"/>
          <w:szCs w:val="20"/>
        </w:rPr>
        <w:t xml:space="preserve"> </w:t>
      </w:r>
      <w:r w:rsidR="00F8543B" w:rsidRPr="00F8543B">
        <w:rPr>
          <w:rFonts w:ascii="Verdana" w:eastAsia="Calibri" w:hAnsi="Verdana" w:cs="Arial"/>
          <w:sz w:val="20"/>
          <w:szCs w:val="20"/>
        </w:rPr>
        <w:t>e dell'art. 18,</w:t>
      </w:r>
      <w:r w:rsidR="003768D6">
        <w:rPr>
          <w:rFonts w:ascii="Verdana" w:eastAsia="Calibri" w:hAnsi="Verdana" w:cs="Arial"/>
          <w:sz w:val="20"/>
          <w:szCs w:val="20"/>
        </w:rPr>
        <w:t xml:space="preserve"> comma 1,</w:t>
      </w:r>
      <w:r w:rsidR="00F8543B" w:rsidRPr="00F8543B">
        <w:rPr>
          <w:rFonts w:ascii="Verdana" w:eastAsia="Calibri" w:hAnsi="Verdana" w:cs="Arial"/>
          <w:sz w:val="20"/>
          <w:szCs w:val="20"/>
        </w:rPr>
        <w:t xml:space="preserve"> lett. d-bis, del D.Lgs. n. 206/2005</w:t>
      </w:r>
      <w:r w:rsidR="00F8543B" w:rsidRPr="00F8543B" w:rsidDel="00F8543B">
        <w:rPr>
          <w:rFonts w:ascii="Verdana" w:eastAsia="Calibri" w:hAnsi="Verdana" w:cs="Arial"/>
          <w:sz w:val="20"/>
          <w:szCs w:val="20"/>
        </w:rPr>
        <w:t xml:space="preserve"> </w:t>
      </w:r>
      <w:r w:rsidRPr="000A6706">
        <w:rPr>
          <w:rFonts w:ascii="Verdana" w:eastAsia="Calibri" w:hAnsi="Verdana" w:cs="Arial"/>
          <w:sz w:val="20"/>
          <w:szCs w:val="20"/>
        </w:rPr>
        <w:t xml:space="preserve">(Codice del Consumo). </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iCs/>
          <w:sz w:val="20"/>
          <w:szCs w:val="20"/>
        </w:rPr>
        <w:t>Proforma</w:t>
      </w:r>
      <w:r w:rsidR="00985360" w:rsidRPr="000A6706">
        <w:rPr>
          <w:rFonts w:ascii="Verdana" w:eastAsia="Calibri" w:hAnsi="Verdana" w:cs="Arial"/>
          <w:sz w:val="20"/>
          <w:szCs w:val="20"/>
        </w:rPr>
        <w:t>”:</w:t>
      </w:r>
      <w:r w:rsidR="0048464D" w:rsidRPr="0048464D">
        <w:t xml:space="preserve"> </w:t>
      </w:r>
      <w:r w:rsidR="0048464D" w:rsidRPr="0048464D">
        <w:rPr>
          <w:rFonts w:ascii="Verdana" w:eastAsia="Calibri" w:hAnsi="Verdana" w:cs="Arial"/>
          <w:sz w:val="20"/>
          <w:szCs w:val="20"/>
        </w:rPr>
        <w:t>il documento con il quale Fleequid rende noto all'Acquirente l'Importo Totale Dovuto e la scadenza del Termine di pagamento e, nella Vendita in commissione, cristallizza la modalità di esecuzione prescelta, secondo quanto previsto dall'art. 11.4. La Proforma è documento attuativo e ricognitivo successivo all'Accordo vincolante, non è fonte negoziale, non costituisce documento fiscale e non fa sorgere nuovi obblighi.</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sidRPr="000A6706">
        <w:rPr>
          <w:rFonts w:ascii="Verdana" w:eastAsia="Calibri" w:hAnsi="Verdana" w:cs="Arial"/>
          <w:sz w:val="20"/>
          <w:szCs w:val="20"/>
        </w:rPr>
        <w:t>“</w:t>
      </w:r>
      <w:r w:rsidRPr="000A6706">
        <w:rPr>
          <w:rFonts w:ascii="Verdana" w:eastAsia="Calibri" w:hAnsi="Verdana" w:cs="Arial"/>
          <w:b/>
          <w:bCs/>
          <w:i/>
          <w:iCs/>
          <w:sz w:val="20"/>
          <w:szCs w:val="20"/>
        </w:rPr>
        <w:t>Proposta di vendita</w:t>
      </w:r>
      <w:r w:rsidRPr="000A6706">
        <w:rPr>
          <w:rFonts w:ascii="Verdana" w:eastAsia="Calibri" w:hAnsi="Verdana" w:cs="Arial"/>
          <w:sz w:val="20"/>
          <w:szCs w:val="20"/>
        </w:rPr>
        <w:t xml:space="preserve">”: </w:t>
      </w:r>
      <w:r w:rsidR="008426C6" w:rsidRPr="000A6706">
        <w:rPr>
          <w:rFonts w:ascii="Verdana" w:hAnsi="Verdana"/>
          <w:sz w:val="20"/>
          <w:szCs w:val="20"/>
        </w:rPr>
        <w:t xml:space="preserve">la manifestazione di volontà con </w:t>
      </w:r>
      <w:r w:rsidR="009A4F7A">
        <w:rPr>
          <w:rFonts w:ascii="Verdana" w:hAnsi="Verdana"/>
          <w:sz w:val="20"/>
          <w:szCs w:val="20"/>
        </w:rPr>
        <w:t>la quale</w:t>
      </w:r>
      <w:r w:rsidR="009A4F7A" w:rsidRPr="000A6706">
        <w:rPr>
          <w:rFonts w:ascii="Verdana" w:hAnsi="Verdana"/>
          <w:sz w:val="20"/>
          <w:szCs w:val="20"/>
        </w:rPr>
        <w:t xml:space="preserve"> </w:t>
      </w:r>
      <w:r w:rsidR="008426C6" w:rsidRPr="000A6706">
        <w:rPr>
          <w:rFonts w:ascii="Verdana" w:hAnsi="Verdana"/>
          <w:sz w:val="20"/>
          <w:szCs w:val="20"/>
        </w:rPr>
        <w:t xml:space="preserve">il Venditore conferisce a Fleequid l’incarico di procedere alla </w:t>
      </w:r>
      <w:r w:rsidR="009A4F7A">
        <w:rPr>
          <w:rFonts w:ascii="Verdana" w:hAnsi="Verdana"/>
          <w:sz w:val="20"/>
          <w:szCs w:val="20"/>
        </w:rPr>
        <w:t>commercializzazione e alla vendita</w:t>
      </w:r>
      <w:r w:rsidR="009A4F7A" w:rsidRPr="000A6706">
        <w:rPr>
          <w:rFonts w:ascii="Verdana" w:hAnsi="Verdana"/>
          <w:sz w:val="20"/>
          <w:szCs w:val="20"/>
        </w:rPr>
        <w:t xml:space="preserve"> </w:t>
      </w:r>
      <w:r w:rsidR="008426C6" w:rsidRPr="000A6706">
        <w:rPr>
          <w:rFonts w:ascii="Verdana" w:hAnsi="Verdana"/>
          <w:sz w:val="20"/>
          <w:szCs w:val="20"/>
        </w:rPr>
        <w:t xml:space="preserve">di uno o più Veicoli tramite il Marketplace </w:t>
      </w:r>
      <w:r w:rsidR="00285396" w:rsidRPr="00662DD7">
        <w:rPr>
          <w:rFonts w:ascii="Verdana" w:hAnsi="Verdana"/>
          <w:sz w:val="20"/>
          <w:szCs w:val="20"/>
        </w:rPr>
        <w:t>o attraverso le altre modalità disponibili. La forma, il contenuto minimo, l'efficacia e la vincolatività della Proposta di vendita sono disciplinati dall'art. 8.1</w:t>
      </w:r>
      <w:r w:rsidR="008426C6" w:rsidRPr="000A6706">
        <w:rPr>
          <w:rFonts w:ascii="Verdana" w:hAnsi="Verdana"/>
          <w:sz w:val="20"/>
          <w:szCs w:val="20"/>
        </w:rPr>
        <w:t>.</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Verdana" w:hAnsi="Verdana" w:cs="Verdana"/>
          <w:b/>
          <w:bCs/>
          <w:sz w:val="20"/>
          <w:szCs w:val="20"/>
        </w:rPr>
        <w:t>“</w:t>
      </w:r>
      <w:r w:rsidRPr="003D11A5">
        <w:rPr>
          <w:rFonts w:ascii="Verdana" w:eastAsia="Verdana" w:hAnsi="Verdana" w:cs="Verdana"/>
          <w:b/>
          <w:bCs/>
          <w:i/>
          <w:iCs/>
          <w:sz w:val="20"/>
          <w:szCs w:val="20"/>
        </w:rPr>
        <w:t>Puntata massima</w:t>
      </w:r>
      <w:r w:rsidRPr="000532C5">
        <w:rPr>
          <w:rFonts w:ascii="Verdana" w:eastAsia="Verdana" w:hAnsi="Verdana" w:cs="Verdana"/>
          <w:sz w:val="20"/>
          <w:szCs w:val="20"/>
        </w:rPr>
        <w:t xml:space="preserve">”: il valore </w:t>
      </w:r>
      <w:r w:rsidR="00B90382" w:rsidRPr="000532C5">
        <w:rPr>
          <w:rFonts w:ascii="Verdana" w:eastAsia="Verdana" w:hAnsi="Verdana" w:cs="Verdana"/>
          <w:sz w:val="20"/>
          <w:szCs w:val="20"/>
        </w:rPr>
        <w:t>più elevato tra tutte le Offerte presentate dagli Offerenti al termine dell’Asta</w:t>
      </w:r>
      <w:r w:rsidRPr="000532C5">
        <w:rPr>
          <w:rFonts w:ascii="Verdana" w:eastAsia="Verdana" w:hAnsi="Verdana" w:cs="Verdana"/>
          <w:sz w:val="20"/>
          <w:szCs w:val="20"/>
        </w:rPr>
        <w:t xml:space="preserve">, anche dopo eventuali rilanci. </w:t>
      </w:r>
      <w:r w:rsidR="003C493B" w:rsidRPr="003C493B">
        <w:rPr>
          <w:rFonts w:ascii="Verdana" w:eastAsia="Verdana" w:hAnsi="Verdana" w:cs="Verdana"/>
          <w:sz w:val="20"/>
          <w:szCs w:val="20"/>
        </w:rPr>
        <w:t>Qualora Fleequid abbia proceduto all'Annullamento della vendita, la Puntata massima è determinata escludendo il valore delle Offerte relative alle vendite annullate</w:t>
      </w:r>
      <w:r w:rsidRPr="000532C5">
        <w:rPr>
          <w:rFonts w:ascii="Verdana" w:eastAsia="Verdana" w:hAnsi="Verdana" w:cs="Verdana"/>
          <w:sz w:val="20"/>
          <w:szCs w:val="20"/>
        </w:rPr>
        <w:t>.</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 xml:space="preserve">  “</w:t>
      </w:r>
      <w:r w:rsidRPr="000532C5">
        <w:rPr>
          <w:rFonts w:ascii="Verdana" w:eastAsia="Calibri" w:hAnsi="Verdana" w:cs="Arial"/>
          <w:b/>
          <w:bCs/>
          <w:i/>
          <w:iCs/>
          <w:sz w:val="20"/>
          <w:szCs w:val="20"/>
        </w:rPr>
        <w:t>Rivendita</w:t>
      </w:r>
      <w:r w:rsidRPr="000532C5">
        <w:rPr>
          <w:rFonts w:ascii="Verdana" w:eastAsia="Calibri" w:hAnsi="Verdana" w:cs="Arial"/>
          <w:sz w:val="20"/>
          <w:szCs w:val="20"/>
        </w:rPr>
        <w:t xml:space="preserve">”: </w:t>
      </w:r>
      <w:r w:rsidR="00382915" w:rsidRPr="00382915">
        <w:rPr>
          <w:rFonts w:ascii="Verdana" w:eastAsia="Calibri" w:hAnsi="Verdana" w:cs="Arial"/>
          <w:sz w:val="20"/>
          <w:szCs w:val="20"/>
        </w:rPr>
        <w:t>la modalità di esecuzione della Vendita in commissione, disciplinata dagli artt. 2.5 e 17.3 e seguenti e attuabile anche nelle forme di cui all'art. 1395 c.c., per mezzo della quale Fleequid, in esecuzione delle commissioni di vendita e di acquisto, acquista il Veicolo dal Venditore e lo trasferisce all'Acquirente al fine di imputare la compravendita ai rispettivi committenti. La Rivendita non trova applicazione nel Dealer Sales</w:t>
      </w:r>
      <w:r w:rsidRPr="000532C5">
        <w:rPr>
          <w:rFonts w:ascii="Verdana" w:eastAsia="Calibri" w:hAnsi="Verdana" w:cs="Arial"/>
          <w:sz w:val="20"/>
          <w:szCs w:val="20"/>
        </w:rPr>
        <w:t xml:space="preserve">. </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Servizi</w:t>
      </w:r>
      <w:r w:rsidRPr="000532C5">
        <w:rPr>
          <w:rFonts w:ascii="Verdana" w:eastAsia="Calibri" w:hAnsi="Verdana" w:cs="Arial"/>
          <w:sz w:val="20"/>
          <w:szCs w:val="20"/>
        </w:rPr>
        <w:t xml:space="preserve">”: </w:t>
      </w:r>
      <w:r w:rsidR="0085011C" w:rsidRPr="000532C5">
        <w:rPr>
          <w:rFonts w:ascii="Verdana" w:eastAsia="Calibri" w:hAnsi="Verdana" w:cs="Arial"/>
          <w:sz w:val="20"/>
          <w:szCs w:val="20"/>
        </w:rPr>
        <w:t>i servizi</w:t>
      </w:r>
      <w:r w:rsidR="00076518" w:rsidRPr="00076518">
        <w:rPr>
          <w:rFonts w:ascii="Verdana" w:eastAsia="Calibri" w:hAnsi="Verdana" w:cs="Arial"/>
          <w:sz w:val="20"/>
          <w:szCs w:val="20"/>
        </w:rPr>
        <w:t>, offline e online, messi a disposizione da Fleequid agli Utenti e soggetti a Tariffe, quali, a titolo esemplificativo, i servizi di trasporto e di logistica dei Veicoli e gli altri servizi indicati sul Marketplace, con esclusione dell'attività di intermediazione nella compravendita di Veicoli, soggetta a Commissioni</w:t>
      </w:r>
      <w:r w:rsidRPr="000532C5">
        <w:rPr>
          <w:rFonts w:ascii="Verdana" w:eastAsia="Calibri" w:hAnsi="Verdana" w:cs="Arial"/>
          <w:sz w:val="20"/>
          <w:szCs w:val="20"/>
        </w:rPr>
        <w:t>.</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lastRenderedPageBreak/>
        <w:t>“</w:t>
      </w:r>
      <w:r>
        <w:rPr>
          <w:rFonts w:ascii="Verdana" w:eastAsia="Calibri" w:hAnsi="Verdana" w:cs="Arial"/>
          <w:b/>
          <w:bCs/>
          <w:i/>
          <w:iCs/>
          <w:sz w:val="20"/>
          <w:szCs w:val="20"/>
        </w:rPr>
        <w:t>Soluzioni di finanziamento</w:t>
      </w:r>
      <w:r>
        <w:rPr>
          <w:rFonts w:ascii="Verdana" w:eastAsia="Calibri" w:hAnsi="Verdana" w:cs="Arial"/>
          <w:sz w:val="20"/>
          <w:szCs w:val="20"/>
        </w:rPr>
        <w:t xml:space="preserve">”: </w:t>
      </w:r>
      <w:r w:rsidR="006B6A84" w:rsidRPr="006B6A84">
        <w:rPr>
          <w:rFonts w:ascii="Verdana" w:eastAsia="Calibri" w:hAnsi="Verdana" w:cs="Arial"/>
          <w:sz w:val="20"/>
          <w:szCs w:val="20"/>
        </w:rPr>
        <w:t>i prodotti di finanziamento, di locazione finanziaria o di altra forma di provvista offerti da soggetti terzi e resi disponibili o segnalati tramite il Marketplace, disciplinati dall'art. 22 e dalle relative Condizioni Specifiche.</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Specifiche tecniche</w:t>
      </w:r>
      <w:r w:rsidRPr="000532C5">
        <w:rPr>
          <w:rFonts w:ascii="Verdana" w:eastAsia="Calibri" w:hAnsi="Verdana" w:cs="Arial"/>
          <w:sz w:val="20"/>
          <w:szCs w:val="20"/>
        </w:rPr>
        <w:t xml:space="preserve">”: </w:t>
      </w:r>
      <w:r w:rsidR="00542F74">
        <w:rPr>
          <w:rFonts w:ascii="Verdana" w:eastAsia="Calibri" w:hAnsi="Verdana" w:cs="Arial"/>
          <w:sz w:val="20"/>
          <w:szCs w:val="20"/>
        </w:rPr>
        <w:t>l’</w:t>
      </w:r>
      <w:r w:rsidRPr="000532C5">
        <w:rPr>
          <w:rFonts w:ascii="Verdana" w:eastAsia="Calibri" w:hAnsi="Verdana" w:cs="Arial"/>
          <w:sz w:val="20"/>
          <w:szCs w:val="20"/>
        </w:rPr>
        <w:t xml:space="preserve">insieme delle informazioni, </w:t>
      </w:r>
      <w:r w:rsidR="00E92F08">
        <w:rPr>
          <w:rFonts w:ascii="Verdana" w:eastAsia="Calibri" w:hAnsi="Verdana" w:cs="Arial"/>
          <w:sz w:val="20"/>
          <w:szCs w:val="20"/>
        </w:rPr>
        <w:t>fornite</w:t>
      </w:r>
      <w:r w:rsidRPr="000532C5">
        <w:rPr>
          <w:rFonts w:ascii="Verdana" w:eastAsia="Calibri" w:hAnsi="Verdana" w:cs="Arial"/>
          <w:sz w:val="20"/>
          <w:szCs w:val="20"/>
        </w:rPr>
        <w:t xml:space="preserve"> dal Venditore ovvero indicate da Fleequid e dal Venditore approvate, concernenti le caratteristiche, tecniche </w:t>
      </w:r>
      <w:r w:rsidR="00E70E68">
        <w:rPr>
          <w:rFonts w:ascii="Verdana" w:eastAsia="Calibri" w:hAnsi="Verdana" w:cs="Arial"/>
          <w:sz w:val="20"/>
          <w:szCs w:val="20"/>
        </w:rPr>
        <w:t>e</w:t>
      </w:r>
      <w:r w:rsidR="00E70E68" w:rsidRPr="000532C5">
        <w:rPr>
          <w:rFonts w:ascii="Verdana" w:eastAsia="Calibri" w:hAnsi="Verdana" w:cs="Arial"/>
          <w:sz w:val="20"/>
          <w:szCs w:val="20"/>
        </w:rPr>
        <w:t xml:space="preserve"> </w:t>
      </w:r>
      <w:r w:rsidRPr="000532C5">
        <w:rPr>
          <w:rFonts w:ascii="Verdana" w:eastAsia="Calibri" w:hAnsi="Verdana" w:cs="Arial"/>
          <w:sz w:val="20"/>
          <w:szCs w:val="20"/>
        </w:rPr>
        <w:t xml:space="preserve">amministrative di ciascuno dei Veicoli offerti in vendita. </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Stato Opzionato</w:t>
      </w:r>
      <w:r>
        <w:rPr>
          <w:rFonts w:ascii="Verdana" w:eastAsia="Calibri" w:hAnsi="Verdana" w:cs="Arial"/>
          <w:sz w:val="20"/>
          <w:szCs w:val="20"/>
        </w:rPr>
        <w:t xml:space="preserve">”: </w:t>
      </w:r>
      <w:r w:rsidR="00153E0F" w:rsidRPr="00153E0F">
        <w:rPr>
          <w:rFonts w:ascii="Verdana" w:eastAsia="Calibri" w:hAnsi="Verdana" w:cs="Arial"/>
          <w:sz w:val="20"/>
          <w:szCs w:val="20"/>
        </w:rPr>
        <w:t>lo stato del Veicolo, successivo al perfezionamento dell'Accordo vincolante e antecedente all'integrale adempimento dell'obbligo di pagamento e all'avvio della fase esecutiva ovvero all'Annullamento della vendita, con gli effetti previsti dall'art. 11. Lo Stato Opzionato descrive una fase del processo di vendita, non attribuisce all'Acquirente alcuna facoltà di scegliere successivamente se acquistare, non costituisce proposta irrevocabile e non configura un contratto di opzione ai sensi dell'art. 1331 c.c.</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i/>
          <w:iCs/>
          <w:sz w:val="20"/>
          <w:szCs w:val="20"/>
        </w:rPr>
        <w:t>“Tariffario Fleequid”</w:t>
      </w:r>
      <w:r w:rsidRPr="000532C5">
        <w:rPr>
          <w:rFonts w:ascii="Verdana" w:eastAsia="Calibri" w:hAnsi="Verdana" w:cs="Arial"/>
          <w:sz w:val="20"/>
          <w:szCs w:val="20"/>
        </w:rPr>
        <w:t xml:space="preserve">: </w:t>
      </w:r>
      <w:r w:rsidR="00603CB9">
        <w:rPr>
          <w:rFonts w:ascii="Verdana" w:eastAsia="Calibri" w:hAnsi="Verdana" w:cs="Arial"/>
          <w:sz w:val="20"/>
          <w:szCs w:val="20"/>
        </w:rPr>
        <w:t>l’</w:t>
      </w:r>
      <w:r w:rsidRPr="000532C5">
        <w:rPr>
          <w:rFonts w:ascii="Verdana" w:eastAsia="Calibri" w:hAnsi="Verdana" w:cs="Arial"/>
          <w:sz w:val="20"/>
          <w:szCs w:val="20"/>
        </w:rPr>
        <w:t xml:space="preserve">insieme delle condizioni che regolano il calcolo, anche in termini di percentuale sul Prezzo di </w:t>
      </w:r>
      <w:r w:rsidR="00603CB9">
        <w:rPr>
          <w:rFonts w:ascii="Verdana" w:eastAsia="Calibri" w:hAnsi="Verdana" w:cs="Arial"/>
          <w:sz w:val="20"/>
          <w:szCs w:val="20"/>
        </w:rPr>
        <w:t>vendita all’Acquirente</w:t>
      </w:r>
      <w:r w:rsidRPr="000532C5">
        <w:rPr>
          <w:rFonts w:ascii="Verdana" w:eastAsia="Calibri" w:hAnsi="Verdana" w:cs="Arial"/>
          <w:sz w:val="20"/>
          <w:szCs w:val="20"/>
        </w:rPr>
        <w:t>, delle Commissioni spettanti a Fleequid</w:t>
      </w:r>
      <w:r w:rsidR="002B6BBC">
        <w:rPr>
          <w:rFonts w:ascii="Verdana" w:eastAsia="Calibri" w:hAnsi="Verdana" w:cs="Arial"/>
          <w:sz w:val="20"/>
          <w:szCs w:val="20"/>
        </w:rPr>
        <w:t xml:space="preserve"> </w:t>
      </w:r>
      <w:r w:rsidR="002B6BBC" w:rsidRPr="002B6BBC">
        <w:rPr>
          <w:rFonts w:ascii="Verdana" w:eastAsia="Calibri" w:hAnsi="Verdana" w:cs="Arial"/>
          <w:sz w:val="20"/>
          <w:szCs w:val="20"/>
        </w:rPr>
        <w:t xml:space="preserve">dal Venditore e dall'Acquirente, nonché degli ulteriori importi ivi indicati, consultabile ai seguenti link: </w:t>
      </w:r>
      <w:hyperlink r:id="rId13" w:history="1">
        <w:r w:rsidR="009F6818" w:rsidRPr="002B6BBC">
          <w:rPr>
            <w:rStyle w:val="Collegamentoipertestuale"/>
            <w:rFonts w:ascii="Verdana" w:eastAsia="Calibri" w:hAnsi="Verdana" w:cs="Arial"/>
            <w:b/>
            <w:bCs/>
            <w:sz w:val="20"/>
            <w:szCs w:val="20"/>
          </w:rPr>
          <w:t>https://fleequid.com/en/pricing-seller</w:t>
        </w:r>
      </w:hyperlink>
      <w:r w:rsidR="009F6818" w:rsidRPr="002B6BBC">
        <w:rPr>
          <w:rFonts w:ascii="Verdana" w:eastAsia="Calibri" w:hAnsi="Verdana" w:cs="Arial"/>
          <w:sz w:val="20"/>
          <w:szCs w:val="20"/>
        </w:rPr>
        <w:t xml:space="preserve"> e</w:t>
      </w:r>
      <w:r w:rsidR="002B6BBC" w:rsidRPr="002B6BBC">
        <w:rPr>
          <w:rFonts w:ascii="Verdana" w:eastAsia="Calibri" w:hAnsi="Verdana" w:cs="Arial"/>
          <w:sz w:val="20"/>
          <w:szCs w:val="20"/>
        </w:rPr>
        <w:t xml:space="preserve"> </w:t>
      </w:r>
      <w:hyperlink r:id="rId14" w:history="1">
        <w:r w:rsidR="002B6BBC" w:rsidRPr="002B6BBC">
          <w:rPr>
            <w:rStyle w:val="Collegamentoipertestuale"/>
            <w:rFonts w:ascii="Verdana" w:eastAsia="Calibri" w:hAnsi="Verdana" w:cs="Arial"/>
            <w:b/>
            <w:bCs/>
            <w:sz w:val="20"/>
            <w:szCs w:val="20"/>
          </w:rPr>
          <w:t>https://fleequid.com/en/pricing-buyer</w:t>
        </w:r>
      </w:hyperlink>
      <w:r w:rsidR="009F6818" w:rsidRPr="002B6BBC">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Tariffe</w:t>
      </w:r>
      <w:r w:rsidRPr="000532C5">
        <w:rPr>
          <w:rFonts w:ascii="Verdana" w:eastAsia="Calibri" w:hAnsi="Verdana" w:cs="Arial"/>
          <w:sz w:val="20"/>
          <w:szCs w:val="20"/>
        </w:rPr>
        <w:t xml:space="preserve">”: </w:t>
      </w:r>
      <w:r w:rsidR="006F4B55">
        <w:rPr>
          <w:rFonts w:ascii="Verdana" w:eastAsia="Calibri" w:hAnsi="Verdana" w:cs="Arial"/>
          <w:sz w:val="20"/>
          <w:szCs w:val="20"/>
        </w:rPr>
        <w:t>i corrispettivi</w:t>
      </w:r>
      <w:r w:rsidRPr="000532C5">
        <w:rPr>
          <w:rFonts w:ascii="Verdana" w:eastAsia="Calibri" w:hAnsi="Verdana" w:cs="Arial"/>
          <w:sz w:val="20"/>
          <w:szCs w:val="20"/>
        </w:rPr>
        <w:t>, divers</w:t>
      </w:r>
      <w:r w:rsidR="008827C9">
        <w:rPr>
          <w:rFonts w:ascii="Verdana" w:eastAsia="Calibri" w:hAnsi="Verdana" w:cs="Arial"/>
          <w:sz w:val="20"/>
          <w:szCs w:val="20"/>
        </w:rPr>
        <w:t>i</w:t>
      </w:r>
      <w:r w:rsidRPr="000532C5">
        <w:rPr>
          <w:rFonts w:ascii="Verdana" w:eastAsia="Calibri" w:hAnsi="Verdana" w:cs="Arial"/>
          <w:sz w:val="20"/>
          <w:szCs w:val="20"/>
        </w:rPr>
        <w:t xml:space="preserve"> dalle Commissioni, spettant</w:t>
      </w:r>
      <w:r w:rsidR="008827C9">
        <w:rPr>
          <w:rFonts w:ascii="Verdana" w:eastAsia="Calibri" w:hAnsi="Verdana" w:cs="Arial"/>
          <w:sz w:val="20"/>
          <w:szCs w:val="20"/>
        </w:rPr>
        <w:t>i</w:t>
      </w:r>
      <w:r w:rsidRPr="000532C5">
        <w:rPr>
          <w:rFonts w:ascii="Verdana" w:eastAsia="Calibri" w:hAnsi="Verdana" w:cs="Arial"/>
          <w:sz w:val="20"/>
          <w:szCs w:val="20"/>
        </w:rPr>
        <w:t xml:space="preserve"> a Fleequid per la fornitura di uno o più Servizi.</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Termine di pagamento</w:t>
      </w:r>
      <w:r>
        <w:rPr>
          <w:rFonts w:ascii="Verdana" w:eastAsia="Calibri" w:hAnsi="Verdana" w:cs="Arial"/>
          <w:sz w:val="20"/>
          <w:szCs w:val="20"/>
        </w:rPr>
        <w:t xml:space="preserve">”: </w:t>
      </w:r>
      <w:r w:rsidR="00314C62" w:rsidRPr="00314C62">
        <w:rPr>
          <w:rFonts w:ascii="Verdana" w:eastAsia="Calibri" w:hAnsi="Verdana" w:cs="Arial"/>
          <w:sz w:val="20"/>
          <w:szCs w:val="20"/>
        </w:rPr>
        <w:t>il termine entro il quale l'Acquirente deve corrispondere integralmente l'Importo Totale Dovuto, determinato ai sensi dell'art. 11.5 e, nelle fattispecie ivi previste, degli artt. 11.6, 11.7, 13 e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TrustReport</w:t>
      </w:r>
      <w:r>
        <w:rPr>
          <w:rFonts w:ascii="Verdana" w:eastAsia="Calibri" w:hAnsi="Verdana" w:cs="Arial"/>
          <w:sz w:val="20"/>
          <w:szCs w:val="20"/>
        </w:rPr>
        <w:t>”:</w:t>
      </w:r>
      <w:r w:rsidR="005D6D46" w:rsidRPr="005D6D46">
        <w:t xml:space="preserve"> </w:t>
      </w:r>
      <w:r w:rsidR="005D6D46" w:rsidRPr="005D6D46">
        <w:rPr>
          <w:rFonts w:ascii="Verdana" w:eastAsia="Calibri" w:hAnsi="Verdana" w:cs="Arial"/>
          <w:sz w:val="20"/>
          <w:szCs w:val="20"/>
        </w:rPr>
        <w:t>il documento di verifica del Veicolo predisposto da Fleequid ovvero da questa commissionato a terzi, avente natura esclusivamente informativa nel perimetro e con gli effetti previsti dall'art. 19.5. Il TrustReport non costituisce garanzia né certificazione sullo stato del Veicolo, non sostituisce l'ispezione dell'Acquirente e non libera il Venditore dalle sue responsabilità e dai suoi obblighi.</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Utente</w:t>
      </w:r>
      <w:r w:rsidRPr="000532C5">
        <w:rPr>
          <w:rFonts w:ascii="Verdana" w:eastAsia="Calibri" w:hAnsi="Verdana" w:cs="Arial"/>
          <w:sz w:val="20"/>
          <w:szCs w:val="20"/>
        </w:rPr>
        <w:t xml:space="preserve">”: qualsiasi </w:t>
      </w:r>
      <w:r w:rsidR="00D73ACC" w:rsidRPr="000532C5">
        <w:rPr>
          <w:rFonts w:ascii="Verdana" w:eastAsia="Calibri" w:hAnsi="Verdana" w:cs="Arial"/>
          <w:sz w:val="20"/>
          <w:szCs w:val="20"/>
        </w:rPr>
        <w:t>P</w:t>
      </w:r>
      <w:r w:rsidRPr="000532C5">
        <w:rPr>
          <w:rFonts w:ascii="Verdana" w:eastAsia="Calibri" w:hAnsi="Verdana" w:cs="Arial"/>
          <w:sz w:val="20"/>
          <w:szCs w:val="20"/>
        </w:rPr>
        <w:t xml:space="preserve">rofessionista, ditta individuale ovvero persona </w:t>
      </w:r>
      <w:r w:rsidR="00850CB4" w:rsidRPr="000532C5">
        <w:rPr>
          <w:rFonts w:ascii="Verdana" w:eastAsia="Calibri" w:hAnsi="Verdana" w:cs="Arial"/>
          <w:sz w:val="20"/>
          <w:szCs w:val="20"/>
        </w:rPr>
        <w:t>giuridica che</w:t>
      </w:r>
      <w:r w:rsidRPr="000532C5">
        <w:rPr>
          <w:rFonts w:ascii="Verdana" w:eastAsia="Calibri" w:hAnsi="Verdana" w:cs="Arial"/>
          <w:sz w:val="20"/>
          <w:szCs w:val="20"/>
        </w:rPr>
        <w:t xml:space="preserve"> abbia completato il processo di registrazione al Marketplace, ovvero vi abbia comunque aderito mediante l’approvazione delle presenti Condizioni Generali, al fine di</w:t>
      </w:r>
      <w:r w:rsidR="00D73ACC" w:rsidRPr="000532C5">
        <w:rPr>
          <w:rFonts w:ascii="Verdana" w:eastAsia="Calibri" w:hAnsi="Verdana" w:cs="Arial"/>
          <w:sz w:val="20"/>
          <w:szCs w:val="20"/>
        </w:rPr>
        <w:t xml:space="preserve"> accedere, visualizzare, utilizzare</w:t>
      </w:r>
      <w:r w:rsidR="00404F39">
        <w:rPr>
          <w:rFonts w:ascii="Verdana" w:eastAsia="Calibri" w:hAnsi="Verdana" w:cs="Arial"/>
          <w:sz w:val="20"/>
          <w:szCs w:val="20"/>
        </w:rPr>
        <w:t xml:space="preserve"> il </w:t>
      </w:r>
      <w:r w:rsidR="00D73ACC" w:rsidRPr="000532C5">
        <w:rPr>
          <w:rFonts w:ascii="Verdana" w:eastAsia="Calibri" w:hAnsi="Verdana" w:cs="Arial"/>
          <w:sz w:val="20"/>
          <w:szCs w:val="20"/>
        </w:rPr>
        <w:t>Marketplace</w:t>
      </w:r>
      <w:r w:rsidR="005E208A">
        <w:t xml:space="preserve">, </w:t>
      </w:r>
      <w:r w:rsidR="005E208A" w:rsidRPr="005E208A">
        <w:rPr>
          <w:rFonts w:ascii="Verdana" w:eastAsia="Calibri" w:hAnsi="Verdana" w:cs="Arial"/>
          <w:sz w:val="20"/>
          <w:szCs w:val="20"/>
        </w:rPr>
        <w:t>partecipare agli Eventi di vendita per proporre l'acquisto o la vendita di Veicoli e fruire dei Servizi offerti, inclusi Venditori, Offerenti e Acquirenti</w:t>
      </w:r>
      <w:r w:rsidR="00D73ACC" w:rsidRPr="000532C5">
        <w:rPr>
          <w:rFonts w:ascii="Verdana" w:eastAsia="Calibri" w:hAnsi="Verdana" w:cs="Arial"/>
          <w:sz w:val="20"/>
          <w:szCs w:val="20"/>
        </w:rPr>
        <w:t>.</w:t>
      </w:r>
      <w:r w:rsidRPr="000532C5">
        <w:rPr>
          <w:rFonts w:ascii="Verdana" w:eastAsia="Calibri" w:hAnsi="Verdana" w:cs="Arial"/>
          <w:sz w:val="20"/>
          <w:szCs w:val="20"/>
        </w:rPr>
        <w:t xml:space="preserve"> </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Veicolo/i</w:t>
      </w:r>
      <w:r w:rsidRPr="000532C5">
        <w:rPr>
          <w:rFonts w:ascii="Verdana" w:eastAsia="Calibri" w:hAnsi="Verdana" w:cs="Arial"/>
          <w:sz w:val="20"/>
          <w:szCs w:val="20"/>
        </w:rPr>
        <w:t xml:space="preserve">”: </w:t>
      </w:r>
      <w:r w:rsidR="1F0CDBCE" w:rsidRPr="000532C5">
        <w:rPr>
          <w:rFonts w:ascii="Verdana" w:eastAsia="Calibri" w:hAnsi="Verdana" w:cs="Arial"/>
          <w:sz w:val="20"/>
          <w:szCs w:val="20"/>
        </w:rPr>
        <w:t>qualsiasi veicolo a motore, nuovo o usato, venduto o pubblicato sul Marketplace</w:t>
      </w:r>
      <w:r w:rsidR="009B7330" w:rsidRPr="009B7330">
        <w:t xml:space="preserve"> </w:t>
      </w:r>
      <w:r w:rsidR="009B7330" w:rsidRPr="009B7330">
        <w:rPr>
          <w:rFonts w:ascii="Verdana" w:eastAsia="Calibri" w:hAnsi="Verdana" w:cs="Arial"/>
          <w:sz w:val="20"/>
          <w:szCs w:val="20"/>
        </w:rPr>
        <w:t>ovvero comunque commercializzato tramite Fleequid, inclusi, a titolo esemplificativo e non esaustivo, autobus, autocarri, furgoni, automobili e altri mezzi di trasporto</w:t>
      </w:r>
      <w:r w:rsidR="1F0CDBCE" w:rsidRPr="000A6706">
        <w:rPr>
          <w:rFonts w:ascii="Verdana" w:eastAsia="Calibri" w:hAnsi="Verdana" w:cs="Arial"/>
          <w:sz w:val="20"/>
          <w:szCs w:val="20"/>
        </w:rPr>
        <w:t>.</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sidRPr="000A6706">
        <w:rPr>
          <w:rFonts w:ascii="Verdana" w:eastAsia="Calibri" w:hAnsi="Verdana" w:cs="Arial"/>
          <w:sz w:val="20"/>
          <w:szCs w:val="20"/>
        </w:rPr>
        <w:t>“</w:t>
      </w:r>
      <w:r w:rsidRPr="00662DD7">
        <w:rPr>
          <w:rFonts w:ascii="Verdana" w:eastAsia="Calibri" w:hAnsi="Verdana" w:cs="Arial"/>
          <w:b/>
          <w:bCs/>
          <w:i/>
          <w:iCs/>
          <w:sz w:val="20"/>
          <w:szCs w:val="20"/>
        </w:rPr>
        <w:t>Veicolo/i Fuori Uso</w:t>
      </w:r>
      <w:r w:rsidR="003D58B3">
        <w:rPr>
          <w:rFonts w:ascii="Verdana" w:eastAsia="Calibri" w:hAnsi="Verdana" w:cs="Arial"/>
          <w:sz w:val="20"/>
          <w:szCs w:val="20"/>
        </w:rPr>
        <w:t>” o “</w:t>
      </w:r>
      <w:r w:rsidRPr="00662DD7">
        <w:rPr>
          <w:rFonts w:ascii="Verdana" w:eastAsia="Calibri" w:hAnsi="Verdana" w:cs="Arial"/>
          <w:b/>
          <w:bCs/>
          <w:i/>
          <w:iCs/>
          <w:sz w:val="20"/>
          <w:szCs w:val="20"/>
        </w:rPr>
        <w:t>VFU</w:t>
      </w:r>
      <w:r w:rsidRPr="003D58B3">
        <w:rPr>
          <w:rFonts w:ascii="Verdana" w:eastAsia="Calibri" w:hAnsi="Verdana" w:cs="Arial"/>
          <w:sz w:val="20"/>
          <w:szCs w:val="20"/>
        </w:rPr>
        <w:t>”</w:t>
      </w:r>
      <w:r w:rsidRPr="000A6706">
        <w:rPr>
          <w:rFonts w:ascii="Verdana" w:eastAsia="Calibri" w:hAnsi="Verdana" w:cs="Arial"/>
          <w:sz w:val="20"/>
          <w:szCs w:val="20"/>
        </w:rPr>
        <w:t>:</w:t>
      </w:r>
      <w:r w:rsidRPr="000A6706">
        <w:t xml:space="preserve"> </w:t>
      </w:r>
      <w:r w:rsidRPr="000A6706">
        <w:rPr>
          <w:rFonts w:ascii="Verdana" w:eastAsia="Calibri" w:hAnsi="Verdana" w:cs="Arial"/>
          <w:sz w:val="20"/>
          <w:szCs w:val="20"/>
        </w:rPr>
        <w:t xml:space="preserve">qualsiasi Veicolo che, ai sensi della normativa ambientale applicabile nel Paese di ubicazione del bene al momento della cessione, è qualificabile come rifiuto </w:t>
      </w:r>
      <w:r w:rsidR="00F25AD0">
        <w:rPr>
          <w:rFonts w:ascii="Verdana" w:eastAsia="Calibri" w:hAnsi="Verdana" w:cs="Arial"/>
          <w:sz w:val="20"/>
          <w:szCs w:val="20"/>
        </w:rPr>
        <w:t>ovvero è</w:t>
      </w:r>
      <w:r w:rsidR="00F25AD0" w:rsidRPr="000A6706">
        <w:rPr>
          <w:rFonts w:ascii="Verdana" w:eastAsia="Calibri" w:hAnsi="Verdana" w:cs="Arial"/>
          <w:sz w:val="20"/>
          <w:szCs w:val="20"/>
        </w:rPr>
        <w:t xml:space="preserve"> </w:t>
      </w:r>
      <w:r w:rsidRPr="000A6706">
        <w:rPr>
          <w:rFonts w:ascii="Verdana" w:eastAsia="Calibri" w:hAnsi="Verdana" w:cs="Arial"/>
          <w:sz w:val="20"/>
          <w:szCs w:val="20"/>
        </w:rPr>
        <w:t>destinato alla demolizione e al recupero dei materiali.</w:t>
      </w:r>
      <w:r w:rsidR="0051001D" w:rsidRPr="00662DD7">
        <w:rPr>
          <w:rFonts w:ascii="Verdana" w:eastAsia="Calibri" w:hAnsi="Verdana" w:cs="Arial"/>
          <w:sz w:val="20"/>
          <w:szCs w:val="20"/>
        </w:rPr>
        <w:t xml:space="preserve"> </w:t>
      </w:r>
      <w:r w:rsidR="000B3196" w:rsidRPr="000B3196">
        <w:rPr>
          <w:rFonts w:ascii="Verdana" w:eastAsia="Calibri" w:hAnsi="Verdana" w:cs="Arial"/>
          <w:sz w:val="20"/>
          <w:szCs w:val="20"/>
        </w:rPr>
        <w:t>La relativa disciplina è contenuta negli artt. 8.3, 16.13, 18.8 e 20.8</w:t>
      </w:r>
      <w:r w:rsidR="0051001D" w:rsidRPr="000A6706">
        <w:rPr>
          <w:rFonts w:ascii="Verdana" w:eastAsia="Calibri" w:hAnsi="Verdana" w:cs="Arial"/>
          <w:sz w:val="20"/>
          <w:szCs w:val="20"/>
        </w:rPr>
        <w:t>.</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lastRenderedPageBreak/>
        <w:t>“</w:t>
      </w:r>
      <w:r>
        <w:rPr>
          <w:rFonts w:ascii="Verdana" w:eastAsia="Calibri" w:hAnsi="Verdana" w:cs="Arial"/>
          <w:b/>
          <w:bCs/>
          <w:i/>
          <w:iCs/>
          <w:sz w:val="20"/>
          <w:szCs w:val="20"/>
        </w:rPr>
        <w:t>Vendita fuori asta</w:t>
      </w:r>
      <w:r>
        <w:rPr>
          <w:rFonts w:ascii="Verdana" w:eastAsia="Calibri" w:hAnsi="Verdana" w:cs="Arial"/>
          <w:sz w:val="20"/>
          <w:szCs w:val="20"/>
        </w:rPr>
        <w:t>”:</w:t>
      </w:r>
      <w:r w:rsidR="00F813AD" w:rsidRPr="00F813AD">
        <w:t xml:space="preserve"> </w:t>
      </w:r>
      <w:r w:rsidR="00F813AD" w:rsidRPr="00F813AD">
        <w:rPr>
          <w:rFonts w:ascii="Verdana" w:eastAsia="Calibri" w:hAnsi="Verdana" w:cs="Arial"/>
          <w:sz w:val="20"/>
          <w:szCs w:val="20"/>
        </w:rPr>
        <w:t>la modalità di Evento di vendita, disciplinata dall'art. 9.4, lett. f), nella quale la vendita è conclusa al di fuori del processo d'Asta.</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Vendita in commissione</w:t>
      </w:r>
      <w:r>
        <w:rPr>
          <w:rFonts w:ascii="Verdana" w:eastAsia="Calibri" w:hAnsi="Verdana" w:cs="Arial"/>
          <w:sz w:val="20"/>
          <w:szCs w:val="20"/>
        </w:rPr>
        <w:t>”:</w:t>
      </w:r>
      <w:r w:rsidR="002A5B2F" w:rsidRPr="002A5B2F">
        <w:t xml:space="preserve"> </w:t>
      </w:r>
      <w:r w:rsidR="002A5B2F" w:rsidRPr="002A5B2F">
        <w:rPr>
          <w:rFonts w:ascii="Verdana" w:eastAsia="Calibri" w:hAnsi="Verdana" w:cs="Arial"/>
          <w:sz w:val="20"/>
          <w:szCs w:val="20"/>
        </w:rPr>
        <w:t xml:space="preserve">il Modello di Vendita, disciplinato dagli artt. 2.3, 2.4, 2.5, 2.6 e 17, nel quale Fleequid, su incarico irrevocabile degli Utenti, cura per conto di questi la vendita e l'acquisto del Veicolo e nel quale l'operazione è eseguita, alternativamente, mediante Rivendita ovvero operando Fleequid quale Intermediario puro. La qualificazione di Fleequid quale commissionaria operante in nome proprio ai sensi dell'art. 1731 c.c. ricorre esclusivamente nella Rivendita, secondo quanto previsto dall'art. 2.5; </w:t>
      </w:r>
      <w:r w:rsidR="002A5B2F" w:rsidRPr="00DD511B">
        <w:rPr>
          <w:rFonts w:ascii="Verdana" w:eastAsia="Calibri" w:hAnsi="Verdana" w:cs="Arial"/>
          <w:sz w:val="20"/>
          <w:szCs w:val="20"/>
        </w:rPr>
        <w:t>quando Fleequid opera quale Intermediario puro la compravendita è conclusa direttamente tra il Venditore e l'Acquirente ai sensi degli artt. 2.6 e 17.10</w:t>
      </w:r>
      <w:r w:rsidR="002A5B2F" w:rsidRPr="002A5B2F">
        <w:rPr>
          <w:rFonts w:ascii="Verdana" w:eastAsia="Calibri" w:hAnsi="Verdana" w:cs="Arial"/>
          <w:sz w:val="20"/>
          <w:szCs w:val="20"/>
        </w:rPr>
        <w:t>.</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Vendita riservata</w:t>
      </w:r>
      <w:r>
        <w:rPr>
          <w:rFonts w:ascii="Verdana" w:eastAsia="Calibri" w:hAnsi="Verdana" w:cs="Arial"/>
          <w:sz w:val="20"/>
          <w:szCs w:val="20"/>
        </w:rPr>
        <w:t xml:space="preserve">”: </w:t>
      </w:r>
      <w:r w:rsidR="00233DD2" w:rsidRPr="00233DD2">
        <w:rPr>
          <w:rFonts w:ascii="Verdana" w:eastAsia="Calibri" w:hAnsi="Verdana" w:cs="Arial"/>
          <w:sz w:val="20"/>
          <w:szCs w:val="20"/>
        </w:rPr>
        <w:t>la modalità di Evento di vendita, disciplinata dall'art. 9.4, lett. c), destinata a uno o più Utenti individuati da Fleequid e non visibile alla generalità degli Utenti del Marketplace</w:t>
      </w:r>
      <w:r w:rsidR="00233DD2">
        <w:rPr>
          <w:rFonts w:ascii="Verdana" w:eastAsia="Calibri" w:hAnsi="Verdana" w:cs="Arial"/>
          <w:sz w:val="20"/>
          <w:szCs w:val="20"/>
        </w:rPr>
        <w:t>.</w:t>
      </w:r>
    </w:p>
    <w:p w14:paraId="734AE291" w14:textId="3263520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Venditore/i</w:t>
      </w:r>
      <w:r w:rsidRPr="000532C5">
        <w:rPr>
          <w:rFonts w:ascii="Verdana" w:eastAsia="Calibri" w:hAnsi="Verdana" w:cs="Arial"/>
          <w:sz w:val="20"/>
          <w:szCs w:val="20"/>
        </w:rPr>
        <w:t xml:space="preserve">”: qualsiasi Professionista che utilizza i servizi di vendita di Fleequid e che si offre di vendere i propri Veicoli. </w:t>
      </w:r>
      <w:r w:rsidR="00233DD2">
        <w:rPr>
          <w:rFonts w:ascii="Verdana" w:eastAsia="Calibri" w:hAnsi="Verdana" w:cs="Arial"/>
          <w:sz w:val="20"/>
          <w:szCs w:val="20"/>
        </w:rPr>
        <w:t>Il</w:t>
      </w:r>
      <w:r w:rsidR="00233DD2" w:rsidRPr="000532C5">
        <w:rPr>
          <w:rFonts w:ascii="Verdana" w:eastAsia="Calibri" w:hAnsi="Verdana" w:cs="Arial"/>
          <w:sz w:val="20"/>
          <w:szCs w:val="20"/>
        </w:rPr>
        <w:t xml:space="preserve"> </w:t>
      </w:r>
      <w:r w:rsidRPr="000532C5">
        <w:rPr>
          <w:rFonts w:ascii="Verdana" w:eastAsia="Calibri" w:hAnsi="Verdana" w:cs="Arial"/>
          <w:sz w:val="20"/>
          <w:szCs w:val="20"/>
        </w:rPr>
        <w:t>termine è sempre riferito al Venditore sostanziale, soggetto diverso rispetto a Fleequid</w:t>
      </w:r>
      <w:ins w:id="4" w:author="Avv. Rosario Panzariello" w:date="2026-10-09T14:02:00Z">
        <w:r w:rsidR="00857D28">
          <w:rPr>
            <w:rFonts w:ascii="Verdana" w:eastAsia="Calibri" w:hAnsi="Verdana" w:cs="Arial"/>
            <w:sz w:val="20"/>
            <w:szCs w:val="20"/>
          </w:rPr>
          <w:t>;</w:t>
        </w:r>
      </w:ins>
      <w:r w:rsidR="003850D4" w:rsidRPr="003850D4">
        <w:t xml:space="preserve"> </w:t>
      </w:r>
      <w:r w:rsidR="003850D4" w:rsidRPr="003850D4">
        <w:rPr>
          <w:rFonts w:ascii="Verdana" w:eastAsia="Calibri" w:hAnsi="Verdana" w:cs="Arial"/>
          <w:sz w:val="20"/>
          <w:szCs w:val="20"/>
        </w:rPr>
        <w:t xml:space="preserve">nella Vendita in commissione eseguita mediante Rivendita, ove Fleequid assuma il ruolo di venditore formale, essa è sempre indicata come Fleequid. Nel Dealer Sales il Venditore è il soggetto dal quale Fleequid acquista il Veicolo; </w:t>
      </w:r>
      <w:r w:rsidR="00C01353" w:rsidRPr="00C01353">
        <w:rPr>
          <w:rFonts w:ascii="Verdana" w:eastAsia="Calibri" w:hAnsi="Verdana" w:cs="Arial"/>
          <w:sz w:val="20"/>
          <w:szCs w:val="20"/>
        </w:rPr>
        <w:t>nella successiva rivendita all'Acquirente il venditore è Fleequid ai sensi degli artt. 2.7 e 18.1</w:t>
      </w:r>
      <w:r w:rsidRPr="000532C5">
        <w:rPr>
          <w:rFonts w:ascii="Verdana" w:eastAsia="Calibri" w:hAnsi="Verdana" w:cs="Arial"/>
          <w:sz w:val="20"/>
          <w:szCs w:val="20"/>
        </w:rPr>
        <w:t>.</w:t>
      </w:r>
    </w:p>
    <w:p w14:paraId="6FA25872" w14:textId="31950CC0" w:rsidR="00FB4455" w:rsidRPr="000532C5" w:rsidRDefault="4757B463" w:rsidP="00FB4455">
      <w:pPr>
        <w:pStyle w:val="Paragrafoelenco"/>
        <w:spacing w:line="360" w:lineRule="auto"/>
        <w:ind w:left="0"/>
        <w:jc w:val="both"/>
        <w:rPr>
          <w:rFonts w:ascii="Verdana" w:hAnsi="Verdana"/>
          <w:sz w:val="20"/>
          <w:szCs w:val="20"/>
        </w:rPr>
      </w:pPr>
      <w:del w:id="5" w:author="Avv. Rosario Panzariello" w:date="2026-10-09T12:31:00Z">
        <w:r w:rsidRPr="000532C5" w:rsidDel="001557F2">
          <w:rPr>
            <w:rFonts w:ascii="Verdana" w:hAnsi="Verdana"/>
            <w:sz w:val="20"/>
            <w:szCs w:val="20"/>
          </w:rPr>
          <w:delText>Ogni</w:delText>
        </w:r>
      </w:del>
      <w:ins w:id="6" w:author="Avv. Rosario Panzariello" w:date="2026-10-09T12:31:00Z">
        <w:r w:rsidR="001557F2" w:rsidRPr="001557F2">
          <w:rPr>
            <w:rFonts w:ascii="Verdana" w:hAnsi="Verdana"/>
            <w:sz w:val="20"/>
            <w:szCs w:val="20"/>
          </w:rPr>
          <w:t>Salvo che la singola disposizione preveda espressamente un termine in giorni di calendario,</w:t>
        </w:r>
        <w:r w:rsidR="001557F2">
          <w:rPr>
            <w:rFonts w:ascii="Verdana" w:hAnsi="Verdana"/>
            <w:sz w:val="20"/>
            <w:szCs w:val="20"/>
          </w:rPr>
          <w:t xml:space="preserve"> ogni</w:t>
        </w:r>
      </w:ins>
      <w:r w:rsidRPr="000532C5">
        <w:rPr>
          <w:rFonts w:ascii="Verdana" w:hAnsi="Verdana"/>
          <w:sz w:val="20"/>
          <w:szCs w:val="20"/>
        </w:rPr>
        <w:t xml:space="preserve"> riferimento contenuto nelle presenti CG a</w:t>
      </w:r>
      <w:r w:rsidR="00D101C3" w:rsidRPr="000532C5">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00E52367" w:rsidRPr="000532C5">
        <w:rPr>
          <w:rFonts w:ascii="Verdana" w:hAnsi="Verdana"/>
          <w:sz w:val="20"/>
          <w:szCs w:val="20"/>
        </w:rPr>
        <w:t xml:space="preserve"> </w:t>
      </w:r>
      <w:r w:rsidRPr="000532C5">
        <w:rPr>
          <w:rFonts w:ascii="Verdana" w:hAnsi="Verdana"/>
          <w:sz w:val="20"/>
          <w:szCs w:val="20"/>
        </w:rPr>
        <w:t>è da intendersi riferito a giorni</w:t>
      </w:r>
      <w:r w:rsidR="00E52367" w:rsidRPr="000532C5">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008C523B" w:rsidRPr="008C523B">
        <w:rPr>
          <w:rFonts w:ascii="Verdana" w:hAnsi="Verdana" w:cs="Segoe UI"/>
          <w:color w:val="0D0D0D"/>
          <w:sz w:val="20"/>
          <w:szCs w:val="20"/>
          <w:shd w:val="clear" w:color="auto" w:fill="FFFFFF"/>
        </w:rPr>
        <w:t xml:space="preserve"> Tale criterio di computo si applica a tutti i termini previsti dalle presenti Condizioni Generali, ivi compresi il Termine di pagamento, il termine massimo di cui all'art. 12.7 e le penali determinate per ciascun giorno di ritardo.</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7"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8" w:name="_Toc241518307"/>
      <w:r w:rsidRPr="000532C5">
        <w:rPr>
          <w:rFonts w:ascii="Verdana" w:hAnsi="Verdana"/>
          <w:b/>
          <w:bCs/>
          <w:smallCaps/>
          <w:sz w:val="20"/>
          <w:szCs w:val="20"/>
        </w:rPr>
        <w:t>Scopi</w:t>
      </w:r>
      <w:r w:rsidR="006C136D">
        <w:rPr>
          <w:rFonts w:ascii="Verdana" w:hAnsi="Verdana"/>
          <w:b/>
          <w:bCs/>
          <w:smallCaps/>
          <w:sz w:val="20"/>
          <w:szCs w:val="20"/>
        </w:rPr>
        <w:t>, ruolo di Fleequid</w:t>
      </w:r>
      <w:r w:rsidR="00471AEF">
        <w:rPr>
          <w:rFonts w:ascii="Verdana" w:hAnsi="Verdana"/>
          <w:b/>
          <w:bCs/>
          <w:smallCaps/>
          <w:sz w:val="20"/>
          <w:szCs w:val="20"/>
        </w:rPr>
        <w:t xml:space="preserve"> e Modelli di Vendita</w:t>
      </w:r>
      <w:r w:rsidRPr="000532C5">
        <w:rPr>
          <w:rFonts w:ascii="Verdana" w:hAnsi="Verdana"/>
          <w:sz w:val="20"/>
          <w:szCs w:val="20"/>
        </w:rPr>
        <w:t>.</w:t>
      </w:r>
      <w:bookmarkEnd w:id="8"/>
    </w:p>
    <w:bookmarkEnd w:id="7"/>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0532C5">
        <w:rPr>
          <w:rFonts w:ascii="Verdana" w:hAnsi="Verdana"/>
          <w:b/>
          <w:bCs/>
          <w:sz w:val="20"/>
          <w:szCs w:val="20"/>
        </w:rPr>
        <w:t> </w:t>
      </w:r>
      <w:r w:rsidRPr="000532C5">
        <w:rPr>
          <w:rFonts w:ascii="Verdana" w:hAnsi="Verdana"/>
          <w:sz w:val="20"/>
          <w:szCs w:val="20"/>
        </w:rPr>
        <w:t xml:space="preserve">nonché dall’art. 1, paragrafo 1, lettera b), della direttiva (UE) 2015/1535, avendo ideato, sviluppato e implementato un mercato online (Marketplace) </w:t>
      </w:r>
      <w:r w:rsidR="003A4051">
        <w:rPr>
          <w:rFonts w:ascii="Verdana" w:hAnsi="Verdana"/>
          <w:sz w:val="20"/>
          <w:szCs w:val="20"/>
        </w:rPr>
        <w:t>nel quale</w:t>
      </w:r>
      <w:r w:rsidRPr="000532C5">
        <w:rPr>
          <w:rFonts w:ascii="Verdana" w:hAnsi="Verdana"/>
          <w:sz w:val="20"/>
          <w:szCs w:val="20"/>
        </w:rPr>
        <w:t xml:space="preserve"> ogni </w:t>
      </w:r>
      <w:r w:rsidR="00C56B63">
        <w:rPr>
          <w:rFonts w:ascii="Verdana" w:hAnsi="Verdana"/>
          <w:sz w:val="20"/>
          <w:szCs w:val="20"/>
        </w:rPr>
        <w:t>U</w:t>
      </w:r>
      <w:r w:rsidRPr="000532C5">
        <w:rPr>
          <w:rFonts w:ascii="Verdana" w:hAnsi="Verdana"/>
          <w:sz w:val="20"/>
          <w:szCs w:val="20"/>
        </w:rPr>
        <w:t xml:space="preserve">tente può acquistare e vendere Veicoli nonché richiedere e utilizzare gli altri Servizi. Il Marketplace opera in particolare come piattaforma d’asta, consentendo ai Venditori di pubblicizzare la disponibilità per la vendita di Veicoli e agli </w:t>
      </w:r>
      <w:r w:rsidR="00F8172D">
        <w:rPr>
          <w:rFonts w:ascii="Verdana" w:hAnsi="Verdana"/>
          <w:sz w:val="20"/>
          <w:szCs w:val="20"/>
        </w:rPr>
        <w:t>Offerenti</w:t>
      </w:r>
      <w:r w:rsidR="00F8172D" w:rsidRPr="000532C5">
        <w:rPr>
          <w:rFonts w:ascii="Verdana" w:hAnsi="Verdana"/>
          <w:sz w:val="20"/>
          <w:szCs w:val="20"/>
        </w:rPr>
        <w:t xml:space="preserve"> </w:t>
      </w:r>
      <w:r w:rsidRPr="000532C5">
        <w:rPr>
          <w:rFonts w:ascii="Verdana" w:hAnsi="Verdana"/>
          <w:sz w:val="20"/>
          <w:szCs w:val="20"/>
        </w:rPr>
        <w:t>di presentare Offerte</w:t>
      </w:r>
      <w:r w:rsidR="00461C30" w:rsidRPr="000532C5">
        <w:rPr>
          <w:rFonts w:ascii="Verdana" w:hAnsi="Verdana"/>
          <w:sz w:val="20"/>
          <w:szCs w:val="20"/>
        </w:rPr>
        <w:t xml:space="preserve">, anche mediante rilanci, </w:t>
      </w:r>
      <w:r w:rsidR="00966FBB" w:rsidRPr="00966FBB">
        <w:rPr>
          <w:rFonts w:ascii="Verdana" w:hAnsi="Verdana"/>
          <w:sz w:val="20"/>
          <w:szCs w:val="20"/>
        </w:rPr>
        <w:t xml:space="preserve">e consente altresì lo svolgimento delle ulteriori modalità di Evento di vendita previste dall'art. 9. </w:t>
      </w:r>
      <w:r w:rsidR="00D41366" w:rsidRPr="00D41366">
        <w:rPr>
          <w:rFonts w:ascii="Verdana" w:hAnsi="Verdana"/>
          <w:sz w:val="20"/>
          <w:szCs w:val="20"/>
        </w:rPr>
        <w:lastRenderedPageBreak/>
        <w:t>Fleequid può inoltre, anche nell’ambito di operazioni organizzate o gestite attraverso il Marketplace, acquistare Veicoli in nome e per conto proprio e rivenderli secondo il Modello di Vendita Dealer Sales</w:t>
      </w:r>
      <w:r w:rsidR="00555B2B" w:rsidRPr="00966FBB">
        <w:rPr>
          <w:rFonts w:ascii="Verdana" w:hAnsi="Verdana"/>
          <w:sz w:val="20"/>
          <w:szCs w:val="20"/>
        </w:rPr>
        <w:t>.</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w:t>
      </w:r>
      <w:r w:rsidR="009731C9">
        <w:rPr>
          <w:rFonts w:ascii="Verdana" w:hAnsi="Verdana"/>
          <w:sz w:val="20"/>
          <w:szCs w:val="20"/>
        </w:rPr>
        <w:t>conferire</w:t>
      </w:r>
      <w:r w:rsidR="009731C9" w:rsidRPr="000532C5">
        <w:rPr>
          <w:rFonts w:ascii="Verdana" w:hAnsi="Verdana"/>
          <w:sz w:val="20"/>
          <w:szCs w:val="20"/>
        </w:rPr>
        <w:t xml:space="preserve"> </w:t>
      </w:r>
      <w:r w:rsidRPr="000532C5">
        <w:rPr>
          <w:rFonts w:ascii="Verdana" w:hAnsi="Verdana"/>
          <w:sz w:val="20"/>
          <w:szCs w:val="20"/>
        </w:rPr>
        <w:t xml:space="preserve">a Fleequid </w:t>
      </w:r>
      <w:r w:rsidR="00266C07" w:rsidRPr="00266C07">
        <w:rPr>
          <w:rFonts w:ascii="Verdana" w:hAnsi="Verdana"/>
          <w:sz w:val="20"/>
          <w:szCs w:val="20"/>
        </w:rPr>
        <w:t xml:space="preserve">l'incarico di commercializzazione dei propri Veicoli mediante la Proposta di vendita, </w:t>
      </w:r>
      <w:r w:rsidR="00D73C12" w:rsidRPr="00D73C12">
        <w:rPr>
          <w:rFonts w:ascii="Verdana" w:hAnsi="Verdana"/>
          <w:sz w:val="20"/>
          <w:szCs w:val="20"/>
        </w:rPr>
        <w:t>possono conferire a Fleequid incarichi relativi all'acquisto o alla vendita di Veicoli</w:t>
      </w:r>
      <w:r w:rsidR="00266C07" w:rsidRPr="00266C07">
        <w:rPr>
          <w:rFonts w:ascii="Verdana" w:hAnsi="Verdana"/>
          <w:sz w:val="20"/>
          <w:szCs w:val="20"/>
        </w:rPr>
        <w:t>, possono vendere Veicoli a Fleequid o acquistarli da essa, possono concludere Contratti di compravendita, possono accedere alle Soluzioni di finanziamento rese disponibili o segnalate da Fleequid, ovvero possono richiedere e ottenere ulteriori Servizi</w:t>
      </w:r>
      <w:r w:rsidR="00541A8F" w:rsidRPr="00541A8F">
        <w:rPr>
          <w:rFonts w:ascii="Verdana" w:hAnsi="Verdana"/>
          <w:sz w:val="20"/>
          <w:szCs w:val="20"/>
        </w:rPr>
        <w:t>.</w:t>
      </w:r>
      <w:r w:rsidR="00DE5275" w:rsidRPr="000532C5">
        <w:rPr>
          <w:rFonts w:ascii="Verdana" w:hAnsi="Verdana"/>
          <w:sz w:val="20"/>
          <w:szCs w:val="20"/>
        </w:rPr>
        <w:t xml:space="preserve"> </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sidRPr="00285B65">
        <w:rPr>
          <w:rFonts w:ascii="Verdana" w:hAnsi="Verdana"/>
          <w:sz w:val="20"/>
          <w:szCs w:val="20"/>
        </w:rPr>
        <w:t>Ai fini delle presenti Condizioni Generali le operazioni di vendita sono strutturate esclusivamente secondo uno dei seguenti due Modelli di Vendita:</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Vendita in commissione</w:t>
      </w:r>
      <w:r w:rsidRPr="00922A80">
        <w:rPr>
          <w:rFonts w:ascii="Verdana" w:hAnsi="Verdana"/>
          <w:sz w:val="20"/>
          <w:szCs w:val="20"/>
        </w:rPr>
        <w:t>, nella quale Fleequid, su incarico irrevocabile degli Utenti, cura per conto di questi la vendita e l'acquisto del Veicolo, dando esecuzione all'operazione, alternativamente, mediante Rivendita ovvero operando quale Intermediario puro;</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Dealer Sales</w:t>
      </w:r>
      <w:r w:rsidRPr="00662DD7">
        <w:rPr>
          <w:rFonts w:ascii="Verdana" w:hAnsi="Verdana"/>
          <w:sz w:val="20"/>
          <w:szCs w:val="20"/>
        </w:rPr>
        <w:t>, nel quale Fleequid acquista il Veicolo dal Venditore in nome e per conto proprio e lo rivende, sempre in nome e per conto proprio, all'Acquirente.</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sidRPr="00922A80">
        <w:rPr>
          <w:rFonts w:ascii="Verdana" w:hAnsi="Verdana"/>
          <w:sz w:val="20"/>
          <w:szCs w:val="20"/>
        </w:rPr>
        <w:t>Nell'ambito della Vendita in commissione l'operazione può essere eseguita, alternativamente, mediante Rivendita ovvero operando Fleequid quale Intermediario puro, secondo quanto previsto dai successivi artt. 2.5, 2.6 e 17. La Rivendita e l'operatività quale Intermediario puro costituiscono modalità alternative di esecuzione della Vendita in commissione e non Modelli di Vendita autonomi.</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sidRPr="003F025A">
        <w:rPr>
          <w:rFonts w:ascii="Verdana" w:hAnsi="Verdana"/>
          <w:sz w:val="20"/>
          <w:szCs w:val="20"/>
        </w:rPr>
        <w:t>Quando la specifica operazione è qualificata come Vendita in commissione ai sensi dell'art. 3,</w:t>
      </w:r>
      <w:r>
        <w:rPr>
          <w:rFonts w:ascii="Verdana" w:hAnsi="Verdana"/>
          <w:sz w:val="20"/>
          <w:szCs w:val="20"/>
        </w:rPr>
        <w:t xml:space="preserve"> g</w:t>
      </w:r>
      <w:r w:rsidR="5CB8B8A6" w:rsidRPr="000532C5">
        <w:rPr>
          <w:rFonts w:ascii="Verdana" w:hAnsi="Verdana"/>
          <w:sz w:val="20"/>
          <w:szCs w:val="20"/>
        </w:rPr>
        <w:t>li Utenti riconoscono ed accettano che</w:t>
      </w:r>
      <w:r w:rsidR="00FF30A9" w:rsidRPr="00662DD7">
        <w:rPr>
          <w:rFonts w:ascii="Verdana" w:hAnsi="Verdana"/>
          <w:sz w:val="20"/>
          <w:szCs w:val="20"/>
        </w:rPr>
        <w:t xml:space="preserve"> </w:t>
      </w:r>
      <w:r w:rsidR="00FF30A9" w:rsidRPr="00FF30A9">
        <w:rPr>
          <w:rFonts w:ascii="Verdana" w:hAnsi="Verdana"/>
          <w:sz w:val="20"/>
          <w:szCs w:val="20"/>
        </w:rPr>
        <w:t xml:space="preserve">il relativo Evento di vendita è organizzato e gestito da Fleequid su incarico irrevocabile degli Utenti e per conto di questi. In tali casi, e con riferimento alla specifica operazione, l'Utente che opera sul Marketplace come Venditore, avendo trasmesso a Fleequid una Proposta di vendita, conferisce a Fleequid, che accetta, l'incarico irrevocabile di procedere alla vendita per suo conto dei Veicoli di volta in volta indicati, </w:t>
      </w:r>
      <w:r w:rsidR="00FF30A9" w:rsidRPr="00106427">
        <w:rPr>
          <w:rFonts w:ascii="Verdana" w:hAnsi="Verdana"/>
          <w:sz w:val="20"/>
          <w:szCs w:val="20"/>
        </w:rPr>
        <w:t>al Prezzo di vendita all'Acquirente,</w:t>
      </w:r>
      <w:r w:rsidR="00FF30A9" w:rsidRPr="00FF30A9">
        <w:rPr>
          <w:rFonts w:ascii="Verdana" w:hAnsi="Verdana"/>
          <w:sz w:val="20"/>
          <w:szCs w:val="20"/>
        </w:rPr>
        <w:t xml:space="preserve"> </w:t>
      </w:r>
      <w:r w:rsidR="004F2A00">
        <w:rPr>
          <w:rFonts w:ascii="Verdana" w:hAnsi="Verdana"/>
          <w:sz w:val="20"/>
          <w:szCs w:val="20"/>
        </w:rPr>
        <w:t>determinato, a seconda dei casi,</w:t>
      </w:r>
      <w:r w:rsidR="00FF30A9" w:rsidRPr="00FF30A9">
        <w:rPr>
          <w:rFonts w:ascii="Verdana" w:hAnsi="Verdana"/>
          <w:sz w:val="20"/>
          <w:szCs w:val="20"/>
        </w:rPr>
        <w:t xml:space="preserve"> in corrispondenza</w:t>
      </w:r>
      <w:r w:rsidR="00A83333" w:rsidRPr="000532C5">
        <w:rPr>
          <w:rFonts w:ascii="Verdana" w:hAnsi="Verdana"/>
          <w:sz w:val="20"/>
          <w:szCs w:val="20"/>
        </w:rPr>
        <w:t xml:space="preserve">: </w:t>
      </w:r>
      <w:r w:rsidR="00A83333" w:rsidRPr="00662DD7">
        <w:rPr>
          <w:rFonts w:ascii="Verdana" w:hAnsi="Verdana"/>
          <w:sz w:val="20"/>
          <w:szCs w:val="20"/>
        </w:rPr>
        <w:t>a.</w:t>
      </w:r>
      <w:r w:rsidR="5CB8B8A6" w:rsidRPr="000532C5">
        <w:rPr>
          <w:rFonts w:ascii="Verdana" w:hAnsi="Verdana"/>
          <w:sz w:val="20"/>
          <w:szCs w:val="20"/>
        </w:rPr>
        <w:t xml:space="preserve"> del valore della Puntata massima quando è </w:t>
      </w:r>
      <w:r w:rsidR="00B718FB">
        <w:rPr>
          <w:rFonts w:ascii="Verdana" w:hAnsi="Verdana"/>
          <w:sz w:val="20"/>
          <w:szCs w:val="20"/>
        </w:rPr>
        <w:t xml:space="preserve">pari o </w:t>
      </w:r>
      <w:r w:rsidR="5CB8B8A6" w:rsidRPr="000532C5">
        <w:rPr>
          <w:rFonts w:ascii="Verdana" w:hAnsi="Verdana"/>
          <w:sz w:val="20"/>
          <w:szCs w:val="20"/>
        </w:rPr>
        <w:t xml:space="preserve">superiore al Prezzo di riserva, sempre preventivamente </w:t>
      </w:r>
      <w:r w:rsidR="000225F4" w:rsidRPr="00662DD7">
        <w:rPr>
          <w:rFonts w:ascii="Verdana" w:hAnsi="Verdana"/>
          <w:sz w:val="20"/>
          <w:szCs w:val="20"/>
        </w:rPr>
        <w:t>determinato sulla base del PMIV indicato dal Venditore</w:t>
      </w:r>
      <w:r w:rsidR="00A83333" w:rsidRPr="000532C5">
        <w:rPr>
          <w:rFonts w:ascii="Verdana" w:hAnsi="Verdana"/>
          <w:sz w:val="20"/>
          <w:szCs w:val="20"/>
        </w:rPr>
        <w:t xml:space="preserve">; </w:t>
      </w:r>
      <w:r w:rsidR="00A83333" w:rsidRPr="00662DD7">
        <w:rPr>
          <w:rFonts w:ascii="Verdana" w:hAnsi="Verdana"/>
          <w:sz w:val="20"/>
          <w:szCs w:val="20"/>
        </w:rPr>
        <w:t>b.</w:t>
      </w:r>
      <w:r w:rsidR="5CB8B8A6" w:rsidRPr="000532C5">
        <w:rPr>
          <w:rFonts w:ascii="Verdana" w:hAnsi="Verdana"/>
          <w:sz w:val="20"/>
          <w:szCs w:val="20"/>
        </w:rPr>
        <w:t xml:space="preserve"> della Puntata massima inferiore a tale </w:t>
      </w:r>
      <w:r w:rsidR="000225F4">
        <w:rPr>
          <w:rFonts w:ascii="Verdana" w:hAnsi="Verdana"/>
          <w:sz w:val="20"/>
          <w:szCs w:val="20"/>
        </w:rPr>
        <w:t>PR</w:t>
      </w:r>
      <w:r w:rsidR="5CB8B8A6" w:rsidRPr="000532C5">
        <w:rPr>
          <w:rFonts w:ascii="Verdana" w:hAnsi="Verdana"/>
          <w:sz w:val="20"/>
          <w:szCs w:val="20"/>
        </w:rPr>
        <w:t xml:space="preserve">, ma espressamente </w:t>
      </w:r>
      <w:r w:rsidR="000206D1" w:rsidRPr="000206D1">
        <w:rPr>
          <w:rFonts w:ascii="Verdana" w:hAnsi="Verdana"/>
          <w:sz w:val="20"/>
          <w:szCs w:val="20"/>
        </w:rPr>
        <w:t>accettata dal Venditore ai sensi dell'art. 10.3</w:t>
      </w:r>
      <w:r w:rsidR="000206D1">
        <w:rPr>
          <w:rFonts w:ascii="Verdana" w:hAnsi="Verdana"/>
          <w:sz w:val="20"/>
          <w:szCs w:val="20"/>
        </w:rPr>
        <w:t>;</w:t>
      </w:r>
      <w:r w:rsidR="00A83333" w:rsidRPr="000532C5">
        <w:rPr>
          <w:rFonts w:ascii="Verdana" w:hAnsi="Verdana"/>
          <w:sz w:val="20"/>
          <w:szCs w:val="20"/>
        </w:rPr>
        <w:t xml:space="preserve"> </w:t>
      </w:r>
      <w:r w:rsidR="00A83333" w:rsidRPr="00662DD7">
        <w:rPr>
          <w:rFonts w:ascii="Verdana" w:hAnsi="Verdana"/>
          <w:sz w:val="20"/>
          <w:szCs w:val="20"/>
        </w:rPr>
        <w:t>c.</w:t>
      </w:r>
      <w:r w:rsidR="5CB8B8A6" w:rsidRPr="000532C5">
        <w:rPr>
          <w:rFonts w:ascii="Verdana" w:hAnsi="Verdana"/>
          <w:sz w:val="20"/>
          <w:szCs w:val="20"/>
        </w:rPr>
        <w:t xml:space="preserve"> del valore della controproposta </w:t>
      </w:r>
      <w:r w:rsidR="004063F0" w:rsidRPr="00662DD7">
        <w:rPr>
          <w:rFonts w:ascii="Verdana" w:hAnsi="Verdana"/>
          <w:sz w:val="20"/>
          <w:szCs w:val="20"/>
        </w:rPr>
        <w:t>formulata dal Venditore all'Offerente e da questi accettata; ovvero</w:t>
      </w:r>
      <w:r w:rsidR="004063F0">
        <w:rPr>
          <w:rFonts w:ascii="Verdana" w:hAnsi="Verdana"/>
          <w:sz w:val="20"/>
          <w:szCs w:val="20"/>
        </w:rPr>
        <w:t xml:space="preserve"> </w:t>
      </w:r>
      <w:r w:rsidR="00F125FE">
        <w:rPr>
          <w:rFonts w:ascii="Verdana" w:hAnsi="Verdana"/>
          <w:sz w:val="20"/>
          <w:szCs w:val="20"/>
        </w:rPr>
        <w:t xml:space="preserve">d. </w:t>
      </w:r>
      <w:r w:rsidR="00ED4F1C" w:rsidRPr="00662DD7">
        <w:rPr>
          <w:rFonts w:ascii="Verdana" w:hAnsi="Verdana"/>
          <w:sz w:val="20"/>
          <w:szCs w:val="20"/>
        </w:rPr>
        <w:t>del prezzo risultante dalle ulteriori modalità di Evento di vendita previste dall'art. 9.4</w:t>
      </w:r>
      <w:r w:rsidR="5CB8B8A6" w:rsidRPr="000532C5">
        <w:rPr>
          <w:rFonts w:ascii="Verdana" w:hAnsi="Verdana"/>
          <w:sz w:val="20"/>
          <w:szCs w:val="20"/>
        </w:rPr>
        <w:t xml:space="preserve">.  </w:t>
      </w:r>
      <w:r w:rsidR="00DC3BC9">
        <w:rPr>
          <w:rFonts w:ascii="Verdana" w:hAnsi="Verdana"/>
          <w:sz w:val="20"/>
          <w:szCs w:val="20"/>
        </w:rPr>
        <w:t>L’</w:t>
      </w:r>
      <w:r w:rsidR="5CB8B8A6" w:rsidRPr="000532C5">
        <w:rPr>
          <w:rFonts w:ascii="Verdana" w:hAnsi="Verdana"/>
          <w:sz w:val="20"/>
          <w:szCs w:val="20"/>
        </w:rPr>
        <w:t>Utente</w:t>
      </w:r>
      <w:r w:rsidR="00ED4F1C">
        <w:rPr>
          <w:rFonts w:ascii="Verdana" w:hAnsi="Verdana"/>
          <w:sz w:val="20"/>
          <w:szCs w:val="20"/>
        </w:rPr>
        <w:t xml:space="preserve"> che</w:t>
      </w:r>
      <w:r w:rsidR="5CB8B8A6" w:rsidRPr="000532C5">
        <w:rPr>
          <w:rFonts w:ascii="Verdana" w:hAnsi="Verdana"/>
          <w:sz w:val="20"/>
          <w:szCs w:val="20"/>
        </w:rPr>
        <w:t xml:space="preserve"> opera sul Marketplace quale </w:t>
      </w:r>
      <w:r w:rsidR="00554DC2" w:rsidRPr="000532C5">
        <w:rPr>
          <w:rFonts w:ascii="Verdana" w:hAnsi="Verdana"/>
          <w:sz w:val="20"/>
          <w:szCs w:val="20"/>
        </w:rPr>
        <w:t>Offerente</w:t>
      </w:r>
      <w:r w:rsidR="5CB8B8A6" w:rsidRPr="000532C5">
        <w:rPr>
          <w:rFonts w:ascii="Verdana" w:hAnsi="Verdana"/>
          <w:sz w:val="20"/>
          <w:szCs w:val="20"/>
        </w:rPr>
        <w:t xml:space="preserve">, </w:t>
      </w:r>
      <w:r w:rsidR="00872710" w:rsidRPr="00872710">
        <w:rPr>
          <w:rFonts w:ascii="Verdana" w:hAnsi="Verdana"/>
          <w:sz w:val="20"/>
          <w:szCs w:val="20"/>
        </w:rPr>
        <w:t>conferisce</w:t>
      </w:r>
      <w:r w:rsidR="007C1647">
        <w:rPr>
          <w:rFonts w:ascii="Verdana" w:hAnsi="Verdana"/>
          <w:sz w:val="20"/>
          <w:szCs w:val="20"/>
        </w:rPr>
        <w:t>, a sua volta,</w:t>
      </w:r>
      <w:r w:rsidR="00872710" w:rsidRPr="00872710">
        <w:rPr>
          <w:rFonts w:ascii="Verdana" w:hAnsi="Verdana"/>
          <w:sz w:val="20"/>
          <w:szCs w:val="20"/>
        </w:rPr>
        <w:t xml:space="preserve"> a Fleequid, che accetta, l'incarico irrevocabile di curare per suo conto l'acquisto di uno o più Veicoli al Prezzo di vendita all'Acquirente risultante dall'Evento di vendita. La qualificazione dell'incarico previsto dal presente comma quale commissione ai sensi dell'art. 1731 c.c., con il conseguente operare di Fleequid in nome proprio, ricorre esclusivamente quando l'operazione è eseguita mediante Rivendita ai sensi del successivo </w:t>
      </w:r>
      <w:r w:rsidR="00872710" w:rsidRPr="00872710">
        <w:rPr>
          <w:rFonts w:ascii="Verdana" w:hAnsi="Verdana"/>
          <w:sz w:val="20"/>
          <w:szCs w:val="20"/>
        </w:rPr>
        <w:lastRenderedPageBreak/>
        <w:t xml:space="preserve">art. 2.5; </w:t>
      </w:r>
      <w:r w:rsidR="00872710" w:rsidRPr="00180DC6">
        <w:rPr>
          <w:rFonts w:ascii="Verdana" w:hAnsi="Verdana"/>
          <w:sz w:val="20"/>
          <w:szCs w:val="20"/>
        </w:rPr>
        <w:t>quando Fleequid opera quale Intermediario puro la compravendita è conclusa direttamente tra il Venditore e l'Acquirente ai sensi del successivo art. 2.6</w:t>
      </w:r>
      <w:r w:rsidR="00872710" w:rsidRPr="00872710">
        <w:rPr>
          <w:rFonts w:ascii="Verdana" w:hAnsi="Verdana"/>
          <w:sz w:val="20"/>
          <w:szCs w:val="20"/>
        </w:rPr>
        <w:t>. In entrambe le modalità di esecuzione sono dovute a Fleequid le Commissioni a carico del Venditore e dell'Acquirente e le Tariffe per i Servizi eventualmente resi, secondo quanto previsto dall'art. 17.2. La Proposta di vendita non comporta, di per sé, il conferimento di una commissione ai sensi dell'art. 1731 c.c., che sorge esclusivamente nei casi in cui Fleequid operi quale commissionaria nella specifica operazione</w:t>
      </w:r>
      <w:r w:rsidR="009B2BCE" w:rsidRPr="009B2BCE">
        <w:rPr>
          <w:rFonts w:ascii="Verdana" w:hAnsi="Verdana"/>
          <w:sz w:val="20"/>
          <w:szCs w:val="20"/>
        </w:rPr>
        <w:t>.</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sidRPr="00CF7677">
        <w:rPr>
          <w:rFonts w:ascii="Verdana" w:hAnsi="Verdana"/>
          <w:sz w:val="20"/>
          <w:szCs w:val="20"/>
        </w:rPr>
        <w:t>Quando Fleequid dà esecuzione alla Vendita in commissione mediante Rivendita</w:t>
      </w:r>
      <w:r w:rsidR="008055BD">
        <w:rPr>
          <w:rFonts w:ascii="Verdana" w:hAnsi="Verdana"/>
          <w:sz w:val="20"/>
          <w:szCs w:val="20"/>
        </w:rPr>
        <w:t>, g</w:t>
      </w:r>
      <w:r w:rsidR="0EB87F90" w:rsidRPr="1D1CCC19">
        <w:rPr>
          <w:rFonts w:ascii="Verdana" w:hAnsi="Verdana"/>
          <w:sz w:val="20"/>
          <w:szCs w:val="20"/>
        </w:rPr>
        <w:t>li Utenti riconoscono ed accettano che Fleequid opera</w:t>
      </w:r>
      <w:r w:rsidR="00274307" w:rsidRPr="00274307">
        <w:t xml:space="preserve"> </w:t>
      </w:r>
      <w:r w:rsidR="00274307" w:rsidRPr="00274307">
        <w:rPr>
          <w:rFonts w:ascii="Verdana" w:hAnsi="Verdana"/>
          <w:sz w:val="20"/>
          <w:szCs w:val="20"/>
        </w:rPr>
        <w:t>in nome proprio e per conto degli Utenti</w:t>
      </w:r>
      <w:r w:rsidR="00274307">
        <w:rPr>
          <w:rFonts w:ascii="Verdana" w:hAnsi="Verdana"/>
          <w:sz w:val="20"/>
          <w:szCs w:val="20"/>
        </w:rPr>
        <w:t>,</w:t>
      </w:r>
      <w:r w:rsidR="0EB87F90" w:rsidRPr="1D1CCC19">
        <w:rPr>
          <w:rFonts w:ascii="Verdana" w:hAnsi="Verdana"/>
          <w:sz w:val="20"/>
          <w:szCs w:val="20"/>
        </w:rPr>
        <w:t xml:space="preserve"> </w:t>
      </w:r>
      <w:r w:rsidR="00274307">
        <w:rPr>
          <w:rFonts w:ascii="Verdana" w:hAnsi="Verdana"/>
          <w:sz w:val="20"/>
          <w:szCs w:val="20"/>
        </w:rPr>
        <w:t>quale</w:t>
      </w:r>
      <w:r w:rsidR="0EB87F90" w:rsidRPr="1D1CCC19">
        <w:rPr>
          <w:rFonts w:ascii="Verdana" w:hAnsi="Verdana"/>
          <w:sz w:val="20"/>
          <w:szCs w:val="20"/>
        </w:rPr>
        <w:t xml:space="preserve"> commissionari</w:t>
      </w:r>
      <w:r w:rsidR="00274307">
        <w:rPr>
          <w:rFonts w:ascii="Verdana" w:hAnsi="Verdana"/>
          <w:sz w:val="20"/>
          <w:szCs w:val="20"/>
        </w:rPr>
        <w:t>a</w:t>
      </w:r>
      <w:r w:rsidR="0EB87F90" w:rsidRPr="1D1CCC19">
        <w:rPr>
          <w:rFonts w:ascii="Verdana" w:hAnsi="Verdana"/>
          <w:sz w:val="20"/>
          <w:szCs w:val="20"/>
        </w:rPr>
        <w:t xml:space="preserve"> tanto dell’</w:t>
      </w:r>
      <w:r w:rsidR="00554DC2" w:rsidRPr="1D1CCC19">
        <w:rPr>
          <w:rFonts w:ascii="Verdana" w:hAnsi="Verdana"/>
          <w:sz w:val="20"/>
          <w:szCs w:val="20"/>
        </w:rPr>
        <w:t>Offerente</w:t>
      </w:r>
      <w:r w:rsidR="0EB87F90" w:rsidRPr="1D1CCC19">
        <w:rPr>
          <w:rFonts w:ascii="Verdana" w:hAnsi="Verdana"/>
          <w:sz w:val="20"/>
          <w:szCs w:val="20"/>
        </w:rPr>
        <w:t xml:space="preserve"> quanto del Venditore, </w:t>
      </w:r>
      <w:r w:rsidR="00EE6AF2" w:rsidRPr="00EE6AF2">
        <w:rPr>
          <w:rFonts w:ascii="Verdana" w:hAnsi="Verdana"/>
          <w:sz w:val="20"/>
          <w:szCs w:val="20"/>
        </w:rPr>
        <w:t xml:space="preserve">con mandato irrevocabile rispettivamente ad acquistare e a vendere ai sensi degli artt. 1703 e ss. e 1731 c.c., avendo diritto alle Commissioni dovute da entrambi nei termini previsti dalle presenti Condizioni Generali. In tale modalità di esecuzione il Venditore commissiona a Fleequid, che accetta, l'incarico, ai sensi dell'art. 1731 c.c., di vendere in nome proprio e per conto del Venditore i Veicoli di volta in volta indicati, al Prezzo di vendita all'Acquirente determinato secondo quanto previsto dall'art. 2.4, mentre l'Offerente conferisce a Fleequid, che accetta, una commissione irrevocabile ad acquistare, per conto di esso ma in nome di Fleequid, uno o più Veicoli al medesimo prezzo. Perfezionatosi l'Accordo vincolante e al ricorrere delle condizioni previste dagli artt. 8.8 e 12, Fleequid esegue il trasferimento del Veicolo e l'imputazione della compravendita commissionata ai propri mandanti mediante la Rivendita, fatto salvo quanto previsto dal successivo art. 2.6. Le Parti prendono atto che la Rivendita è operata da Fleequid al solo scopo di consentire l'imputazione del contratto di compravendita ai rispettivi mandanti, ovvero al Venditore e all'Acquirente. Al fine di realizzare la Rivendita, Fleequid acquista il Veicolo dal Venditore e ne trasferisce la proprietà all'Acquirente (vendita obbligatoria ai sensi dell'art. 1478 c.c.). Pertanto, nei termini e alle condizioni fissate dalle presenti Condizioni Generali, dalle eventuali Condizioni Specifiche, dalle eventuali Condizioni particolari di vendita ovvero da altre eventuali pattuizioni contrattuali applicabili, il Venditore è tenuto a trasferire la proprietà del Veicolo a Fleequid e l'Acquirente ad acquistare il medesimo Veicolo da Fleequid, nei termini risultanti dall'Accordo vincolante. Limitatamente alla Rivendita, gli Utenti autorizzano espressamente Fleequid alla conclusione di contratti di compravendita ai sensi dell'art. 1395 c.c. e riconoscono e accettano che Fleequid è estranea alla determinazione del contenuto economico del contratto di compravendita di volta in volta realizzato, essendo il PMIV di ciascun Veicolo fissato esclusivamente dal Venditore, mentre, ove previsto per la specifica tipologia di Evento di vendita, il Prezzo di riserva è conseguentemente determinato da Fleequid sulla base del PMIV </w:t>
      </w:r>
      <w:r w:rsidR="00D05F70" w:rsidRPr="00D05F70">
        <w:rPr>
          <w:rFonts w:ascii="Verdana" w:hAnsi="Verdana"/>
          <w:sz w:val="20"/>
          <w:szCs w:val="20"/>
        </w:rPr>
        <w:t>e delle Commissioni poste contrattualmente a carico del Venditore applicabili alla specifica operazione</w:t>
      </w:r>
      <w:r w:rsidR="00EE6AF2" w:rsidRPr="00EE6AF2">
        <w:rPr>
          <w:rFonts w:ascii="Verdana" w:hAnsi="Verdana"/>
          <w:sz w:val="20"/>
          <w:szCs w:val="20"/>
        </w:rPr>
        <w:t xml:space="preserve">, per assicurare al Venditore, al </w:t>
      </w:r>
      <w:r w:rsidR="009971FC">
        <w:rPr>
          <w:rFonts w:ascii="Verdana" w:hAnsi="Verdana"/>
          <w:sz w:val="20"/>
          <w:szCs w:val="20"/>
        </w:rPr>
        <w:t>raggiungimento</w:t>
      </w:r>
      <w:r w:rsidR="009971FC" w:rsidRPr="00EE6AF2">
        <w:rPr>
          <w:rFonts w:ascii="Verdana" w:hAnsi="Verdana"/>
          <w:sz w:val="20"/>
          <w:szCs w:val="20"/>
        </w:rPr>
        <w:t xml:space="preserve"> </w:t>
      </w:r>
      <w:r w:rsidR="00EE6AF2" w:rsidRPr="00EE6AF2">
        <w:rPr>
          <w:rFonts w:ascii="Verdana" w:hAnsi="Verdana"/>
          <w:sz w:val="20"/>
          <w:szCs w:val="20"/>
        </w:rPr>
        <w:t xml:space="preserve">del Prezzo di riserva, un incasso netto almeno pari al PMIV; il Prezzo di vendita all'Acquirente si forma nella competizione d'Asta, mediante formulazione delle Offerte e degli eventuali rilanci, ovvero secondo l'ulteriore modalità di Evento di vendita applicabile ai sensi dell'art. 9.4. In considerazione di quanto precede, le Parti </w:t>
      </w:r>
      <w:r w:rsidR="00EE6AF2" w:rsidRPr="00EE6AF2">
        <w:rPr>
          <w:rFonts w:ascii="Verdana" w:hAnsi="Verdana"/>
          <w:sz w:val="20"/>
          <w:szCs w:val="20"/>
        </w:rPr>
        <w:lastRenderedPageBreak/>
        <w:t>riconoscono e accettano espressamente che le concrete modalità operative del Marketplace e il relativo processo di vendita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Resta fermo quanto previsto dall'art. 9.4, lett. d), con riferimento alle 1 Euro Auctions e alle relative Condizioni particolari di vendita.</w:t>
      </w:r>
    </w:p>
    <w:p w14:paraId="678CB85E" w14:textId="0AC4C76A"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sidRPr="004132EF">
        <w:rPr>
          <w:rFonts w:ascii="Verdana" w:hAnsi="Verdana"/>
          <w:sz w:val="20"/>
          <w:szCs w:val="20"/>
        </w:rPr>
        <w:t>Nell'ambito della Vendita in commissione, Fleequid può, a propria insindacabile discrezione, decidere di non operare la Rivendita e di dare esecuzione alla compravendita commissionata quale Intermediario puro, consentendo che il trasferimento del Veicolo e la relativa fatturazione avvengano direttamente dal Venditore all'Acquirente. In tale caso la compravendita del Veicolo è conclusa direttamente tra il Venditore e l'Acquirente; Fleequid non la conclude, né in nome proprio né quale parte, non acquista il Veicolo, neppure temporaneamente, non assume la qualità di venditore, neppure formale, e il prezzo del Veicolo è corrisposto dall'Acquirente direttamente al Venditore; Fleequid conserva il diritto alle Commissioni dovute da entrambe le Parti e alle Tariffe secondo quanto previsto dalle presenti Condizioni Generali. L'operatività quale Intermediario puro costituisce modalità interna di esecuzione della Vendita in commissione ai sensi dell'art. 2.3 e non un autonomo Modello di Vendita. La facoltà di scelta prevista dal presente comma è esercitata secondo quanto previsto dagli artt. 3.2, 3.5 e 17.1</w:t>
      </w:r>
      <w:ins w:id="9" w:author="Avv. Rosario Panzariello" w:date="2026-10-09T12:02:00Z">
        <w:r w:rsidR="008D66CF">
          <w:rPr>
            <w:rFonts w:ascii="Verdana" w:hAnsi="Verdana"/>
            <w:sz w:val="20"/>
            <w:szCs w:val="20"/>
          </w:rPr>
          <w:t>,</w:t>
        </w:r>
      </w:ins>
      <w:ins w:id="10" w:author="Avv. Rosario Panzariello" w:date="2026-10-09T14:30:00Z">
        <w:r w:rsidR="00E80B6B">
          <w:rPr>
            <w:rFonts w:ascii="Verdana" w:hAnsi="Verdana"/>
            <w:sz w:val="20"/>
            <w:szCs w:val="20"/>
          </w:rPr>
          <w:t xml:space="preserve"> </w:t>
        </w:r>
      </w:ins>
      <w:del w:id="11" w:author="Avv. Rosario Panzariello" w:date="2026-10-09T12:02:00Z">
        <w:r w:rsidRPr="004132EF" w:rsidDel="008D66CF">
          <w:rPr>
            <w:rFonts w:ascii="Verdana" w:hAnsi="Verdana"/>
            <w:sz w:val="20"/>
            <w:szCs w:val="20"/>
          </w:rPr>
          <w:delText xml:space="preserve"> ed </w:delText>
        </w:r>
      </w:del>
      <w:r w:rsidRPr="004132EF">
        <w:rPr>
          <w:rFonts w:ascii="Verdana" w:hAnsi="Verdana"/>
          <w:sz w:val="20"/>
          <w:szCs w:val="20"/>
        </w:rPr>
        <w:t xml:space="preserve">è preventivamente resa conoscibile </w:t>
      </w:r>
      <w:del w:id="12" w:author="Avv. Rosario Panzariello" w:date="2026-10-09T12:02:00Z">
        <w:r w:rsidRPr="004132EF" w:rsidDel="004242B8">
          <w:rPr>
            <w:rFonts w:ascii="Verdana" w:hAnsi="Verdana"/>
            <w:sz w:val="20"/>
            <w:szCs w:val="20"/>
          </w:rPr>
          <w:delText xml:space="preserve">e accettata </w:delText>
        </w:r>
      </w:del>
      <w:r w:rsidRPr="004132EF">
        <w:rPr>
          <w:rFonts w:ascii="Verdana" w:hAnsi="Verdana"/>
          <w:sz w:val="20"/>
          <w:szCs w:val="20"/>
        </w:rPr>
        <w:t>ai sensi dell'art. 3.2, lett. a)</w:t>
      </w:r>
      <w:ins w:id="13" w:author="Avv. Rosario Panzariello" w:date="2026-10-09T12:02:00Z">
        <w:r w:rsidR="008D66CF">
          <w:rPr>
            <w:rFonts w:ascii="Verdana" w:hAnsi="Verdana"/>
            <w:sz w:val="20"/>
            <w:szCs w:val="20"/>
          </w:rPr>
          <w:t xml:space="preserve"> e accettata </w:t>
        </w:r>
      </w:ins>
      <w:ins w:id="14" w:author="Avv. Rosario Panzariello" w:date="2026-10-09T12:04:00Z">
        <w:r w:rsidR="00FD32C5">
          <w:rPr>
            <w:rFonts w:ascii="Verdana" w:hAnsi="Verdana"/>
            <w:sz w:val="20"/>
            <w:szCs w:val="20"/>
          </w:rPr>
          <w:t xml:space="preserve">mediante </w:t>
        </w:r>
      </w:ins>
      <w:ins w:id="15" w:author="Avv. Rosario Panzariello" w:date="2026-10-09T12:03:00Z">
        <w:r w:rsidR="008D66CF">
          <w:rPr>
            <w:rFonts w:ascii="Verdana" w:hAnsi="Verdana"/>
            <w:sz w:val="20"/>
            <w:szCs w:val="20"/>
          </w:rPr>
          <w:t>l’adesione alle presenti CG</w:t>
        </w:r>
      </w:ins>
      <w:r w:rsidR="0EB87F90" w:rsidRPr="000532C5">
        <w:rPr>
          <w:rFonts w:ascii="Verdana" w:hAnsi="Verdana"/>
          <w:sz w:val="20"/>
          <w:szCs w:val="20"/>
        </w:rPr>
        <w:t>.</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Nel Modello di Vendita Dealer Sales, Fleequid acquista il Veicolo dal Venditore in nome e per conto proprio e lo rivende all'Acquirente, sempre in nome e per conto proprio, assumendo la qualità di parte sostanziale di entrambi i contratti, rispettivamente quale acquirente nel primo e quale venditore nel secondo. I due rapporti di compravendita sono distinti e autonomi. In tale Modello di Vendita Fleequid non opera quale mandataria o commissionaria del Venditore o dell'Acquirente e non sono dovute le Commissioni proprie della Vendita in commissione; l'eventuale differenza tra il Prezzo di acquisto e il Prezzo di vendita all'Acquirente costituisce il risultato economico dell'attività di compravendita svolta da Fleequid e non una Commissione. I rapporti di acquisto e di successiva rivendita sono regolati dall'art. 18 e dalle ulteriori disposizioni applicabili</w:t>
      </w:r>
      <w:r w:rsidR="0048470C" w:rsidRPr="000532C5">
        <w:rPr>
          <w:rFonts w:ascii="Verdana" w:hAnsi="Verdana"/>
          <w:sz w:val="20"/>
          <w:szCs w:val="20"/>
        </w:rPr>
        <w:t>.</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sidRPr="000025BA">
        <w:rPr>
          <w:rFonts w:ascii="Verdana" w:hAnsi="Verdana"/>
          <w:sz w:val="20"/>
          <w:szCs w:val="20"/>
        </w:rPr>
        <w:t>Nessuno dei Modelli di Vendita qualifica in via generale ed esclusiva l'attività di Fleequid. Le disposizioni delle presenti Condizioni Generali costruite su uno specifico Modello di Vendita si applicano esclusivamente alle operazioni qualificate come tali ai sensi dell'art. 3. Il fatto che l'operazione sia organizzata o gestita operativamente attraverso il Marketplace non trasforma il Dealer Sales in attività di mera intermediazione; simmetricamente, la qualità di venditore sostanziale assunta da Fleequid nel Dealer Sales non si estende agli altri Modelli di Vendita né alle modalità di esecuzione della Vendita in commissione</w:t>
      </w:r>
      <w:r w:rsidR="00590E8D" w:rsidRPr="00590E8D">
        <w:rPr>
          <w:rFonts w:ascii="Verdana" w:hAnsi="Verdana"/>
          <w:sz w:val="20"/>
          <w:szCs w:val="20"/>
        </w:rPr>
        <w:t>.</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sidRPr="00BD071A">
        <w:rPr>
          <w:rFonts w:ascii="Verdana" w:hAnsi="Verdana"/>
          <w:sz w:val="20"/>
          <w:szCs w:val="20"/>
        </w:rPr>
        <w:t xml:space="preserve">Le operazioni disciplinate dalle presenti Condizioni Generali possono essere eseguite, oltre che da Adorea S.r.l., da altre entità giuridiche affiliate o da questa designate per la compravendita </w:t>
      </w:r>
      <w:r w:rsidRPr="00BD071A">
        <w:rPr>
          <w:rFonts w:ascii="Verdana" w:hAnsi="Verdana"/>
          <w:sz w:val="20"/>
          <w:szCs w:val="20"/>
        </w:rPr>
        <w:lastRenderedPageBreak/>
        <w:t>di Veicoli. Gli Utenti accettano che tale struttura operativa possa includere, a titolo esemplificativo, filiali, affiliate o altre società formalmente costituite e riconducibili a Fleequid, anche con sede in Paesi esteri, e che le vendite siano regolate dalla normativa fiscale applicabile nel Paese in cui ha sede l'entità giuridica coinvolta nella specifica transazione. Qualora una vendita sia effettuata tramite un'entità giuridica diversa da Adorea S.r.l., Fleequid comunica agli Utenti, nei relativi documenti contrattuali e fiscali, i dettagli identificativi dell'entità coinvolta; tali dettagli possono essere resi noti preventivamente, comunicandoli al Venditore al momento dell'accettazione della Proposta di vendita e all'Offerente nell'Inserzione, ovvero, quando Fleequid non assume nella specifica operazione la qualità di venditore, acquirente o controparte contrattuale, al più tardi con la Proforma, dalla quale dipendono il regime IVA applicabile e le coordinate di pagamento. Il presente comma non incide sull'individuazione del Modello di Vendita ai sensi dell'art.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6" w:name="_Toc241518308"/>
      <w:r w:rsidRPr="00662DD7">
        <w:rPr>
          <w:rFonts w:ascii="Verdana" w:hAnsi="Verdana"/>
          <w:b/>
          <w:bCs/>
          <w:smallCaps/>
          <w:sz w:val="20"/>
          <w:szCs w:val="20"/>
        </w:rPr>
        <w:t>Determinazione e conoscibilità del Modello di Vendita.</w:t>
      </w:r>
      <w:bookmarkEnd w:id="16"/>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sidRPr="00D80E8E">
        <w:rPr>
          <w:rFonts w:ascii="Verdana" w:hAnsi="Verdana"/>
          <w:sz w:val="20"/>
          <w:szCs w:val="20"/>
        </w:rPr>
        <w:t>Gli Utenti riconoscono e accettano che il Modello di Vendita applicabile alla singola operazione è individuato da Fleequid nell'ambito dell'organizzazione e della gestione del processo di commercializzazione del Veicolo. Tale scelta è effettuata in ogni caso prima che l'Offerente possa formulare l'Offerta. Salvo diversa pattuizione contenuta in un Contratto individuale, la determinazione del Modello di Vendita compete esclusivamente a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sidRPr="00775EDA">
        <w:rPr>
          <w:rFonts w:ascii="Verdana" w:hAnsi="Verdana"/>
          <w:sz w:val="20"/>
          <w:szCs w:val="20"/>
        </w:rPr>
        <w:t>Il Modello di Vendita individuato ai sensi del precedente comma è reso conoscibile all'Offerente prima della formulazione dell'Offerta. A tal fine l'Inserzione indica il Modello di Vendita applicabile, anche mediante apposita denominazione, badge, etichetta, icona, dicitura o altro elemento grafico o testuale idoneo a identificarlo in modo chiaro e univoco. Qualora la specifica operazione non preveda la pubblicazione di un'Inserzione, il Modello di Vendita è indicato nella comunicazione con la quale Fleequid consente all'Offerente di formulare l'Offerta. In ogni caso Fleequid rende sempre conoscibili all'Offerente almeno</w:t>
      </w:r>
      <w:r w:rsidR="007E71B7" w:rsidRPr="007E71B7">
        <w:rPr>
          <w:rFonts w:ascii="Verdana" w:hAnsi="Verdana"/>
          <w:sz w:val="20"/>
          <w:szCs w:val="20"/>
        </w:rPr>
        <w:t>:</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sidRPr="00905965">
        <w:rPr>
          <w:rFonts w:ascii="Verdana" w:hAnsi="Verdana"/>
          <w:sz w:val="20"/>
          <w:szCs w:val="20"/>
        </w:rPr>
        <w:t xml:space="preserve">il Modello di Vendita applicabile e, conseguentemente, la veste nella quale Fleequid interviene nella specifica operazione, precisando se essa interviene su incarico degli Utenti nell'ambito della Vendita in commissione ovvero quale </w:t>
      </w:r>
      <w:r w:rsidR="00F96892">
        <w:rPr>
          <w:rFonts w:ascii="Verdana" w:hAnsi="Verdana"/>
          <w:sz w:val="20"/>
          <w:szCs w:val="20"/>
        </w:rPr>
        <w:t xml:space="preserve">acquirente e successivo </w:t>
      </w:r>
      <w:r w:rsidRPr="00905965">
        <w:rPr>
          <w:rFonts w:ascii="Verdana" w:hAnsi="Verdana"/>
          <w:sz w:val="20"/>
          <w:szCs w:val="20"/>
        </w:rPr>
        <w:t xml:space="preserve">venditore in proprio nel Dealer Sales; nella Vendita in commissione è altresì reso conoscibile che l'operazione può essere eseguita, alternativamente, mediante Rivendita, nella quale Fleequid opera quale commissionaria in nome proprio ai sensi dell'art. 2.5, ovvero </w:t>
      </w:r>
      <w:r w:rsidR="00547C63" w:rsidRPr="00905965">
        <w:rPr>
          <w:rFonts w:ascii="Verdana" w:hAnsi="Verdana"/>
          <w:sz w:val="20"/>
          <w:szCs w:val="20"/>
        </w:rPr>
        <w:t>quale</w:t>
      </w:r>
      <w:r w:rsidR="000F6E91">
        <w:rPr>
          <w:rFonts w:ascii="Verdana" w:hAnsi="Verdana"/>
          <w:sz w:val="20"/>
          <w:szCs w:val="20"/>
        </w:rPr>
        <w:t xml:space="preserve"> </w:t>
      </w:r>
      <w:r w:rsidRPr="00905965">
        <w:rPr>
          <w:rFonts w:ascii="Verdana" w:hAnsi="Verdana"/>
          <w:sz w:val="20"/>
          <w:szCs w:val="20"/>
        </w:rPr>
        <w:t>Intermediario puro, con compravendita conclusa direttamente tra il Venditore e l'Acquirente ai sensi dell'art. 2.6, e che la modalità concretamente prescelta è cristallizzata nella Proforma ai sensi dell'art. 17.1</w:t>
      </w:r>
      <w:r w:rsidR="00FA1271" w:rsidRPr="00FA1271">
        <w:rPr>
          <w:rFonts w:ascii="Verdana" w:hAnsi="Verdana"/>
          <w:sz w:val="20"/>
          <w:szCs w:val="20"/>
        </w:rPr>
        <w:t>;</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sidRPr="000B0BE6">
        <w:rPr>
          <w:rFonts w:ascii="Verdana" w:hAnsi="Verdana"/>
          <w:sz w:val="20"/>
          <w:szCs w:val="20"/>
        </w:rPr>
        <w:t>le Commissioni, le Tariffe e gli eventuali ulteriori importi posti a carico dell'Offerente secondo il Tariffario Fleequid, le Condizioni particolari di vendita o le altre condizioni applicabili alla specifica operazione</w:t>
      </w:r>
      <w:r w:rsidR="00FA1271" w:rsidRPr="00FA1271">
        <w:rPr>
          <w:rFonts w:ascii="Verdana" w:hAnsi="Verdana"/>
          <w:sz w:val="20"/>
          <w:szCs w:val="20"/>
        </w:rPr>
        <w:t>;</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sidRPr="000F035A">
        <w:lastRenderedPageBreak/>
        <w:t xml:space="preserve"> </w:t>
      </w:r>
      <w:r w:rsidRPr="000F035A">
        <w:rPr>
          <w:rFonts w:ascii="Verdana" w:hAnsi="Verdana"/>
          <w:sz w:val="20"/>
          <w:szCs w:val="20"/>
        </w:rPr>
        <w:t>l'eventuale obbligo di versare il Deposito cauzionale e il relativo importo, secondo quanto previsto dall'art.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sidRPr="007D71F0">
        <w:rPr>
          <w:rFonts w:ascii="Verdana" w:hAnsi="Verdana"/>
          <w:sz w:val="20"/>
          <w:szCs w:val="20"/>
        </w:rPr>
        <w:t>l’eventuale disponibilità di Soluzioni di finanziamento e, ove previsto dalla relativa disciplina, la possibilità che il Finanziatore assuma la qualità di Acquirente.</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sidRPr="000D2F34">
        <w:rPr>
          <w:rFonts w:ascii="Verdana" w:hAnsi="Verdana"/>
          <w:sz w:val="20"/>
          <w:szCs w:val="20"/>
        </w:rPr>
        <w:t>Le indicazioni relative al Modello di Vendita, all'alternativa di esecuzione nella Vendita in commissione e agli importi posti a carico dell'Offerente ai sensi del precedente art. 3.2, lett. a), b) e c), hanno carattere vincolante per Fleequid nella specifica operazione e non sono soggette alla natura meramente indicativa prevista dall'art. 9.3. Resta fermo che l'eventuale disponibilità delle Soluzioni di finanziamento è soggetta alle condizioni previste dalla relativa disciplina.</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sidRPr="00EB4F14">
        <w:rPr>
          <w:rFonts w:ascii="Verdana" w:hAnsi="Verdana"/>
          <w:sz w:val="20"/>
          <w:szCs w:val="20"/>
        </w:rPr>
        <w:t xml:space="preserve">La conoscibilità </w:t>
      </w:r>
      <w:r w:rsidR="00281E50" w:rsidRPr="00281E50">
        <w:rPr>
          <w:rFonts w:ascii="Verdana" w:hAnsi="Verdana"/>
          <w:sz w:val="20"/>
          <w:szCs w:val="20"/>
        </w:rPr>
        <w:t>del Modello di Vendita non richiede una specifica dichiarazione separata né l’utilizzo di una determinata modalità formale, purché il Modello applicabile alla specifica operazione risulti chiaramente individuabile dall’Offerente prima della formulazione dell’Offerta. L’eventuale omissione di una specifica denominazione, badge, etichetta, icona o dicitura non pregiudica l’individuazione del Modello qualora questo risulti comunque chiaramente riconoscibile dal complesso delle informazioni messe a disposizione dell’Offerente</w:t>
      </w:r>
      <w:r w:rsidR="00057A16" w:rsidRPr="00057A16">
        <w:rPr>
          <w:rFonts w:ascii="Verdana" w:hAnsi="Verdana"/>
          <w:sz w:val="20"/>
          <w:szCs w:val="20"/>
        </w:rPr>
        <w:t>.</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sidRPr="00AF5330">
        <w:rPr>
          <w:rFonts w:ascii="Verdana" w:hAnsi="Verdana"/>
          <w:sz w:val="20"/>
          <w:szCs w:val="20"/>
        </w:rPr>
        <w:t>Fino alla formulazione di un'Offerta, Fleequid può modificare il Modello di Vendita applicabile alla specifica operazione, fermo restando che, prima che possano essere formulate Offerte secondo il nuovo Modello, quest'ultimo e le relative condizioni sono resi conoscibili al Venditore ai sensi dell'art. 3.7 e agli Offerenti ai sensi dell'art. 3.2. Successivamente alla formulazione di un'Offerta, il Modello di Vendita applicabile alla relativa operazione non può essere modificato unilateralmente da Fleequid, né nei rapporti con il Venditore né nei confronti dell'Offerente. Resta ferma la facoltà di Fleequid di adottare un diverso Modello di Vendita nell'ambito di una successiva operazione o di un nuovo Evento di vendita relativo al medesimo Veicolo, secondo quanto previsto dagli artt. 8.6 e 8.8. Nell'ambito della Vendita in commissione, la scelta di Fleequid di operare o meno la Rivendita ai sensi dell'art. 2.6 non costituisce modifica del Modello di Vendita ed è disciplinata dall'art.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sidRPr="00BE313D">
        <w:rPr>
          <w:rFonts w:ascii="Verdana" w:hAnsi="Verdana"/>
          <w:sz w:val="20"/>
          <w:szCs w:val="20"/>
        </w:rPr>
        <w:t>Il Modello di Vendita applicabile a ciascuna operazione è quello individuato da Fleequid e reso conoscibile secondo quanto previsto dai precedenti commi; nessun Modello di Vendita si considera applicabile in via automatica o residuale. Eventuali difformità, inesattezze od omissioni contenute in singole comunicazioni o documenti relativi all’operazione non determinano, di per sé, il mutamento del Modello di Vendita individuato per la specifica operazione.</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sidRPr="00EB0337">
        <w:rPr>
          <w:rFonts w:ascii="Verdana" w:hAnsi="Verdana"/>
          <w:sz w:val="20"/>
          <w:szCs w:val="20"/>
        </w:rPr>
        <w:t xml:space="preserve">Il Modello di Vendita applicabile alla specifica operazione è reso conoscibile anche al Venditore, unitamente alle condizioni economiche che lo riguardano, prima che l'operazione sia aperta alla formulazione delle Offerte. A tal fine tali informazioni possono risultare dall'Inserzione, dalle informazioni relative al Veicolo o all'Evento di vendita presenti nel Marketplace, anche mediante apposita denominazione, badge, etichetta, icona, dicitura o altro elemento grafico o testuale idoneo a identificarle chiaramente, ovvero essere rese disponibili mediante posta elettronica o attraverso gli altri canali normalmente utilizzati nei rapporti con il Venditore. Non è richiesta una separata o autonoma comunicazione, purché le relative </w:t>
      </w:r>
      <w:r w:rsidRPr="00EB0337">
        <w:rPr>
          <w:rFonts w:ascii="Verdana" w:hAnsi="Verdana"/>
          <w:sz w:val="20"/>
          <w:szCs w:val="20"/>
        </w:rPr>
        <w:lastRenderedPageBreak/>
        <w:t>informazioni siano rese conoscibili al Venditore con una delle modalità sopra indicate.</w:t>
      </w:r>
      <w:r w:rsidR="003E7522">
        <w:rPr>
          <w:rFonts w:ascii="Verdana" w:hAnsi="Verdana"/>
          <w:sz w:val="20"/>
          <w:szCs w:val="20"/>
        </w:rPr>
        <w:t xml:space="preserve"> </w:t>
      </w:r>
      <w:r w:rsidRPr="00EB0337">
        <w:rPr>
          <w:rFonts w:ascii="Verdana" w:hAnsi="Verdana"/>
          <w:sz w:val="20"/>
          <w:szCs w:val="20"/>
        </w:rPr>
        <w:t>In</w:t>
      </w:r>
      <w:r w:rsidR="003E7522">
        <w:rPr>
          <w:rFonts w:ascii="Verdana" w:hAnsi="Verdana"/>
          <w:sz w:val="20"/>
          <w:szCs w:val="20"/>
        </w:rPr>
        <w:t xml:space="preserve"> </w:t>
      </w:r>
      <w:r w:rsidRPr="00EB0337">
        <w:rPr>
          <w:rFonts w:ascii="Verdana" w:hAnsi="Verdana"/>
          <w:sz w:val="20"/>
          <w:szCs w:val="20"/>
        </w:rPr>
        <w:t>particolare</w:t>
      </w:r>
      <w:r w:rsidR="0062552F">
        <w:rPr>
          <w:rFonts w:ascii="Verdana" w:hAnsi="Verdana"/>
          <w:sz w:val="20"/>
          <w:szCs w:val="20"/>
        </w:rPr>
        <w:t>,</w:t>
      </w:r>
      <w:r w:rsidRPr="00EB0337">
        <w:rPr>
          <w:rFonts w:ascii="Verdana" w:hAnsi="Verdana"/>
          <w:sz w:val="20"/>
          <w:szCs w:val="20"/>
        </w:rPr>
        <w:t xml:space="preserve"> sono resi conoscibili al Venditore:</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sidRPr="0062552F">
        <w:rPr>
          <w:rFonts w:ascii="Verdana" w:hAnsi="Verdana"/>
          <w:sz w:val="20"/>
          <w:szCs w:val="20"/>
        </w:rPr>
        <w:t>nella Vendita in commissione, l'applicazione di tale Modello di Vendita, le Commissioni e le Tariffe poste a suo carico, nonché il PMIV e il relativo meccanismo economico, secondo quanto previsto dal Tariffario Fleequid e dalle ulteriori condizioni applicabili alla specifica operazione, nonché la circostanza che l'operazione può essere eseguita mediante Rivendita ovvero quale Intermediario puro;</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sidRPr="00DD36A4">
        <w:rPr>
          <w:rFonts w:ascii="Verdana" w:hAnsi="Verdana"/>
          <w:sz w:val="20"/>
          <w:szCs w:val="20"/>
        </w:rPr>
        <w:t>nel Dealer Sales, l'applicazione di tale Modello di Vendita e la circostanza che Fleequid acquista il Veicolo in proprio dal Venditore, senza applicazione delle Commissioni previste per la Vendita in commissione, secondo il Prezzo di acquisto ovvero il criterio economico, già accettato dal Venditore, che ne consente la determinazione, e le ulteriori condizioni concordate con il Venditore.</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 conoscibilità degli elementi economici prevista dai precedenti commi attiene alla loro determinazione; i relativi presupposti di maturazione, esigibilità e pagamento, ove applicabili, restano disciplinati dalle ulteriori disposizioni delle presenti </w:t>
      </w:r>
      <w:r w:rsidR="00C236BA">
        <w:rPr>
          <w:rFonts w:ascii="Verdana" w:hAnsi="Verdana"/>
          <w:sz w:val="20"/>
          <w:szCs w:val="20"/>
        </w:rPr>
        <w:t>CG</w:t>
      </w:r>
      <w:r w:rsidRPr="00662DD7">
        <w:rPr>
          <w:rFonts w:ascii="Verdana" w:hAnsi="Verdana"/>
          <w:sz w:val="20"/>
          <w:szCs w:val="20"/>
        </w:rPr>
        <w:t xml:space="preserve"> e, in particolare, dall'art.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17" w:name="_Toc241518309"/>
      <w:r w:rsidRPr="007A1FD7">
        <w:rPr>
          <w:rFonts w:ascii="Verdana" w:hAnsi="Verdana"/>
          <w:b/>
          <w:bCs/>
          <w:smallCaps/>
          <w:sz w:val="20"/>
          <w:szCs w:val="20"/>
        </w:rPr>
        <w:t>Fonti contrattuali, Inserzione e condizioni applicabili alla specifica operazione</w:t>
      </w:r>
      <w:r w:rsidR="004D7A6C" w:rsidRPr="000532C5">
        <w:rPr>
          <w:rFonts w:ascii="Verdana" w:hAnsi="Verdana"/>
          <w:sz w:val="20"/>
          <w:szCs w:val="20"/>
        </w:rPr>
        <w:t>.</w:t>
      </w:r>
      <w:bookmarkEnd w:id="17"/>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registrazione o il semplice utilizzo del Marketplace, gli Utenti accettano esplicitamente le presenti Condizioni Generali </w:t>
      </w:r>
      <w:r w:rsidR="003C4457" w:rsidRPr="000A6706">
        <w:rPr>
          <w:rFonts w:ascii="Verdana" w:hAnsi="Verdana"/>
          <w:sz w:val="20"/>
          <w:szCs w:val="20"/>
        </w:rPr>
        <w:t xml:space="preserve">nonché le eventuali Condizioni </w:t>
      </w:r>
      <w:r w:rsidR="00FB4408">
        <w:rPr>
          <w:rFonts w:ascii="Verdana" w:hAnsi="Verdana"/>
          <w:sz w:val="20"/>
          <w:szCs w:val="20"/>
        </w:rPr>
        <w:t>S</w:t>
      </w:r>
      <w:r w:rsidR="00FB4408" w:rsidRPr="000A6706">
        <w:rPr>
          <w:rFonts w:ascii="Verdana" w:hAnsi="Verdana"/>
          <w:sz w:val="20"/>
          <w:szCs w:val="20"/>
        </w:rPr>
        <w:t xml:space="preserve">pecifiche </w:t>
      </w:r>
      <w:r w:rsidR="003C4457" w:rsidRPr="000A6706">
        <w:rPr>
          <w:rFonts w:ascii="Verdana" w:hAnsi="Verdana"/>
          <w:sz w:val="20"/>
          <w:szCs w:val="20"/>
        </w:rPr>
        <w:t xml:space="preserve">e Condizioni particolari </w:t>
      </w:r>
      <w:r w:rsidR="000B6D32">
        <w:rPr>
          <w:rFonts w:ascii="Verdana" w:hAnsi="Verdana"/>
          <w:sz w:val="20"/>
          <w:szCs w:val="20"/>
        </w:rPr>
        <w:t>di vendita</w:t>
      </w:r>
      <w:r w:rsidR="000B6D32" w:rsidRPr="000A6706">
        <w:rPr>
          <w:rFonts w:ascii="Verdana" w:hAnsi="Verdana"/>
          <w:sz w:val="20"/>
          <w:szCs w:val="20"/>
        </w:rPr>
        <w:t xml:space="preserve"> </w:t>
      </w:r>
      <w:r w:rsidR="003C4457" w:rsidRPr="000A6706">
        <w:rPr>
          <w:rFonts w:ascii="Verdana" w:hAnsi="Verdana"/>
          <w:sz w:val="20"/>
          <w:szCs w:val="20"/>
        </w:rPr>
        <w:t>applicabili</w:t>
      </w:r>
      <w:r w:rsidRPr="000532C5">
        <w:rPr>
          <w:rFonts w:ascii="Verdana" w:hAnsi="Verdana"/>
          <w:sz w:val="20"/>
          <w:szCs w:val="20"/>
        </w:rPr>
        <w:t xml:space="preserve"> e si impegnano a sottostare ad esse. </w:t>
      </w:r>
      <w:r w:rsidR="00BE3AD4" w:rsidRPr="00BE3AD4">
        <w:rPr>
          <w:rFonts w:ascii="Verdana" w:hAnsi="Verdana"/>
          <w:sz w:val="20"/>
          <w:szCs w:val="20"/>
        </w:rPr>
        <w:t>Tali condizioni trovano applicazione anche quando non siano integralmente riportate nelle singole Inserzioni, purché rese applicabili e conoscibili secondo quanto previsto dalle presenti Condizioni Generali</w:t>
      </w:r>
      <w:r w:rsidR="0053166E" w:rsidRPr="0053166E">
        <w:rPr>
          <w:rFonts w:ascii="Verdana" w:hAnsi="Verdana"/>
          <w:sz w:val="20"/>
          <w:szCs w:val="20"/>
        </w:rPr>
        <w:t>.</w:t>
      </w:r>
      <w:r w:rsidR="00841CF2" w:rsidRPr="00841CF2">
        <w:t xml:space="preserve"> </w:t>
      </w:r>
      <w:r w:rsidR="00841CF2" w:rsidRPr="00841CF2">
        <w:rPr>
          <w:rFonts w:ascii="Verdana" w:hAnsi="Verdana"/>
          <w:sz w:val="20"/>
          <w:szCs w:val="20"/>
        </w:rPr>
        <w:t>Salvo diverso accordo scritto espresso di Fleequid, i rapporti disciplinati dalle presenti Condizioni Generali sono regolati esclusivamente dalle fonti contrattuali predisposte da Fleequid secondo la gerarchia di cui all'art. 4.3.</w:t>
      </w:r>
      <w:r w:rsidR="00865C92">
        <w:rPr>
          <w:rFonts w:ascii="Verdana" w:hAnsi="Verdana"/>
          <w:sz w:val="20"/>
          <w:szCs w:val="20"/>
        </w:rPr>
        <w:t xml:space="preserve"> </w:t>
      </w:r>
      <w:r w:rsidR="00D1424D" w:rsidRPr="00D1424D">
        <w:rPr>
          <w:rFonts w:ascii="Verdana" w:hAnsi="Verdana"/>
          <w:sz w:val="20"/>
          <w:szCs w:val="20"/>
        </w:rPr>
        <w:t xml:space="preserve">Le condizioni generali o particolari di contratto, di fornitura, di acquisto o di altra natura </w:t>
      </w:r>
      <w:r w:rsidRPr="000532C5">
        <w:rPr>
          <w:rFonts w:ascii="Verdana" w:hAnsi="Verdana"/>
          <w:sz w:val="20"/>
          <w:szCs w:val="20"/>
        </w:rPr>
        <w:t xml:space="preserve">eventualmente </w:t>
      </w:r>
      <w:r w:rsidR="00865C92" w:rsidRPr="00865C92">
        <w:rPr>
          <w:rFonts w:ascii="Verdana" w:hAnsi="Verdana"/>
          <w:sz w:val="20"/>
          <w:szCs w:val="20"/>
        </w:rPr>
        <w:t xml:space="preserve">predisposte o </w:t>
      </w:r>
      <w:r w:rsidRPr="000532C5">
        <w:rPr>
          <w:rFonts w:ascii="Verdana" w:hAnsi="Verdana"/>
          <w:sz w:val="20"/>
          <w:szCs w:val="20"/>
        </w:rPr>
        <w:t>proposte dagli Utenti, non sono considerate accettate da Fleequid</w:t>
      </w:r>
      <w:r w:rsidR="005314C3" w:rsidRPr="005314C3">
        <w:rPr>
          <w:rFonts w:ascii="Verdana" w:hAnsi="Verdana"/>
          <w:sz w:val="20"/>
          <w:szCs w:val="20"/>
        </w:rPr>
        <w:t>, anche quando richiamate in ordini, conferme, corrispondenza o altri documenti dell'Utente. Esse sono valide e vincolanti nei confronti di Fleequid esclusivamente ove espressamente approvate per iscritto da Fleequid in epoca successiva all'accettazione delle presenti Condizioni Generali, con chiara e specifica indicazione della volontà di derogare, in tutto o in parte, alle stesse</w:t>
      </w:r>
      <w:r w:rsidRPr="000532C5">
        <w:rPr>
          <w:rFonts w:ascii="Verdana" w:hAnsi="Verdana"/>
          <w:sz w:val="20"/>
          <w:szCs w:val="20"/>
        </w:rPr>
        <w:t>.</w:t>
      </w:r>
    </w:p>
    <w:p w14:paraId="146FA1C6" w14:textId="2F44F208"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sidRPr="00E92492">
        <w:rPr>
          <w:rFonts w:ascii="Verdana" w:hAnsi="Verdana"/>
          <w:sz w:val="20"/>
          <w:szCs w:val="20"/>
        </w:rPr>
        <w:t xml:space="preserve">Fleequid si riserva il diritto di modificare unilateralmente, a </w:t>
      </w:r>
      <w:r w:rsidR="005C337E" w:rsidRPr="00E92492">
        <w:rPr>
          <w:rFonts w:ascii="Verdana" w:hAnsi="Verdana"/>
          <w:sz w:val="20"/>
          <w:szCs w:val="20"/>
        </w:rPr>
        <w:t xml:space="preserve">propria </w:t>
      </w:r>
      <w:r w:rsidRPr="00E92492">
        <w:rPr>
          <w:rFonts w:ascii="Verdana" w:hAnsi="Verdana"/>
          <w:sz w:val="20"/>
          <w:szCs w:val="20"/>
        </w:rPr>
        <w:t xml:space="preserve">discrezione, le Condizioni Generali </w:t>
      </w:r>
      <w:r w:rsidR="004B5AA2" w:rsidRPr="00E92492">
        <w:rPr>
          <w:rFonts w:ascii="Verdana" w:hAnsi="Verdana"/>
          <w:sz w:val="20"/>
          <w:szCs w:val="20"/>
        </w:rPr>
        <w:t xml:space="preserve">e il Tariffario Fleequid </w:t>
      </w:r>
      <w:r w:rsidRPr="00E92492">
        <w:rPr>
          <w:rFonts w:ascii="Verdana" w:hAnsi="Verdana"/>
          <w:sz w:val="20"/>
          <w:szCs w:val="20"/>
        </w:rPr>
        <w:t xml:space="preserve">in qualsiasi momento, </w:t>
      </w:r>
      <w:r w:rsidR="005A75F1" w:rsidRPr="00E92492">
        <w:rPr>
          <w:rFonts w:ascii="Verdana" w:hAnsi="Verdana"/>
          <w:sz w:val="20"/>
          <w:szCs w:val="20"/>
        </w:rPr>
        <w:t>anche al fine di</w:t>
      </w:r>
      <w:r w:rsidRPr="00E92492">
        <w:rPr>
          <w:rFonts w:ascii="Verdana" w:hAnsi="Verdana"/>
          <w:sz w:val="20"/>
          <w:szCs w:val="20"/>
        </w:rPr>
        <w:t xml:space="preserve"> introdurre nuovi prodotti o </w:t>
      </w:r>
      <w:r w:rsidR="00D17F6F" w:rsidRPr="00E92492">
        <w:rPr>
          <w:rFonts w:ascii="Verdana" w:hAnsi="Verdana"/>
          <w:sz w:val="20"/>
          <w:szCs w:val="20"/>
        </w:rPr>
        <w:t>Servizi</w:t>
      </w:r>
      <w:r w:rsidR="005A75F1" w:rsidRPr="00E92492">
        <w:rPr>
          <w:rFonts w:ascii="Verdana" w:hAnsi="Verdana"/>
          <w:sz w:val="20"/>
          <w:szCs w:val="20"/>
        </w:rPr>
        <w:t xml:space="preserve">, </w:t>
      </w:r>
      <w:r w:rsidR="00E92492" w:rsidRPr="00E92492">
        <w:rPr>
          <w:rFonts w:ascii="Verdana" w:hAnsi="Verdana"/>
          <w:sz w:val="20"/>
          <w:szCs w:val="20"/>
        </w:rPr>
        <w:t xml:space="preserve">adeguare le modalità operative del Marketplace ovvero per conformarsi a disposizioni di legge, regolamentari o a provvedimenti delle autorità competenti. Le modifiche sono comunicate agli Utenti in modo chiaro e comprensibile con un preavviso di almeno 30 (trenta) giorni </w:t>
      </w:r>
      <w:ins w:id="18" w:author="Avv. Rosario Panzariello" w:date="2026-10-09T12:32:00Z">
        <w:r w:rsidR="00842058">
          <w:rPr>
            <w:rFonts w:ascii="Verdana" w:hAnsi="Verdana"/>
            <w:sz w:val="20"/>
            <w:szCs w:val="20"/>
          </w:rPr>
          <w:t xml:space="preserve">di calendario </w:t>
        </w:r>
      </w:ins>
      <w:r w:rsidR="00E92492" w:rsidRPr="00E92492">
        <w:rPr>
          <w:rFonts w:ascii="Verdana" w:hAnsi="Verdana"/>
          <w:sz w:val="20"/>
          <w:szCs w:val="20"/>
        </w:rPr>
        <w:t xml:space="preserve">rispetto alla loro entrata in vigore, salvo che l'Utente le abbia espressamente accettate prima della scadenza di tale termine. Fleequid conserva un archivio delle versioni precedenti delle Condizioni Generali e del Tariffario Fleequid, accessibile </w:t>
      </w:r>
      <w:r w:rsidR="00E92492" w:rsidRPr="00E92492">
        <w:rPr>
          <w:rFonts w:ascii="Verdana" w:hAnsi="Verdana"/>
          <w:sz w:val="20"/>
          <w:szCs w:val="20"/>
        </w:rPr>
        <w:lastRenderedPageBreak/>
        <w:t xml:space="preserve">contattando il supporto clienti. Le modifiche possono essere comunicate con uno o più dei seguenti strumenti: a) e-mail all'indirizzo di posta elettronica associato al profilo dell'Utente, contenente un riassunto delle modifiche e un link ai testi aggiornati; b) notifica visualizzata alla successiva autenticazione dell'Utente sul Marketplace; c) pubblicazione di un annuncio sulla homepage del sito web di Fleequid, con link ai testi aggiornati. L'Utente che non intenda accettare le modifiche può recedere senza incorrere in penalità entro 30 (trenta) giorni </w:t>
      </w:r>
      <w:ins w:id="19" w:author="Avv. Rosario Panzariello" w:date="2026-10-09T14:30:00Z">
        <w:r w:rsidR="00E80B6B">
          <w:rPr>
            <w:rFonts w:ascii="Verdana" w:hAnsi="Verdana"/>
            <w:sz w:val="20"/>
            <w:szCs w:val="20"/>
          </w:rPr>
          <w:t xml:space="preserve">di calendario </w:t>
        </w:r>
      </w:ins>
      <w:r w:rsidR="00E92492" w:rsidRPr="00E92492">
        <w:rPr>
          <w:rFonts w:ascii="Verdana" w:hAnsi="Verdana"/>
          <w:sz w:val="20"/>
          <w:szCs w:val="20"/>
        </w:rPr>
        <w:t xml:space="preserve">dalla comunicazione e comunque dalla pubblicazione delle Condizioni Generali aggiornate sul Marketplace, mediante comunicazione scritta all'indirizzo e-mail </w:t>
      </w:r>
      <w:r w:rsidR="00011633" w:rsidRPr="00662DD7">
        <w:t>withdrawal@fleequid.co</w:t>
      </w:r>
      <w:r w:rsidR="00011633">
        <w:rPr>
          <w:rFonts w:ascii="Verdana" w:hAnsi="Verdana"/>
          <w:sz w:val="20"/>
          <w:szCs w:val="20"/>
        </w:rPr>
        <w:t>m.</w:t>
      </w:r>
      <w:r w:rsidR="00E92492" w:rsidRPr="00E92492">
        <w:rPr>
          <w:rFonts w:ascii="Verdana" w:hAnsi="Verdana"/>
          <w:sz w:val="20"/>
          <w:szCs w:val="20"/>
        </w:rPr>
        <w:t xml:space="preserve"> Le modifiche trovano applicazione agli Eventi di vendita e alle operazioni avviati successivamente alla loro entrata in vigore; agli Eventi di vendita e alle operazioni già in corso, nonché a quelli per i quali si sia già perfezionato l'Accordo vincolante, continuano ad applicarsi sino alla loro conclusione le Condizioni Generali e il Tariffario Fleequid vigenti al momento dell'avvio del relativo Evento o della relativa operazione, salvo quanto previsto dall'art. 4.9. Ricevuta la comunicazione di recesso, Fleequid provvede alla cancellazione del profilo dell'Utente secondo quanto previsto dall'art. 5.11. Gli Utenti sono tenuti a verificare la versione delle Condizioni Generali e del Tariffario Fleequid in vigore prima della formulazione di un'Offerta, consultando l'apposita sezione del Marketplace. Decorso il termine di preavviso, la prosecuzione dell'utilizzo del Marketplace o dei Servizi di Fleequid comporta l'accettazione delle modifiche entrate in vigore.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sidRPr="00E92492">
        <w:rPr>
          <w:rFonts w:ascii="Verdana" w:hAnsi="Verdana"/>
          <w:sz w:val="20"/>
          <w:szCs w:val="20"/>
        </w:rPr>
        <w:t xml:space="preserve">Le </w:t>
      </w:r>
      <w:r w:rsidR="00497C0E" w:rsidRPr="00E92492">
        <w:rPr>
          <w:rFonts w:ascii="Verdana" w:hAnsi="Verdana"/>
          <w:sz w:val="20"/>
          <w:szCs w:val="20"/>
        </w:rPr>
        <w:t xml:space="preserve">Condizioni </w:t>
      </w:r>
      <w:r w:rsidR="00001740" w:rsidRPr="00E92492">
        <w:rPr>
          <w:rFonts w:ascii="Verdana" w:hAnsi="Verdana"/>
          <w:sz w:val="20"/>
          <w:szCs w:val="20"/>
        </w:rPr>
        <w:t>S</w:t>
      </w:r>
      <w:r w:rsidR="00497C0E" w:rsidRPr="00E92492">
        <w:rPr>
          <w:rFonts w:ascii="Verdana" w:hAnsi="Verdana"/>
          <w:sz w:val="20"/>
          <w:szCs w:val="20"/>
        </w:rPr>
        <w:t>pecifiche</w:t>
      </w:r>
      <w:r w:rsidRPr="00E92492">
        <w:rPr>
          <w:rFonts w:ascii="Verdana" w:hAnsi="Verdana"/>
          <w:sz w:val="20"/>
          <w:szCs w:val="20"/>
        </w:rPr>
        <w:t xml:space="preserve">, le </w:t>
      </w:r>
      <w:r w:rsidR="00497C0E" w:rsidRPr="00E92492">
        <w:rPr>
          <w:rFonts w:ascii="Verdana" w:hAnsi="Verdana"/>
          <w:sz w:val="20"/>
          <w:szCs w:val="20"/>
        </w:rPr>
        <w:t xml:space="preserve">Condizioni particolari </w:t>
      </w:r>
      <w:r w:rsidR="009D40A7" w:rsidRPr="00E92492">
        <w:rPr>
          <w:rFonts w:ascii="Verdana" w:hAnsi="Verdana"/>
          <w:sz w:val="20"/>
          <w:szCs w:val="20"/>
        </w:rPr>
        <w:t xml:space="preserve">di vendita </w:t>
      </w:r>
      <w:r w:rsidR="00497C0E" w:rsidRPr="00E92492">
        <w:rPr>
          <w:rFonts w:ascii="Verdana" w:hAnsi="Verdana"/>
          <w:sz w:val="20"/>
          <w:szCs w:val="20"/>
        </w:rPr>
        <w:t>e</w:t>
      </w:r>
      <w:r w:rsidR="009D40A7" w:rsidRPr="00E92492">
        <w:rPr>
          <w:rFonts w:ascii="Verdana" w:hAnsi="Verdana"/>
          <w:sz w:val="20"/>
          <w:szCs w:val="20"/>
        </w:rPr>
        <w:t xml:space="preserve"> gli eventuali</w:t>
      </w:r>
      <w:r w:rsidR="00497C0E" w:rsidRPr="00E92492">
        <w:rPr>
          <w:rFonts w:ascii="Verdana" w:hAnsi="Verdana"/>
          <w:sz w:val="20"/>
          <w:szCs w:val="20"/>
        </w:rPr>
        <w:t xml:space="preserve"> </w:t>
      </w:r>
      <w:r w:rsidR="00C42D8C" w:rsidRPr="00E92492">
        <w:rPr>
          <w:rFonts w:ascii="Verdana" w:hAnsi="Verdana"/>
          <w:sz w:val="20"/>
          <w:szCs w:val="20"/>
        </w:rPr>
        <w:t>C</w:t>
      </w:r>
      <w:r w:rsidR="00497C0E" w:rsidRPr="00E92492">
        <w:rPr>
          <w:rFonts w:ascii="Verdana" w:hAnsi="Verdana"/>
          <w:sz w:val="20"/>
          <w:szCs w:val="20"/>
        </w:rPr>
        <w:t xml:space="preserve">ontratti individuali possono </w:t>
      </w:r>
      <w:r w:rsidR="009D40A7" w:rsidRPr="00E92492">
        <w:rPr>
          <w:rFonts w:ascii="Verdana" w:hAnsi="Verdana"/>
          <w:sz w:val="20"/>
          <w:szCs w:val="20"/>
        </w:rPr>
        <w:t xml:space="preserve">integrare o </w:t>
      </w:r>
      <w:r w:rsidR="00497C0E" w:rsidRPr="00E92492">
        <w:rPr>
          <w:rFonts w:ascii="Verdana" w:hAnsi="Verdana"/>
          <w:sz w:val="20"/>
          <w:szCs w:val="20"/>
        </w:rPr>
        <w:t>regolare</w:t>
      </w:r>
      <w:r w:rsidR="009D40A7" w:rsidRPr="00E92492">
        <w:rPr>
          <w:rFonts w:ascii="Verdana" w:hAnsi="Verdana"/>
          <w:sz w:val="20"/>
          <w:szCs w:val="20"/>
        </w:rPr>
        <w:t>, anche in deroga alle presenti Condizioni Generali,</w:t>
      </w:r>
      <w:r w:rsidR="00497C0E" w:rsidRPr="00E92492">
        <w:rPr>
          <w:rFonts w:ascii="Verdana" w:hAnsi="Verdana"/>
          <w:sz w:val="20"/>
          <w:szCs w:val="20"/>
        </w:rPr>
        <w:t xml:space="preserve"> il rapporto tra Fleequid e determinati Utenti, o tra </w:t>
      </w:r>
      <w:r w:rsidR="00E73F57" w:rsidRPr="00E92492">
        <w:rPr>
          <w:rFonts w:ascii="Verdana" w:hAnsi="Verdana"/>
          <w:sz w:val="20"/>
          <w:szCs w:val="20"/>
        </w:rPr>
        <w:t xml:space="preserve">gli </w:t>
      </w:r>
      <w:r w:rsidR="00497C0E" w:rsidRPr="00E92492">
        <w:rPr>
          <w:rFonts w:ascii="Verdana" w:hAnsi="Verdana"/>
          <w:sz w:val="20"/>
          <w:szCs w:val="20"/>
        </w:rPr>
        <w:t xml:space="preserve">Utenti stessi, con riguardo a </w:t>
      </w:r>
      <w:r w:rsidR="00436B29" w:rsidRPr="00E92492">
        <w:rPr>
          <w:rFonts w:ascii="Verdana" w:hAnsi="Verdana"/>
          <w:sz w:val="20"/>
          <w:szCs w:val="20"/>
        </w:rPr>
        <w:t>uno o più</w:t>
      </w:r>
      <w:r w:rsidR="00497C0E" w:rsidRPr="00E92492">
        <w:rPr>
          <w:rFonts w:ascii="Verdana" w:hAnsi="Verdana"/>
          <w:sz w:val="20"/>
          <w:szCs w:val="20"/>
        </w:rPr>
        <w:t xml:space="preserve"> Veicoli, </w:t>
      </w:r>
      <w:r w:rsidR="009D555C" w:rsidRPr="009D555C">
        <w:rPr>
          <w:rFonts w:ascii="Verdana" w:hAnsi="Verdana"/>
          <w:sz w:val="20"/>
          <w:szCs w:val="20"/>
        </w:rPr>
        <w:t>Eventi di vendita o Servizi. Qualora alla medesima operazione o al medesimo rapporto risultino applicabili più fonti contrattuali, gli Utenti riconoscono, in caso di contrasto, il seguente ordine di priorità</w:t>
      </w:r>
      <w:r w:rsidR="004A6CDB" w:rsidRPr="00E92492">
        <w:rPr>
          <w:rFonts w:ascii="Verdana" w:hAnsi="Verdana"/>
          <w:sz w:val="20"/>
          <w:szCs w:val="20"/>
        </w:rPr>
        <w:t xml:space="preserve">: 1) </w:t>
      </w:r>
      <w:r w:rsidR="00DE564E" w:rsidRPr="00DE564E">
        <w:rPr>
          <w:rFonts w:ascii="Verdana" w:hAnsi="Verdana"/>
          <w:sz w:val="20"/>
          <w:szCs w:val="20"/>
        </w:rPr>
        <w:t>Contratto individuale, purché formalizzato per iscritto e approvato da Fleequid, per quanto espressamente disciplina o deroga e limitatamente ai rapporti con gli Utenti che ne sono parti;</w:t>
      </w:r>
      <w:r w:rsidR="00DE564E">
        <w:rPr>
          <w:rFonts w:ascii="Verdana" w:hAnsi="Verdana"/>
          <w:sz w:val="20"/>
          <w:szCs w:val="20"/>
        </w:rPr>
        <w:t xml:space="preserve"> </w:t>
      </w:r>
      <w:r w:rsidR="004A6CDB" w:rsidRPr="00E92492">
        <w:rPr>
          <w:rFonts w:ascii="Verdana" w:hAnsi="Verdana"/>
          <w:sz w:val="20"/>
          <w:szCs w:val="20"/>
        </w:rPr>
        <w:t xml:space="preserve">2) </w:t>
      </w:r>
      <w:r w:rsidR="00B904FE" w:rsidRPr="00B904FE">
        <w:rPr>
          <w:rFonts w:ascii="Verdana" w:hAnsi="Verdana"/>
          <w:sz w:val="20"/>
          <w:szCs w:val="20"/>
        </w:rPr>
        <w:t>Condizioni Specifiche, per la disciplina speciale, standardizzata e ricorrente di particolari Servizi, prodotti, categorie di Veicoli o materie, quali, a titolo esemplificativo e non esaustivo, Fleequid Care, le Soluzioni di finanziamento e gli ulteriori Servizi o programmi commerciali per i quali Fleequid preveda una disciplina contrattuale dedicata;</w:t>
      </w:r>
      <w:r w:rsidR="004A6CDB" w:rsidRPr="00E92492">
        <w:rPr>
          <w:rFonts w:ascii="Verdana" w:hAnsi="Verdana"/>
          <w:sz w:val="20"/>
          <w:szCs w:val="20"/>
        </w:rPr>
        <w:t xml:space="preserve"> 3</w:t>
      </w:r>
      <w:r w:rsidR="00FA0187" w:rsidRPr="00E92492">
        <w:rPr>
          <w:rFonts w:ascii="Verdana" w:hAnsi="Verdana"/>
          <w:sz w:val="20"/>
          <w:szCs w:val="20"/>
        </w:rPr>
        <w:t>)</w:t>
      </w:r>
      <w:r w:rsidR="004A6CDB" w:rsidRPr="00E92492">
        <w:rPr>
          <w:rFonts w:ascii="Verdana" w:hAnsi="Verdana"/>
          <w:sz w:val="20"/>
          <w:szCs w:val="20"/>
        </w:rPr>
        <w:t xml:space="preserve"> </w:t>
      </w:r>
      <w:r w:rsidR="007265D8" w:rsidRPr="007265D8">
        <w:rPr>
          <w:rFonts w:ascii="Verdana" w:hAnsi="Verdana"/>
          <w:sz w:val="20"/>
          <w:szCs w:val="20"/>
        </w:rPr>
        <w:t xml:space="preserve">Condizioni particolari di vendita, per i parametri, le condizioni e le deroghe espresse della singola operazione o del singolo Evento di vendita, quali, a titolo esemplificativo e non esaustivo, le condizioni applicabili alle 1 Euro Auctions, le condizioni particolari relative alle operazioni di cui all'art. 13, nonché eventuali particolari condizioni relative alle modalità di vendita, ai requisiti di partecipazione, alla </w:t>
      </w:r>
      <w:r w:rsidR="007265D8" w:rsidRPr="007265D8">
        <w:rPr>
          <w:rFonts w:ascii="Verdana" w:hAnsi="Verdana"/>
          <w:sz w:val="20"/>
          <w:szCs w:val="20"/>
        </w:rPr>
        <w:lastRenderedPageBreak/>
        <w:t>determinazione del prezzo, alle Commissioni, alle Tariffe, alle garanzie specificamente previste per l'operazione o alla consegna;</w:t>
      </w:r>
      <w:r w:rsidR="007265D8">
        <w:rPr>
          <w:rFonts w:ascii="Verdana" w:hAnsi="Verdana"/>
          <w:sz w:val="20"/>
          <w:szCs w:val="20"/>
        </w:rPr>
        <w:t xml:space="preserve"> </w:t>
      </w:r>
      <w:r w:rsidR="00FA0187" w:rsidRPr="00E92492">
        <w:rPr>
          <w:rFonts w:ascii="Verdana" w:hAnsi="Verdana"/>
          <w:sz w:val="20"/>
          <w:szCs w:val="20"/>
        </w:rPr>
        <w:t xml:space="preserve">4) </w:t>
      </w:r>
      <w:r w:rsidR="005B505E" w:rsidRPr="005B505E">
        <w:rPr>
          <w:rFonts w:ascii="Verdana" w:hAnsi="Verdana"/>
          <w:sz w:val="20"/>
          <w:szCs w:val="20"/>
        </w:rPr>
        <w:t>Condizioni Generali, in via generale e residuale</w:t>
      </w:r>
      <w:r w:rsidR="00FA0187" w:rsidRPr="00E92492">
        <w:rPr>
          <w:rFonts w:ascii="Verdana" w:hAnsi="Verdana"/>
          <w:sz w:val="20"/>
          <w:szCs w:val="20"/>
        </w:rPr>
        <w:t>.</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sidRPr="00B718E5">
        <w:rPr>
          <w:rFonts w:ascii="Verdana" w:hAnsi="Verdana"/>
          <w:sz w:val="20"/>
          <w:szCs w:val="20"/>
        </w:rPr>
        <w:t>L'ordine di priorità previsto dall'art. 4.3 opera esclusivamente in caso di contrasto tra fonti contrattuali che disciplinano la medesima materia. Ciascuna fonte prevale soltanto per le materie che disciplina; in assenza di incompatibilità le fonti si integrano reciprocamente. Le Condizioni particolari di vendita possono derogare alle Condizioni Specifiche soltanto in modo espresso, chiaro e riferito alla specifica materia o disposizione derogata; in difetto di tale deroga espressa prevalgono le Condizioni Specifiche per le materie da esse disciplinate. In particolare, le Condizioni Specifiche relative alle Soluzioni di finanziamento possono prevedere regole particolari in materia di pagamento, fatturazione, intestazione, trasferimento della proprietà, disponibilità e consegna del Veicolo, secondo quanto previsto dall'art. 22</w:t>
      </w:r>
      <w:r w:rsidR="004D60B1" w:rsidRPr="004D60B1">
        <w:rPr>
          <w:rFonts w:ascii="Verdana" w:hAnsi="Verdana"/>
          <w:sz w:val="20"/>
          <w:szCs w:val="20"/>
        </w:rPr>
        <w:t>.</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sidRPr="00C93765">
        <w:rPr>
          <w:rFonts w:ascii="Verdana" w:hAnsi="Verdana"/>
          <w:sz w:val="20"/>
          <w:szCs w:val="20"/>
        </w:rPr>
        <w:t>Le Condizioni particolari di vendita applicabili alla specifica operazione o al singolo Evento di vendita possono essere riportate direttamente nell'Inserzione, richiamate mediante link o rinvio a un documento o a un'apposita sezione del Marketplace, ovvero individuate mediante badge, etichette, diciture o altri elementi grafici o testuali idonei a renderne chiaramente riconoscibile l'applicazione. Quando il relativo testo sia reso accessibile e consultabile prima della formulazione dell'Offerta, tali Condizioni particolari di vendita si applicano all'operazione e vincolano gli Utenti senza necessità di una separata accettazione</w:t>
      </w:r>
      <w:r w:rsidR="00D71963" w:rsidRPr="00D71963">
        <w:rPr>
          <w:rFonts w:ascii="Verdana" w:hAnsi="Verdana"/>
          <w:sz w:val="20"/>
          <w:szCs w:val="20"/>
        </w:rPr>
        <w:t>.</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sidRPr="004E583B">
        <w:rPr>
          <w:rFonts w:ascii="Verdana" w:hAnsi="Verdana"/>
          <w:sz w:val="20"/>
          <w:szCs w:val="20"/>
        </w:rPr>
        <w:t>L'Inserzione assolve alla duplice funzione di descrivere il Veicolo e le caratteristiche della specifica operazione e di contenere, individuare o richiamare le Condizioni particolari di vendita eventualmente applicabili. Non tutte le informazioni contenute o richiamate nell'Inserzione costituiscono, pertanto, Condizioni particolari di vendita: i dati descrittivi del Veicolo, le immagini, il chilometraggio, il TrustReport, le Specifiche tecniche e le ulteriori informazioni relative al Veicolo conservano la funzione loro propria. Costituiscono Condizioni particolari di vendita le disposizioni destinate a regolare la specifica operazione o il relativo Evento di vendita e rese riconoscibili come tali secondo le modalità previste dall'art. 4.5</w:t>
      </w:r>
      <w:r w:rsidR="00372625" w:rsidRPr="00372625">
        <w:rPr>
          <w:rFonts w:ascii="Verdana" w:hAnsi="Verdana"/>
          <w:sz w:val="20"/>
          <w:szCs w:val="20"/>
        </w:rPr>
        <w:t>.</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sidRPr="0098672C">
        <w:rPr>
          <w:rFonts w:ascii="Verdana" w:hAnsi="Verdana"/>
          <w:sz w:val="20"/>
          <w:szCs w:val="20"/>
        </w:rPr>
        <w:t>La Proforma, le fatture e le comunicazioni relative alla fase esecutiva dell'operazione non costituiscono autonome fonti negoziali e non possono modificare unilateralmente le condizioni contrattuali applicabili alla specifica operazione né introdurre nuovi obblighi. L'importo indicato nella Proforma costituisce l'Importo Totale Dovuto dall'Acquirente, salvo errore materiale manifesto. Le fatture emesse in relazione all'operazione documentano, secondo il Modello di Vendita applicabile e le modalità con cui la compravendita viene eseguita, i rispettivi rapporti economici e fiscali, senza modificare, di per sé, l'ammontare complessivamente dovuto dall'Acquirente. La messa a disposizione della Proforma determina la decorrenza del Termine di pagamento secondo quanto previsto dall'art. 11, senza che per tale ragione essa assuma natura di fonte negoziale</w:t>
      </w:r>
      <w:r w:rsidR="00AA4294" w:rsidRPr="007C1A68">
        <w:rPr>
          <w:rFonts w:ascii="Verdana" w:hAnsi="Verdana"/>
          <w:sz w:val="20"/>
          <w:szCs w:val="20"/>
        </w:rPr>
        <w:t>.</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sidRPr="005E7F07">
        <w:rPr>
          <w:rFonts w:ascii="Verdana" w:hAnsi="Verdana"/>
          <w:sz w:val="20"/>
          <w:szCs w:val="20"/>
        </w:rPr>
        <w:t xml:space="preserve">Fino a quando non siano state formulate Offerte, Fleequid può modificare le condizioni applicabili alla specifica operazione o al singolo Evento di vendita, rendendo conoscibile la versione applicabile secondo quanto previsto dagli artt. 3.2, 3.7, 4.5 e 9.2. Qualora siano già </w:t>
      </w:r>
      <w:r w:rsidRPr="005E7F07">
        <w:rPr>
          <w:rFonts w:ascii="Verdana" w:hAnsi="Verdana"/>
          <w:sz w:val="20"/>
          <w:szCs w:val="20"/>
        </w:rPr>
        <w:lastRenderedPageBreak/>
        <w:t xml:space="preserve">state formulate Offerte, una modifica sostanziale delle condizioni applicabili non si applica alle Offerte già formulate: Fleequid, ove intenda applicare la modifica, neutralizza le Offerte interessate, rende conoscibile la nuova versione delle condizioni e consente agli Utenti una nuova manifestazione di volontà. Le correzioni puramente materiali o formali, prive di incidenza economica o giuridica, possono essere effettuate senza necessità di neutralizzare le Offerte già formulate. Perfezionatosi l'Accordo vincolante, nessuna modifica unilaterale delle condizioni applicabili è ammessa, salvo accordo espresso delle Parti interessate, meccanismi già preventivamente pattuiti e resi conoscibili ovvero adeguamenti obbligatori ai sensi dell'art. 4.9. Resta fermo quanto previsto dall'art. </w:t>
      </w:r>
      <w:r w:rsidR="005C33C7">
        <w:rPr>
          <w:rFonts w:ascii="Verdana" w:hAnsi="Verdana"/>
          <w:sz w:val="20"/>
          <w:szCs w:val="20"/>
        </w:rPr>
        <w:t>9.7</w:t>
      </w:r>
      <w:r w:rsidRPr="005E7F07">
        <w:rPr>
          <w:rFonts w:ascii="Verdana" w:hAnsi="Verdana"/>
          <w:sz w:val="20"/>
          <w:szCs w:val="20"/>
        </w:rPr>
        <w:t>, in materia di errore materiale manifesto.</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sidRPr="007C1A68">
        <w:rPr>
          <w:rFonts w:ascii="Verdana" w:hAnsi="Verdana"/>
          <w:sz w:val="20"/>
          <w:szCs w:val="20"/>
        </w:rPr>
        <w:t>Le modifiche delle presenti Condizioni Generali, del Tariffario Fleequid o delle ulteriori condizioni applicabili richieste da una legge, da un regolamento o da un provvedimento vincolante dell'autorità competente si applicano dalla data e con l'estensione richieste dalla fonte sovraordinata, anche ai rapporti in corso ove ciò sia necessario, senza che ne derivi alcuna retroattività contrattuale generalizzata. Restano salvi gli effetti già definitivamente maturati, salvo diversa disposizione inderogabile. Nei medesimi casi Fleequid può adeguare le modalità operative del Marketplace e delle operazioni, richiedere agli Utenti documenti e adempimenti ulteriori, sospendere l'esecuzione, impedire le attività non più consentite e procedere all'Annullamento della vendita ai sensi dell'art. 14 quando la prosecuzione dell'operazione risulti illecita o incompatibile con la normativa sopravvenuta.</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20" w:name="_Toc241518310"/>
      <w:r w:rsidRPr="000532C5">
        <w:rPr>
          <w:rFonts w:ascii="Verdana" w:hAnsi="Verdana"/>
          <w:b/>
          <w:bCs/>
          <w:smallCaps/>
          <w:sz w:val="20"/>
          <w:szCs w:val="20"/>
        </w:rPr>
        <w:t>Registrazione e uso consentito del Marketplace.</w:t>
      </w:r>
      <w:bookmarkEnd w:id="20"/>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w:t>
      </w:r>
      <w:r w:rsidR="00A21142">
        <w:rPr>
          <w:rFonts w:ascii="Verdana" w:hAnsi="Verdana"/>
          <w:sz w:val="20"/>
          <w:szCs w:val="20"/>
        </w:rPr>
        <w:t xml:space="preserve"> al Marketplace</w:t>
      </w:r>
      <w:r w:rsidRPr="000532C5">
        <w:rPr>
          <w:rFonts w:ascii="Verdana" w:hAnsi="Verdana"/>
          <w:sz w:val="20"/>
          <w:szCs w:val="20"/>
        </w:rPr>
        <w:t xml:space="preserve">. La registrazione è gratuita e non comporta alcun impegno ad acquistare o vendere Veicoli. Con la registrazione al Marketplace l’Utente </w:t>
      </w:r>
      <w:r w:rsidR="001C1CAF">
        <w:rPr>
          <w:rFonts w:ascii="Verdana" w:hAnsi="Verdana"/>
          <w:sz w:val="20"/>
          <w:szCs w:val="20"/>
        </w:rPr>
        <w:t xml:space="preserve">dichiara e </w:t>
      </w:r>
      <w:r w:rsidRPr="000532C5">
        <w:rPr>
          <w:rFonts w:ascii="Verdana" w:hAnsi="Verdana"/>
          <w:sz w:val="20"/>
          <w:szCs w:val="20"/>
        </w:rPr>
        <w:t xml:space="preserve">garantisce di rivestire la qualità di Professionista </w:t>
      </w:r>
      <w:r w:rsidR="001C1CAF">
        <w:rPr>
          <w:rFonts w:ascii="Verdana" w:hAnsi="Verdana"/>
          <w:sz w:val="20"/>
          <w:szCs w:val="20"/>
        </w:rPr>
        <w:t xml:space="preserve">e che la persona fisica che procede alla registrazione </w:t>
      </w:r>
      <w:r w:rsidR="00EE0632">
        <w:rPr>
          <w:rFonts w:ascii="Verdana" w:hAnsi="Verdana"/>
          <w:sz w:val="20"/>
          <w:szCs w:val="20"/>
        </w:rPr>
        <w:t>è</w:t>
      </w:r>
      <w:r w:rsidR="001C1CAF">
        <w:rPr>
          <w:rFonts w:ascii="Verdana" w:hAnsi="Verdana"/>
          <w:sz w:val="20"/>
          <w:szCs w:val="20"/>
        </w:rPr>
        <w:t xml:space="preserve"> maggiorenne e </w:t>
      </w:r>
      <w:r w:rsidR="0092015C">
        <w:rPr>
          <w:rFonts w:ascii="Verdana" w:hAnsi="Verdana"/>
          <w:sz w:val="20"/>
          <w:szCs w:val="20"/>
        </w:rPr>
        <w:t>dispone</w:t>
      </w:r>
      <w:r w:rsidR="001C1CAF">
        <w:rPr>
          <w:rFonts w:ascii="Verdana" w:hAnsi="Verdana"/>
          <w:sz w:val="20"/>
          <w:szCs w:val="20"/>
        </w:rPr>
        <w:t xml:space="preserve"> dei poteri necessari per </w:t>
      </w:r>
      <w:r w:rsidR="000D27FD">
        <w:rPr>
          <w:rFonts w:ascii="Verdana" w:hAnsi="Verdana"/>
          <w:sz w:val="20"/>
          <w:szCs w:val="20"/>
        </w:rPr>
        <w:t xml:space="preserve">accettare </w:t>
      </w:r>
      <w:r w:rsidRPr="000532C5">
        <w:rPr>
          <w:rFonts w:ascii="Verdana" w:hAnsi="Verdana"/>
          <w:sz w:val="20"/>
          <w:szCs w:val="20"/>
        </w:rPr>
        <w:t>le presenti Condizioni Generali</w:t>
      </w:r>
      <w:r w:rsidR="000D27FD">
        <w:rPr>
          <w:rFonts w:ascii="Verdana" w:hAnsi="Verdana"/>
          <w:sz w:val="20"/>
          <w:szCs w:val="20"/>
        </w:rPr>
        <w:t xml:space="preserve"> e vincolare l’Utente</w:t>
      </w:r>
      <w:r w:rsidRPr="000532C5">
        <w:rPr>
          <w:rFonts w:ascii="Verdana" w:hAnsi="Verdana"/>
          <w:sz w:val="20"/>
          <w:szCs w:val="20"/>
        </w:rPr>
        <w:t>.</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w:t>
      </w:r>
      <w:r w:rsidR="00424D66">
        <w:rPr>
          <w:rFonts w:ascii="Verdana" w:hAnsi="Verdana"/>
          <w:sz w:val="20"/>
          <w:szCs w:val="20"/>
        </w:rPr>
        <w:t>agli Eventi di vendita</w:t>
      </w:r>
      <w:r w:rsidRPr="000532C5">
        <w:rPr>
          <w:rFonts w:ascii="Verdana" w:hAnsi="Verdana"/>
          <w:sz w:val="20"/>
          <w:szCs w:val="20"/>
        </w:rPr>
        <w:t xml:space="preserve"> è riservata agli Utenti che abbiano completato la procedura di registrazione al Marketplace, abbiano indicato in modo completo e veritiero i dati richiesti e abbiano trasmesso </w:t>
      </w:r>
      <w:r w:rsidR="00CD6F5D">
        <w:rPr>
          <w:rFonts w:ascii="Verdana" w:hAnsi="Verdana"/>
          <w:sz w:val="20"/>
          <w:szCs w:val="20"/>
        </w:rPr>
        <w:t>la documentazione</w:t>
      </w:r>
      <w:r w:rsidR="00E2290B">
        <w:rPr>
          <w:rFonts w:ascii="Verdana" w:hAnsi="Verdana"/>
          <w:sz w:val="20"/>
          <w:szCs w:val="20"/>
        </w:rPr>
        <w:t xml:space="preserve"> eventualmente richiesta da Fleequid ai sensi </w:t>
      </w:r>
      <w:r w:rsidR="007D3138">
        <w:rPr>
          <w:rFonts w:ascii="Verdana" w:hAnsi="Verdana"/>
          <w:sz w:val="20"/>
          <w:szCs w:val="20"/>
        </w:rPr>
        <w:t>del presente comma. Fleequid può richiedere, anche successivamente alla registrazione e in qualsiasi momento in cui risulti necessario in relazione all’operatività dell’Utente o alla specifica operazione</w:t>
      </w:r>
      <w:r w:rsidRPr="000532C5">
        <w:rPr>
          <w:rFonts w:ascii="Verdana" w:hAnsi="Verdana"/>
          <w:sz w:val="20"/>
          <w:szCs w:val="20"/>
        </w:rPr>
        <w:t xml:space="preserve">: </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v</w:t>
      </w:r>
      <w:r w:rsidRPr="000532C5">
        <w:rPr>
          <w:rFonts w:ascii="Verdana" w:hAnsi="Verdana"/>
          <w:sz w:val="20"/>
          <w:szCs w:val="20"/>
        </w:rPr>
        <w:t xml:space="preserve">isura </w:t>
      </w:r>
      <w:r w:rsidR="0087394A" w:rsidRPr="000532C5">
        <w:rPr>
          <w:rFonts w:ascii="Verdana" w:hAnsi="Verdana"/>
          <w:sz w:val="20"/>
          <w:szCs w:val="20"/>
        </w:rPr>
        <w:t>camerale aggiornata</w:t>
      </w:r>
      <w:r w:rsidR="000D713E">
        <w:rPr>
          <w:rFonts w:ascii="Verdana" w:hAnsi="Verdana"/>
          <w:sz w:val="20"/>
          <w:szCs w:val="20"/>
        </w:rPr>
        <w:t xml:space="preserve"> </w:t>
      </w:r>
      <w:r w:rsidR="00200985">
        <w:rPr>
          <w:rFonts w:ascii="Verdana" w:hAnsi="Verdana"/>
          <w:sz w:val="20"/>
          <w:szCs w:val="20"/>
        </w:rPr>
        <w:t>o</w:t>
      </w:r>
      <w:r w:rsidR="001910F2">
        <w:rPr>
          <w:rFonts w:ascii="Verdana" w:hAnsi="Verdana"/>
          <w:sz w:val="20"/>
          <w:szCs w:val="20"/>
        </w:rPr>
        <w:t xml:space="preserve"> </w:t>
      </w:r>
      <w:r w:rsidR="00B67E7D" w:rsidRPr="000532C5">
        <w:rPr>
          <w:rFonts w:ascii="Verdana" w:hAnsi="Verdana"/>
          <w:sz w:val="20"/>
          <w:szCs w:val="20"/>
        </w:rPr>
        <w:t xml:space="preserve">certificazione equipollente, con specifica indicazione dei poteri del rappresentante legale; </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w:t>
      </w:r>
      <w:r w:rsidRPr="000532C5">
        <w:rPr>
          <w:rFonts w:ascii="Verdana" w:hAnsi="Verdana"/>
          <w:sz w:val="20"/>
          <w:szCs w:val="20"/>
        </w:rPr>
        <w:t xml:space="preserve">ocumento </w:t>
      </w:r>
      <w:r w:rsidR="00B67E7D" w:rsidRPr="000532C5">
        <w:rPr>
          <w:rFonts w:ascii="Verdana" w:hAnsi="Verdana"/>
          <w:sz w:val="20"/>
          <w:szCs w:val="20"/>
        </w:rPr>
        <w:t>d’identità dell’imprenditore individuale ovvero del legale rappresentante della società e relativo codice fiscale;</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w:t>
      </w:r>
      <w:r w:rsidRPr="000532C5">
        <w:rPr>
          <w:rFonts w:ascii="Verdana" w:hAnsi="Verdana"/>
          <w:sz w:val="20"/>
          <w:szCs w:val="20"/>
        </w:rPr>
        <w:t xml:space="preserve">ertificato </w:t>
      </w:r>
      <w:r w:rsidR="00B67E7D" w:rsidRPr="000532C5">
        <w:rPr>
          <w:rFonts w:ascii="Verdana" w:hAnsi="Verdana"/>
          <w:sz w:val="20"/>
          <w:szCs w:val="20"/>
        </w:rPr>
        <w:t xml:space="preserve">di </w:t>
      </w:r>
      <w:r>
        <w:rPr>
          <w:rFonts w:ascii="Verdana" w:hAnsi="Verdana"/>
          <w:sz w:val="20"/>
          <w:szCs w:val="20"/>
        </w:rPr>
        <w:t>attribuzione</w:t>
      </w:r>
      <w:r w:rsidRPr="000532C5">
        <w:rPr>
          <w:rFonts w:ascii="Verdana" w:hAnsi="Verdana"/>
          <w:sz w:val="20"/>
          <w:szCs w:val="20"/>
        </w:rPr>
        <w:t xml:space="preserve"> </w:t>
      </w:r>
      <w:r w:rsidR="00B67E7D" w:rsidRPr="000532C5">
        <w:rPr>
          <w:rFonts w:ascii="Verdana" w:hAnsi="Verdana"/>
          <w:sz w:val="20"/>
          <w:szCs w:val="20"/>
        </w:rPr>
        <w:t>della partita iva o altra documentazione nazionale equivalente;</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o</w:t>
      </w:r>
      <w:r w:rsidRPr="000532C5">
        <w:rPr>
          <w:rFonts w:ascii="Verdana" w:hAnsi="Verdana"/>
          <w:sz w:val="20"/>
          <w:szCs w:val="20"/>
        </w:rPr>
        <w:t xml:space="preserve">gni </w:t>
      </w:r>
      <w:r w:rsidR="00B67E7D" w:rsidRPr="000532C5">
        <w:rPr>
          <w:rFonts w:ascii="Verdana" w:hAnsi="Verdana"/>
          <w:sz w:val="20"/>
          <w:szCs w:val="20"/>
        </w:rPr>
        <w:t>altro documento ragionevolmente richiesto da Fleequid ai fini dell’identificazione dell’Utente</w:t>
      </w:r>
      <w:r w:rsidR="00C94D50">
        <w:rPr>
          <w:rFonts w:ascii="Verdana" w:hAnsi="Verdana"/>
          <w:sz w:val="20"/>
          <w:szCs w:val="20"/>
        </w:rPr>
        <w:t xml:space="preserve">, </w:t>
      </w:r>
      <w:r w:rsidR="00B67E7D" w:rsidRPr="000532C5">
        <w:rPr>
          <w:rFonts w:ascii="Verdana" w:hAnsi="Verdana"/>
          <w:sz w:val="20"/>
          <w:szCs w:val="20"/>
        </w:rPr>
        <w:t>dell’accertamento della sua qualità di Professionista</w:t>
      </w:r>
      <w:r w:rsidR="00061CB3" w:rsidRPr="000532C5">
        <w:rPr>
          <w:rFonts w:ascii="Verdana" w:hAnsi="Verdana"/>
          <w:sz w:val="20"/>
          <w:szCs w:val="20"/>
        </w:rPr>
        <w:t xml:space="preserve"> ovvero, con riferimento </w:t>
      </w:r>
      <w:r w:rsidR="00061CB3" w:rsidRPr="000532C5">
        <w:rPr>
          <w:rFonts w:ascii="Verdana" w:hAnsi="Verdana"/>
          <w:sz w:val="20"/>
          <w:szCs w:val="20"/>
        </w:rPr>
        <w:lastRenderedPageBreak/>
        <w:t xml:space="preserve">a specifiche categorie </w:t>
      </w:r>
      <w:r w:rsidR="006429B4" w:rsidRPr="006429B4">
        <w:rPr>
          <w:rFonts w:ascii="Verdana" w:hAnsi="Verdana"/>
          <w:sz w:val="20"/>
          <w:szCs w:val="20"/>
        </w:rPr>
        <w:t>di Evento di vendita</w:t>
      </w:r>
      <w:r w:rsidR="00061CB3" w:rsidRPr="000532C5">
        <w:rPr>
          <w:rFonts w:ascii="Verdana" w:hAnsi="Verdana"/>
          <w:sz w:val="20"/>
          <w:szCs w:val="20"/>
        </w:rPr>
        <w:t xml:space="preserve">, </w:t>
      </w:r>
      <w:r w:rsidR="00336D83" w:rsidRPr="00336D83">
        <w:rPr>
          <w:rFonts w:ascii="Verdana" w:hAnsi="Verdana"/>
          <w:sz w:val="20"/>
          <w:szCs w:val="20"/>
        </w:rPr>
        <w:t>della verifica del</w:t>
      </w:r>
      <w:r w:rsidR="00336D83">
        <w:rPr>
          <w:rFonts w:ascii="Verdana" w:hAnsi="Verdana"/>
          <w:sz w:val="20"/>
          <w:szCs w:val="20"/>
        </w:rPr>
        <w:t xml:space="preserve"> </w:t>
      </w:r>
      <w:r w:rsidR="00061CB3" w:rsidRPr="000532C5">
        <w:rPr>
          <w:rFonts w:ascii="Verdana" w:hAnsi="Verdana"/>
          <w:sz w:val="20"/>
          <w:szCs w:val="20"/>
        </w:rPr>
        <w:t>possesso di particolari autorizzazioni</w:t>
      </w:r>
      <w:r w:rsidR="00750804" w:rsidRPr="000532C5">
        <w:rPr>
          <w:rFonts w:ascii="Verdana" w:hAnsi="Verdana"/>
          <w:sz w:val="20"/>
          <w:szCs w:val="20"/>
        </w:rPr>
        <w:t xml:space="preserve">, </w:t>
      </w:r>
      <w:r w:rsidR="00061CB3" w:rsidRPr="000532C5">
        <w:rPr>
          <w:rFonts w:ascii="Verdana" w:hAnsi="Verdana"/>
          <w:sz w:val="20"/>
          <w:szCs w:val="20"/>
        </w:rPr>
        <w:t>abilitazioni</w:t>
      </w:r>
      <w:r w:rsidR="00750804" w:rsidRPr="000532C5">
        <w:rPr>
          <w:rFonts w:ascii="Verdana" w:hAnsi="Verdana"/>
          <w:sz w:val="20"/>
          <w:szCs w:val="20"/>
        </w:rPr>
        <w:t xml:space="preserve"> o </w:t>
      </w:r>
      <w:r w:rsidR="00336D83">
        <w:rPr>
          <w:rFonts w:ascii="Verdana" w:hAnsi="Verdana"/>
          <w:sz w:val="20"/>
          <w:szCs w:val="20"/>
        </w:rPr>
        <w:t>altri</w:t>
      </w:r>
      <w:r w:rsidR="00750804" w:rsidRPr="000532C5">
        <w:rPr>
          <w:rFonts w:ascii="Verdana" w:hAnsi="Verdana"/>
          <w:sz w:val="20"/>
          <w:szCs w:val="20"/>
        </w:rPr>
        <w:t xml:space="preserve"> requisit</w:t>
      </w:r>
      <w:r w:rsidR="00336D83">
        <w:rPr>
          <w:rFonts w:ascii="Verdana" w:hAnsi="Verdana"/>
          <w:sz w:val="20"/>
          <w:szCs w:val="20"/>
        </w:rPr>
        <w:t>i</w:t>
      </w:r>
      <w:r w:rsidR="00750804" w:rsidRPr="000532C5">
        <w:rPr>
          <w:rFonts w:ascii="Verdana" w:hAnsi="Verdana"/>
          <w:sz w:val="20"/>
          <w:szCs w:val="20"/>
        </w:rPr>
        <w:t xml:space="preserve"> di carattere tecnico-professionale</w:t>
      </w:r>
      <w:r w:rsidR="00061CB3" w:rsidRPr="000532C5">
        <w:rPr>
          <w:rFonts w:ascii="Verdana" w:hAnsi="Verdana"/>
          <w:sz w:val="20"/>
          <w:szCs w:val="20"/>
        </w:rPr>
        <w:t xml:space="preserve"> </w:t>
      </w:r>
      <w:r w:rsidR="00B827A5" w:rsidRPr="00B827A5">
        <w:rPr>
          <w:rFonts w:ascii="Verdana" w:hAnsi="Verdana"/>
          <w:sz w:val="20"/>
          <w:szCs w:val="20"/>
        </w:rPr>
        <w:t>previsti dalla legge o comunque richiesti per la partecipazione</w:t>
      </w:r>
      <w:r w:rsidR="00B67E7D" w:rsidRPr="000532C5">
        <w:rPr>
          <w:rFonts w:ascii="Verdana" w:hAnsi="Verdana"/>
          <w:sz w:val="20"/>
          <w:szCs w:val="20"/>
        </w:rPr>
        <w:t>.</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sidRPr="000C62C7">
        <w:rPr>
          <w:rFonts w:ascii="Verdana" w:hAnsi="Verdana"/>
          <w:sz w:val="20"/>
          <w:szCs w:val="20"/>
        </w:rPr>
        <w:t xml:space="preserve">Fleequid può, a propria discrezione, consentire </w:t>
      </w:r>
      <w:r w:rsidR="00D033A4" w:rsidRPr="000532C5">
        <w:rPr>
          <w:rFonts w:ascii="Verdana" w:hAnsi="Verdana"/>
          <w:sz w:val="20"/>
          <w:szCs w:val="20"/>
        </w:rPr>
        <w:t xml:space="preserve">l’accesso al Marketplace </w:t>
      </w:r>
      <w:r>
        <w:rPr>
          <w:rFonts w:ascii="Verdana" w:hAnsi="Verdana"/>
          <w:sz w:val="20"/>
          <w:szCs w:val="20"/>
        </w:rPr>
        <w:t>o</w:t>
      </w:r>
      <w:r w:rsidRPr="000532C5">
        <w:rPr>
          <w:rFonts w:ascii="Verdana" w:hAnsi="Verdana"/>
          <w:sz w:val="20"/>
          <w:szCs w:val="20"/>
        </w:rPr>
        <w:t xml:space="preserve"> </w:t>
      </w:r>
      <w:r w:rsidR="00D033A4" w:rsidRPr="000532C5">
        <w:rPr>
          <w:rFonts w:ascii="Verdana" w:hAnsi="Verdana"/>
          <w:sz w:val="20"/>
          <w:szCs w:val="20"/>
        </w:rPr>
        <w:t xml:space="preserve">la partecipazione </w:t>
      </w:r>
      <w:r w:rsidR="00224A14" w:rsidRPr="00224A14">
        <w:rPr>
          <w:rFonts w:ascii="Verdana" w:hAnsi="Verdana"/>
          <w:sz w:val="20"/>
          <w:szCs w:val="20"/>
        </w:rPr>
        <w:t>a uno o più Eventi di vendita anche prima del completamento della trasmissione documentale, riservandosi in tal caso di richiedere in qualsiasi momento la documentazione mancante o aggiornata e di limitare, sospendere o revocare l’accesso o l’operatività dell’Utente in caso di mancata trasmissione</w:t>
      </w:r>
      <w:r w:rsidR="00D033A4" w:rsidRPr="000532C5">
        <w:rPr>
          <w:rFonts w:ascii="Verdana" w:hAnsi="Verdana"/>
          <w:sz w:val="20"/>
          <w:szCs w:val="20"/>
        </w:rPr>
        <w:t>.</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00750804" w:rsidRPr="000532C5">
        <w:rPr>
          <w:rFonts w:ascii="Verdana" w:hAnsi="Verdana"/>
          <w:sz w:val="20"/>
          <w:szCs w:val="20"/>
        </w:rPr>
        <w:t xml:space="preserve">comprovare </w:t>
      </w:r>
      <w:r w:rsidRPr="000532C5">
        <w:rPr>
          <w:rFonts w:ascii="Verdana" w:hAnsi="Verdana"/>
          <w:sz w:val="20"/>
          <w:szCs w:val="20"/>
        </w:rPr>
        <w:t>lo status di Professionista dell'Utente</w:t>
      </w:r>
      <w:r w:rsidR="00750804" w:rsidRPr="000532C5">
        <w:rPr>
          <w:rFonts w:ascii="Verdana" w:hAnsi="Verdana"/>
          <w:sz w:val="20"/>
          <w:szCs w:val="20"/>
        </w:rPr>
        <w:t>, ovvero il perdurante possesso dei requisiti tecnici e professionali richiesti per determinate categori</w:t>
      </w:r>
      <w:r w:rsidR="00E92F08">
        <w:rPr>
          <w:rFonts w:ascii="Verdana" w:hAnsi="Verdana"/>
          <w:sz w:val="20"/>
          <w:szCs w:val="20"/>
        </w:rPr>
        <w:t>e</w:t>
      </w:r>
      <w:r w:rsidR="00750804" w:rsidRPr="000532C5">
        <w:rPr>
          <w:rFonts w:ascii="Verdana" w:hAnsi="Verdana"/>
          <w:sz w:val="20"/>
          <w:szCs w:val="20"/>
        </w:rPr>
        <w:t xml:space="preserve"> </w:t>
      </w:r>
      <w:r w:rsidR="00307060" w:rsidRPr="00307060">
        <w:rPr>
          <w:rFonts w:ascii="Verdana" w:hAnsi="Verdana"/>
          <w:sz w:val="20"/>
          <w:szCs w:val="20"/>
        </w:rPr>
        <w:t>di Evento di vendita</w:t>
      </w:r>
      <w:r w:rsidRPr="000532C5">
        <w:rPr>
          <w:rFonts w:ascii="Verdana" w:hAnsi="Verdana"/>
          <w:sz w:val="20"/>
          <w:szCs w:val="20"/>
        </w:rPr>
        <w:t xml:space="preserve">. La validità ed efficacia della registrazione </w:t>
      </w:r>
      <w:r w:rsidR="00335FFC" w:rsidRPr="00335FFC">
        <w:rPr>
          <w:rFonts w:ascii="Verdana" w:hAnsi="Verdana"/>
          <w:sz w:val="20"/>
          <w:szCs w:val="20"/>
        </w:rPr>
        <w:t xml:space="preserve">sono subordinate all’approvazione da parte </w:t>
      </w:r>
      <w:r w:rsidRPr="000532C5">
        <w:rPr>
          <w:rFonts w:ascii="Verdana" w:hAnsi="Verdana"/>
          <w:sz w:val="20"/>
          <w:szCs w:val="20"/>
        </w:rPr>
        <w:t xml:space="preserve">di Fleequid. Fleequid si riserva </w:t>
      </w:r>
      <w:r w:rsidR="000A1439">
        <w:rPr>
          <w:rFonts w:ascii="Verdana" w:hAnsi="Verdana"/>
          <w:sz w:val="20"/>
          <w:szCs w:val="20"/>
        </w:rPr>
        <w:t>inoltre</w:t>
      </w:r>
      <w:r w:rsidRPr="000532C5">
        <w:rPr>
          <w:rFonts w:ascii="Verdana" w:hAnsi="Verdana"/>
          <w:sz w:val="20"/>
          <w:szCs w:val="20"/>
        </w:rPr>
        <w:t xml:space="preserve"> il diritto, </w:t>
      </w:r>
      <w:r w:rsidR="00DD49F2" w:rsidRPr="00DD49F2">
        <w:rPr>
          <w:rFonts w:ascii="Verdana" w:hAnsi="Verdana"/>
          <w:sz w:val="20"/>
          <w:szCs w:val="20"/>
        </w:rPr>
        <w:t>in qualsiasi momento e a propria discrezione, di consentire, limitare, sospendere o escludere l'accesso degli Utenti registrati al Marketplace o a singole funzionalità dello stesso, nonché di limitarne l'operatività alle sole categorie di Evento di vendita per le quali abbiano dimostrato il possesso dei requisiti tecnico-professionali prescritti, ovvero in funzione della Classificazione dell'Utente ai sensi dell'art. 6. Ogni Utente può disporre di un solo profilo, al quale possono essere associati uno o più referenti aziendali autorizzati a operare sul Marketplace. Il profilo Utente non è trasferibile a terzi</w:t>
      </w:r>
      <w:r w:rsidRPr="000532C5">
        <w:rPr>
          <w:rFonts w:ascii="Verdana" w:hAnsi="Verdana"/>
          <w:sz w:val="20"/>
          <w:szCs w:val="20"/>
        </w:rPr>
        <w:t xml:space="preserve">. È vietata la registrazione al Marketplace sotto falsa identità. </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sidRPr="000532C5">
        <w:rPr>
          <w:rFonts w:ascii="Verdana" w:hAnsi="Verdana"/>
          <w:sz w:val="20"/>
          <w:szCs w:val="20"/>
        </w:rPr>
        <w:t xml:space="preserve">Completata la procedura di registrazione, Fleequid </w:t>
      </w:r>
      <w:r w:rsidR="00F05242">
        <w:rPr>
          <w:rFonts w:ascii="Verdana" w:hAnsi="Verdana"/>
          <w:sz w:val="20"/>
          <w:szCs w:val="20"/>
        </w:rPr>
        <w:t>fornisce</w:t>
      </w:r>
      <w:r w:rsidR="00F05242" w:rsidRPr="000532C5">
        <w:rPr>
          <w:rFonts w:ascii="Verdana" w:hAnsi="Verdana"/>
          <w:sz w:val="20"/>
          <w:szCs w:val="20"/>
        </w:rPr>
        <w:t xml:space="preserve"> </w:t>
      </w:r>
      <w:r w:rsidRPr="000532C5">
        <w:rPr>
          <w:rFonts w:ascii="Verdana" w:hAnsi="Verdana"/>
          <w:sz w:val="20"/>
          <w:szCs w:val="20"/>
        </w:rPr>
        <w:t xml:space="preserve">all’Utente </w:t>
      </w:r>
      <w:r w:rsidR="003074F0" w:rsidRPr="003074F0">
        <w:rPr>
          <w:rFonts w:ascii="Verdana" w:hAnsi="Verdana"/>
          <w:sz w:val="20"/>
          <w:szCs w:val="20"/>
        </w:rPr>
        <w:t>le credenziali di accesso al Marketplace relative ai referenti aziendali associati al profilo</w:t>
      </w:r>
      <w:r w:rsidRPr="000532C5">
        <w:rPr>
          <w:rFonts w:ascii="Verdana" w:hAnsi="Verdana"/>
          <w:sz w:val="20"/>
          <w:szCs w:val="20"/>
        </w:rPr>
        <w:t>. L’Utente si impegna</w:t>
      </w:r>
      <w:r w:rsidR="00042A14" w:rsidRPr="00042A14">
        <w:t xml:space="preserve"> </w:t>
      </w:r>
      <w:r w:rsidR="00042A14" w:rsidRPr="00042A14">
        <w:rPr>
          <w:rFonts w:ascii="Verdana" w:hAnsi="Verdana"/>
          <w:sz w:val="20"/>
          <w:szCs w:val="20"/>
        </w:rPr>
        <w:t>a mantenerle strettamente riservate, a curarne il periodico aggiornamento e a mantenere costantemente aggiornato l'elenco dei referenti aziendali autorizzati a operare per suo conto</w:t>
      </w:r>
      <w:r w:rsidRPr="000532C5">
        <w:rPr>
          <w:rFonts w:ascii="Verdana" w:hAnsi="Verdana"/>
          <w:sz w:val="20"/>
          <w:szCs w:val="20"/>
        </w:rPr>
        <w:t xml:space="preserve">. L'Utente è responsabile </w:t>
      </w:r>
      <w:r w:rsidR="00F97268" w:rsidRPr="00F97268">
        <w:rPr>
          <w:rFonts w:ascii="Verdana" w:hAnsi="Verdana"/>
          <w:sz w:val="20"/>
          <w:szCs w:val="20"/>
        </w:rPr>
        <w:t>dell'utilizzo delle credenziali associate al proprio profilo e dell'attività compiuta tramite i referenti aziendali da esso autorizzati, nonché della tempestiva revoca delle relative abilitazioni quando ne vengano meno i presupposti, manlevando Fleequid, nella misura massima consentita dalla legge, da responsabilità derivanti da un uso improprio o non autorizzato delle credenziali imputabile all'Utente o ai soggetti a esso riconducibili. L'Utente è inoltre tenuto a mantenere aggiornati i recapiti e le altre informazioni comunicate a Fleequid ai fini delle comunicazioni previste dall'art. 24</w:t>
      </w:r>
      <w:r w:rsidRPr="000532C5">
        <w:rPr>
          <w:rFonts w:ascii="Verdana" w:hAnsi="Verdana"/>
          <w:sz w:val="20"/>
          <w:szCs w:val="20"/>
        </w:rPr>
        <w:t>.</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Entro i limiti e le condizioni delle presenti Condizioni Generali, gli Utenti registrati </w:t>
      </w:r>
      <w:r w:rsidR="005A6555">
        <w:rPr>
          <w:rFonts w:ascii="Verdana" w:hAnsi="Verdana"/>
          <w:sz w:val="20"/>
          <w:szCs w:val="20"/>
        </w:rPr>
        <w:t>possono</w:t>
      </w:r>
      <w:r w:rsidRPr="000532C5">
        <w:rPr>
          <w:rFonts w:ascii="Verdana" w:hAnsi="Verdana"/>
          <w:sz w:val="20"/>
          <w:szCs w:val="20"/>
        </w:rPr>
        <w:t xml:space="preserve"> </w:t>
      </w:r>
      <w:r w:rsidR="00F97268">
        <w:rPr>
          <w:rFonts w:ascii="Verdana" w:hAnsi="Verdana"/>
          <w:sz w:val="20"/>
          <w:szCs w:val="20"/>
        </w:rPr>
        <w:t>formulare</w:t>
      </w:r>
      <w:r w:rsidR="00F97268" w:rsidRPr="000532C5">
        <w:rPr>
          <w:rFonts w:ascii="Verdana" w:hAnsi="Verdana"/>
          <w:sz w:val="20"/>
          <w:szCs w:val="20"/>
        </w:rPr>
        <w:t xml:space="preserve"> </w:t>
      </w:r>
      <w:r w:rsidRPr="000532C5">
        <w:rPr>
          <w:rFonts w:ascii="Verdana" w:hAnsi="Verdana"/>
          <w:sz w:val="20"/>
          <w:szCs w:val="20"/>
        </w:rPr>
        <w:t>Proposte di vendita</w:t>
      </w:r>
      <w:r w:rsidR="00EB2AF8" w:rsidRPr="00EB2AF8">
        <w:rPr>
          <w:rFonts w:ascii="Verdana" w:hAnsi="Verdana"/>
          <w:sz w:val="20"/>
          <w:szCs w:val="20"/>
        </w:rPr>
        <w:t xml:space="preserve">, partecipare agli Eventi di vendita, presentare Offerte e utilizzare gli ulteriori Servizi resi disponibili tramite il Marketplace. Per la partecipazione agli Eventi di vendita e la formulazione delle Offerte è, in via ordinaria, richiesto il versamento del Deposito cauzionale secondo quanto previsto dall'art. 6; ove dovuto, il mancato versamento del Deposito cauzionale preclude la formulazione dell'Offerta. L'utilizzo consentito del Marketplace è limitato </w:t>
      </w:r>
      <w:r w:rsidR="00EB2AF8" w:rsidRPr="00EB2AF8">
        <w:rPr>
          <w:rFonts w:ascii="Verdana" w:hAnsi="Verdana"/>
          <w:sz w:val="20"/>
          <w:szCs w:val="20"/>
        </w:rPr>
        <w:lastRenderedPageBreak/>
        <w:t>alla consultazione degli Eventi di vendita e degli annunci presenti, all'inserimento di Proposte di vendita, alla presentazione di Offerte e all'utilizzo degli ulteriori Servizi messi a disposizione da Fleequid, secondo le modalità e per le finalità previste dalle presenti Condizioni Generali, dalle Condizioni Specifiche, dalle Condizioni particolari di vendita e dagli eventuali Contratti individuali applicabili. Ogni altro utilizzo del Marketplace è espressamente vietato. In particolare, non sono consentite attività volte a rendere il Marketplace non operativo, comprometterne il funzionamento o renderne più difficoltoso l'utilizzo da parte degli altri Utenti. Senza preventiva autorizzazione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allo scopo di richiedere informazioni o documenti relativi a Veicoli presenti sul Marketplace o per concludere direttamente operazioni dirette ad aggirare Fleequid.</w:t>
      </w:r>
      <w:r w:rsidR="001E7F8E" w:rsidRPr="001E7F8E">
        <w:t xml:space="preserve"> </w:t>
      </w:r>
      <w:r w:rsidR="001E7F8E" w:rsidRPr="001E7F8E">
        <w:rPr>
          <w:rFonts w:ascii="Verdana" w:hAnsi="Verdana"/>
          <w:sz w:val="20"/>
          <w:szCs w:val="20"/>
        </w:rPr>
        <w:t>L'Utente che operi quale potenziale acquirente, ivi compresi l'Offerente e l'Acquirente, si impegna inoltre, per 24 (ventiquattro) mesi decorrenti dal primo momento in cui abbia avuto accesso, tramite Fleequid, a informazioni o contatti relativi allo specifico Veicolo o al relativo Venditore, a non utilizzare tali informazioni, contatti o opportunità commerciali per concludere, direttamente o indirettamente, operazioni relative al Veicolo aggirando l'intervento di Fleequid. In caso di conclusione di un'operazione elusiva ovvero di condotta oggettivamente e inequivocabilmente diretta a concluderla, anche qualora l'operazione non sia successivamente perfezionata, l'Utente è tenuto a corrispondere a Fleequid, a titolo di penale, un importo pari a tre volte le Commissioni che sarebbero state dovute dall'Acquirente per la specifica operazione secondo il Tariffario Fleequid applicabile, fatto salvo il risarcimento del maggior danno.</w:t>
      </w:r>
      <w:r w:rsidR="006E1A8A" w:rsidRPr="006E1A8A">
        <w:t xml:space="preserve"> </w:t>
      </w:r>
      <w:r w:rsidR="006E1A8A" w:rsidRPr="006E1A8A">
        <w:rPr>
          <w:rFonts w:ascii="Verdana" w:hAnsi="Verdana"/>
          <w:sz w:val="20"/>
          <w:szCs w:val="20"/>
        </w:rPr>
        <w:t xml:space="preserve">Qualora l'operazione elusiva non sia perfezionata e non risulti pertanto determinato un Prezzo di vendita all'Acquirente, le Commissioni rilevanti ai fini della presente penale sono calcolate assumendo quale base, nel seguente ordine: a) il prezzo o l'importo proposto, concordato o comunque oggettivamente individuabile nella condotta elusiva; b) in mancanza, il Prezzo di riserva riferibile allo specifico Veicolo o alla specifica operazione; c) in ulteriore mancanza, nella Vendita in commissione, il PMIV relativo alla specifica operazione; d) nel Dealer Sales, in mancanza anche dei parametri di cui alle lett. a) e b), il Prezzo di acquisto. Ai fini della presente penale rileva in ogni caso il Tariffario Fleequid vigente al momento in cui l'Utente ha avuto per la prima volta accesso, tramite Fleequid, alle informazioni o ai contatti relativi allo specifico Veicolo o al relativo Venditore; le successive modifiche del Tariffario non incidono sulla quantificazione della penale. </w:t>
      </w:r>
      <w:r w:rsidR="001E7F8E" w:rsidRPr="001E7F8E">
        <w:rPr>
          <w:rFonts w:ascii="Verdana" w:hAnsi="Verdana"/>
          <w:sz w:val="20"/>
          <w:szCs w:val="20"/>
        </w:rPr>
        <w:t xml:space="preserve"> Non costituiscono violazione i contatti neutri, occasionali o privi di oggettiva finalità elusiva. Quando la specifica operazione sia strutturata secondo il Dealer Sales, il Tariffario Fleequid relativo alle Commissioni a carico dell'Acquirente rileva esclusivamente quale parametro convenzionale di quantificazione della penale e non determina la maturazione di Commissioni. La presente penale si coordina con le ulteriori penali previste dalle presenti Condizioni Generali secondo quanto previsto dall'art. 15.8.</w:t>
      </w:r>
      <w:r w:rsidR="00EB2AF8" w:rsidRPr="00EB2AF8">
        <w:rPr>
          <w:rFonts w:ascii="Verdana" w:hAnsi="Verdana"/>
          <w:sz w:val="20"/>
          <w:szCs w:val="20"/>
        </w:rPr>
        <w:t xml:space="preserve"> Fleequid si riserva il diritto di oscurare o bloccare, temporaneamente o </w:t>
      </w:r>
      <w:r w:rsidR="00EB2AF8" w:rsidRPr="00EB2AF8">
        <w:rPr>
          <w:rFonts w:ascii="Verdana" w:hAnsi="Verdana"/>
          <w:sz w:val="20"/>
          <w:szCs w:val="20"/>
        </w:rPr>
        <w:lastRenderedPageBreak/>
        <w:t>definitivamente, l'accesso al Marketplace o la partecipazione a uno o più Eventi di vendita qualora, a sua esclusiva discrezione, sospetti che i dati forniti dall'Utente siano illeciti, non veritieri, incompleti, inesatti, non aggiornati o falsi; che i Veicoli oggetto della Proposta di vendita abbiano provenienza sospetta; che le Offerte presentate siano sospette, anomale, illecite o abusive; che l'Utente non abbia corrisposto quanto dovuto a Fleequid; che vi siano contestazioni da parte di terzi sui dati forniti; che siano stati rilevati accessi anomali al profilo dell'Utente; che soggetti terzi siano entrati in possesso delle credenziali di accesso; ovvero che il Marketplace o i dati in esso contenuti siano stati utilizzati per finalità illecite o comunque non conformi alle presenti Condizioni Generali</w:t>
      </w:r>
      <w:r w:rsidRPr="000532C5">
        <w:rPr>
          <w:rFonts w:ascii="Verdana" w:hAnsi="Verdana"/>
          <w:sz w:val="20"/>
          <w:szCs w:val="20"/>
        </w:rPr>
        <w:t>.</w:t>
      </w:r>
    </w:p>
    <w:p w14:paraId="14D41EAC" w14:textId="59DBF558"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w:t>
      </w:r>
      <w:r w:rsidR="00445201" w:rsidRPr="00445201">
        <w:rPr>
          <w:rFonts w:ascii="Verdana" w:hAnsi="Verdana"/>
          <w:sz w:val="20"/>
          <w:szCs w:val="20"/>
        </w:rPr>
        <w:t xml:space="preserve">ai sensi del precedente art. 5.5, indicandone le relative motivazioni. In relazione alla natura e alla gravità delle circostanze riscontrate, Fleequid può adottare immediatamente le misure necessarie a far cessare o contenere la situazione contestata ovvero invitare l'Utente a porvi rimedio entro il termine di 30 (trenta) giorni. Decorso inutilmente tale termine, Fleequid può sospendere o bloccare, anche a tempo indeterminato, il profilo dell'Utente o limitarne l'accesso al Marketplace e ai relativi Servizi. Il predetto termine non trova applicazione quando: a) Fleequid debba adempiere a un obbligo di legge, regolamentare o a un provvedimento dell'autorità competente che richieda l'immediata cessazione o limitazione della fornitura di Veicoli o Servizi all'Utente; b) ricorrano i presupposti per l'immediata risoluzione del Contratto secondo la legge o le presenti Condizioni Generali; c) l'Utente abbia ripetutamente violato le regole di utilizzo del Marketplace; d) i dati o i contenuti riconducibili all'Utente siano illeciti o inappropriati, ovvero la sua condotta possa compromettere la sicurezza o il corretto funzionamento del Marketplace, di Fleequid o degli altri Utenti; e) la condotta sia connessa a frodi, contraffazioni, violazioni in materia di dati personali, spam o altre attività illecite o abusive. In tali casi Fleequid può adottare il provvedimento senza preventiva diffida, fornendone comunque all'Utente la relativa motivazione. La Classificazione dell'Utente di cui all'art. 6 non costituisce un provvedimento ai sensi del presente comma e non è soggetta alla procedura qui prevista. Parimenti, la limitazione o sospensione dell'operatività </w:t>
      </w:r>
      <w:del w:id="21" w:author="Avv. Rosario Panzariello" w:date="2026-10-09T12:35:00Z">
        <w:r w:rsidR="00445201" w:rsidRPr="00445201" w:rsidDel="00285D70">
          <w:rPr>
            <w:rFonts w:ascii="Verdana" w:hAnsi="Verdana"/>
            <w:sz w:val="20"/>
            <w:szCs w:val="20"/>
          </w:rPr>
          <w:delText xml:space="preserve">dell'account </w:delText>
        </w:r>
      </w:del>
      <w:ins w:id="22" w:author="Avv. Rosario Panzariello" w:date="2026-10-09T12:35:00Z">
        <w:r w:rsidR="00285D70">
          <w:rPr>
            <w:rFonts w:ascii="Verdana" w:hAnsi="Verdana"/>
            <w:sz w:val="20"/>
            <w:szCs w:val="20"/>
          </w:rPr>
          <w:t>del profilo</w:t>
        </w:r>
        <w:r w:rsidR="00285D70" w:rsidRPr="00445201">
          <w:rPr>
            <w:rFonts w:ascii="Verdana" w:hAnsi="Verdana"/>
            <w:sz w:val="20"/>
            <w:szCs w:val="20"/>
          </w:rPr>
          <w:t xml:space="preserve"> </w:t>
        </w:r>
      </w:ins>
      <w:r w:rsidR="00445201" w:rsidRPr="00445201">
        <w:rPr>
          <w:rFonts w:ascii="Verdana" w:hAnsi="Verdana"/>
          <w:sz w:val="20"/>
          <w:szCs w:val="20"/>
        </w:rPr>
        <w:t>disposta nei confronti dell'Acquirente in ritardo o inadempiente ai sensi dell'art. 12.10 costituisce misura autonoma, disciplinata da tale disposizione, non è assorbita nel procedimento previsto dal presente comma e non è subordinata ai relativi presupposti e termini</w:t>
      </w:r>
      <w:r w:rsidRPr="00350773">
        <w:rPr>
          <w:rFonts w:ascii="Verdana" w:hAnsi="Verdana"/>
          <w:sz w:val="20"/>
          <w:szCs w:val="20"/>
        </w:rPr>
        <w:t>.</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sidRPr="00424109">
        <w:rPr>
          <w:rFonts w:ascii="Verdana" w:hAnsi="Verdana"/>
          <w:sz w:val="20"/>
          <w:szCs w:val="20"/>
        </w:rPr>
        <w:t xml:space="preserve">In presenza di due o più violazioni degli obblighi o dei divieti previsti dall'art. 5.5 da parte dell'Utente, Fleequid può impedire definitivamente allo stesso l'accesso al Marketplace, disattivarne il profilo e risolvere, ai sensi dell'art. 1456 c.c., i Contratti in corso con l'Utente interessato, fatta eccezione per i Contratti di compravendita relativi a vendite per le quali si sia già perfezionato l'Accordo vincolante, che restano disciplinati dal periodo successivo, mediante comunicazione scritta con la quale dichiari di volersi avvalere della presente clausola risolutiva espressa, fatti salvi i diritti e le obbligazioni già maturati. La risoluzione prevista dal presente comma impedisce all'Utente l'avvio di nuove operazioni e può determinare la cessazione dei </w:t>
      </w:r>
      <w:r w:rsidRPr="00424109">
        <w:rPr>
          <w:rFonts w:ascii="Verdana" w:hAnsi="Verdana"/>
          <w:sz w:val="20"/>
          <w:szCs w:val="20"/>
        </w:rPr>
        <w:lastRenderedPageBreak/>
        <w:t>rapporti di carattere generale con Fleequid, ma non comporta di per sé l'Annullamento delle vendite per le quali si sia già perfezionato l'Accordo vincolante, ivi comprese quelle relative a Veicoli nello Stato Opzionato: con riferimento a tali operazioni le obbligazioni delle Parti permangono sino alla loro definizione e l'Annullamento della vendita può essere disposto soltanto al ricorrere di una specifica causa prevista dalle presenti Condizioni Generali. Il ritardo o il mancato pagamento di somme dovute dall'Utente non costituisce, di per sé, una violazione rilevante ai fini della reiterazione prevista dal presente comma, restando soggetto alle specifiche conseguenze previste dall'art. 12, ivi compresa la misura di cui all'art. 12.10; resta salva l'ipotesi in cui la condotta dell'Utente integri autonomamente una delle violazioni previste dall'art.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sidRPr="0054082E">
        <w:rPr>
          <w:rFonts w:ascii="Verdana" w:hAnsi="Verdana"/>
          <w:sz w:val="20"/>
          <w:szCs w:val="20"/>
        </w:rPr>
        <w:t>In caso di esercizio da parte di Fleequid della facoltà di risoluzione prevista dal precedente art. 5.7, l’Utente è tenuto a corrispondere a Fleequid, a titolo di penale, l’importo d</w:t>
      </w:r>
      <w:r>
        <w:rPr>
          <w:rFonts w:ascii="Verdana" w:hAnsi="Verdana"/>
          <w:sz w:val="20"/>
          <w:szCs w:val="20"/>
        </w:rPr>
        <w:t xml:space="preserve">i </w:t>
      </w:r>
      <w:r w:rsidR="233433F6" w:rsidRPr="000532C5">
        <w:rPr>
          <w:rFonts w:ascii="Verdana" w:hAnsi="Verdana"/>
          <w:sz w:val="20"/>
          <w:szCs w:val="20"/>
        </w:rPr>
        <w:t>€ 3.000,00 (</w:t>
      </w:r>
      <w:r w:rsidR="00002E42">
        <w:rPr>
          <w:rFonts w:ascii="Verdana" w:hAnsi="Verdana"/>
          <w:sz w:val="20"/>
          <w:szCs w:val="20"/>
        </w:rPr>
        <w:t>e</w:t>
      </w:r>
      <w:r w:rsidR="00002E42" w:rsidRPr="000532C5">
        <w:rPr>
          <w:rFonts w:ascii="Verdana" w:hAnsi="Verdana"/>
          <w:sz w:val="20"/>
          <w:szCs w:val="20"/>
        </w:rPr>
        <w:t xml:space="preserve">uro </w:t>
      </w:r>
      <w:r w:rsidR="233433F6" w:rsidRPr="000532C5">
        <w:rPr>
          <w:rFonts w:ascii="Verdana" w:hAnsi="Verdana"/>
          <w:sz w:val="20"/>
          <w:szCs w:val="20"/>
        </w:rPr>
        <w:t xml:space="preserve">tremila/00), fatto in ogni caso salvo il diritto al risarcimento del maggior danno subito. </w:t>
      </w:r>
      <w:r w:rsidR="004777A6" w:rsidRPr="004777A6">
        <w:rPr>
          <w:rFonts w:ascii="Verdana" w:hAnsi="Verdana"/>
          <w:sz w:val="20"/>
          <w:szCs w:val="20"/>
        </w:rPr>
        <w:t>La presente penale è autonoma rispetto alle penali eventualmente dovute per le singole violazioni dell'art. 5.5, si cumula con esse ed è dovuta una sola volta per ciascuna risoluzione disposta ai sensi dell'art. 5.7.</w:t>
      </w:r>
    </w:p>
    <w:p w14:paraId="218549C0" w14:textId="0B925934"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Il sistema di gestione interna dei reclami di Fleequid è </w:t>
      </w:r>
      <w:r w:rsidR="00D61C5F">
        <w:rPr>
          <w:rFonts w:ascii="Verdana" w:hAnsi="Verdana"/>
          <w:sz w:val="20"/>
          <w:szCs w:val="20"/>
        </w:rPr>
        <w:t>accessibile</w:t>
      </w:r>
      <w:r w:rsidR="00D61C5F" w:rsidRPr="000532C5">
        <w:rPr>
          <w:rFonts w:ascii="Verdana" w:hAnsi="Verdana"/>
          <w:sz w:val="20"/>
          <w:szCs w:val="20"/>
        </w:rPr>
        <w:t xml:space="preserve"> </w:t>
      </w:r>
      <w:r w:rsidRPr="000532C5">
        <w:rPr>
          <w:rFonts w:ascii="Verdana" w:hAnsi="Verdana"/>
          <w:sz w:val="20"/>
          <w:szCs w:val="20"/>
        </w:rPr>
        <w:t>utilizzando i dati di contatto presenti sul Marketplace</w:t>
      </w:r>
      <w:r w:rsidR="00D61C5F">
        <w:rPr>
          <w:rFonts w:ascii="Verdana" w:hAnsi="Verdana"/>
          <w:sz w:val="20"/>
          <w:szCs w:val="20"/>
        </w:rPr>
        <w:t>,</w:t>
      </w:r>
      <w:r w:rsidRPr="000532C5">
        <w:rPr>
          <w:rFonts w:ascii="Verdana" w:hAnsi="Verdana"/>
          <w:sz w:val="20"/>
          <w:szCs w:val="20"/>
        </w:rPr>
        <w:t xml:space="preserve"> nonché </w:t>
      </w:r>
      <w:r w:rsidR="00666BD9" w:rsidRPr="00666BD9">
        <w:rPr>
          <w:rFonts w:ascii="Verdana" w:hAnsi="Verdana"/>
          <w:sz w:val="20"/>
          <w:szCs w:val="20"/>
        </w:rPr>
        <w:t>mediante comunicazione all’indirizzo e-mail</w:t>
      </w:r>
      <w:r w:rsidR="00666BD9">
        <w:rPr>
          <w:rFonts w:ascii="Verdana" w:hAnsi="Verdana"/>
          <w:sz w:val="20"/>
          <w:szCs w:val="20"/>
        </w:rPr>
        <w:t xml:space="preserve"> </w:t>
      </w:r>
      <w:hyperlink r:id="rId15" w:history="1">
        <w:r w:rsidR="007332F2" w:rsidRPr="000532C5">
          <w:rPr>
            <w:rStyle w:val="Collegamentoipertestuale"/>
            <w:rFonts w:ascii="Verdana" w:hAnsi="Verdana"/>
            <w:b/>
            <w:bCs/>
            <w:sz w:val="20"/>
            <w:szCs w:val="20"/>
          </w:rPr>
          <w:t>claims@fleequid.com</w:t>
        </w:r>
      </w:hyperlink>
      <w:r w:rsidR="007332F2" w:rsidRPr="000532C5">
        <w:rPr>
          <w:rFonts w:ascii="Verdana" w:hAnsi="Verdana"/>
          <w:sz w:val="20"/>
          <w:szCs w:val="20"/>
        </w:rPr>
        <w:t>.</w:t>
      </w:r>
      <w:r w:rsidRPr="000532C5">
        <w:rPr>
          <w:rFonts w:ascii="Verdana" w:hAnsi="Verdana"/>
          <w:sz w:val="20"/>
          <w:szCs w:val="20"/>
        </w:rPr>
        <w:t xml:space="preserve"> Tale sistema è strutturato in conformità all’art. 11 del Regolamento (UE) 2019/1150</w:t>
      </w:r>
      <w:r w:rsidR="002A2277" w:rsidRPr="002A2277">
        <w:rPr>
          <w:rFonts w:ascii="Verdana" w:hAnsi="Verdana"/>
          <w:sz w:val="20"/>
          <w:szCs w:val="20"/>
        </w:rPr>
        <w:t>, che Fleequid applica anche in via volontaria ove non direttamente applicabile</w:t>
      </w:r>
      <w:r w:rsidRPr="000532C5">
        <w:rPr>
          <w:rFonts w:ascii="Verdana" w:hAnsi="Verdana"/>
          <w:sz w:val="20"/>
          <w:szCs w:val="20"/>
        </w:rPr>
        <w:t xml:space="preserve">. </w:t>
      </w:r>
      <w:r w:rsidR="002A2277">
        <w:rPr>
          <w:rFonts w:ascii="Verdana" w:hAnsi="Verdana"/>
          <w:sz w:val="20"/>
          <w:szCs w:val="20"/>
        </w:rPr>
        <w:t>Ai</w:t>
      </w:r>
      <w:r w:rsidRPr="000532C5">
        <w:rPr>
          <w:rFonts w:ascii="Verdana" w:hAnsi="Verdana"/>
          <w:sz w:val="20"/>
          <w:szCs w:val="20"/>
        </w:rPr>
        <w:t xml:space="preserve"> sensi dell'art. 12 del predetto Regolamento,</w:t>
      </w:r>
      <w:r w:rsidR="00A96B86">
        <w:t xml:space="preserve"> </w:t>
      </w:r>
      <w:ins w:id="23" w:author="Avv. Rosario Panzariello" w:date="2026-10-09T13:58:00Z">
        <w:r w:rsidR="00F56D04" w:rsidRPr="00F56D04">
          <w:rPr>
            <w:rFonts w:ascii="Verdana" w:hAnsi="Verdana"/>
            <w:sz w:val="20"/>
            <w:szCs w:val="20"/>
          </w:rPr>
          <w:t>le controversie relative all’accesso al Marketplace, al suo utilizzo e alle misure di limitazione, sospensione o cessazione dell’accesso o dell’operatività dell’Utente adottate da Fleequid ai sensi del presente articolo</w:t>
        </w:r>
      </w:ins>
      <w:ins w:id="24" w:author="Avv. Rosario Panzariello" w:date="2026-10-09T14:38:00Z">
        <w:r w:rsidR="00F77FFD">
          <w:rPr>
            <w:rFonts w:ascii="Verdana" w:hAnsi="Verdana"/>
            <w:sz w:val="20"/>
            <w:szCs w:val="20"/>
          </w:rPr>
          <w:t xml:space="preserve"> sono devolute</w:t>
        </w:r>
      </w:ins>
      <w:del w:id="25" w:author="Avv. Rosario Panzariello" w:date="2026-10-09T13:58:00Z">
        <w:r w:rsidR="00FE5B51" w:rsidRPr="00FE5B51" w:rsidDel="00F56D04">
          <w:rPr>
            <w:rFonts w:ascii="Verdana" w:hAnsi="Verdana"/>
            <w:sz w:val="20"/>
            <w:szCs w:val="20"/>
          </w:rPr>
          <w:delText>ogni controversia relativa all'applicazione di quanto disciplinato dal presente articolo è devoluta</w:delText>
        </w:r>
      </w:del>
      <w:r w:rsidR="00FE5B51" w:rsidRPr="00FE5B51">
        <w:rPr>
          <w:rFonts w:ascii="Verdana" w:hAnsi="Verdana"/>
          <w:sz w:val="20"/>
          <w:szCs w:val="20"/>
        </w:rPr>
        <w:t xml:space="preserve"> a un tentativo di mediazione della Camera di Mediazione attiva presso la Camera di Commercio di Como, con cui Fleequid dichiara di voler collaborare, ai fini di un tentativo di mediazione gestito con un mediatore persona fisica designato e operante secondo le disposizioni del regolamento di mediazione di tale Camera di Commercio, che l'Utente può consultare nell'apposita sezione del relativo sito istituzionale. Resta ferma</w:t>
      </w:r>
      <w:ins w:id="26" w:author="Avv. Rosario Panzariello" w:date="2026-10-09T13:58:00Z">
        <w:r w:rsidR="006C5226">
          <w:rPr>
            <w:rFonts w:ascii="Verdana" w:hAnsi="Verdana"/>
            <w:sz w:val="20"/>
            <w:szCs w:val="20"/>
          </w:rPr>
          <w:t xml:space="preserve"> e autonoma</w:t>
        </w:r>
      </w:ins>
      <w:r w:rsidR="00FE5B51" w:rsidRPr="00FE5B51">
        <w:rPr>
          <w:rFonts w:ascii="Verdana" w:hAnsi="Verdana"/>
          <w:sz w:val="20"/>
          <w:szCs w:val="20"/>
        </w:rPr>
        <w:t xml:space="preserve"> la disciplina della procedura di reclamo relativa ai Veicoli di cui all'art. 20</w:t>
      </w:r>
      <w:ins w:id="27" w:author="Avv. Rosario Panzariello" w:date="2026-10-09T13:58:00Z">
        <w:r w:rsidR="0032333D">
          <w:rPr>
            <w:rFonts w:ascii="Verdana" w:hAnsi="Verdana"/>
            <w:sz w:val="20"/>
            <w:szCs w:val="20"/>
          </w:rPr>
          <w:t>,</w:t>
        </w:r>
      </w:ins>
      <w:ins w:id="28" w:author="Avv. Rosario Panzariello" w:date="2026-10-09T13:59:00Z">
        <w:r w:rsidR="00FD17CB">
          <w:rPr>
            <w:rFonts w:ascii="Verdana" w:hAnsi="Verdana"/>
            <w:sz w:val="20"/>
            <w:szCs w:val="20"/>
          </w:rPr>
          <w:t xml:space="preserve"> alla</w:t>
        </w:r>
        <w:r w:rsidR="0032333D" w:rsidRPr="0032333D">
          <w:rPr>
            <w:rFonts w:ascii="Verdana" w:hAnsi="Verdana"/>
            <w:sz w:val="20"/>
            <w:szCs w:val="20"/>
          </w:rPr>
          <w:t xml:space="preserve"> qual</w:t>
        </w:r>
        <w:r w:rsidR="00FD17CB">
          <w:rPr>
            <w:rFonts w:ascii="Verdana" w:hAnsi="Verdana"/>
            <w:sz w:val="20"/>
            <w:szCs w:val="20"/>
          </w:rPr>
          <w:t>e</w:t>
        </w:r>
        <w:r w:rsidR="0032333D" w:rsidRPr="0032333D">
          <w:rPr>
            <w:rFonts w:ascii="Verdana" w:hAnsi="Verdana"/>
            <w:sz w:val="20"/>
            <w:szCs w:val="20"/>
          </w:rPr>
          <w:t xml:space="preserve"> non si applica il tentativo di mediazione di cui al presente comma salvo che la controversia riguardi anche, autonomamente, una delle materie indicate nel periodo precedente</w:t>
        </w:r>
      </w:ins>
      <w:r w:rsidRPr="000532C5">
        <w:rPr>
          <w:rFonts w:ascii="Verdana" w:hAnsi="Verdana"/>
          <w:sz w:val="20"/>
          <w:szCs w:val="20"/>
        </w:rPr>
        <w:t>.</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riconosce ed accetta che il diritto di utilizzare il Marketplace </w:t>
      </w:r>
      <w:r w:rsidR="00B13A62" w:rsidRPr="00B13A62">
        <w:rPr>
          <w:rFonts w:ascii="Verdana" w:hAnsi="Verdana"/>
          <w:sz w:val="20"/>
          <w:szCs w:val="20"/>
        </w:rPr>
        <w:t xml:space="preserve">è soggetto ai limiti propri delle tecnologie informatiche e dei sistemi di comunicazione disponibili e che Fleequid non può garantire la continua e ininterrotta disponibilità del Marketplace, la sua operatività o la sua fruizione in assenza di errori, interruzioni o difetti tecnici. Nella misura massima consentita dalla legge, i Servizi e le funzionalità messi a disposizione da Fleequid per il tramite del Marketplace sono utilizzati e fruiti a rischio e pericolo dell'Utente; la presente disposizione costituisce regola di allocazione del rischio e non comporta esonero da responsabilità per dolo o colpa grave di Fleequid. Nella medesima misura, Fleequid non risponde dei danni o delle conseguenze derivanti </w:t>
      </w:r>
      <w:r w:rsidR="00B13A62" w:rsidRPr="00B13A62">
        <w:rPr>
          <w:rFonts w:ascii="Verdana" w:hAnsi="Verdana"/>
          <w:sz w:val="20"/>
          <w:szCs w:val="20"/>
        </w:rPr>
        <w:lastRenderedPageBreak/>
        <w:t>da difetti, malfunzionamenti, interruzioni o disservizi del Marketplace, né da anomalie nello svolgimento degli Eventi di vendita riconducibili a problemi tecnici, di programmazione, di collegamento alle reti informatiche o al funzionamento di sistemi e servizi di terzi, salvo il caso di dolo o colpa grave di Fleequid. La medesima limitazione si applica ai dipendenti, rappresentanti, agenti e procuratori di Fleequid, nei limiti consentiti dalla legge. Restano ferme la facoltà di Fleequid di concedere una proroga del Termine di pagamento ai sensi dell'art. 11.7 in caso di disservizio che abbia concretamente impedito o ostacolato il tempestivo adempimento e quanto previsto dall'art. 6.5 in ordine all'imputabilità ai fini della Classificazione dell'Utente</w:t>
      </w:r>
      <w:r w:rsidRPr="000532C5">
        <w:rPr>
          <w:rFonts w:ascii="Verdana" w:hAnsi="Verdana"/>
          <w:sz w:val="20"/>
          <w:szCs w:val="20"/>
        </w:rPr>
        <w:t>.</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w:t>
      </w:r>
      <w:r w:rsidR="00BF09ED" w:rsidRPr="00BF09ED">
        <w:rPr>
          <w:rFonts w:ascii="Verdana" w:hAnsi="Verdana"/>
          <w:sz w:val="20"/>
          <w:szCs w:val="20"/>
        </w:rPr>
        <w:t>può richiedere in qualsiasi momento</w:t>
      </w:r>
      <w:r w:rsidR="00BF09ED">
        <w:rPr>
          <w:rFonts w:ascii="Verdana" w:hAnsi="Verdana"/>
          <w:sz w:val="20"/>
          <w:szCs w:val="20"/>
        </w:rPr>
        <w:t xml:space="preserve"> </w:t>
      </w:r>
      <w:r w:rsidRPr="000532C5">
        <w:rPr>
          <w:rFonts w:ascii="Verdana" w:hAnsi="Verdana"/>
          <w:sz w:val="20"/>
          <w:szCs w:val="20"/>
        </w:rPr>
        <w:t xml:space="preserve">la cancellazione </w:t>
      </w:r>
      <w:r w:rsidR="00C13FBF" w:rsidRPr="000532C5">
        <w:rPr>
          <w:rFonts w:ascii="Verdana" w:hAnsi="Verdana"/>
          <w:sz w:val="20"/>
          <w:szCs w:val="20"/>
        </w:rPr>
        <w:t xml:space="preserve">o la rettifica </w:t>
      </w:r>
      <w:r w:rsidRPr="000532C5">
        <w:rPr>
          <w:rFonts w:ascii="Verdana" w:hAnsi="Verdana"/>
          <w:sz w:val="20"/>
          <w:szCs w:val="20"/>
        </w:rPr>
        <w:t>del proprio profilo sul Marketplace</w:t>
      </w:r>
      <w:r w:rsidR="0072203E">
        <w:rPr>
          <w:rFonts w:ascii="Verdana" w:hAnsi="Verdana"/>
          <w:sz w:val="20"/>
          <w:szCs w:val="20"/>
        </w:rPr>
        <w:t>,</w:t>
      </w:r>
      <w:r w:rsidRPr="000532C5">
        <w:rPr>
          <w:rFonts w:ascii="Verdana" w:hAnsi="Verdana"/>
          <w:sz w:val="20"/>
          <w:szCs w:val="20"/>
        </w:rPr>
        <w:t xml:space="preserve"> </w:t>
      </w:r>
      <w:r w:rsidR="00822C70" w:rsidRPr="00822C70">
        <w:rPr>
          <w:rFonts w:ascii="Verdana" w:hAnsi="Verdana"/>
          <w:sz w:val="20"/>
          <w:szCs w:val="20"/>
        </w:rPr>
        <w:t>nel rispetto della normativa applicabile in materia di protezione dei dati personali, contattando il servizio clienti di Fleequid ai recapiti disponibili sul Marketplace o seguendo le istruzioni fornite nell'apposita sezione. Prima di procedere, Fleequid può richiedere informazioni aggiuntive per verificare l'identità dell'Utente. Al termine della procedura di cancellazione, le informazioni associate al profilo dell'Utente, a eccezione di quelle necessarie per adempiere a obblighi legali o per finalità di sicurezza, prevenzione delle frodi e altre finalità conformi alla normativa in materia di protezione dei dati personali, sono rimosse dal sistema. Fleequid procede alla cancellazione del profilo anche a seguito della ricezione di una comunicazione di recesso dell'Utente ai sensi dell'art. 4.2. Qualora, al momento della richiesta di cancellazione o del recesso, l'Utente sia coinvolto in un Evento di vendita, abbia formulato una Proposta di vendita o un'Offerta, sia parte di un'operazione per la quale si sia già perfezionato l'Accordo vincolante ovvero abbia altre obbligazioni ancora pendenti nei confronti di Fleequid o di altri Utenti, Fleequid può differire o limitare la cancellazione del profilo sino alla conclusione dei relativi rapporti e all'adempimento delle obbligazioni assunt</w:t>
      </w:r>
      <w:r w:rsidR="00822C70">
        <w:rPr>
          <w:rFonts w:ascii="Verdana" w:hAnsi="Verdana"/>
          <w:sz w:val="20"/>
          <w:szCs w:val="20"/>
        </w:rPr>
        <w:t>e</w:t>
      </w:r>
      <w:r w:rsidRPr="000532C5">
        <w:rPr>
          <w:rFonts w:ascii="Verdana" w:hAnsi="Verdana"/>
          <w:sz w:val="20"/>
          <w:szCs w:val="20"/>
        </w:rPr>
        <w:t>.</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seguito della</w:t>
      </w:r>
      <w:r w:rsidR="00AA56AA" w:rsidRPr="00AA56AA">
        <w:rPr>
          <w:rFonts w:ascii="Verdana" w:hAnsi="Verdana"/>
          <w:sz w:val="20"/>
          <w:szCs w:val="20"/>
        </w:rPr>
        <w:t xml:space="preserve"> registrazione al Marketplace</w:t>
      </w:r>
      <w:r w:rsidR="00C3395E">
        <w:rPr>
          <w:rFonts w:ascii="Verdana" w:hAnsi="Verdana"/>
          <w:sz w:val="20"/>
          <w:szCs w:val="20"/>
        </w:rPr>
        <w:t xml:space="preserve"> </w:t>
      </w:r>
      <w:r w:rsidR="00C3395E" w:rsidRPr="00C3395E">
        <w:rPr>
          <w:rFonts w:ascii="Verdana" w:hAnsi="Verdana"/>
          <w:sz w:val="20"/>
          <w:szCs w:val="20"/>
        </w:rPr>
        <w:t>e del</w:t>
      </w:r>
      <w:r w:rsidR="00C3395E">
        <w:rPr>
          <w:rFonts w:ascii="Verdana" w:hAnsi="Verdana"/>
          <w:sz w:val="20"/>
          <w:szCs w:val="20"/>
        </w:rPr>
        <w:t xml:space="preserve"> </w:t>
      </w:r>
      <w:r w:rsidR="00A03E7F" w:rsidRPr="00A03E7F">
        <w:rPr>
          <w:rFonts w:ascii="Verdana" w:hAnsi="Verdana"/>
          <w:sz w:val="20"/>
          <w:szCs w:val="20"/>
        </w:rPr>
        <w:t xml:space="preserve">compimento da parte dell’Utente di almeno una delle seguenti attività: </w:t>
      </w:r>
      <w:r w:rsidR="008550C1" w:rsidRPr="008550C1">
        <w:rPr>
          <w:rFonts w:ascii="Verdana" w:hAnsi="Verdana"/>
          <w:sz w:val="20"/>
          <w:szCs w:val="20"/>
        </w:rPr>
        <w:t xml:space="preserve">(i) la presentazione di almeno un'Offerta nell'ambito di un Evento di vendita; ovvero (ii) la pubblicazione di almeno un Veicolo mediante inserimento di una Proposta di vendita, l'Utente concede a Fleequid, ai sensi e per gli effetti della normativa applicabile in materia di proprietà industriale, una licenza d'uso non esclusiva, gratuita, revocabile, non sub-licenziabile e limitata nel tempo alla durata del rapporto contrattuale e, successivamente alla sua cessazione per qualsiasi causa, per un periodo di 24 (ventiquattro) mesi, avente ad oggetto la denominazione sociale, il marchio, il logo e gli altri segni distintivi dell'Utente (i "Segni Distintivi"), esclusivamente per finalità di comunicazione istituzionale e commerciale, marketing e promozione del Marketplace e dei Servizi offerti da Fleequid. In tale ambito Fleequid è espressamente autorizzata a menzionare l'Utente quale soggetto registrato al Marketplace o quale utilizzatore dei Servizi, anche con riferimento alle attività di vendita, acquisto o partecipazione agli Eventi di vendita, e a utilizzare i relativi Segni Distintivi, anche mediante riproduzione e pubblicazione su siti internet, piattaforme digitali, presentazioni commerciali, materiali promozionali, comunicazioni a clienti o potenziali clienti, nonché tramite canali social e altri mezzi di comunicazione, nel rispetto dei limiti di cui al presente comma. </w:t>
      </w:r>
      <w:r w:rsidR="008550C1" w:rsidRPr="008550C1">
        <w:rPr>
          <w:rFonts w:ascii="Verdana" w:hAnsi="Verdana"/>
          <w:sz w:val="20"/>
          <w:szCs w:val="20"/>
        </w:rPr>
        <w:lastRenderedPageBreak/>
        <w:t>L'utilizzo dei Segni Distintivi da parte di Fleequid deve avvenire nel rispetto dei principi di correttezza professionale e della funzione distintiva e reputazionale degli stessi e non deve in alcun caso essere idoneo a generare confusione nel pubblico circa l'esistenza di rapporti di controllo, affiliazione, partnership, joint venture, sponsorizzazione o endorsement tra Fleequid e l'Utente, diversi dalla mera circostanza oggettiva della registrazione o dell'utilizzo dei Servizi. È in ogni caso escluso qualsiasi utilizzo dei Segni Distintivi dell'Utente che possa risultare denigratorio, ingannevole o comunque lesivo dell'immagine, della reputazione o del posizionamento commerciale dell'Utente, nonché qualsiasi utilizzo che ecceda le finalità strettamente informative e promozionali del Marketplace. Con riferimento al periodo successivo alla cessazione del rapporto, l'utilizzo dei Segni Distintivi è consentito esclusivamente in relazione a materiali informativi, promozionali e commerciali già realizzati o in corso di diffusione alla data di cessazione, nonché per finalità di referenza storica e portfolio commerciale, con esclusione di ogni nuovo utilizzo attivo che possa far apparire l'Utente quale cliente attuale di Fleequid. La presente autorizzazione non comporta alcun trasferimento, concessione o riconoscimento di diritti ulteriori sui Segni Distintivi dell'Utente, che restano di esclusiva titolarità dello stesso, né attribuisce a Fleequid alcun diritto di registrazione, deposito o sfruttamento autonomo dei medesimi. L'Utente può in qualsiasi momento opporsi, per giustificati motivi, all'utilizzo dei propri Segni Distintivi o alla menzione del proprio nominativo quale cliente di Fleequid mediante comunicazione scritta ai recapiti indicati all'art. 24; in tal caso Fleequid si impegna a cessare tale utilizzo entro un termine ragionevole dalla ricezione della richiesta, fatti salvi i materiali già pubblicati e non suscettibili di modifica o rimozione con mezzi ordinari</w:t>
      </w:r>
      <w:r w:rsidR="00AA56AA" w:rsidRPr="00AA56AA">
        <w:rPr>
          <w:rFonts w:ascii="Verdana" w:hAnsi="Verdana"/>
          <w:sz w:val="20"/>
          <w:szCs w:val="20"/>
        </w:rPr>
        <w:t>.</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29" w:name="_Toc241518311"/>
      <w:r>
        <w:rPr>
          <w:rFonts w:ascii="Verdana" w:hAnsi="Verdana"/>
          <w:b/>
          <w:bCs/>
          <w:smallCaps/>
          <w:sz w:val="20"/>
          <w:szCs w:val="20"/>
        </w:rPr>
        <w:t xml:space="preserve">Classificazione </w:t>
      </w:r>
      <w:r w:rsidRPr="00154064">
        <w:rPr>
          <w:rFonts w:ascii="Verdana" w:hAnsi="Verdana"/>
          <w:b/>
          <w:bCs/>
          <w:smallCaps/>
          <w:sz w:val="20"/>
          <w:szCs w:val="20"/>
        </w:rPr>
        <w:t>dell’Utente e Deposito cauzionale.</w:t>
      </w:r>
      <w:bookmarkEnd w:id="29"/>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sidRPr="005A4341">
        <w:rPr>
          <w:rFonts w:ascii="Verdana" w:hAnsi="Verdana"/>
          <w:sz w:val="20"/>
          <w:szCs w:val="20"/>
        </w:rPr>
        <w:t>In via ordinaria la formulazione di un'Offerta è subordinata al versamento del Deposito cauzionale. Fleequid può tuttavia prevedere esenzioni, importi differenziati o diverse condizioni di versamento in relazione a determinate categorie di Utenti, Veicoli o Eventi di vendita, anche tenendo conto della Classificazione dell'Utente. In ogni caso l'eventuale obbligo di versare il Deposito cauzionale e il relativo importo sono resi conoscibili all'Offerente prima della formulazione dell'Offerta, mediante il Marketplace ovvero attraverso il diverso canale utilizzato per la specifica operazione, secondo quanto previsto dall'art. 3.2, lett. c). Ove dovuto, il mancato versamento del Deposito cauzionale preclude la formulazione dell'Offerta</w:t>
      </w:r>
      <w:r w:rsidR="00F55031" w:rsidRPr="00662DD7">
        <w:rPr>
          <w:rFonts w:ascii="Verdana" w:hAnsi="Verdana"/>
          <w:sz w:val="20"/>
          <w:szCs w:val="20"/>
        </w:rPr>
        <w:t>.</w:t>
      </w:r>
    </w:p>
    <w:p w14:paraId="30025DE9" w14:textId="488C4AAB"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sidRPr="004B0CFB">
        <w:rPr>
          <w:rFonts w:ascii="Verdana" w:hAnsi="Verdana"/>
          <w:sz w:val="20"/>
          <w:szCs w:val="20"/>
        </w:rPr>
        <w:t xml:space="preserve">L'importo del Deposito cauzionale è determinato da Fleequid in funzione dell'Evento di vendita, delle caratteristiche e del valore economico del Veicolo, del rischio connesso alla specifica operazione e, ove applicabile, della Classificazione dell'Utente. Le presenti Condizioni Generali non fissano un importo standard rigido e uniforme. Ferme restando le condizioni ordinariamente applicate e le eventuali condizioni di favore o esenzioni riconosciute da Fleequid, la Classificazione dell'Utente può comportare l'applicazione di regimi cauzionali differenziati, articolati in funzione della tipologia di Veicolo e di Evento di vendita e, in via ordinaria, strutturati come segue: (i) regime cauzionale di primo livello: € 2.000,00 per i Veicoli destinati alla </w:t>
      </w:r>
      <w:r w:rsidRPr="004B0CFB">
        <w:rPr>
          <w:rFonts w:ascii="Verdana" w:hAnsi="Verdana"/>
          <w:sz w:val="20"/>
          <w:szCs w:val="20"/>
        </w:rPr>
        <w:lastRenderedPageBreak/>
        <w:t>demoli</w:t>
      </w:r>
      <w:r w:rsidRPr="009757CE">
        <w:rPr>
          <w:rFonts w:ascii="Verdana" w:hAnsi="Verdana"/>
          <w:sz w:val="20"/>
          <w:szCs w:val="20"/>
        </w:rPr>
        <w:t>zione; € 1.000,00 per le 1 Euro Auctions; € 1.000,00 per i Veicoli con Prezzo di riserva fino a € 50.000,00; € 2.000,00 per i Veicoli con Prezzo di riserva superiore a € 50.000,00; (ii) regime cauzionale di secondo livello: € 2.000,00 per qualsiasi Evento di vendita. L'applicazione di uno dei predetti regimi, ovvero di un diverso importo determinato ai sensi del primo periodo, non richiede l'attribuzione o la comunicazione all'Utente di una specifica qualifica o denominazione, fermo restando quanto previsto dall'art. 6.1 in ordine alla preventiva conoscibilità dell'obbligo di versamento e del relativo importo</w:t>
      </w:r>
      <w:ins w:id="30" w:author="Avv. Rosario Panzariello" w:date="2026-10-09T12:56:00Z">
        <w:r w:rsidR="003204B4">
          <w:rPr>
            <w:rFonts w:ascii="Verdana" w:hAnsi="Verdana"/>
            <w:sz w:val="20"/>
            <w:szCs w:val="20"/>
          </w:rPr>
          <w:t>;</w:t>
        </w:r>
      </w:ins>
      <w:del w:id="31" w:author="Avv. Rosario Panzariello" w:date="2026-10-09T12:56:00Z">
        <w:r w:rsidRPr="009757CE" w:rsidDel="003204B4">
          <w:rPr>
            <w:rFonts w:ascii="Verdana" w:hAnsi="Verdana"/>
            <w:sz w:val="20"/>
            <w:szCs w:val="20"/>
          </w:rPr>
          <w:delText>,</w:delText>
        </w:r>
      </w:del>
      <w:r w:rsidRPr="009757CE">
        <w:rPr>
          <w:rFonts w:ascii="Verdana" w:hAnsi="Verdana"/>
          <w:sz w:val="20"/>
          <w:szCs w:val="20"/>
        </w:rPr>
        <w:t xml:space="preserve"> </w:t>
      </w:r>
      <w:ins w:id="32" w:author="Avv. Rosario Panzariello" w:date="2026-10-09T12:56:00Z">
        <w:r w:rsidR="009E1C4C">
          <w:rPr>
            <w:rFonts w:ascii="Verdana" w:hAnsi="Verdana"/>
            <w:sz w:val="20"/>
            <w:szCs w:val="20"/>
          </w:rPr>
          <w:t xml:space="preserve">l’obbligo e l’importo concretamente resi conoscibili all’Offerente ai sensi dell’art. 6.1 </w:t>
        </w:r>
      </w:ins>
      <w:ins w:id="33" w:author="Avv. Rosario Panzariello" w:date="2026-10-09T12:57:00Z">
        <w:r w:rsidR="00D865C2">
          <w:rPr>
            <w:rFonts w:ascii="Verdana" w:hAnsi="Verdana"/>
            <w:sz w:val="20"/>
            <w:szCs w:val="20"/>
          </w:rPr>
          <w:t xml:space="preserve">prevalgono </w:t>
        </w:r>
      </w:ins>
      <w:del w:id="34" w:author="Avv. Rosario Panzariello" w:date="2026-10-09T12:57:00Z">
        <w:r w:rsidRPr="009757CE" w:rsidDel="00D865C2">
          <w:rPr>
            <w:rFonts w:ascii="Verdana" w:hAnsi="Verdana"/>
            <w:sz w:val="20"/>
            <w:szCs w:val="20"/>
          </w:rPr>
          <w:delText xml:space="preserve">che prevale </w:delText>
        </w:r>
      </w:del>
      <w:r w:rsidRPr="009757CE">
        <w:rPr>
          <w:rFonts w:ascii="Verdana" w:hAnsi="Verdana"/>
          <w:sz w:val="20"/>
          <w:szCs w:val="20"/>
        </w:rPr>
        <w:t>in ogni caso sui valori ordinariamente applicati</w:t>
      </w:r>
      <w:r w:rsidR="004C16B6" w:rsidRPr="00662DD7">
        <w:rPr>
          <w:rFonts w:ascii="Verdana" w:hAnsi="Verdana"/>
          <w:sz w:val="20"/>
          <w:szCs w:val="20"/>
        </w:rPr>
        <w:t>.</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sidRPr="009757CE">
        <w:rPr>
          <w:rFonts w:ascii="Verdana" w:hAnsi="Verdana"/>
          <w:sz w:val="20"/>
          <w:szCs w:val="20"/>
        </w:rPr>
        <w:t>Il Deposito cauzionale ha funzione di garanzia dell'adempimento delle obbligazioni assunte dall'Offerente e dei crediti eventualmente spettanti a Fleequid in relazione alla specifica operazione e non costituisce penale né titolo autonomo di addebito. Qualora l'Offerente non divenga Acquirente, il Deposito cauzionale è integralmente restituito, senza interessi, entro 3 (tre) giorni dal momento in cui l'Offerta cessa di essere vincolante. Qualora l'Offerente divenga Acquirente, il Deposito cauzionale è integralmente restituito, senza interessi, entro 3 (tre) giorni dalla verifica da parte di Fleequid dell'integrale adempimento delle obbligazioni di pagamento relative all'operazione. In caso di Annullamento della vendita per causa imputabile all'Acquirente, ovvero negli altri casi in cui risultino somme dovute a Fleequid ai sensi delle presenti Condizioni Generali, Fleequid può trattenere il Deposito cauzionale e imputarlo, in tutto o in parte, al pagamento di penali, interessi e di ogni altro importo contrattualmente dovuto; l'eventuale eccedenza è restituita all'Utente, senza interessi, entro 3 (tre) giorni dalla determinazione delle somme dovute. Il Deposito cauzionale è distinto dal Pagamento anticipato di cui all'art. 13, nonché da eventuali acconti sul prezzo o da altri pagamenti dovuti nell'ambito della specifica operazione</w:t>
      </w:r>
      <w:r w:rsidR="00BF352D" w:rsidRPr="00662DD7">
        <w:rPr>
          <w:rFonts w:ascii="Verdana" w:hAnsi="Verdana"/>
          <w:sz w:val="20"/>
          <w:szCs w:val="20"/>
        </w:rPr>
        <w:t>.</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sidRPr="00F276B4">
        <w:rPr>
          <w:rFonts w:ascii="Verdana" w:hAnsi="Verdana"/>
          <w:sz w:val="20"/>
          <w:szCs w:val="20"/>
        </w:rPr>
        <w:t>La Classificazione dell'Utente è uno stato interno, operativo e dinamico, attribuito da Fleequid in funzione di elementi oggettivi relativi allo storico dell'Utente e al comportamento tenuto nell'utilizzo del Marketplace e nell'esecuzione delle precedenti operazioni, tra i quali, in particolare: lo storico degli adempimenti; gli Annullamenti della vendita imputabili all'Utente; il comportamento tenuto sul Marketplace; l'andamento complessivo delle operazioni concluse; ogni altro elemento oggettivamente rilevante ai medesimi fini. La Classificazione può essere modificata da Fleequid in senso sia migliorativo sia peggiorativo, ha finalità esclusivamente operative e non comporta l'attribuzione all'Utente di alcuna denominazione o qualifica, né la sua comunicazione all'Utente. La Classificazione è riferita al soggetto registrato nel suo complesso e trova applicazione indipendentemente dal referente aziendale che, di volta in volta, opera sul Marketplace per suo conto</w:t>
      </w:r>
      <w:r w:rsidR="00EF4865" w:rsidRPr="00662DD7">
        <w:rPr>
          <w:rFonts w:ascii="Verdana" w:hAnsi="Verdana"/>
          <w:sz w:val="20"/>
          <w:szCs w:val="20"/>
        </w:rPr>
        <w:t>.</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sidRPr="00CD560C">
        <w:rPr>
          <w:rFonts w:ascii="Verdana" w:hAnsi="Verdana"/>
          <w:sz w:val="20"/>
          <w:szCs w:val="20"/>
        </w:rPr>
        <w:t xml:space="preserve">Ai fini della Classificazione dell'Utente assume particolare rilievo l'Annullamento della vendita conseguente al mancato pagamento imputabile all'Acquirente. Il mero superamento del Termine di pagamento, qualora il pagamento intervenga prima dell'Annullamento della vendita, non determina di per sé l'applicazione di un regime cauzionale più oneroso. Non sono inoltre </w:t>
      </w:r>
      <w:r w:rsidRPr="00CD560C">
        <w:rPr>
          <w:rFonts w:ascii="Verdana" w:hAnsi="Verdana"/>
          <w:sz w:val="20"/>
          <w:szCs w:val="20"/>
        </w:rPr>
        <w:lastRenderedPageBreak/>
        <w:t>considerati, ai fini di un peggioramento della Classificazione, gli Annullamenti o la mancata conclusione dell'operazione derivanti da fatto del Venditore, da disservizi del Marketplace o da altre cause non imputabili all'Acquirente</w:t>
      </w:r>
      <w:r w:rsidR="0088704B" w:rsidRPr="00662DD7">
        <w:rPr>
          <w:rFonts w:ascii="Verdana" w:hAnsi="Verdana"/>
          <w:sz w:val="20"/>
          <w:szCs w:val="20"/>
        </w:rPr>
        <w:t>.</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sidRPr="007B49D3">
        <w:rPr>
          <w:rFonts w:ascii="Verdana" w:hAnsi="Verdana"/>
          <w:sz w:val="20"/>
          <w:szCs w:val="20"/>
        </w:rPr>
        <w:t>La Classificazione dell'Utente può comportare, oltre all'applicazione dei regimi cauzionali previsti dall'art. 6.2, la modifica o la revoca di eventuali condizioni di favore riconosciute da Fleequid a titolo discrezionale. La Classificazione può incidere sul Deposito cauzionale ma non si identifica con esso e non ne costituisce presupposto necessario. La Classificazione non comporta, di per sé, la sospensione o il blocco dell'accesso al Marketplace, che restano disciplinati dall'art. 5, né la limitazione dell'operatività prevista dall'art. 12.10, che costituisce misura distinta e autonoma; le predette misure, ove ne ricorrano i rispettivi presupposti, sono cumulabili</w:t>
      </w:r>
      <w:r w:rsidR="00B0110B" w:rsidRPr="00B0110B">
        <w:rPr>
          <w:rFonts w:ascii="Verdana" w:hAnsi="Verdana"/>
          <w:sz w:val="20"/>
          <w:szCs w:val="20"/>
        </w:rPr>
        <w:t>. In ogni caso, l’Utente deve poter conoscere, prima della formulazione dell’Offerta, gli effetti concreti della Classificazione sulla specifica operazione, e in particolare sull’obbligo e sull’importo del Deposito cauzionale, secondo quanto previsto dagli artt. 3.2, lett. c), e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35" w:name="_Toc241518312"/>
      <w:r w:rsidRPr="000532C5">
        <w:rPr>
          <w:rFonts w:ascii="Verdana" w:hAnsi="Verdana"/>
          <w:b/>
          <w:bCs/>
          <w:smallCaps/>
          <w:sz w:val="20"/>
          <w:szCs w:val="20"/>
        </w:rPr>
        <w:t>Trattamento dei dati personali degli Utenti.</w:t>
      </w:r>
      <w:bookmarkEnd w:id="35"/>
    </w:p>
    <w:p w14:paraId="1830B38E" w14:textId="0E710D1F"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sidRPr="003A4D74">
        <w:rPr>
          <w:rFonts w:ascii="Verdana" w:hAnsi="Verdana"/>
          <w:sz w:val="20"/>
          <w:szCs w:val="20"/>
        </w:rPr>
        <w:t xml:space="preserve">Al momento della registrazione sul Marketplace di Fleequid, l’Utente registrato </w:t>
      </w:r>
      <w:r w:rsidR="00234299" w:rsidRPr="003A4D74">
        <w:rPr>
          <w:rFonts w:ascii="Verdana" w:hAnsi="Verdana"/>
          <w:sz w:val="20"/>
          <w:szCs w:val="20"/>
        </w:rPr>
        <w:t>dichiara di aver preso visione dell’Informativa Privacy</w:t>
      </w:r>
      <w:ins w:id="36" w:author="Avv. Rosario Panzariello" w:date="2026-10-09T14:39:00Z">
        <w:r w:rsidR="00EB443E">
          <w:rPr>
            <w:rFonts w:ascii="Verdana" w:hAnsi="Verdana"/>
            <w:sz w:val="20"/>
            <w:szCs w:val="20"/>
          </w:rPr>
          <w:t xml:space="preserve">, </w:t>
        </w:r>
        <w:r w:rsidR="00EB443E" w:rsidRPr="003A4D74">
          <w:rPr>
            <w:rFonts w:ascii="Verdana" w:hAnsi="Verdana"/>
            <w:sz w:val="20"/>
            <w:szCs w:val="20"/>
          </w:rPr>
          <w:t xml:space="preserve">raggiungibile al seguente indirizzo: </w:t>
        </w:r>
        <w:r w:rsidR="00EB443E">
          <w:fldChar w:fldCharType="begin"/>
        </w:r>
        <w:r w:rsidR="00EB443E">
          <w:instrText xml:space="preserve"> HYPERLINK "https://fleequid.com/it/privacy-policy" </w:instrText>
        </w:r>
        <w:r w:rsidR="00EB443E">
          <w:fldChar w:fldCharType="separate"/>
        </w:r>
        <w:r w:rsidR="00EB443E" w:rsidRPr="00662DD7">
          <w:t>https://fleequid.com/it/privacy-policy</w:t>
        </w:r>
        <w:r w:rsidR="00EB443E">
          <w:fldChar w:fldCharType="end"/>
        </w:r>
        <w:r w:rsidR="00EB443E">
          <w:rPr>
            <w:rFonts w:ascii="Verdana" w:hAnsi="Verdana"/>
            <w:sz w:val="20"/>
            <w:szCs w:val="20"/>
          </w:rPr>
          <w:t>,</w:t>
        </w:r>
      </w:ins>
      <w:del w:id="37" w:author="Avv. Rosario Panzariello" w:date="2026-10-09T14:39:00Z">
        <w:r w:rsidR="00234299" w:rsidRPr="003A4D74" w:rsidDel="00EB443E">
          <w:rPr>
            <w:rFonts w:ascii="Verdana" w:hAnsi="Verdana"/>
            <w:sz w:val="20"/>
            <w:szCs w:val="20"/>
          </w:rPr>
          <w:delText xml:space="preserve"> </w:delText>
        </w:r>
      </w:del>
      <w:r w:rsidRPr="003A4D74">
        <w:rPr>
          <w:rFonts w:ascii="Verdana" w:hAnsi="Verdana"/>
          <w:sz w:val="20"/>
          <w:szCs w:val="20"/>
        </w:rPr>
        <w:t>in conformità alle leggi vigenti e a quanto richiesto dall’art. 13 GDPR</w:t>
      </w:r>
      <w:del w:id="38" w:author="Avv. Rosario Panzariello" w:date="2026-10-09T14:03:00Z">
        <w:r w:rsidRPr="003A4D74" w:rsidDel="0081171E">
          <w:rPr>
            <w:rFonts w:ascii="Verdana" w:hAnsi="Verdana"/>
            <w:sz w:val="20"/>
            <w:szCs w:val="20"/>
          </w:rPr>
          <w:delText xml:space="preserve"> </w:delText>
        </w:r>
      </w:del>
      <w:r w:rsidRPr="003A4D74">
        <w:rPr>
          <w:rFonts w:ascii="Verdana" w:hAnsi="Verdana"/>
          <w:sz w:val="20"/>
          <w:szCs w:val="20"/>
        </w:rPr>
        <w:t>-Regolamento (UE) 2016/679</w:t>
      </w:r>
      <w:del w:id="39" w:author="Avv. Rosario Panzariello" w:date="2026-10-09T14:39:00Z">
        <w:r w:rsidRPr="003A4D74" w:rsidDel="00EB443E">
          <w:rPr>
            <w:rFonts w:ascii="Verdana" w:hAnsi="Verdana"/>
            <w:sz w:val="20"/>
            <w:szCs w:val="20"/>
          </w:rPr>
          <w:delText xml:space="preserve"> raggiungibile al seguente </w:delText>
        </w:r>
        <w:r w:rsidR="00E9150B" w:rsidRPr="003A4D74" w:rsidDel="00EB443E">
          <w:rPr>
            <w:rFonts w:ascii="Verdana" w:hAnsi="Verdana"/>
            <w:sz w:val="20"/>
            <w:szCs w:val="20"/>
          </w:rPr>
          <w:delText xml:space="preserve">indirizzo: </w:delText>
        </w:r>
        <w:r w:rsidR="007567E6" w:rsidDel="00EB443E">
          <w:fldChar w:fldCharType="begin"/>
        </w:r>
        <w:r w:rsidR="007567E6" w:rsidDel="00EB443E">
          <w:delInstrText xml:space="preserve"> HYPERLINK "https://fleequid.com/it/privacy-policy" </w:delInstrText>
        </w:r>
        <w:r w:rsidR="007567E6" w:rsidDel="00EB443E">
          <w:fldChar w:fldCharType="separate"/>
        </w:r>
        <w:r w:rsidR="009F6818" w:rsidRPr="00662DD7" w:rsidDel="00EB443E">
          <w:delText>https://fleequid.com/it/privacy-policy</w:delText>
        </w:r>
        <w:r w:rsidR="007567E6" w:rsidDel="00EB443E">
          <w:fldChar w:fldCharType="end"/>
        </w:r>
      </w:del>
      <w:r w:rsidR="009F6818" w:rsidRPr="003A4D74">
        <w:rPr>
          <w:rFonts w:ascii="Verdana" w:hAnsi="Verdana"/>
          <w:sz w:val="20"/>
          <w:szCs w:val="20"/>
        </w:rPr>
        <w:t>.</w:t>
      </w:r>
      <w:r w:rsidRPr="003A4D74">
        <w:rPr>
          <w:rFonts w:ascii="Verdana" w:hAnsi="Verdana"/>
          <w:sz w:val="20"/>
          <w:szCs w:val="20"/>
        </w:rPr>
        <w:t xml:space="preserve"> Il trattamento dei dati personali avviene con l’osservanza di ogni misura cautela</w:t>
      </w:r>
      <w:r w:rsidRPr="00662DD7">
        <w:rPr>
          <w:rFonts w:ascii="Verdana" w:hAnsi="Verdana"/>
          <w:sz w:val="20"/>
          <w:szCs w:val="20"/>
        </w:rPr>
        <w:t>ti</w:t>
      </w:r>
      <w:r w:rsidRPr="003A4D74">
        <w:rPr>
          <w:rFonts w:ascii="Verdana" w:hAnsi="Verdana"/>
          <w:sz w:val="20"/>
          <w:szCs w:val="20"/>
        </w:rPr>
        <w:t>va, che ne garan</w:t>
      </w:r>
      <w:r w:rsidRPr="00662DD7">
        <w:rPr>
          <w:rFonts w:ascii="Verdana" w:hAnsi="Verdana"/>
          <w:sz w:val="20"/>
          <w:szCs w:val="20"/>
        </w:rPr>
        <w:t>ti</w:t>
      </w:r>
      <w:r w:rsidRPr="003A4D74">
        <w:rPr>
          <w:rFonts w:ascii="Verdana" w:hAnsi="Verdana"/>
          <w:sz w:val="20"/>
          <w:szCs w:val="20"/>
        </w:rPr>
        <w:t xml:space="preserve">sce la sicurezza e la riservatezza, in </w:t>
      </w:r>
      <w:r w:rsidR="00CF7DCB" w:rsidRPr="00662DD7">
        <w:rPr>
          <w:rFonts w:ascii="Verdana" w:hAnsi="Verdana"/>
          <w:sz w:val="20"/>
          <w:szCs w:val="20"/>
        </w:rPr>
        <w:t xml:space="preserve">conformità </w:t>
      </w:r>
      <w:r w:rsidRPr="003A4D74">
        <w:rPr>
          <w:rFonts w:ascii="Verdana" w:hAnsi="Verdana"/>
          <w:sz w:val="20"/>
          <w:szCs w:val="20"/>
        </w:rPr>
        <w:t>a quanto previsto dal GDPR agli scopi e per le finalità indicate in tale Informativa Privacy, che indica e chiarisce anche i diritti e le procedure attivabili dall’interessato del trattamento in relazione ai propri dati personali.</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40" w:name="_Hlk156756862"/>
      <w:r w:rsidRPr="00097B47">
        <w:rPr>
          <w:rFonts w:ascii="Verdana" w:hAnsi="Verdana"/>
          <w:sz w:val="20"/>
          <w:szCs w:val="20"/>
        </w:rPr>
        <w:t>Qualora l'Utente richieda l'accesso a una Soluzione di finanziamento ai sensi dell'art. 22, i dati personali dei referenti indicati dall'Utente possono essere comunicati ai Finanziatori e agli altri soggetti coinvolti nella relativa richiesta, nei limiti, per le finalità e sulla base giuridica indicate nell'Informativa Privacy e nelle informazioni rese disponibili nel relativo percorso di richiesta. Il dettaglio del trattamento dei dati personali resta disciplinato dall'Informativa Privacy e dalle eventuali Condizioni Specifiche applicabili</w:t>
      </w:r>
      <w:r w:rsidR="00A77416" w:rsidRPr="00662DD7">
        <w:rPr>
          <w:rFonts w:ascii="Verdana" w:hAnsi="Verdana"/>
          <w:sz w:val="20"/>
          <w:szCs w:val="20"/>
        </w:rPr>
        <w:t>.</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eastAsia="Verdana" w:hAnsi="Verdana" w:cs="Verdana"/>
          <w:sz w:val="20"/>
          <w:szCs w:val="20"/>
        </w:rPr>
        <w:t xml:space="preserve">ti </w:t>
      </w:r>
      <w:r w:rsidRPr="000532C5">
        <w:rPr>
          <w:rFonts w:ascii="Verdana" w:hAnsi="Verdana"/>
          <w:sz w:val="20"/>
          <w:szCs w:val="20"/>
        </w:rPr>
        <w:t xml:space="preserve">su </w:t>
      </w:r>
      <w:r w:rsidR="004D3A4C" w:rsidRPr="000532C5">
        <w:rPr>
          <w:rFonts w:ascii="Verdana" w:hAnsi="Verdana"/>
          <w:sz w:val="20"/>
          <w:szCs w:val="20"/>
        </w:rPr>
        <w:t>nuov</w:t>
      </w:r>
      <w:r w:rsidR="004D3A4C">
        <w:rPr>
          <w:rFonts w:ascii="Verdana" w:hAnsi="Verdana"/>
          <w:sz w:val="20"/>
          <w:szCs w:val="20"/>
        </w:rPr>
        <w:t>i</w:t>
      </w:r>
      <w:r w:rsidR="004D3A4C" w:rsidRPr="000532C5">
        <w:rPr>
          <w:rFonts w:ascii="Verdana" w:hAnsi="Verdana"/>
          <w:sz w:val="20"/>
          <w:szCs w:val="20"/>
        </w:rPr>
        <w:t xml:space="preserve"> </w:t>
      </w:r>
      <w:r w:rsidR="004D3A4C" w:rsidRPr="004D3A4C">
        <w:rPr>
          <w:rFonts w:ascii="Verdana" w:hAnsi="Verdana"/>
          <w:sz w:val="20"/>
          <w:szCs w:val="20"/>
        </w:rPr>
        <w:t>Eventi di vendita, nuove iniziative o nuovi Servizi gestiti dal Marketplace, in conformità all'Informativa Privacy</w:t>
      </w:r>
      <w:r w:rsidRPr="000532C5">
        <w:rPr>
          <w:rFonts w:ascii="Verdana" w:hAnsi="Verdana"/>
          <w:sz w:val="20"/>
          <w:szCs w:val="20"/>
        </w:rPr>
        <w:t>.</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41" w:name="_Toc241518313"/>
      <w:bookmarkEnd w:id="40"/>
      <w:r w:rsidRPr="000532C5">
        <w:rPr>
          <w:rFonts w:ascii="Verdana" w:hAnsi="Verdana"/>
          <w:b/>
          <w:bCs/>
          <w:smallCaps/>
          <w:sz w:val="20"/>
          <w:szCs w:val="20"/>
        </w:rPr>
        <w:t>Proposta di vendita di Veicoli</w:t>
      </w:r>
      <w:r w:rsidR="0017040C" w:rsidRPr="000532C5">
        <w:rPr>
          <w:rFonts w:ascii="Verdana" w:hAnsi="Verdana"/>
          <w:b/>
          <w:bCs/>
          <w:smallCaps/>
          <w:sz w:val="20"/>
          <w:szCs w:val="20"/>
        </w:rPr>
        <w:t xml:space="preserve"> in Asta</w:t>
      </w:r>
      <w:r w:rsidR="00351D41">
        <w:rPr>
          <w:rFonts w:ascii="Verdana" w:hAnsi="Verdana"/>
          <w:b/>
          <w:bCs/>
          <w:smallCaps/>
          <w:sz w:val="20"/>
          <w:szCs w:val="20"/>
        </w:rPr>
        <w:t xml:space="preserve"> e </w:t>
      </w:r>
      <w:r w:rsidR="00AF2784">
        <w:rPr>
          <w:rFonts w:ascii="Verdana" w:hAnsi="Verdana"/>
          <w:b/>
          <w:bCs/>
          <w:smallCaps/>
          <w:sz w:val="20"/>
          <w:szCs w:val="20"/>
        </w:rPr>
        <w:t>obblighi del Venditore</w:t>
      </w:r>
      <w:r w:rsidRPr="000532C5">
        <w:rPr>
          <w:rFonts w:ascii="Verdana" w:hAnsi="Verdana"/>
          <w:b/>
          <w:bCs/>
          <w:smallCaps/>
          <w:sz w:val="20"/>
          <w:szCs w:val="20"/>
        </w:rPr>
        <w:t>.</w:t>
      </w:r>
      <w:bookmarkEnd w:id="41"/>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w:t>
      </w:r>
      <w:r w:rsidR="006A6B04">
        <w:rPr>
          <w:rFonts w:ascii="Verdana" w:hAnsi="Verdana"/>
          <w:sz w:val="20"/>
          <w:szCs w:val="20"/>
        </w:rPr>
        <w:t>.</w:t>
      </w:r>
      <w:r w:rsidR="00C83EED">
        <w:rPr>
          <w:rFonts w:ascii="Verdana" w:hAnsi="Verdana"/>
          <w:sz w:val="20"/>
          <w:szCs w:val="20"/>
        </w:rPr>
        <w:t xml:space="preserve"> </w:t>
      </w:r>
      <w:r w:rsidR="006A6B04" w:rsidRPr="000A6706">
        <w:rPr>
          <w:rFonts w:ascii="Verdana" w:hAnsi="Verdana"/>
          <w:sz w:val="20"/>
          <w:szCs w:val="20"/>
        </w:rPr>
        <w:t xml:space="preserve">Le Proposte di vendita possono essere inserite autonomamente dal Venditore </w:t>
      </w:r>
      <w:r w:rsidR="00FE7662" w:rsidRPr="000A6706">
        <w:rPr>
          <w:rFonts w:ascii="Verdana" w:hAnsi="Verdana"/>
          <w:sz w:val="20"/>
          <w:szCs w:val="20"/>
        </w:rPr>
        <w:t xml:space="preserve">sul Marketplace </w:t>
      </w:r>
      <w:r w:rsidR="00FE7662" w:rsidRPr="000A6706">
        <w:rPr>
          <w:rFonts w:ascii="Verdana" w:hAnsi="Verdana"/>
          <w:sz w:val="20"/>
          <w:szCs w:val="20"/>
        </w:rPr>
        <w:lastRenderedPageBreak/>
        <w:t xml:space="preserve">mediante l’utilizzo degli strumenti </w:t>
      </w:r>
      <w:r w:rsidR="004F4AE3" w:rsidRPr="000A6706">
        <w:rPr>
          <w:rFonts w:ascii="Verdana" w:hAnsi="Verdana"/>
          <w:sz w:val="20"/>
          <w:szCs w:val="20"/>
        </w:rPr>
        <w:t>e i canali</w:t>
      </w:r>
      <w:r w:rsidR="00FE7662" w:rsidRPr="000A6706">
        <w:rPr>
          <w:rFonts w:ascii="Verdana" w:hAnsi="Verdana"/>
          <w:sz w:val="20"/>
          <w:szCs w:val="20"/>
        </w:rPr>
        <w:t xml:space="preserve"> messi a disposizione da Fleequid, ovvero al di fuori dello stesso mediante l’utilizzo di tutti gli strumenti e i canali </w:t>
      </w:r>
      <w:r w:rsidR="00C83EED" w:rsidRPr="000A6706">
        <w:rPr>
          <w:rFonts w:ascii="Verdana" w:hAnsi="Verdana"/>
          <w:sz w:val="20"/>
          <w:szCs w:val="20"/>
        </w:rPr>
        <w:t>messi a disposizione o comunque accettati da Fleequid</w:t>
      </w:r>
      <w:r w:rsidR="00FE7662" w:rsidRPr="000A6706">
        <w:rPr>
          <w:rFonts w:ascii="Verdana" w:hAnsi="Verdana"/>
          <w:sz w:val="20"/>
          <w:szCs w:val="20"/>
        </w:rPr>
        <w:t>, oppure con il supporto di Fleequid</w:t>
      </w:r>
      <w:r w:rsidR="00C83EED" w:rsidRPr="000A6706">
        <w:rPr>
          <w:rFonts w:ascii="Verdana" w:hAnsi="Verdana"/>
          <w:sz w:val="20"/>
          <w:szCs w:val="20"/>
        </w:rPr>
        <w:t xml:space="preserve"> stessa</w:t>
      </w:r>
      <w:r w:rsidR="00FE7662" w:rsidRPr="000A6706">
        <w:rPr>
          <w:rFonts w:ascii="Verdana" w:hAnsi="Verdana"/>
          <w:sz w:val="20"/>
          <w:szCs w:val="20"/>
        </w:rPr>
        <w:t xml:space="preserve">. </w:t>
      </w:r>
      <w:r w:rsidR="004E278F" w:rsidRPr="004E278F">
        <w:rPr>
          <w:rFonts w:ascii="Verdana" w:hAnsi="Verdana"/>
          <w:sz w:val="20"/>
          <w:szCs w:val="20"/>
        </w:rPr>
        <w:t>La Proposta di vendita può essere formulata con qualsiasi mezzo idoneo a esprimere in modo inequivoco la volontà di vendere e deve consentire l'identificazione dei Veicoli, anche tramite VIN o dati equivalenti, nonché l'indicazione del PMIV. Con la Proposta di vendita il Venditore assume gli obblighi previsti dalle presenti Condizioni Generali, si vincola ai parametri economici indicati e accetta che Fleequid strutturi</w:t>
      </w:r>
      <w:r w:rsidR="006F1971">
        <w:rPr>
          <w:rFonts w:ascii="Verdana" w:hAnsi="Verdana"/>
          <w:sz w:val="20"/>
          <w:szCs w:val="20"/>
        </w:rPr>
        <w:t>,</w:t>
      </w:r>
      <w:r w:rsidR="00774104">
        <w:rPr>
          <w:rFonts w:ascii="Verdana" w:hAnsi="Verdana"/>
          <w:sz w:val="20"/>
          <w:szCs w:val="20"/>
        </w:rPr>
        <w:t xml:space="preserve"> </w:t>
      </w:r>
      <w:r w:rsidR="006F1971">
        <w:rPr>
          <w:rFonts w:ascii="Verdana" w:hAnsi="Verdana"/>
          <w:sz w:val="20"/>
          <w:szCs w:val="20"/>
        </w:rPr>
        <w:t xml:space="preserve">a sua insindacabile discrezione, </w:t>
      </w:r>
      <w:r w:rsidR="004E278F" w:rsidRPr="004E278F">
        <w:rPr>
          <w:rFonts w:ascii="Verdana" w:hAnsi="Verdana"/>
          <w:sz w:val="20"/>
          <w:szCs w:val="20"/>
        </w:rPr>
        <w:t>la specifica operazione secondo uno dei Modelli di Vendita, secondo quanto previsto dagli artt. 3 e 8.6. La Proposta di vendita è valida ed efficace e vincola il Venditore sin dal momento in cui è formulata o confermata, anche qualora non sia ancora stata pubblicata l'Inserzione o predisposto il dossier tecnico.</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A seguito del</w:t>
      </w:r>
      <w:r w:rsidR="002B6FB6" w:rsidRPr="000A6706">
        <w:rPr>
          <w:rFonts w:ascii="Verdana" w:hAnsi="Verdana"/>
          <w:sz w:val="20"/>
          <w:szCs w:val="20"/>
        </w:rPr>
        <w:t>la Proposta di vendita</w:t>
      </w:r>
      <w:r w:rsidRPr="000A6706">
        <w:rPr>
          <w:rFonts w:ascii="Verdana" w:hAnsi="Verdana"/>
          <w:sz w:val="20"/>
          <w:szCs w:val="20"/>
        </w:rPr>
        <w:t xml:space="preserve"> ricevuta,</w:t>
      </w:r>
      <w:r w:rsidR="00C83EED" w:rsidRPr="000A6706">
        <w:rPr>
          <w:rFonts w:ascii="Verdana" w:hAnsi="Verdana"/>
          <w:sz w:val="20"/>
          <w:szCs w:val="20"/>
        </w:rPr>
        <w:t xml:space="preserve"> già valida ed efficace ai sensi delle presenti CG,</w:t>
      </w:r>
      <w:r w:rsidRPr="000A6706">
        <w:rPr>
          <w:rFonts w:ascii="Verdana" w:hAnsi="Verdana"/>
          <w:sz w:val="20"/>
          <w:szCs w:val="20"/>
        </w:rPr>
        <w:t xml:space="preserve"> ai</w:t>
      </w:r>
      <w:r w:rsidR="00CE714C" w:rsidRPr="000A6706">
        <w:rPr>
          <w:rFonts w:ascii="Verdana" w:hAnsi="Verdana"/>
          <w:sz w:val="20"/>
          <w:szCs w:val="20"/>
        </w:rPr>
        <w:t xml:space="preserve"> fini </w:t>
      </w:r>
      <w:r w:rsidR="00421554" w:rsidRPr="00421554">
        <w:rPr>
          <w:rFonts w:ascii="Verdana" w:hAnsi="Verdana"/>
          <w:sz w:val="20"/>
          <w:szCs w:val="20"/>
        </w:rPr>
        <w:t>dell’Inserzione e dell’avvio dell’Evento di vendita</w:t>
      </w:r>
      <w:r w:rsidR="5FBC43DA" w:rsidRPr="000A6706">
        <w:rPr>
          <w:rFonts w:ascii="Verdana" w:hAnsi="Verdana"/>
          <w:sz w:val="20"/>
          <w:szCs w:val="20"/>
        </w:rPr>
        <w:t>,</w:t>
      </w:r>
      <w:r w:rsidR="5FBC43DA" w:rsidRPr="000532C5">
        <w:rPr>
          <w:rFonts w:ascii="Verdana" w:hAnsi="Verdana"/>
          <w:sz w:val="20"/>
          <w:szCs w:val="20"/>
        </w:rPr>
        <w:t xml:space="preserve"> Fleequid richiede al Venditore una descrizione veritiera e in buona fede delle Specifiche tecniche del Veicolo.</w:t>
      </w:r>
      <w:r w:rsidR="76BB7325" w:rsidRPr="000532C5">
        <w:rPr>
          <w:rFonts w:ascii="Verdana" w:hAnsi="Verdana"/>
          <w:sz w:val="20"/>
          <w:szCs w:val="20"/>
        </w:rPr>
        <w:t xml:space="preserve"> </w:t>
      </w:r>
      <w:r w:rsidR="00A733CD" w:rsidRPr="00A733CD">
        <w:t xml:space="preserve"> </w:t>
      </w:r>
      <w:r w:rsidR="00A733CD" w:rsidRPr="00A733CD">
        <w:rPr>
          <w:rFonts w:ascii="Verdana" w:hAnsi="Verdana"/>
          <w:sz w:val="20"/>
          <w:szCs w:val="20"/>
        </w:rPr>
        <w:t xml:space="preserve">Il Venditore è tenuto a fornire ogni informazione tecnica e amministrativa relativa al Veicolo in modo accurato e completo, unitamente a immagini fotografiche reali. Nella descrizione del Veicolo e nell'inserimento di immagini o altri contenuti non possono essere inclusi link esterni al Marketplace, numeri di telefono o indirizzi e-mail. Fleequid si riserva il diritto di anonimizzare immagini o documenti che possano consentire l'identificazione dell'attuale o dei precedenti proprietari del Veicolo. Gli Utenti riconoscono e accettano che Fleequid può, sino al perfezionamento dell'Accordo vincolante e nei limiti previsti dalle presenti Condizioni Generali, rifiutare una Proposta di vendita, un tentativo di acquisto, un'Offerta o un'accettazione senza obbligo di specificarne i motivi, nonché assegnare un Veicolo a una categoria o a un gruppo di prodotti diverso da quello indicato dal Venditore. In caso di fissazione di termini o scadenze fanno fede la data e l'orario risultanti dai sistemi informatici di Fleequid. Al fine di facilitare la commercializzazione dei Veicoli, Fleequid può offrire al Venditore, ove disponibile, la predisposizione di un dossier tecnico ovvero di un TrustReport; l'esecuzione di tali attività, anche quando richiesta dal Venditore, è soggetta all'approvazione di Fleequid e alle eventuali Tariffe applicabili. Quando tali Servizi sono resi disponibili, il Venditore si impegna a mettere a disposizione del personale incaricato da Fleequid i Veicoli e la relativa documentazione amministrativa e tecnica, nonché a fornire, a mezzo del proprio personale tecnico incaricato, assistenza durante il processo di ispezione. Il Venditore autorizza altresì Fleequid a visionare, provare e fotografare i Veicoli e a effettuare le ispezioni necessarie ai fini della loro commercializzazione. Se richiesto e approvato da Fleequid, quest'ultima può inoltre gestire la logistica dei Veicoli, svolgere indagini amministrative o acquisire documentazione tecnica aggiuntiva, secondo disponibilità e con applicazione delle eventuali Tariffe previste. Il dossier tecnico predisposto da Fleequid deve essere esaminato e confermato dal Venditore, che è tenuto a segnalare tempestivamente eventuali mancanze o inesattezze. È esclusivo onere del Venditore verificare che il dossier tecnico reso consultabile con l'Inserzione corrisponda alle effettive </w:t>
      </w:r>
      <w:r w:rsidR="00A733CD" w:rsidRPr="00A733CD">
        <w:rPr>
          <w:rFonts w:ascii="Verdana" w:hAnsi="Verdana"/>
          <w:sz w:val="20"/>
          <w:szCs w:val="20"/>
        </w:rPr>
        <w:lastRenderedPageBreak/>
        <w:t>Specifiche tecniche del Veicolo. La pubblicazione sul Marketplace del dossier tecnico, in assenza di tempestiva segnalazione da parte del Venditore di eventuali errori o inesattezze, equivale ad approvazione tacita del dossier da parte del Venditore, fatti salvi i casi di dolo. Le disposizioni del presente comma relative alla verifica, all'approvazione e alla responsabilità del Venditore si applicano, in quanto compatibili, all'intera Inserzione, anche quando questa sia predisposta da Fleequid per conto del Venditore sulla base delle informazioni da quest'ultimo fornite o comunque nella sua disponibilità. La predisposizione da parte di Fleequid del dossier tecnico, del TrustReport o di altre attività di verifica o ispezione non libera il Venditore dalla responsabilità per la veridicità, la completezza e la correttezza delle informazioni e della documentazione relative al Veicolo, secondo quanto previsto dagli artt. 8.13 e 19.6</w:t>
      </w:r>
      <w:r w:rsidR="009C6DD9" w:rsidRPr="00662DD7">
        <w:rPr>
          <w:rFonts w:ascii="Verdana" w:eastAsia="Verdana" w:hAnsi="Verdana" w:cs="Verdana"/>
          <w:sz w:val="20"/>
          <w:szCs w:val="20"/>
        </w:rPr>
        <w:t>.</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sidRPr="00351F0A">
        <w:rPr>
          <w:rFonts w:ascii="Verdana" w:hAnsi="Verdana"/>
          <w:sz w:val="20"/>
          <w:szCs w:val="20"/>
        </w:rPr>
        <w:t>Con la formulazione della</w:t>
      </w:r>
      <w:r w:rsidR="004C4B21">
        <w:rPr>
          <w:rFonts w:ascii="Verdana" w:hAnsi="Verdana"/>
          <w:sz w:val="20"/>
          <w:szCs w:val="20"/>
        </w:rPr>
        <w:t xml:space="preserve"> </w:t>
      </w:r>
      <w:r w:rsidR="007674A0" w:rsidRPr="000A6706">
        <w:rPr>
          <w:rFonts w:ascii="Verdana" w:hAnsi="Verdana"/>
          <w:sz w:val="20"/>
          <w:szCs w:val="20"/>
        </w:rPr>
        <w:t xml:space="preserve">Proposta di vendita e in relazione alla successiva </w:t>
      </w:r>
      <w:r w:rsidR="00F36779">
        <w:rPr>
          <w:rFonts w:ascii="Verdana" w:hAnsi="Verdana"/>
          <w:sz w:val="20"/>
          <w:szCs w:val="20"/>
        </w:rPr>
        <w:t>commercializzazione</w:t>
      </w:r>
      <w:r w:rsidR="00232E49" w:rsidRPr="000532C5">
        <w:rPr>
          <w:rFonts w:ascii="Verdana" w:hAnsi="Verdana"/>
          <w:sz w:val="20"/>
          <w:szCs w:val="20"/>
        </w:rPr>
        <w:t xml:space="preserve">, </w:t>
      </w:r>
      <w:r w:rsidR="004B4009" w:rsidRPr="000532C5">
        <w:rPr>
          <w:rFonts w:ascii="Verdana" w:hAnsi="Verdana"/>
          <w:sz w:val="20"/>
          <w:szCs w:val="20"/>
        </w:rPr>
        <w:t>il Venditore</w:t>
      </w:r>
      <w:r w:rsidR="00232E49" w:rsidRPr="000532C5">
        <w:rPr>
          <w:rFonts w:ascii="Verdana" w:hAnsi="Verdana"/>
          <w:sz w:val="20"/>
          <w:szCs w:val="20"/>
        </w:rPr>
        <w:t xml:space="preserve"> dichiara e garantisce a Fleequid e agli </w:t>
      </w:r>
      <w:r w:rsidR="00D90775" w:rsidRPr="000532C5">
        <w:rPr>
          <w:rFonts w:ascii="Verdana" w:hAnsi="Verdana"/>
          <w:sz w:val="20"/>
          <w:szCs w:val="20"/>
        </w:rPr>
        <w:t>Offerenti</w:t>
      </w:r>
      <w:r w:rsidR="00232E49" w:rsidRPr="000532C5">
        <w:rPr>
          <w:rFonts w:ascii="Verdana" w:hAnsi="Verdana"/>
          <w:sz w:val="20"/>
          <w:szCs w:val="20"/>
        </w:rPr>
        <w:t xml:space="preserve"> che i</w:t>
      </w:r>
      <w:r w:rsidR="00EC606F">
        <w:rPr>
          <w:rFonts w:ascii="Verdana" w:hAnsi="Verdana"/>
          <w:sz w:val="20"/>
          <w:szCs w:val="20"/>
        </w:rPr>
        <w:t>l</w:t>
      </w:r>
      <w:r w:rsidR="00232E49" w:rsidRPr="000532C5">
        <w:rPr>
          <w:rFonts w:ascii="Verdana" w:hAnsi="Verdana"/>
          <w:sz w:val="20"/>
          <w:szCs w:val="20"/>
        </w:rPr>
        <w:t xml:space="preserve"> Veicol</w:t>
      </w:r>
      <w:r w:rsidR="00AB04A7">
        <w:rPr>
          <w:rFonts w:ascii="Verdana" w:hAnsi="Verdana"/>
          <w:sz w:val="20"/>
          <w:szCs w:val="20"/>
        </w:rPr>
        <w:t>o</w:t>
      </w:r>
      <w:r w:rsidR="00232E49" w:rsidRPr="000532C5">
        <w:rPr>
          <w:rFonts w:ascii="Verdana" w:hAnsi="Verdana"/>
          <w:sz w:val="20"/>
          <w:szCs w:val="20"/>
        </w:rPr>
        <w:t xml:space="preserve"> </w:t>
      </w:r>
      <w:r w:rsidR="00AB04A7">
        <w:rPr>
          <w:rFonts w:ascii="Verdana" w:hAnsi="Verdana"/>
          <w:sz w:val="20"/>
          <w:szCs w:val="20"/>
        </w:rPr>
        <w:t>è</w:t>
      </w:r>
      <w:r w:rsidR="00AB04A7" w:rsidRPr="000532C5">
        <w:rPr>
          <w:rFonts w:ascii="Verdana" w:hAnsi="Verdana"/>
          <w:sz w:val="20"/>
          <w:szCs w:val="20"/>
        </w:rPr>
        <w:t xml:space="preserve"> </w:t>
      </w:r>
      <w:r w:rsidR="00232E49" w:rsidRPr="000532C5">
        <w:rPr>
          <w:rFonts w:ascii="Verdana" w:hAnsi="Verdana"/>
          <w:sz w:val="20"/>
          <w:szCs w:val="20"/>
        </w:rPr>
        <w:t>attualmente</w:t>
      </w:r>
      <w:r w:rsidR="00AB04A7">
        <w:rPr>
          <w:rFonts w:ascii="Verdana" w:hAnsi="Verdana"/>
          <w:sz w:val="20"/>
          <w:szCs w:val="20"/>
        </w:rPr>
        <w:t>,</w:t>
      </w:r>
      <w:r w:rsidR="00232E49" w:rsidRPr="000532C5">
        <w:rPr>
          <w:rFonts w:ascii="Verdana" w:hAnsi="Verdana"/>
          <w:sz w:val="20"/>
          <w:szCs w:val="20"/>
        </w:rPr>
        <w:t xml:space="preserve"> e</w:t>
      </w:r>
      <w:r w:rsidR="00AB04A7">
        <w:rPr>
          <w:rFonts w:ascii="Verdana" w:hAnsi="Verdana"/>
          <w:sz w:val="20"/>
          <w:szCs w:val="20"/>
        </w:rPr>
        <w:t xml:space="preserve"> sarà</w:t>
      </w:r>
      <w:r w:rsidR="00232E49" w:rsidRPr="000532C5">
        <w:rPr>
          <w:rFonts w:ascii="Verdana" w:hAnsi="Verdana"/>
          <w:sz w:val="20"/>
          <w:szCs w:val="20"/>
        </w:rPr>
        <w:t xml:space="preserve"> alla data </w:t>
      </w:r>
      <w:r w:rsidR="00AB04A7">
        <w:rPr>
          <w:rFonts w:ascii="Verdana" w:hAnsi="Verdana"/>
          <w:sz w:val="20"/>
          <w:szCs w:val="20"/>
        </w:rPr>
        <w:t>del trasferimento della proprietà,</w:t>
      </w:r>
      <w:r w:rsidR="00AB04A7" w:rsidRPr="000532C5">
        <w:rPr>
          <w:rFonts w:ascii="Verdana" w:hAnsi="Verdana"/>
          <w:sz w:val="20"/>
          <w:szCs w:val="20"/>
        </w:rPr>
        <w:t xml:space="preserve"> </w:t>
      </w:r>
      <w:r w:rsidR="00232E49" w:rsidRPr="000532C5">
        <w:rPr>
          <w:rFonts w:ascii="Verdana" w:hAnsi="Verdana"/>
          <w:sz w:val="20"/>
          <w:szCs w:val="20"/>
        </w:rPr>
        <w:t>di piena proprietà del Venditore</w:t>
      </w:r>
      <w:r w:rsidR="00C37281">
        <w:rPr>
          <w:rFonts w:ascii="Verdana" w:hAnsi="Verdana"/>
          <w:sz w:val="20"/>
          <w:szCs w:val="20"/>
        </w:rPr>
        <w:t xml:space="preserve"> </w:t>
      </w:r>
      <w:r w:rsidR="00A61C73" w:rsidRPr="00A61C73">
        <w:rPr>
          <w:rFonts w:ascii="Verdana" w:hAnsi="Verdana"/>
          <w:sz w:val="20"/>
          <w:szCs w:val="20"/>
        </w:rPr>
        <w:t>e libero da qualsiasi Gravame. Eccezionalmente, Fleequid può autorizzare la commercializzazione di Veicoli soggetti a Gravami, a condizione che il Venditore ne dichiari l'esistenza già nella Proposta di vendita e ne comunichi tempestivamente e per iscritto a Fleequid la natura, l'entità, gli adempimenti necessari per la relativa rimozione e i relativi costi. Salvo diverso accordo scritto o diversa previsione delle Condizioni particolari di vendita, la rimozione dei Gravami è a esclusivo carico e spese del Venditore e deve essere completata entro 3 (tre) giorni dalla richiesta di Fleequid e, in ogni caso, prima del trasferimento della proprietà del Veicolo. La mancata rimozione dei Gravami entro il predetto termine attribuisce a Fleequid la facoltà di risolvere il Contratto interessato ai sensi dell'art. 17.8</w:t>
      </w:r>
      <w:r w:rsidR="0019744C" w:rsidRPr="0019744C">
        <w:t xml:space="preserve"> </w:t>
      </w:r>
      <w:r w:rsidR="0019744C" w:rsidRPr="0019744C">
        <w:rPr>
          <w:rFonts w:ascii="Verdana" w:hAnsi="Verdana"/>
          <w:sz w:val="20"/>
          <w:szCs w:val="20"/>
        </w:rPr>
        <w:t>ovvero, quando Fleequid opera quale Intermediario puro, dell'art. 17.14</w:t>
      </w:r>
      <w:r w:rsidR="00A61C73" w:rsidRPr="00A61C73">
        <w:rPr>
          <w:rFonts w:ascii="Verdana" w:hAnsi="Verdana"/>
          <w:sz w:val="20"/>
          <w:szCs w:val="20"/>
        </w:rPr>
        <w:t xml:space="preserve"> e di applicare al Venditore una penale di € 2.000,00 (euro duemila/00)</w:t>
      </w:r>
      <w:r w:rsidR="001C0AE7" w:rsidRPr="001C0AE7">
        <w:t xml:space="preserve"> </w:t>
      </w:r>
      <w:r w:rsidR="001C0AE7" w:rsidRPr="001C0AE7">
        <w:rPr>
          <w:rFonts w:ascii="Verdana" w:hAnsi="Verdana"/>
          <w:sz w:val="20"/>
          <w:szCs w:val="20"/>
        </w:rPr>
        <w:t>per ciascun Veicolo interessato dal Gravame, indipendentemente dal numero dei Gravami gravanti sul medesimo Veicolo</w:t>
      </w:r>
      <w:r w:rsidR="00A61C73" w:rsidRPr="00A61C73">
        <w:rPr>
          <w:rFonts w:ascii="Verdana" w:hAnsi="Verdana"/>
          <w:sz w:val="20"/>
          <w:szCs w:val="20"/>
        </w:rPr>
        <w:t>, fatto salvo il risarcimento dell'eventuale maggior danno. Qualora la Proposta di vendita riguardi Veicoli destinati esclusivamente alla rottamazione o comunque qualificabili come VFU, il Venditore è tenuto a segnalarlo immediatamente a Fleequid, a fornire ogni informazione e documentazione necessaria a verificarne la qualificazione, la provenienza e la legittima detenzione e a garantire il rispetto, per quanto di propria competenza, degli obblighi ambientali applicabili, affinché Fleequid possa limitare la partecipazione al relativo Evento di vendita ai soli Utenti in possesso dei requisiti professionali prescritti dalla normativa applicabile e adottare le ulteriori misure previste dalle presenti Condizioni Generali, anche con riferimento al Modello di Vendita e alla modalità di esecuzione utilizzabili. La disciplina esecutiva dei Veicoli qualificabili come VFU è contenuta nell'art. 16.13</w:t>
      </w:r>
      <w:r w:rsidR="00542157" w:rsidRPr="004D0827">
        <w:rPr>
          <w:rFonts w:ascii="Verdana" w:hAnsi="Verdana"/>
          <w:sz w:val="20"/>
          <w:szCs w:val="20"/>
        </w:rPr>
        <w:t>.</w:t>
      </w:r>
      <w:r w:rsidR="00542157" w:rsidRPr="004D0827">
        <w:rPr>
          <w:rFonts w:ascii="Verdana" w:hAnsi="Verdana"/>
          <w:sz w:val="20"/>
          <w:szCs w:val="20"/>
          <w:highlight w:val="cyan"/>
        </w:rPr>
        <w:t xml:space="preserve"> </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sidRPr="00CD56D0">
        <w:rPr>
          <w:rFonts w:ascii="Verdana" w:hAnsi="Verdana"/>
          <w:sz w:val="20"/>
          <w:szCs w:val="20"/>
        </w:rPr>
        <w:t>Qualora la</w:t>
      </w:r>
      <w:r>
        <w:rPr>
          <w:rFonts w:ascii="Verdana" w:hAnsi="Verdana"/>
          <w:sz w:val="20"/>
          <w:szCs w:val="20"/>
        </w:rPr>
        <w:t xml:space="preserve"> </w:t>
      </w:r>
      <w:r w:rsidR="00232E49" w:rsidRPr="000532C5">
        <w:rPr>
          <w:rFonts w:ascii="Verdana" w:hAnsi="Verdana"/>
          <w:sz w:val="20"/>
          <w:szCs w:val="20"/>
        </w:rPr>
        <w:t>Propost</w:t>
      </w:r>
      <w:r w:rsidR="00395A01">
        <w:rPr>
          <w:rFonts w:ascii="Verdana" w:hAnsi="Verdana"/>
          <w:sz w:val="20"/>
          <w:szCs w:val="20"/>
        </w:rPr>
        <w:t>a</w:t>
      </w:r>
      <w:r w:rsidR="00232E49" w:rsidRPr="000532C5">
        <w:rPr>
          <w:rFonts w:ascii="Verdana" w:hAnsi="Verdana"/>
          <w:sz w:val="20"/>
          <w:szCs w:val="20"/>
        </w:rPr>
        <w:t xml:space="preserve"> di vendita,</w:t>
      </w:r>
      <w:r w:rsidR="00190EDA" w:rsidRPr="000A6706">
        <w:rPr>
          <w:rFonts w:ascii="Verdana" w:hAnsi="Verdana"/>
          <w:sz w:val="20"/>
          <w:szCs w:val="20"/>
        </w:rPr>
        <w:t xml:space="preserve"> ovvero </w:t>
      </w:r>
      <w:r w:rsidR="009609B9">
        <w:rPr>
          <w:rFonts w:ascii="Verdana" w:hAnsi="Verdana"/>
          <w:sz w:val="20"/>
          <w:szCs w:val="20"/>
        </w:rPr>
        <w:t>le</w:t>
      </w:r>
      <w:r w:rsidR="009609B9" w:rsidRPr="000A6706">
        <w:rPr>
          <w:rFonts w:ascii="Verdana" w:hAnsi="Verdana"/>
          <w:sz w:val="20"/>
          <w:szCs w:val="20"/>
        </w:rPr>
        <w:t xml:space="preserve"> </w:t>
      </w:r>
      <w:r w:rsidR="00190EDA" w:rsidRPr="000A6706">
        <w:rPr>
          <w:rFonts w:ascii="Verdana" w:hAnsi="Verdana"/>
          <w:sz w:val="20"/>
          <w:szCs w:val="20"/>
        </w:rPr>
        <w:t xml:space="preserve">informazioni, </w:t>
      </w:r>
      <w:r w:rsidR="001A1135" w:rsidRPr="001A1135">
        <w:rPr>
          <w:rFonts w:ascii="Verdana" w:hAnsi="Verdana"/>
          <w:sz w:val="20"/>
          <w:szCs w:val="20"/>
        </w:rPr>
        <w:t xml:space="preserve">i dati o i contenuti relativi all'Inserzione, risultino incompleti, inesatti o non aggiornati, o comunque necessitino di integrazione o correzione, Fleequid ha il diritto di richiedere in ogni tempo al Venditore le informazioni e i documenti necessari, anche dopo l'accettazione della Proposta di vendita e dopo </w:t>
      </w:r>
      <w:r w:rsidR="001A1135" w:rsidRPr="001A1135">
        <w:rPr>
          <w:rFonts w:ascii="Verdana" w:hAnsi="Verdana"/>
          <w:sz w:val="20"/>
          <w:szCs w:val="20"/>
        </w:rPr>
        <w:lastRenderedPageBreak/>
        <w:t>la predisposizione e la pubblicazione dell'Inserzione. Il Venditore si impegna a fornire quanto richiesto entro 3 (tre) giorni dalla relativa richiesta</w:t>
      </w:r>
      <w:r w:rsidR="00232E49" w:rsidRPr="000532C5">
        <w:rPr>
          <w:rFonts w:ascii="Verdana" w:hAnsi="Verdana"/>
          <w:sz w:val="20"/>
          <w:szCs w:val="20"/>
        </w:rPr>
        <w:t>.</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sidRPr="00945836">
        <w:rPr>
          <w:rFonts w:ascii="Verdana" w:hAnsi="Verdana"/>
          <w:sz w:val="20"/>
          <w:szCs w:val="20"/>
        </w:rPr>
        <w:t>Il Venditore è tenuto a fornire tempestivamente a Fleequid e a mantenere costantemente aggiornati i propri dati identificativi, fiscali e di fatturazione, le coordinate bancarie e ogni altra informazione necessaria all'esecuzione delle operazioni e all'adempimento degli obblighi previsti dalle presenti Condizioni Generali, ivi compresi quelli relativi alla fatturazione, al pagamento delle somme a lui spettanti e, nell'esecuzione della Vendita in commissione quale Intermediario puro, alla comunicazione dei propri dati all'Acquirente ai sensi dell'art. 11.4. L'obbligo previsto dal presente comma ha carattere generale e permanente e permane per tutta la durata del rapporto e sino al completamento delle operazioni in corso. Il Venditore risponde dei ritardi, degli errori e delle conseguenze derivanti da dati mancanti, inesatti, incompleti o non aggiornati, ivi compresi i ritardi e i costi che ne derivino per Fleequid, per l'Acquirente o per l'esecuzione dell'operazione</w:t>
      </w:r>
      <w:r w:rsidR="06635B2D" w:rsidRPr="000532C5">
        <w:rPr>
          <w:rFonts w:ascii="Verdana" w:hAnsi="Verdana"/>
          <w:sz w:val="20"/>
          <w:szCs w:val="20"/>
        </w:rPr>
        <w:t>.</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sidRPr="00720CFE">
        <w:rPr>
          <w:rFonts w:ascii="Verdana" w:hAnsi="Verdana"/>
          <w:sz w:val="20"/>
          <w:szCs w:val="20"/>
        </w:rPr>
        <w:t>A seguito dell’accettazione della</w:t>
      </w:r>
      <w:r w:rsidR="00516670" w:rsidRPr="00720CFE">
        <w:rPr>
          <w:rFonts w:ascii="Verdana" w:hAnsi="Verdana"/>
          <w:sz w:val="20"/>
          <w:szCs w:val="20"/>
        </w:rPr>
        <w:t xml:space="preserve"> Proposta di vendita</w:t>
      </w:r>
      <w:r w:rsidR="0061358E">
        <w:rPr>
          <w:rFonts w:ascii="Verdana" w:hAnsi="Verdana"/>
          <w:sz w:val="20"/>
          <w:szCs w:val="20"/>
        </w:rPr>
        <w:t>,</w:t>
      </w:r>
      <w:r w:rsidR="003E24E8" w:rsidRPr="003E24E8">
        <w:t xml:space="preserve"> </w:t>
      </w:r>
      <w:r w:rsidR="0061358E" w:rsidRPr="0061358E">
        <w:rPr>
          <w:rFonts w:ascii="Verdana" w:hAnsi="Verdana"/>
          <w:sz w:val="20"/>
          <w:szCs w:val="20"/>
        </w:rPr>
        <w:t>Fleequid determina, nell'ambito dell'organizzazione del processo di commercializzazione del Veicolo e secondo quanto previsto dall'art. 3, il Modello di Vendita, la tipologia dell'Evento di vendita e le relative modalità operative. Qualora sia opportuno procedere con uno o più successivi Eventi di vendita relativi al medesimo Veicolo, spetta a Fleequid determinarne la programmazione, il relativo intervallo temporale e, nei limiti previsti dalle presenti Condizioni Generali, anche l'eventuale adozione di un diverso Modello di Vendita. Nella Vendita in commissione la durata di ciascuna Asta, il valore degli eventuali rilanci e la Base d'asta sono stabiliti in modo ragionevole da Fleequid; fermo quanto previsto dalle presenti Condizioni Generali e dalle eventuali Condizioni particolari di vendita applicabili, Fleequid determina a propria discrezione la tipologia di Evento di vendita con la quale procedere al tentativo di vendita. Nei casi in cui sia previsto un Prezzo di riserva, la Base d'asta può essere fissata da Fleequid in misura inferiore, uguale o superiore al Prezzo di riserva, restando fermo che, alla conclusione dell'Evento di vendita, l'Accordo vincolante si perfeziona soltanto al ricorrere delle condizioni previste dall'art. 10. Nei casi in cui, in base alla tipologia di Evento di vendita prescelta, non sia previsto un Prezzo di riserva, l'esito dell'Evento determina il perfezionamento dell'Accordo vincolante al prezzo risultante dalla procedura. Nel Dealer Sales, Fleequid acquista il Veicolo dal Venditore secondo il Prezzo di acquisto e le condizioni con quest'ultimo concordate ai sensi dell'art. 18.3 e determina autonomamente le modalità della successiva commercializzazione e rivendita del Veicolo, anche mediante uno o più Eventi di vendita.</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formulazione della Proposta di vendita, il Venditore autorizza espressamente Fleequid </w:t>
      </w:r>
      <w:r w:rsidR="00C011FB" w:rsidRPr="000A6706">
        <w:rPr>
          <w:rFonts w:ascii="Verdana" w:hAnsi="Verdana"/>
          <w:sz w:val="20"/>
          <w:szCs w:val="20"/>
        </w:rPr>
        <w:t>a predisporre, pubblicare e pubblicizzare</w:t>
      </w:r>
      <w:r w:rsidR="00FB682B" w:rsidRPr="000A6706">
        <w:rPr>
          <w:rFonts w:ascii="Verdana" w:hAnsi="Verdana"/>
          <w:sz w:val="20"/>
          <w:szCs w:val="20"/>
        </w:rPr>
        <w:t xml:space="preserve">, </w:t>
      </w:r>
      <w:r w:rsidR="001963D7" w:rsidRPr="000A6706">
        <w:rPr>
          <w:rFonts w:ascii="Verdana" w:hAnsi="Verdana"/>
          <w:sz w:val="20"/>
          <w:szCs w:val="20"/>
        </w:rPr>
        <w:t>laddove non vi abbia provveduto autonom</w:t>
      </w:r>
      <w:r w:rsidR="0026044B" w:rsidRPr="000A6706">
        <w:rPr>
          <w:rFonts w:ascii="Verdana" w:hAnsi="Verdana"/>
          <w:sz w:val="20"/>
          <w:szCs w:val="20"/>
        </w:rPr>
        <w:t>ame</w:t>
      </w:r>
      <w:r w:rsidR="001963D7" w:rsidRPr="000A6706">
        <w:rPr>
          <w:rFonts w:ascii="Verdana" w:hAnsi="Verdana"/>
          <w:sz w:val="20"/>
          <w:szCs w:val="20"/>
        </w:rPr>
        <w:t>nte</w:t>
      </w:r>
      <w:r w:rsidR="00FB682B" w:rsidRPr="000A6706">
        <w:rPr>
          <w:rFonts w:ascii="Verdana" w:hAnsi="Verdana"/>
          <w:sz w:val="20"/>
          <w:szCs w:val="20"/>
        </w:rPr>
        <w:t>,</w:t>
      </w:r>
      <w:r w:rsidR="00C011FB" w:rsidRPr="000A6706">
        <w:rPr>
          <w:rFonts w:ascii="Verdana" w:hAnsi="Verdana"/>
          <w:sz w:val="20"/>
          <w:szCs w:val="20"/>
        </w:rPr>
        <w:t xml:space="preserve"> </w:t>
      </w:r>
      <w:r w:rsidR="00C24E1C" w:rsidRPr="00C24E1C">
        <w:rPr>
          <w:rFonts w:ascii="Verdana" w:hAnsi="Verdana"/>
          <w:sz w:val="20"/>
          <w:szCs w:val="20"/>
        </w:rPr>
        <w:t xml:space="preserve">l'Inserzione relativa al Veicolo, nonché a rendere disponibili agli altri Utenti le Specifiche tecniche e le ulteriori informazioni relative al Veicolo in qualsiasi momento, sia prima sia durante lo svolgimento dell'Evento di vendita, attraverso il Marketplace o altri canali di comunicazione, quali, a titolo esemplificativo, inserzioni pubblicitarie su altri siti internet, newsletter, sezioni dedicate agli Eventi in arrivo e altri strumenti promozionali utilizzati da </w:t>
      </w:r>
      <w:r w:rsidR="00C24E1C" w:rsidRPr="00C24E1C">
        <w:rPr>
          <w:rFonts w:ascii="Verdana" w:hAnsi="Verdana"/>
          <w:sz w:val="20"/>
          <w:szCs w:val="20"/>
        </w:rPr>
        <w:lastRenderedPageBreak/>
        <w:t>Fleequid. La Proposta di vendita si considera accettata da Fleequid nel momento in cui quest'ultima ne conferma l'accettazione, anche mediante strumenti informatici o analogici, ovvero comunque dia esecuzione alla stessa mediante attività univocamente dirette alla commercializzazione del Veicolo, senza che la predisposizione o la pubblicazione dell'Inserzione costituiscano elementi necessari ai fini dell'efficacia o della vincolatività della Proposta di vendita. La predisposizione e la pubblicazione dell'Inserzione costituiscono mere attività esecutive della Proposta di vendita e possono essere effettuate da Fleequid senza necessità di ulteriore approvazione. Il Venditore acconsente alle eventuali visite organizzate da Fleequid presso il luogo in cui i Veicoli sono custoditi e si impegna a mettere a disposizione, ove necessario, gli autisti, i tecnici e l'assistenza ragionevolmente richiesti per consentirne la visione e la prova da parte degli Utenti interessati all'acquisto</w:t>
      </w:r>
      <w:r w:rsidR="004C1D42" w:rsidRPr="000532C5">
        <w:rPr>
          <w:rFonts w:ascii="Verdana" w:hAnsi="Verdana"/>
          <w:sz w:val="20"/>
          <w:szCs w:val="20"/>
        </w:rPr>
        <w:t xml:space="preserve">. </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hAnsi="Verdana"/>
          <w:sz w:val="20"/>
          <w:szCs w:val="20"/>
        </w:rPr>
        <w:t>Nel momento in cui la Proposta di vendita si considera accettata da Fleequid ai sensi dell’art. 8.7</w:t>
      </w:r>
      <w:r w:rsidR="00846EE8" w:rsidRPr="000A6706">
        <w:rPr>
          <w:rFonts w:ascii="Verdana" w:hAnsi="Verdana"/>
          <w:sz w:val="20"/>
          <w:szCs w:val="20"/>
        </w:rPr>
        <w:t>,</w:t>
      </w:r>
      <w:r w:rsidR="00301BEE" w:rsidRPr="000A6706">
        <w:rPr>
          <w:rFonts w:ascii="Verdana" w:hAnsi="Verdana"/>
          <w:sz w:val="20"/>
          <w:szCs w:val="20"/>
        </w:rPr>
        <w:t xml:space="preserve"> si conclude tra </w:t>
      </w:r>
      <w:r w:rsidR="00D90775" w:rsidRPr="000A6706">
        <w:rPr>
          <w:rFonts w:ascii="Verdana" w:hAnsi="Verdana"/>
          <w:sz w:val="20"/>
          <w:szCs w:val="20"/>
        </w:rPr>
        <w:t>il Venditore e Fleequid</w:t>
      </w:r>
      <w:r w:rsidR="009B6EEC" w:rsidRPr="00662DD7">
        <w:rPr>
          <w:rFonts w:ascii="Verdana" w:hAnsi="Verdana"/>
          <w:sz w:val="20"/>
          <w:szCs w:val="20"/>
        </w:rPr>
        <w:t xml:space="preserve"> </w:t>
      </w:r>
      <w:r w:rsidR="00C71099" w:rsidRPr="00C71099">
        <w:rPr>
          <w:rFonts w:ascii="Verdana" w:hAnsi="Verdana"/>
          <w:sz w:val="20"/>
          <w:szCs w:val="20"/>
        </w:rPr>
        <w:t xml:space="preserve">un rapporto di commercializzazione del Veicolo. In forza di tale rapporto il Venditore si impegna irrevocabilmente, nei termini e per il periodo previsti dal presente comma, a consentire la commercializzazione e la vendita del Veicolo per il tramite di Fleequid; Fleequid è autorizzata a organizzare uno o più Eventi di vendita, anche successivi, e a individuare per ciascuna operazione il Modello di Vendita applicabile secondo quanto previsto dagli artt. 3 e 8.6. L'accettazione della Proposta di vendita non comporta, di per sé, la conclusione di un contratto di commissione relativo a uno specifico Evento di vendita, né di un contratto di compravendita tra il Venditore e Fleequid, e non fa sorgere in capo a Fleequid alcun obbligo di acquistare il Veicolo. I rapporti e gli obblighi di acquisto e di trasferimento relativi alla singola operazione sorgono secondo il Modello di Vendita di volta in volta applicabile e alle condizioni previste dalle presenti Condizioni Generali. Il perfezionamento dell'Accordo vincolante non comporta, di per sé, l'immediato trasferimento della proprietà del Veicolo né l'obbligo di Fleequid di procedere immediatamente al suo acquisto dal Venditore. Nella Vendita in commissione il Venditore resta vincolato alla vendita per tutta la durata dello Stato Opzionato, ma l'acquisto del Veicolo da parte di Fleequid ai fini della Rivendita e il successivo trasferimento all'Acquirente hanno luogo esclusivamente a seguito dell'integrale adempimento dell'obbligo di pagamento dell'Acquirente ai sensi dell'art. 12.2 e dell'avvio della fase esecutiva dell'operazione; qualora Fleequid decida, ai sensi dell'art. 2.6, di dare esecuzione all'operazione quale Intermediario puro, alle medesime condizioni il trasferimento della proprietà avviene direttamente dal Venditore all'Acquirente. In caso di mancato pagamento dell'Acquirente e di conseguente Annullamento della vendita, Fleequid non è tenuta ad acquistare il Veicolo dal Venditore. Nel Dealer Sales in cui l'acquisto del Veicolo da parte di Fleequid sia collegato alla sua successiva vendita a uno specifico Acquirente, il contratto di acquisto tra il Venditore e Fleequid si perfeziona secondo quanto previsto dall'art. 18.2, ma i relativi effetti e l'obbligo di darvi esecuzione restano sospensivamente condizionati all'integrale adempimento dell'obbligo di pagamento dell'Acquirente ai sensi dell'art. 12.2; tale condizione è prevista nell'esclusivo interesse di Fleequid, che può rinunciarvi e procedere comunque all'acquisto del Veicolo. La </w:t>
      </w:r>
      <w:r w:rsidR="00C71099" w:rsidRPr="00C71099">
        <w:rPr>
          <w:rFonts w:ascii="Verdana" w:hAnsi="Verdana"/>
          <w:sz w:val="20"/>
          <w:szCs w:val="20"/>
        </w:rPr>
        <w:lastRenderedPageBreak/>
        <w:t>predetta condizione non si applica quando Fleequid acquisti il Veicolo indipendentemente dalla preventiva individuazione di uno specifico Acquirente ai sensi dell'art. 18.2. Al ricorrere dei presupposti previsti per l'esecuzione della specifica operazione, il Venditore è tenuto a trasferire il Veicolo a Fleequid ovvero, nei casi in cui Fleequid operi quale Intermediario puro, direttamente all'Acquirente. Resta fermo, in ogni caso, il carattere essenziale dell'esattezza e della completezza delle Specifiche tecniche, delle informazioni contenute nella Proposta di vendita e nell'Inserzione e della correttezza dei documenti forniti dal Venditore o comunque associati al Veicolo, anche quando il dossier tecnico o l'Inserzione siano stati predisposti da Fleequid o da soggetti da questa incaricati. Il Venditore prende atto e accetta che ogni eventuale richiesta di fatturazione formulata da Fleequid ha natura amministrativa e non costituisce, di per sé, conferma dell'avveramento dei presupposti previsti dalle presenti Condizioni Generali per l'esecuzione della compravendita. Il Venditore riconosce inoltre la facoltà di Fleequid di procedere all'Annullamento della vendita o di risolvere il Contratto nei casi previsti dalle presenti Condizioni Generali, anche in conseguenza del ritardo o del mancato pagamento dell'Acquirente, rinunciando a pretese nei confronti di Fleequid per gli effetti derivanti dal legittimo esercizio di tali facoltà. L'impegno di commercializzazione e vendita assunto dal Venditore è a tempo indeterminato, con un periodo minimo di 60 (sessanta) giorni decorrente dalla data in cui la Proposta di vendita si considera accettata ai sensi dell'art. 8.7; durante tale periodo il Venditore non può revocare a Fleequid l'incarico. Decorso il periodo minimo, il Venditore può recedere mediante comunicazione scritta a Fleequid con un preavviso minimo di 15 (quindici) giorni. Il recesso diviene efficace: (i) alla scadenza del termine di preavviso, qualora il Veicolo non sia oggetto di un Evento di vendita in corso; (ii) alla conclusione dell'Evento di vendita, qualora alla scadenza del preavviso il Veicolo vi risulti ancora incluso e non si sia perfezionato un Accordo vincolante. Qualora si perfezioni un Accordo vincolante, l'impegno del Venditore permane per tutta la durata dello Stato Opzionato e, comunque, per il tempo necessario a dare esecuzione agli obblighi derivanti dall'operazione, restando fermi, a operazione eseguita, gli obblighi necessari al completamento della stessa. In caso di Annullamento della vendita, Fleequid conserva inoltre, per i 30 (trenta) giorni</w:t>
      </w:r>
      <w:r w:rsidR="00F60036">
        <w:rPr>
          <w:rFonts w:ascii="Verdana" w:hAnsi="Verdana"/>
          <w:sz w:val="20"/>
          <w:szCs w:val="20"/>
        </w:rPr>
        <w:t xml:space="preserve"> </w:t>
      </w:r>
      <w:r w:rsidR="00F60036" w:rsidRPr="00F60036">
        <w:rPr>
          <w:rFonts w:ascii="Verdana" w:hAnsi="Verdana"/>
          <w:sz w:val="20"/>
          <w:szCs w:val="20"/>
        </w:rPr>
        <w:t>successivi alla comunicazione dell’Annullamento della vendita</w:t>
      </w:r>
      <w:r w:rsidR="00C71099" w:rsidRPr="00C71099">
        <w:rPr>
          <w:rFonts w:ascii="Verdana" w:hAnsi="Verdana"/>
          <w:sz w:val="20"/>
          <w:szCs w:val="20"/>
        </w:rPr>
        <w:t>, il diritto di procedere a una nuova commercializzazione del Veicolo, fermo quanto previsto dagli artt. 3, 8.6 e 10.5</w:t>
      </w:r>
      <w:r w:rsidR="00CB04AD" w:rsidRPr="00662DD7">
        <w:rPr>
          <w:rFonts w:ascii="Verdana" w:hAnsi="Verdana"/>
          <w:sz w:val="20"/>
          <w:szCs w:val="20"/>
        </w:rPr>
        <w:t>.</w:t>
      </w:r>
      <w:r w:rsidR="00322252" w:rsidRPr="00F523F3">
        <w:rPr>
          <w:rFonts w:ascii="Verdana" w:hAnsi="Verdana"/>
          <w:sz w:val="20"/>
          <w:szCs w:val="20"/>
        </w:rPr>
        <w:t xml:space="preserve"> </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sidRPr="00352CDA">
        <w:rPr>
          <w:rFonts w:ascii="Verdana" w:eastAsia="Calibri" w:hAnsi="Verdana" w:cs="Arial"/>
          <w:sz w:val="20"/>
          <w:szCs w:val="20"/>
        </w:rPr>
        <w:t xml:space="preserve">Dopo </w:t>
      </w:r>
      <w:r w:rsidRPr="000A6706">
        <w:rPr>
          <w:rFonts w:ascii="Verdana" w:hAnsi="Verdana"/>
          <w:sz w:val="20"/>
          <w:szCs w:val="20"/>
        </w:rPr>
        <w:t xml:space="preserve">l'accettazione della Proposta di vendita, il Venditore riconosce </w:t>
      </w:r>
      <w:r w:rsidR="00484B97">
        <w:rPr>
          <w:rFonts w:ascii="Verdana" w:hAnsi="Verdana"/>
          <w:sz w:val="20"/>
          <w:szCs w:val="20"/>
        </w:rPr>
        <w:t xml:space="preserve">ed </w:t>
      </w:r>
      <w:r w:rsidR="005B5B88" w:rsidRPr="005B5B88">
        <w:rPr>
          <w:rFonts w:ascii="Verdana" w:hAnsi="Verdana"/>
          <w:sz w:val="20"/>
          <w:szCs w:val="20"/>
        </w:rPr>
        <w:t xml:space="preserve">accetta che Fleequid dispone dell'esclusiva per la promozione e la commercializzazione del Veicolo per tutta la durata dell'impegno assunto ai sensi dell'art. 8.8. Durante tale periodo il Venditore non può offrire, promuovere o vendere il Veicolo attraverso canali diversi da quelli gestiti o utilizzati da Fleequid, salvo preventiva autorizzazione scritta di quest'ultima. L'esclusiva permane, in particolare, durante gli Eventi di vendita e, una volta perfezionatosi l'Accordo vincolante, per tutta la permanenza del Veicolo nello Stato Opzionato, compreso l'eventuale periodo di ritardo nel pagamento, senza essere interrotta dalla scadenza del Termine di pagamento. Essa viene meno quando il Veicolo sia definitivamente trasferito nell'ambito dell'operazione, quando sia </w:t>
      </w:r>
      <w:r w:rsidR="005B5B88" w:rsidRPr="005B5B88">
        <w:rPr>
          <w:rFonts w:ascii="Verdana" w:hAnsi="Verdana"/>
          <w:sz w:val="20"/>
          <w:szCs w:val="20"/>
        </w:rPr>
        <w:lastRenderedPageBreak/>
        <w:t xml:space="preserve">cessato l'impegno di commercializzazione ai sensi dell'art. 8.8 ovvero quando Fleequid comunichi per iscritto al Venditore di non avere più interesse alla sua commercializzazione. Il Venditore si impegna a non interferire con il processo di commercializzazione e a indirizzare a Fleequid le richieste di informazioni o di acquisto ricevute da soggetti interessati al Veicolo durante il periodo di esclusiva, informando tempestivamente Fleequid di eventuali richieste di acquisto ricevute direttamente. In caso di violazione degli obblighi previsti dal presente comma, Fleequid ha diritto di applicare al Venditore una penale pari al triplo delle Commissioni che sarebbero state dovute dal Venditore qualora il Veicolo fosse stato venduto secondo la Vendita in commissione, assumendo quale riferimento il Prezzo di riserva determinato sulla base del PMIV indicato nella prima Proposta di vendita relativa al Veicolo e il Tariffario Fleequid </w:t>
      </w:r>
      <w:r w:rsidR="000A40FD" w:rsidRPr="000A40FD">
        <w:rPr>
          <w:rFonts w:ascii="Verdana" w:hAnsi="Verdana"/>
          <w:sz w:val="20"/>
          <w:szCs w:val="20"/>
        </w:rPr>
        <w:t>applicabile</w:t>
      </w:r>
      <w:r w:rsidR="00AE1B69">
        <w:rPr>
          <w:rFonts w:ascii="Verdana" w:hAnsi="Verdana"/>
          <w:sz w:val="20"/>
          <w:szCs w:val="20"/>
        </w:rPr>
        <w:t xml:space="preserve"> </w:t>
      </w:r>
      <w:r w:rsidR="000A40FD" w:rsidRPr="000A40FD">
        <w:rPr>
          <w:rFonts w:ascii="Verdana" w:hAnsi="Verdana"/>
          <w:sz w:val="20"/>
          <w:szCs w:val="20"/>
        </w:rPr>
        <w:t>vigente all'avvio della commercializzazione del Veicolo tramite Fleequid, le cui successive modifiche non incidono sulla quantificazione della penale</w:t>
      </w:r>
      <w:r w:rsidR="005B5B88" w:rsidRPr="005B5B88">
        <w:rPr>
          <w:rFonts w:ascii="Verdana" w:hAnsi="Verdana"/>
          <w:sz w:val="20"/>
          <w:szCs w:val="20"/>
        </w:rPr>
        <w:t>, fatto salvo il risarcimento del maggior danno. Il medesimo criterio di determinazione della penale trova applicazione anche quando la specifica operazione sia strutturata secondo il Dealer Sales, nel qual caso il riferimento alle Commissioni rileva esclusivamente quale parametro convenzionale di quantificazione della penale e non comporta l'applicazione al Venditore delle Commissioni previste per la Vendita in commissione</w:t>
      </w:r>
      <w:r w:rsidRPr="000532C5">
        <w:rPr>
          <w:rFonts w:ascii="Verdana" w:hAnsi="Verdana"/>
          <w:sz w:val="20"/>
          <w:szCs w:val="20"/>
        </w:rPr>
        <w:t>.</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sidRPr="003A75AF">
        <w:rPr>
          <w:rFonts w:ascii="Verdana" w:hAnsi="Verdana"/>
          <w:sz w:val="20"/>
          <w:szCs w:val="20"/>
        </w:rPr>
        <w:t xml:space="preserve">Qualora un Evento di vendita non conduca al perfezionamento di un Accordo vincolante, Fleequid può proporre al Venditore, in vista di un successivo tentativo di vendita, la revisione del PMIV o delle altre condizioni economiche che riguardano il rapporto con il Venditore. Qualsiasi riduzione del PMIV richiede l'espressa accettazione del Venditore e produce effetti esclusivamente per le operazioni successive alla relativa accettazione. Ove applicabile, Fleequid provvede conseguentemente a rideterminare il Prezzo di riserva ovvero le condizioni economiche del successivo acquisto del Veicolo nel Dealer Sales. In mancanza di accordo resta fermo il PMIV precedentemente concordato. </w:t>
      </w:r>
      <w:r w:rsidR="001F57CE" w:rsidRPr="001F57CE">
        <w:rPr>
          <w:rFonts w:ascii="Verdana" w:hAnsi="Verdana"/>
          <w:sz w:val="20"/>
          <w:szCs w:val="20"/>
        </w:rPr>
        <w:t>Restano in ogni caso fermi, ai fini delle penali di cui agli artt. 8.9</w:t>
      </w:r>
      <w:r w:rsidR="00226B44">
        <w:rPr>
          <w:rFonts w:ascii="Verdana" w:hAnsi="Verdana"/>
          <w:sz w:val="20"/>
          <w:szCs w:val="20"/>
        </w:rPr>
        <w:t xml:space="preserve">, </w:t>
      </w:r>
      <w:r w:rsidR="001F57CE" w:rsidRPr="001F57CE">
        <w:rPr>
          <w:rFonts w:ascii="Verdana" w:hAnsi="Verdana"/>
          <w:sz w:val="20"/>
          <w:szCs w:val="20"/>
        </w:rPr>
        <w:t>17.8</w:t>
      </w:r>
      <w:r w:rsidR="00B34A5E">
        <w:rPr>
          <w:rFonts w:ascii="Verdana" w:hAnsi="Verdana"/>
          <w:sz w:val="20"/>
          <w:szCs w:val="20"/>
        </w:rPr>
        <w:t xml:space="preserve"> e 17.14</w:t>
      </w:r>
      <w:r w:rsidR="001F57CE" w:rsidRPr="001F57CE">
        <w:rPr>
          <w:rFonts w:ascii="Verdana" w:hAnsi="Verdana"/>
          <w:sz w:val="20"/>
          <w:szCs w:val="20"/>
        </w:rPr>
        <w:t>, i rispettivi criteri di determinazione previsti dalle medesime disposizioni</w:t>
      </w:r>
      <w:r w:rsidR="000F02A5" w:rsidRPr="00662DD7">
        <w:rPr>
          <w:rFonts w:ascii="Verdana" w:hAnsi="Verdana"/>
          <w:sz w:val="20"/>
          <w:szCs w:val="20"/>
        </w:rPr>
        <w:t>.</w:t>
      </w:r>
      <w:r w:rsidR="00F0714B">
        <w:rPr>
          <w:rFonts w:ascii="Verdana" w:hAnsi="Verdana"/>
          <w:sz w:val="20"/>
          <w:szCs w:val="20"/>
        </w:rPr>
        <w:t xml:space="preserve"> </w:t>
      </w:r>
    </w:p>
    <w:p w14:paraId="7FF8D711" w14:textId="3E669C1E"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sidRPr="00796BDB">
        <w:rPr>
          <w:rFonts w:ascii="Verdana" w:hAnsi="Verdana"/>
          <w:sz w:val="20"/>
          <w:szCs w:val="20"/>
        </w:rPr>
        <w:t xml:space="preserve">Una volta cessato l'impegno di commercializzazione assunto ai sensi dell'art. 8.8, qualora il Veicolo non sia stato venduto, il Venditore può provvedere autonomamente alla sua vendita attraverso qualsiasi altro canale, senza vincoli di prezzo minimo e nei confronti di qualsiasi soggetto, fermi restando gli obblighi di trasferimento del Veicolo eventualmente già sorti o ancora pendenti in relazione a una specifica operazione e, in particolare, nell'ambito del Dealer Sales. Resta fermo l'obbligo del Venditore di non utilizzare informazioni, contatti o opportunità commerciali acquisiti tramite il Marketplace o per il tramite di Fleequid allo scopo di concludere, direttamente o indirettamente, operazioni volte ad aggirare l'intervento di Fleequid. Tale obbligo permane per 24 (ventiquattro) mesi dalla prima pubblicazione dell'Inserzione relativa al Veicolo sul Marketplace ovvero, qualora non sia prevista la pubblicazione di un'Inserzione, dalla prima attività di commercializzazione del Veicolo effettuata da Fleequid. In caso di violazione, Fleequid ha diritto di applicare al Venditore la penale determinata secondo il criterio previsto dall'art. 8.9. Qualora il Venditore, quando sia tenuto al trasferimento del Veicolo secondo il Modello di Vendita applicabile e le presenti Condizioni Generali, rifiuti senza giustificato motivo di trasferirne la </w:t>
      </w:r>
      <w:r w:rsidRPr="00796BDB">
        <w:rPr>
          <w:rFonts w:ascii="Verdana" w:hAnsi="Verdana"/>
          <w:sz w:val="20"/>
          <w:szCs w:val="20"/>
        </w:rPr>
        <w:lastRenderedPageBreak/>
        <w:t>proprietà: a) a Fleequid, nell'ambito della Vendita in commissione eseguita mediante Rivendita, il Venditore è tenuto a corrispondere</w:t>
      </w:r>
      <w:ins w:id="42" w:author="Avv. Rosario Panzariello" w:date="2026-10-09T12:49:00Z">
        <w:r w:rsidR="00A47D6F">
          <w:rPr>
            <w:rFonts w:ascii="Verdana" w:hAnsi="Verdana"/>
            <w:sz w:val="20"/>
            <w:szCs w:val="20"/>
          </w:rPr>
          <w:t xml:space="preserve"> </w:t>
        </w:r>
        <w:r w:rsidR="00471792">
          <w:rPr>
            <w:rFonts w:ascii="Verdana" w:hAnsi="Verdana"/>
            <w:sz w:val="20"/>
            <w:szCs w:val="20"/>
          </w:rPr>
          <w:t>alla stessa</w:t>
        </w:r>
      </w:ins>
      <w:r w:rsidRPr="00796BDB">
        <w:rPr>
          <w:rFonts w:ascii="Verdana" w:hAnsi="Verdana"/>
          <w:sz w:val="20"/>
          <w:szCs w:val="20"/>
        </w:rPr>
        <w:t xml:space="preserve"> una penale pari al 30% del Prezzo di vendita all'Acquirente; b) a Fleequid, nell'ambito del Dealer Sales, il Venditore è tenuto a corrispondere </w:t>
      </w:r>
      <w:ins w:id="43" w:author="Avv. Rosario Panzariello" w:date="2026-10-09T12:49:00Z">
        <w:r w:rsidR="00471792">
          <w:rPr>
            <w:rFonts w:ascii="Verdana" w:hAnsi="Verdana"/>
            <w:sz w:val="20"/>
            <w:szCs w:val="20"/>
          </w:rPr>
          <w:t xml:space="preserve">alla stessa </w:t>
        </w:r>
      </w:ins>
      <w:r w:rsidRPr="00796BDB">
        <w:rPr>
          <w:rFonts w:ascii="Verdana" w:hAnsi="Verdana"/>
          <w:sz w:val="20"/>
          <w:szCs w:val="20"/>
        </w:rPr>
        <w:t>una penale pari al 30% del Prezzo di acquisto dovuto da Fleequid al Venditore; c) direttamente all'Acquirente, nei casi in cui Fleequid operi quale Intermediario puro ai sensi dell'art. 2.6, il Venditore è tenuto a corrispondere a Fleequid una penale pari al 30% del Prezzo di vendita all'Acquirente.</w:t>
      </w:r>
      <w:r w:rsidR="00E74A60" w:rsidRPr="00E74A60">
        <w:t xml:space="preserve"> </w:t>
      </w:r>
      <w:r w:rsidR="00E74A60" w:rsidRPr="00E74A60">
        <w:rPr>
          <w:rFonts w:ascii="Verdana" w:hAnsi="Verdana"/>
          <w:sz w:val="20"/>
          <w:szCs w:val="20"/>
        </w:rPr>
        <w:t>Ai fini del presente comma il rifiuto si considera integrato quando risulti da una dichiarazione del Venditore o da una sua condotta inequivocabilmente incompatibile con l'adempimento ovvero, in mancanza, quando il Venditore non adempia allo specifico obbligo entro 10 (dieci) giorni dalla diffida scritta con la quale Fleequid lo abbia invitato ad adempiervi.</w:t>
      </w:r>
      <w:r w:rsidRPr="00796BDB">
        <w:rPr>
          <w:rFonts w:ascii="Verdana" w:hAnsi="Verdana"/>
          <w:sz w:val="20"/>
          <w:szCs w:val="20"/>
        </w:rPr>
        <w:t xml:space="preserve"> Resta salvo il diritto di Fleequid al risarcimento dell'eventuale maggior danno, nonché, nei casi in cui il Contratto di compravendita intervenga direttamente tra Venditore e Acquirente, ogni diritto e rimedio spettante a quest'ultimo. Nel Dealer Sales il maggior danno risarcibile a Fleequid comprende anche gli importi che essa sia tenuta a corrispondere al proprio Acquirente in conseguenza dell'inadempimento del Venditore, nonché i relativi rimborsi, penali, costi e spese. Restano altresì fermi gli ulteriori rimedi previsti dalle presenti Condizioni Generali, ivi compresi quelli di cui agli artt. 16.9 e 17.8</w:t>
      </w:r>
      <w:r w:rsidR="00E74A60">
        <w:rPr>
          <w:rFonts w:ascii="Verdana" w:hAnsi="Verdana"/>
          <w:sz w:val="20"/>
          <w:szCs w:val="20"/>
        </w:rPr>
        <w:t xml:space="preserve"> e</w:t>
      </w:r>
      <w:r w:rsidRPr="00796BDB">
        <w:rPr>
          <w:rFonts w:ascii="Verdana" w:hAnsi="Verdana"/>
          <w:sz w:val="20"/>
          <w:szCs w:val="20"/>
        </w:rPr>
        <w:t>,</w:t>
      </w:r>
      <w:r w:rsidR="00E74A60">
        <w:rPr>
          <w:rFonts w:ascii="Verdana" w:hAnsi="Verdana"/>
          <w:sz w:val="20"/>
          <w:szCs w:val="20"/>
        </w:rPr>
        <w:t xml:space="preserve"> quando Fleequid opera quale Intermediario puro, all’art. 17.14,</w:t>
      </w:r>
      <w:r w:rsidRPr="00796BDB">
        <w:rPr>
          <w:rFonts w:ascii="Verdana" w:hAnsi="Verdana"/>
          <w:sz w:val="20"/>
          <w:szCs w:val="20"/>
        </w:rPr>
        <w:t xml:space="preserve"> </w:t>
      </w:r>
      <w:r w:rsidR="000B6239">
        <w:rPr>
          <w:rFonts w:ascii="Verdana" w:hAnsi="Verdana"/>
          <w:sz w:val="20"/>
          <w:szCs w:val="20"/>
        </w:rPr>
        <w:t>fermo il coordinamento delle relative penali secondo quanto previsto dall’art. 15.8</w:t>
      </w:r>
      <w:r w:rsidRPr="00796BDB">
        <w:rPr>
          <w:rFonts w:ascii="Verdana" w:hAnsi="Verdana"/>
          <w:sz w:val="20"/>
          <w:szCs w:val="20"/>
        </w:rPr>
        <w:t>.</w:t>
      </w:r>
      <w:r w:rsidR="00E22053" w:rsidRPr="00E22053">
        <w:t xml:space="preserve"> </w:t>
      </w:r>
      <w:r w:rsidR="00E22053" w:rsidRPr="00E22053">
        <w:rPr>
          <w:rFonts w:ascii="Verdana" w:hAnsi="Verdana"/>
          <w:sz w:val="20"/>
          <w:szCs w:val="20"/>
        </w:rPr>
        <w:t xml:space="preserve">In particolare, qualora la vendita del Veicolo a terzi o altra condotta equivalente posta in essere durante lo Stato Opzionato integri contemporaneamente la violazione dell'esclusiva di cui all'art. 8.9, il rifiuto di trasferire la proprietà disciplinato dal presente comma ovvero la mancata messa a disposizione o consegna di cui all'art. 16.9, le relative penali non si cumulano quando derivino dal medesimo fatto materiale e tutelino il medesimo interesse: trova applicazione esclusivamente </w:t>
      </w:r>
      <w:r w:rsidR="00FB12D9" w:rsidRPr="00FB12D9">
        <w:rPr>
          <w:rFonts w:ascii="Verdana" w:hAnsi="Verdana"/>
          <w:sz w:val="20"/>
          <w:szCs w:val="20"/>
        </w:rPr>
        <w:t xml:space="preserve">una sola penale, individuata, in applicazione del criterio di cui all'art. 15.8, nel seguente ordine: </w:t>
      </w:r>
      <w:r w:rsidR="004B5527">
        <w:rPr>
          <w:rFonts w:ascii="Verdana" w:hAnsi="Verdana"/>
          <w:sz w:val="20"/>
          <w:szCs w:val="20"/>
        </w:rPr>
        <w:t>(i</w:t>
      </w:r>
      <w:r w:rsidR="00FB12D9" w:rsidRPr="00FB12D9">
        <w:rPr>
          <w:rFonts w:ascii="Verdana" w:hAnsi="Verdana"/>
          <w:sz w:val="20"/>
          <w:szCs w:val="20"/>
        </w:rPr>
        <w:t xml:space="preserve">) la penale prevista dal presente comma, qualora la condotta integri il rifiuto di trasferire la proprietà secondo i criteri sopra indicati; </w:t>
      </w:r>
      <w:r w:rsidR="004B5527">
        <w:rPr>
          <w:rFonts w:ascii="Verdana" w:hAnsi="Verdana"/>
          <w:sz w:val="20"/>
          <w:szCs w:val="20"/>
        </w:rPr>
        <w:t>(</w:t>
      </w:r>
      <w:r w:rsidR="00112152">
        <w:rPr>
          <w:rFonts w:ascii="Verdana" w:hAnsi="Verdana"/>
          <w:sz w:val="20"/>
          <w:szCs w:val="20"/>
        </w:rPr>
        <w:t>ii</w:t>
      </w:r>
      <w:r w:rsidR="00FB12D9" w:rsidRPr="00FB12D9">
        <w:rPr>
          <w:rFonts w:ascii="Verdana" w:hAnsi="Verdana"/>
          <w:sz w:val="20"/>
          <w:szCs w:val="20"/>
        </w:rPr>
        <w:t xml:space="preserve">) in mancanza di rifiuto, le penali previste dall'art. 16.9, qualora la condotta determini la mancata messa a disposizione o consegna del Veicolo seguita dall'Annullamento della vendita; </w:t>
      </w:r>
      <w:r w:rsidR="00112152">
        <w:rPr>
          <w:rFonts w:ascii="Verdana" w:hAnsi="Verdana"/>
          <w:sz w:val="20"/>
          <w:szCs w:val="20"/>
        </w:rPr>
        <w:t>(iii</w:t>
      </w:r>
      <w:r w:rsidR="00FB12D9" w:rsidRPr="00FB12D9">
        <w:rPr>
          <w:rFonts w:ascii="Verdana" w:hAnsi="Verdana"/>
          <w:sz w:val="20"/>
          <w:szCs w:val="20"/>
        </w:rPr>
        <w:t>) negli altri casi, la penale prevista dall'art. 8.9 per la violazione dell'esclusiva;</w:t>
      </w:r>
      <w:r w:rsidR="00FB12D9">
        <w:rPr>
          <w:rFonts w:ascii="Verdana" w:hAnsi="Verdana"/>
          <w:sz w:val="20"/>
          <w:szCs w:val="20"/>
        </w:rPr>
        <w:t xml:space="preserve"> </w:t>
      </w:r>
      <w:r w:rsidR="00E22053" w:rsidRPr="00E22053">
        <w:rPr>
          <w:rFonts w:ascii="Verdana" w:hAnsi="Verdana"/>
          <w:sz w:val="20"/>
          <w:szCs w:val="20"/>
        </w:rPr>
        <w:t>restando ferme le conseguenze prive di natura di penale e quelle derivanti da fatti materialmente distinti.</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sidRPr="009447B8">
        <w:rPr>
          <w:rFonts w:ascii="Verdana" w:hAnsi="Verdana"/>
          <w:sz w:val="20"/>
          <w:szCs w:val="20"/>
        </w:rPr>
        <w:t xml:space="preserve">Il Veicolo rimane sotto il controllo e la custodia del Venditore sino al momento in cui, in funzione del Modello di Vendita applicabile e delle modalità di esecuzione della specifica operazione, debba esserne trasferita la proprietà o debba essere consegnato a Fleequid o all'Acquirente. Per tutta la durata del rapporto di commercializzazione e, perfezionatosi l'Accordo vincolante, per tutta la permanenza del Veicolo nello Stato Opzionato e sino alla consegna, il Venditore si impegna a custodire il Veicolo con la dovuta diligenza, a mantenerlo conforme alla descrizione, alla documentazione resa disponibile e alle Specifiche tecniche, a non utilizzarlo e ad astenersi da qualsiasi condotta idonea ad alterarne le condizioni, salva l'ipotesi, disciplinata dall'art. 13, nella quale sia espressamente convenuto che il Veicolo rimanga temporaneamente </w:t>
      </w:r>
      <w:r w:rsidRPr="009447B8">
        <w:rPr>
          <w:rFonts w:ascii="Verdana" w:hAnsi="Verdana"/>
          <w:sz w:val="20"/>
          <w:szCs w:val="20"/>
        </w:rPr>
        <w:lastRenderedPageBreak/>
        <w:t>in uso presso il Venditore. Il Venditore si astiene, in particolare, dalla rimozione di componenti o accessori, dalla loro sostituzione con parti deteriorate o di qualità inferiore e da qualsiasi altra condotta in mala fede idonea a compromettere il valore, la funzionalità, lo stato o la commerciabilità del Veicolo. In caso di violazione degli obblighi previsti dal presente comma, il Venditore è tenuto a corrispondere a Fleequid una penale pari a € 3.000,00 (euro tremila/00) per ciascun Veicolo interessato, fatto salvo il risarcimento del maggior danno e gli ulteriori rimedi previsti dalle presenti Condizioni Generali. Restano ferme le disposizioni dell'art. 8.14 in materia di predisposizione del Veicolo per la consegna e di idoneità alla movimentazione, con la relativa penale, e quelle dell'art. 16.8 in materia di constatazione della mancata idoneità al momento del ritiro</w:t>
      </w:r>
      <w:r w:rsidR="006975C9" w:rsidRPr="00662DD7">
        <w:rPr>
          <w:rFonts w:ascii="Verdana" w:hAnsi="Verdana"/>
          <w:sz w:val="20"/>
          <w:szCs w:val="20"/>
        </w:rPr>
        <w:t>.</w:t>
      </w:r>
      <w:r w:rsidR="00851718" w:rsidRPr="00851718">
        <w:t xml:space="preserve"> </w:t>
      </w:r>
      <w:r w:rsidR="00851718" w:rsidRPr="00851718">
        <w:rPr>
          <w:rFonts w:ascii="Verdana" w:hAnsi="Verdana"/>
          <w:sz w:val="20"/>
          <w:szCs w:val="20"/>
        </w:rPr>
        <w:t>Gli obblighi e la penale previsti dal presente comma continuano ad applicarsi anche successivamente al trasferimento della proprietà del Veicolo a Fleequid, ivi compreso l'acquisto da stock nel Dealer Sales, finché il Veicolo rimanga materialmente presso il Venditore o comunque nella sua disponibilità; per il medesimo fatto materiale e a tutela del medesimo interesse, la penale prevista dal presente comma prevale sulla penale residuale prevista dall'art. 17.8, anche quando applicabile ai sensi dell'art. 18.5.</w:t>
      </w:r>
    </w:p>
    <w:p w14:paraId="0BF1ECBA" w14:textId="713DA150"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 </w:t>
      </w:r>
      <w:r w:rsidR="007322F2" w:rsidRPr="00662DD7">
        <w:rPr>
          <w:rFonts w:ascii="Verdana" w:hAnsi="Verdana"/>
          <w:sz w:val="20"/>
          <w:szCs w:val="20"/>
        </w:rPr>
        <w:t xml:space="preserve">Il Venditore si impegna a manlevare e tenere indenne Fleequid, le società da essa controllate, collegate o affiliate, nonché i relativi amministratori, soci, dipendenti, collaboratori, agenti e rappresentanti, da qualsiasi rivendicazione, pretesa, causa, azione, controversia, danno, costo, spesa od onere di qualunque natura derivante da: a) falsità, omissioni, inesattezze o violazioni relative alle dichiarazioni, alle garanzie e agli impegni assunti dal Venditore ai sensi delle presenti Condizioni Generali, ivi comprese, a titolo esemplificativo e non esaustivo, le omissioni o inesattezze nelle Specifiche tecniche o nelle informazioni relative allo stato, alle caratteristiche e al funzionamento del Veicolo, quali la presenza di ruggine non dichiarata, il malfunzionamento dell'impianto di aria condizionata, la mancanza di parti o accessori, la presenza di spie di avaria o di allarme accese e le fattispecie analoghe; b) presenza di materiali pericolosi associati al Veicolo o contaminazioni derivanti da perdite, fuoriuscite, guasti o difetti di funzionamento; c) mancata, incompleta o tardiva produzione della documentazione, anche in originale, necessaria per il trasferimento, l'intestazione, la consegna o la circolazione del Veicolo; d) Gravami sul Veicolo </w:t>
      </w:r>
      <w:del w:id="44" w:author="Avv. Rosario Panzariello" w:date="2026-10-09T13:00:00Z">
        <w:r w:rsidR="007322F2" w:rsidRPr="00662DD7" w:rsidDel="00B87196">
          <w:rPr>
            <w:rFonts w:ascii="Verdana" w:hAnsi="Verdana"/>
            <w:sz w:val="20"/>
            <w:szCs w:val="20"/>
          </w:rPr>
          <w:delText xml:space="preserve">non </w:delText>
        </w:r>
      </w:del>
      <w:ins w:id="45" w:author="Avv. Rosario Panzariello" w:date="2026-10-09T13:00:00Z">
        <w:r w:rsidR="00B87196">
          <w:rPr>
            <w:rFonts w:ascii="Verdana" w:hAnsi="Verdana"/>
            <w:sz w:val="20"/>
            <w:szCs w:val="20"/>
          </w:rPr>
          <w:t>diversi da quelli</w:t>
        </w:r>
        <w:r w:rsidR="00B87196" w:rsidRPr="00662DD7">
          <w:rPr>
            <w:rFonts w:ascii="Verdana" w:hAnsi="Verdana"/>
            <w:sz w:val="20"/>
            <w:szCs w:val="20"/>
          </w:rPr>
          <w:t xml:space="preserve"> </w:t>
        </w:r>
      </w:ins>
      <w:r w:rsidR="007322F2" w:rsidRPr="00662DD7">
        <w:rPr>
          <w:rFonts w:ascii="Verdana" w:hAnsi="Verdana"/>
          <w:sz w:val="20"/>
          <w:szCs w:val="20"/>
        </w:rPr>
        <w:t xml:space="preserve">espressamente dichiarati dal Venditore e accettati nell'ambito della specifica operazione; e) somme corrisposte o costi sostenuti da Fleequid in relazione a spese, privilegi, diritti, vincoli o pretese, registrati o non registrati, fatti valere da creditori, autorità o altri soggetti sul Veicolo o in relazione allo stesso, al fine di consentirne la libera circolazione giuridica o il trasferimento; f) mancato rispetto della normativa applicabile, anche in materia ambientale, ivi compresa ogni responsabilità connessa alla qualificazione, detenzione, gestione, trasporto, recupero o smaltimento di Veicoli destinati alla rottamazione o qualificabili come VFU, nonché all'omessa, incompleta o tardiva comunicazione a Fleequid della relativa destinazione o qualificazione; g) utilizzo improprio o non conforme del Marketplace da parte del Venditore; h) imposte, tasse, costi, spese o altri oneri derivanti dall'inosservanza, da parte del Venditore, di leggi, regolamenti o obblighi a esso applicabili in relazione al Veicolo o </w:t>
      </w:r>
      <w:r w:rsidR="007322F2" w:rsidRPr="00662DD7">
        <w:rPr>
          <w:rFonts w:ascii="Verdana" w:hAnsi="Verdana"/>
          <w:sz w:val="20"/>
          <w:szCs w:val="20"/>
        </w:rPr>
        <w:lastRenderedPageBreak/>
        <w:t>all'operazione; i) qualsiasi altra condotta colposa, dolosa o comunque illecita del Venditore in relazione alle presenti Condizioni Generali, ai Contratti o alla specifica operazione. Gli esempi indicati alla lett. a) hanno carattere meramente esemplificativo e non limitano in alcun modo la portata generale della manleva. La presente manleva si estende espressamente, nel Dealer Sales, alle pretese avanzate dall'Acquirente nei confronti di Fleequid nella sua qualità di venditore sostanziale e a tutte le somme, i rimborsi, i costi, le spese di riparazione, gli oneri e i danni che Fleequid sia tenuta a corrispondere o sostenere nei confronti del proprio Acquirente per fatti, vizi, difetti, omissioni o inadempimenti imputabili al Venditore; in tali casi Fleequid ha diritto di regresso nei confronti del Venditore e al rimborso integrale di quanto corrisposto o sostenuto. Il Venditore resta responsabile della correttezza, completezza e veridicità della Proposta di vendita, delle Specifiche tecniche, dell'eventuale dossier tecnico, dell'Inserzione e della documentazione relativa al Veicolo, anche quando tali contenuti siano stati predisposti o completati con il supporto di Fleequid e anche qualora il Veicolo sia stato oggetto di TrustReport o di ispezioni effettuate da Fleequid o da soggetti da essa incaricati. Il Venditore è tenuto a verificare le informazioni rese disponibili e a segnalare tempestivamente a Fleequid qualsiasi inesattezza, nonché a comunicare, prima del trasferimento del Veicolo, ogni vizio, difetto, incidente, modifica, guasto o anomalia di cui sia a conoscenza. Salvo il caso di dolo o colpa grave di Fleequid, quest'ultima non risponde delle conseguenze derivanti da inesattezze, incompletezze o difformità delle informazioni relative al Veicolo imputabili al Venditore, né dei ritardi nell'aggiornamento della Proposta di vendita, dell'Inserzione, del dossier tecnico o delle altre informazioni messe a disposizione degli Utenti quando tali ritardi dipendano da circostanze non imputabili a Fleequid. Fleequid non garantisce inoltre i ricavi che potranno essere conseguiti attraverso la commercializzazione o la vendita del Veicolo.</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sidRPr="008C1DE2">
        <w:rPr>
          <w:rFonts w:ascii="Verdana" w:hAnsi="Verdana"/>
          <w:sz w:val="20"/>
          <w:szCs w:val="20"/>
        </w:rPr>
        <w:t xml:space="preserve">Il Venditore è tenuto a predisporre il Veicolo in condizioni ragionevoli per la consegna e il ritiro e, fatti salvi i Veicoli espressamente indicati nella Proposta di vendita o nell'Inserzione come non marcianti, destinati alla rottamazione o comunque soggetti a condizioni particolari incompatibili con l'ordinaria movimentazione, a fare in modo che il Veicolo sia idoneo alla movimentazione e al trasferimento e disponga degli elementi indispensabili a tal fine, ivi compresi, per quanto applicabili, livelli minimi dei fluidi, sistemi di avviamento funzionanti e pneumatici in condizioni idonee alla movimentazione. Qualora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il Venditore è tenuto a corrispondere a Fleequid una penale pari a € 500,00 (euro cinquecento/00) per ciascun Veicolo, oltre al rimborso integrale di ogni costo o spesa aggiuntiva necessaria a rendere possibile il ritiro e il trasporto, fatto salvo il risarcimento del maggior danno. La constatazione della mancata idoneità al momento del ritiro è disciplinata dall'art. 16.8. Le conseguenze previste dal presente comma si applicano per fatti e inadempimenti distinti da quelli </w:t>
      </w:r>
      <w:r w:rsidRPr="008C1DE2">
        <w:rPr>
          <w:rFonts w:ascii="Verdana" w:hAnsi="Verdana"/>
          <w:sz w:val="20"/>
          <w:szCs w:val="20"/>
        </w:rPr>
        <w:lastRenderedPageBreak/>
        <w:t>previsti dall'art. 8.12 e non escludono gli ulteriori rimedi previsti dalle presenti Condizioni Generali.</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6" w:name="_Toc240781605"/>
      <w:bookmarkStart w:id="47" w:name="_Toc241316647"/>
      <w:bookmarkStart w:id="48" w:name="_Toc241316764"/>
      <w:bookmarkStart w:id="49" w:name="_Toc241316936"/>
      <w:bookmarkStart w:id="50" w:name="_Toc241317079"/>
      <w:bookmarkStart w:id="51" w:name="_Toc241394852"/>
      <w:bookmarkStart w:id="52" w:name="_Toc240781606"/>
      <w:bookmarkStart w:id="53" w:name="_Toc241316648"/>
      <w:bookmarkStart w:id="54" w:name="_Toc241316765"/>
      <w:bookmarkStart w:id="55" w:name="_Toc241316937"/>
      <w:bookmarkStart w:id="56" w:name="_Toc241317080"/>
      <w:bookmarkStart w:id="57" w:name="_Toc241394853"/>
      <w:bookmarkStart w:id="58" w:name="_Toc240781607"/>
      <w:bookmarkStart w:id="59" w:name="_Toc241316649"/>
      <w:bookmarkStart w:id="60" w:name="_Toc241316766"/>
      <w:bookmarkStart w:id="61" w:name="_Toc241316938"/>
      <w:bookmarkStart w:id="62" w:name="_Toc241317081"/>
      <w:bookmarkStart w:id="63" w:name="_Toc241394854"/>
      <w:bookmarkStart w:id="64" w:name="_Toc240781608"/>
      <w:bookmarkStart w:id="65" w:name="_Toc241316650"/>
      <w:bookmarkStart w:id="66" w:name="_Toc241316767"/>
      <w:bookmarkStart w:id="67" w:name="_Toc241316939"/>
      <w:bookmarkStart w:id="68" w:name="_Toc241317082"/>
      <w:bookmarkStart w:id="69" w:name="_Toc241394855"/>
      <w:bookmarkStart w:id="70" w:name="_Toc24151831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Pr>
          <w:rFonts w:ascii="Verdana" w:hAnsi="Verdana"/>
          <w:b/>
          <w:bCs/>
          <w:smallCaps/>
          <w:sz w:val="20"/>
          <w:szCs w:val="20"/>
        </w:rPr>
        <w:t>Eventi di vendita e</w:t>
      </w:r>
      <w:r w:rsidR="008C1DE2">
        <w:rPr>
          <w:rFonts w:ascii="Verdana" w:hAnsi="Verdana"/>
          <w:b/>
          <w:bCs/>
          <w:smallCaps/>
          <w:sz w:val="20"/>
          <w:szCs w:val="20"/>
        </w:rPr>
        <w:t>d</w:t>
      </w:r>
      <w:r>
        <w:rPr>
          <w:rFonts w:ascii="Verdana" w:hAnsi="Verdana"/>
          <w:b/>
          <w:bCs/>
          <w:smallCaps/>
          <w:sz w:val="20"/>
          <w:szCs w:val="20"/>
        </w:rPr>
        <w:t xml:space="preserve"> Inserzione</w:t>
      </w:r>
      <w:r w:rsidR="0073753A" w:rsidRPr="000532C5">
        <w:rPr>
          <w:rFonts w:ascii="Verdana" w:hAnsi="Verdana"/>
          <w:b/>
          <w:bCs/>
          <w:smallCaps/>
          <w:sz w:val="20"/>
          <w:szCs w:val="20"/>
        </w:rPr>
        <w:t>.</w:t>
      </w:r>
      <w:bookmarkStart w:id="71" w:name="_Hlk162163891"/>
      <w:bookmarkEnd w:id="70"/>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Le Proposte </w:t>
      </w:r>
      <w:bookmarkEnd w:id="71"/>
      <w:r w:rsidRPr="000532C5">
        <w:rPr>
          <w:rFonts w:ascii="Verdana" w:eastAsia="Calibri" w:hAnsi="Verdana" w:cs="Arial"/>
          <w:sz w:val="20"/>
          <w:szCs w:val="20"/>
        </w:rPr>
        <w:t>di vendita accettate da Fleequid</w:t>
      </w:r>
      <w:r w:rsidR="001A323E" w:rsidRPr="001A323E">
        <w:t xml:space="preserve"> </w:t>
      </w:r>
      <w:r w:rsidR="001A323E" w:rsidRPr="001A323E">
        <w:rPr>
          <w:rFonts w:ascii="Verdana" w:eastAsia="Calibri" w:hAnsi="Verdana" w:cs="Arial"/>
          <w:sz w:val="20"/>
          <w:szCs w:val="20"/>
        </w:rPr>
        <w:t>possono essere pubblicate sul Marketplace mediante apposita Inserzione e rese consultabili agli Utenti registrati, ovvero essere utilizzate per l'organizzazione di Eventi di vendita secondo le ulteriori modalità previste dal presente articolo. Per tutte le modalità di Evento di vendita, incluse quelle in modalità Compra-Subito e quelle che non prevedono la pubblicazione di un'Inserzione accessibile alla generalità degli Utenti, l'impegno di commercializzazione e vendita assunto dal Venditore resta disciplinato unicamente dall'art. 8.8</w:t>
      </w:r>
      <w:r w:rsidR="00674751" w:rsidRPr="000532C5">
        <w:rPr>
          <w:rFonts w:ascii="Verdana" w:eastAsia="Calibri" w:hAnsi="Verdana" w:cs="Arial"/>
          <w:sz w:val="20"/>
          <w:szCs w:val="20"/>
        </w:rPr>
        <w:t>.</w:t>
      </w:r>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Nella pagina del Marketplace dedicata </w:t>
      </w:r>
      <w:r w:rsidR="00342D71" w:rsidRPr="00342D71">
        <w:rPr>
          <w:rFonts w:ascii="Verdana" w:eastAsia="Calibri" w:hAnsi="Verdana" w:cs="Arial"/>
          <w:sz w:val="20"/>
          <w:szCs w:val="20"/>
        </w:rPr>
        <w:t>all'Evento di vendita sono rese conoscibili agli Utenti, ove applicabili, la data di inizio e di conclusione dell'Evento, la Base d'asta, il rilancio minimo consentito, le modalità di svolgimento, le caratteristiche eventualmente idonee a qualificarlo ai fini dell'applicazione di specifiche Condizioni particolari di vendita, le Commissioni e le Tariffe applicabili, l'eventuale Deposito cauzionale richiesto e il relativo importo, nonché gli ulteriori elementi previsti dall'art. 3.2. Qualora la specifica operazione non preveda la pubblicazione di un'Inserzione o lo svolgimento dell'Evento tramite il Marketplace, tali informazioni sono rese conoscibili all'Offerente attraverso il canale utilizzato da Fleequid per la relativa operazione. Gli Utenti sono tenuti a verificare, prima della formulazione dell'Offerta, le condizioni applicabili alla specifica operazione, ivi comprese le eventuali Condizioni particolari di vendita rese consultabili o richiamate secondo quanto previsto dall'art. 4.5, che possono prevedere modalità, condizioni, Commissioni, Tariffe, spese o altri oneri differenti rispetto a quelli ordinariamente previsti dalle presenti Condizioni Generali</w:t>
      </w:r>
      <w:r w:rsidR="00755FCC" w:rsidRPr="000A6706">
        <w:rPr>
          <w:rFonts w:ascii="Verdana" w:hAnsi="Verdana"/>
          <w:sz w:val="20"/>
          <w:szCs w:val="20"/>
        </w:rPr>
        <w:t>.</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Gli Utenti </w:t>
      </w:r>
      <w:r w:rsidRPr="000A6706">
        <w:rPr>
          <w:rFonts w:ascii="Verdana" w:hAnsi="Verdana"/>
          <w:sz w:val="20"/>
          <w:szCs w:val="20"/>
        </w:rPr>
        <w:t xml:space="preserve">riconoscono e accettano che le informazioni </w:t>
      </w:r>
      <w:r w:rsidR="00CF24D7" w:rsidRPr="00CF24D7">
        <w:rPr>
          <w:rFonts w:ascii="Verdana" w:hAnsi="Verdana"/>
          <w:sz w:val="20"/>
          <w:szCs w:val="20"/>
        </w:rPr>
        <w:t>relative a un Evento di vendita rese disponibili nell'Inserzione, nel Marketplace o attraverso gli altri canali utilizzati da Fleequid hanno carattere indicativo sino all'avvio effettivo dell'Evento e possono, fino a tale momento, essere modificate o aggiornate da Fleequid secondo quanto previsto dall'art. 4.8. Tali informazioni non costituiscono un'offerta vincolante per la conclusione di un Contratto di compravendita, ma rappresentano un invito a formulare Offerte (</w:t>
      </w:r>
      <w:r w:rsidR="00CF24D7" w:rsidRPr="00662DD7">
        <w:rPr>
          <w:rFonts w:ascii="Verdana" w:hAnsi="Verdana"/>
          <w:i/>
          <w:iCs/>
          <w:sz w:val="20"/>
          <w:szCs w:val="20"/>
        </w:rPr>
        <w:t>invitatio ad offerendum</w:t>
      </w:r>
      <w:r w:rsidR="00CF24D7" w:rsidRPr="00CF24D7">
        <w:rPr>
          <w:rFonts w:ascii="Verdana" w:hAnsi="Verdana"/>
          <w:sz w:val="20"/>
          <w:szCs w:val="20"/>
        </w:rPr>
        <w:t xml:space="preserve">). Fleequid si riserva il diritto di sospendere o annullare l'Evento di vendita qualora ritenga che il Marketplace o gli altri canali utilizzati siano impiegati in modo improprio, ovvero che la condotta di uno o più Utenti possa alterare o influenzare irregolarmente lo svolgimento o l'esito dell'Evento. La natura indicativa prevista dal presente comma non si applica agli elementi indicati </w:t>
      </w:r>
      <w:r w:rsidR="00736A83" w:rsidRPr="00736A83">
        <w:rPr>
          <w:rFonts w:ascii="Verdana" w:hAnsi="Verdana"/>
          <w:sz w:val="20"/>
          <w:szCs w:val="20"/>
        </w:rPr>
        <w:t>dall'art. 3.2, lett. a), b) e c)</w:t>
      </w:r>
      <w:r w:rsidR="00CF24D7" w:rsidRPr="00CF24D7">
        <w:rPr>
          <w:rFonts w:ascii="Verdana" w:hAnsi="Verdana"/>
          <w:sz w:val="20"/>
          <w:szCs w:val="20"/>
        </w:rPr>
        <w:t>, che vincolano Fleequid ai sensi dell'art. 3.3</w:t>
      </w:r>
      <w:r w:rsidR="00694ECE" w:rsidRPr="00694ECE">
        <w:rPr>
          <w:rFonts w:ascii="Verdana" w:eastAsia="Calibri" w:hAnsi="Verdana" w:cs="Arial"/>
          <w:sz w:val="20"/>
          <w:szCs w:val="20"/>
        </w:rPr>
        <w:t>.</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sidRPr="004C23C0">
        <w:t xml:space="preserve"> </w:t>
      </w:r>
      <w:r w:rsidRPr="004C23C0">
        <w:rPr>
          <w:rFonts w:ascii="Verdana" w:hAnsi="Verdana"/>
          <w:sz w:val="20"/>
          <w:szCs w:val="20"/>
        </w:rPr>
        <w:t>Fleequid ha la possibilità di condurre gli Eventi di vendita secondo le seguenti modalità, utilizzabili, salvo quanto diversamente previsto dalle presenti Condizioni Generali o dalle Condizioni particolari di vendita, tanto nell'ambito della Vendita in commissione</w:t>
      </w:r>
      <w:r w:rsidR="00781A03">
        <w:rPr>
          <w:rFonts w:ascii="Verdana" w:hAnsi="Verdana"/>
          <w:sz w:val="20"/>
          <w:szCs w:val="20"/>
        </w:rPr>
        <w:t xml:space="preserve"> </w:t>
      </w:r>
      <w:r w:rsidRPr="004C23C0">
        <w:rPr>
          <w:rFonts w:ascii="Verdana" w:hAnsi="Verdana"/>
          <w:sz w:val="20"/>
          <w:szCs w:val="20"/>
        </w:rPr>
        <w:t>quanto nell'ambito del Dealer Sales</w:t>
      </w:r>
      <w:r w:rsidR="001A0596" w:rsidRPr="00662DD7">
        <w:rPr>
          <w:rFonts w:ascii="Verdana" w:eastAsia="Calibri" w:hAnsi="Verdana" w:cs="Arial"/>
          <w:sz w:val="20"/>
          <w:szCs w:val="20"/>
        </w:rPr>
        <w:t xml:space="preserve">: </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sidRPr="00662DD7">
        <w:rPr>
          <w:rFonts w:ascii="Verdana" w:hAnsi="Verdana"/>
          <w:b/>
          <w:bCs/>
          <w:sz w:val="20"/>
          <w:szCs w:val="20"/>
        </w:rPr>
        <w:lastRenderedPageBreak/>
        <w:t>Aste a rilancio</w:t>
      </w:r>
      <w:r w:rsidRPr="00C67647">
        <w:rPr>
          <w:rFonts w:ascii="Verdana" w:hAnsi="Verdana"/>
          <w:sz w:val="20"/>
          <w:szCs w:val="20"/>
        </w:rPr>
        <w:t>. Gli Offerenti possono formulare Offerte e successivi rilanci secondo le condizioni stabilite per l'Evento. Fleequid può rendere disponibili sistemi di rilancio automatico sino a un importo massimo predeterminato dall'Offerente e può prevedere l'estensione della durata dell'Asta in presenza di Offerte formulate in prossimità della relativa scadenza.</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Compra-Subito</w:t>
      </w:r>
      <w:r w:rsidRPr="00662DD7">
        <w:rPr>
          <w:rFonts w:ascii="Verdana" w:hAnsi="Verdana"/>
          <w:sz w:val="20"/>
          <w:szCs w:val="20"/>
        </w:rPr>
        <w:t xml:space="preserve">. </w:t>
      </w:r>
      <w:r w:rsidR="00D570F8" w:rsidRPr="00D570F8">
        <w:rPr>
          <w:rFonts w:ascii="Verdana" w:hAnsi="Verdana"/>
          <w:sz w:val="20"/>
          <w:szCs w:val="20"/>
        </w:rPr>
        <w:t xml:space="preserve">Fleequid può consentire agli Utenti, come modalità autonoma ovvero associata a un'Asta a rilancio, di formulare un'Offerta al prezzo di acquisto immediato indicato per il Veicolo, senza ricorrere al sistema dei rilanci. Quando la modalità Compra-Subito sia associata a un'Asta, la formulazione dell'Offerta al prezzo previsto determina la cessazione della possibilità di formulare ulteriori Offerte nell'ambito della medesima Asta. </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Vendite riservate</w:t>
      </w:r>
      <w:r w:rsidRPr="00662DD7">
        <w:rPr>
          <w:rFonts w:ascii="Verdana" w:hAnsi="Verdana"/>
          <w:sz w:val="20"/>
          <w:szCs w:val="20"/>
        </w:rPr>
        <w:t xml:space="preserve">. </w:t>
      </w:r>
      <w:r w:rsidR="00A0311F" w:rsidRPr="00E062E8">
        <w:rPr>
          <w:rFonts w:ascii="Verdana" w:hAnsi="Verdana"/>
          <w:sz w:val="20"/>
          <w:szCs w:val="20"/>
        </w:rPr>
        <w:t>Fleequid</w:t>
      </w:r>
      <w:r w:rsidR="00A0311F" w:rsidRPr="00A0311F">
        <w:rPr>
          <w:rFonts w:ascii="Verdana" w:hAnsi="Verdana"/>
          <w:sz w:val="20"/>
          <w:szCs w:val="20"/>
        </w:rPr>
        <w:t xml:space="preserve"> può organizzare Eventi di vendita destinati esclusivamente a uno o più Utenti da essa individuati e non visibili alla generalità degli Utenti del Marketplace. Tali Eventi possono essere resi accessibili attraverso l'area riservata degli Utenti designati, mediante link diretto o attraverso altri canali utilizzati da Fleequid. Le relative modalità e condizioni sono rese conoscibili agli Utenti interessati prima della formulazione dell'Offerta. Nella Vendita in commissione, ove sia previsto un Prezzo di riserva e salvo diversa previsione applicabile alla specifica operazione, la Base d'asta della Vendita riservata corrisponde al Prezzo di riserva.</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1 Euro Auctions</w:t>
      </w:r>
      <w:r w:rsidRPr="00662DD7">
        <w:rPr>
          <w:rFonts w:ascii="Verdana" w:hAnsi="Verdana"/>
          <w:sz w:val="20"/>
          <w:szCs w:val="20"/>
        </w:rPr>
        <w:t xml:space="preserve">. </w:t>
      </w:r>
      <w:r w:rsidR="001D287E" w:rsidRPr="001D287E">
        <w:rPr>
          <w:rFonts w:ascii="Verdana" w:hAnsi="Verdana"/>
          <w:sz w:val="20"/>
          <w:szCs w:val="20"/>
        </w:rPr>
        <w:t xml:space="preserve">Oltre alle altre modalità previste dal presente articolo, Fleequid può organizzare particolari categorie di Aste, tra cui le "1 Euro Auctions", disciplinate dalle relative Condizioni particolari di vendita, che trovano applicazione secondo quanto previsto dall'art. 4.5. </w:t>
      </w:r>
      <w:r w:rsidR="00C13A1F" w:rsidRPr="00C13A1F">
        <w:rPr>
          <w:rFonts w:ascii="Verdana" w:hAnsi="Verdana"/>
          <w:sz w:val="20"/>
          <w:szCs w:val="20"/>
        </w:rPr>
        <w:t>Tali Aste possono prevedere l'assenza del Prezzo di riserva e specifiche modalità di determinazione del prezzo e degli altri elementi economici applicabili, ivi comprese, ove previste dal Modello di Vendita applicabile, le Commissioni e le Tariffe</w:t>
      </w:r>
      <w:r w:rsidR="001D287E" w:rsidRPr="001D287E">
        <w:rPr>
          <w:rFonts w:ascii="Verdana" w:hAnsi="Verdana"/>
          <w:sz w:val="20"/>
          <w:szCs w:val="20"/>
        </w:rPr>
        <w:t>. Resta in ogni caso fermo il diritto del Venditore a conseguire il risultato economico ad esso spettante secondo il Modello di Vendita applicabile e le condizioni concordate con Fleequid, ivi compreso, nella Vendita in commissione, l'eventuale meccanismo di integrazione economica previsto dalle relative Condizioni particolari di vendita.</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Negoziazione</w:t>
      </w:r>
      <w:r w:rsidRPr="00662DD7">
        <w:rPr>
          <w:rFonts w:ascii="Verdana" w:hAnsi="Verdana"/>
          <w:sz w:val="20"/>
          <w:szCs w:val="20"/>
        </w:rPr>
        <w:t xml:space="preserve">. </w:t>
      </w:r>
      <w:r w:rsidR="009E4D82" w:rsidRPr="009E4D82">
        <w:rPr>
          <w:rFonts w:ascii="Verdana" w:hAnsi="Verdana"/>
          <w:sz w:val="20"/>
          <w:szCs w:val="20"/>
        </w:rPr>
        <w:t xml:space="preserve">Fleequid può condurre, tramite il Marketplace ovvero attraverso gli altri canali messi a disposizione o comunque accettati da Fleequid, una trattativa relativa alla vendita del Veicolo, nell'ambito della quale possono essere formulate Offerte e controproposte. Nella Negoziazione il mero scambio di proposte e controproposte non perfeziona l'Accordo vincolante. L'Accordo vincolante si perfeziona quando il Venditore accetta l'Offerta dell'Offerente ovvero quando l'Offerente accetta la controproposta del Venditore; nel Dealer Sales l'accettazione compete a Fleequid quale venditore del Veicolo. La trattativa cessa alla scadenza del termine eventualmente fissato da Fleequid e negli </w:t>
      </w:r>
      <w:r w:rsidR="009E4D82" w:rsidRPr="009E4D82">
        <w:rPr>
          <w:rFonts w:ascii="Verdana" w:hAnsi="Verdana"/>
          <w:sz w:val="20"/>
          <w:szCs w:val="20"/>
        </w:rPr>
        <w:lastRenderedPageBreak/>
        <w:t>altri casi previsti dalle presenti Condizioni Generali; dalla cessazione della trattativa nessun vincolo sorge tra le Parti.</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Vendita fuori asta</w:t>
      </w:r>
      <w:r w:rsidRPr="00662DD7">
        <w:rPr>
          <w:rFonts w:ascii="Verdana" w:hAnsi="Verdana"/>
          <w:sz w:val="20"/>
          <w:szCs w:val="20"/>
        </w:rPr>
        <w:t>.</w:t>
      </w:r>
      <w:r w:rsidR="00CE3911" w:rsidRPr="00CE3911">
        <w:rPr>
          <w:rFonts w:ascii="Verdana" w:hAnsi="Verdana"/>
          <w:sz w:val="20"/>
          <w:szCs w:val="20"/>
        </w:rPr>
        <w:t xml:space="preserve"> Fleequid può gestire la vendita del Veicolo al di fuori del processo d'Asta, anche in occasione di eventi, fiere, iniziative commerciali o trattative condotte attraverso canali diversi dal Marketplace. Alla Vendita fuori asta si applica, in quanto compatibile con la</w:t>
      </w:r>
      <w:r w:rsidR="00BD1716">
        <w:rPr>
          <w:rFonts w:ascii="Verdana" w:hAnsi="Verdana"/>
          <w:sz w:val="20"/>
          <w:szCs w:val="20"/>
        </w:rPr>
        <w:t xml:space="preserve"> </w:t>
      </w:r>
      <w:r w:rsidR="00CE3911" w:rsidRPr="00CE3911">
        <w:rPr>
          <w:rFonts w:ascii="Verdana" w:hAnsi="Verdana"/>
          <w:sz w:val="20"/>
          <w:szCs w:val="20"/>
        </w:rPr>
        <w:t>concreta organizzazione dell'operazione, il meccanismo di perfezionamento previsto dalla precedente lett. e)</w:t>
      </w:r>
      <w:r w:rsidRPr="00662DD7">
        <w:rPr>
          <w:rFonts w:ascii="Verdana" w:hAnsi="Verdana"/>
          <w:sz w:val="20"/>
          <w:szCs w:val="20"/>
        </w:rPr>
        <w:t>.</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sidRPr="00FA2935">
        <w:rPr>
          <w:rFonts w:ascii="Verdana" w:hAnsi="Verdana"/>
          <w:sz w:val="20"/>
          <w:szCs w:val="20"/>
        </w:rPr>
        <w:t>Il perfezionamento dell'Accordo vincolante nelle diverse modalità di Evento di vendita è disciplinato dall'art. 10.2. Per tutte le modalità restano comuni la disciplina dello Stato Opzionato, della Proforma e del Termine di pagamento di cui all'art. 11 e quella del pagamento, del ritardo e dell'Annullamento della vendita di cui agli artt. 12 e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sidRPr="000A6706">
        <w:rPr>
          <w:rFonts w:ascii="Verdana" w:hAnsi="Verdana"/>
          <w:sz w:val="20"/>
          <w:szCs w:val="20"/>
        </w:rPr>
        <w:t xml:space="preserve">Salvo quanto </w:t>
      </w:r>
      <w:r w:rsidR="00E95740">
        <w:rPr>
          <w:rFonts w:ascii="Verdana" w:hAnsi="Verdana"/>
          <w:sz w:val="20"/>
          <w:szCs w:val="20"/>
        </w:rPr>
        <w:t xml:space="preserve">diversamente </w:t>
      </w:r>
      <w:r w:rsidRPr="000A6706">
        <w:rPr>
          <w:rFonts w:ascii="Verdana" w:hAnsi="Verdana"/>
          <w:sz w:val="20"/>
          <w:szCs w:val="20"/>
        </w:rPr>
        <w:t xml:space="preserve">previsto </w:t>
      </w:r>
      <w:r w:rsidR="00E95740">
        <w:rPr>
          <w:rFonts w:ascii="Verdana" w:hAnsi="Verdana"/>
          <w:sz w:val="20"/>
          <w:szCs w:val="20"/>
        </w:rPr>
        <w:t>dalle presenti</w:t>
      </w:r>
      <w:r w:rsidR="00E95740" w:rsidRPr="000A6706">
        <w:rPr>
          <w:rFonts w:ascii="Verdana" w:hAnsi="Verdana"/>
          <w:sz w:val="20"/>
          <w:szCs w:val="20"/>
        </w:rPr>
        <w:t xml:space="preserve"> </w:t>
      </w:r>
      <w:r w:rsidR="00E95740">
        <w:rPr>
          <w:rFonts w:ascii="Verdana" w:hAnsi="Verdana"/>
          <w:sz w:val="20"/>
          <w:szCs w:val="20"/>
        </w:rPr>
        <w:t xml:space="preserve">CG </w:t>
      </w:r>
      <w:r w:rsidR="0039117F" w:rsidRPr="0039117F">
        <w:rPr>
          <w:rFonts w:ascii="Verdana" w:hAnsi="Verdana"/>
          <w:sz w:val="20"/>
          <w:szCs w:val="20"/>
        </w:rPr>
        <w:t>o dalle Condizioni particolari di vendita, le Aste organizzate da Fleequid prevedono un Prezzo di riserva. Il Prezzo di riserva può essere previsto anche nelle altre tipologie di Evento di vendita, ove compatibile con le relative modalità di svolgimento. Nella Vendita in commissione il Prezzo di riserva è determinato da Fleequid sulla base del PMIV e delle Commissioni poste a carico del Venditore, in modo da assicurare al Venditore, al suo raggiungimento, un incasso netto almeno pari al PMIV, salva la diversa espressa accettazione del Venditore. Nel Dealer Sales l'eventuale Prezzo di riserva riguarda esclusivamente la successiva vendita del Veicolo da Fleequid all'Acquirente ed è determinato autonomamente da Fleequid nell'ambito della propria attività di rivendita; esso non determina il corrispettivo spettante al Venditore, costituito dal Prezzo di acquisto concordato ai sensi dell'art. 18.3, e non modifica le altre condizioni economiche concordate tra Fleequid e il Venditore. La formulazione dell'Offerta più elevata non attribuisce, di per sé, all'Offerente il diritto di acquistare il Veicolo sino al perfezionamento dell'Accordo vincolante ai sensi dell'art.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sidRPr="00E45633">
        <w:rPr>
          <w:rFonts w:ascii="Verdana" w:hAnsi="Verdana"/>
          <w:sz w:val="20"/>
          <w:szCs w:val="20"/>
        </w:rPr>
        <w:t>Salvo diversa espressa indicazione, tutti gli importi indicati nel Marketplace, nell'Inserzione o comunque nelle comunicazioni relative alla specifica operazione sono espressi in Euro e si intendono al netto dell'IVA, ove applicabile, nonché degli eventuali ulteriori oneri fiscali, amministrativi o di legge posti a carico dell'Utente secondo la normativa applicabile o le condizioni della specifica operazione</w:t>
      </w:r>
      <w:r w:rsidR="003A749A" w:rsidRPr="00662DD7">
        <w:rPr>
          <w:rFonts w:ascii="Verdana" w:hAnsi="Verdana"/>
          <w:sz w:val="20"/>
          <w:szCs w:val="20"/>
        </w:rPr>
        <w:t>.</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sidRPr="00375ABE">
        <w:rPr>
          <w:rFonts w:ascii="Verdana" w:hAnsi="Verdana"/>
          <w:sz w:val="20"/>
          <w:szCs w:val="20"/>
        </w:rPr>
        <w:t>Qualora il prezzo di acquisto immediato ovvero la Base d'asta pubblicata derivi da un errore materiale manifesto e non corrisponda al prezzo o al Prezzo di riserva correttamente applicabile alla specifica operazione, Fleequid può correggere l'errore prima della formulazione dell'Offerta; qualora l'Accordo vincolante si sia già perfezionato sulla base del dato errato, Fleequid può procedere all'Annullamento della vendita secondo la disciplina generale di cui all'art. 14. La presente disposizione si applica esclusivamente all'errore materiale manifesto e non attribuisce a Fleequid alcun potere discrezionale di modificare il prezzo dopo la formulazione dell'Offerta.</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72" w:name="_Toc240781610"/>
      <w:bookmarkStart w:id="73" w:name="_Toc241316652"/>
      <w:bookmarkStart w:id="74" w:name="_Toc241316769"/>
      <w:bookmarkStart w:id="75" w:name="_Toc241316941"/>
      <w:bookmarkStart w:id="76" w:name="_Toc241317084"/>
      <w:bookmarkStart w:id="77" w:name="_Toc241394857"/>
      <w:bookmarkStart w:id="78" w:name="_Toc240781611"/>
      <w:bookmarkStart w:id="79" w:name="_Toc241316653"/>
      <w:bookmarkStart w:id="80" w:name="_Toc241316770"/>
      <w:bookmarkStart w:id="81" w:name="_Toc241316942"/>
      <w:bookmarkStart w:id="82" w:name="_Toc241317085"/>
      <w:bookmarkStart w:id="83" w:name="_Toc241394858"/>
      <w:bookmarkStart w:id="84" w:name="_Toc240781612"/>
      <w:bookmarkStart w:id="85" w:name="_Toc241316654"/>
      <w:bookmarkStart w:id="86" w:name="_Toc241316771"/>
      <w:bookmarkStart w:id="87" w:name="_Toc241316943"/>
      <w:bookmarkStart w:id="88" w:name="_Toc241317086"/>
      <w:bookmarkStart w:id="89" w:name="_Toc241394859"/>
      <w:bookmarkStart w:id="90" w:name="_Toc240781613"/>
      <w:bookmarkStart w:id="91" w:name="_Toc241316655"/>
      <w:bookmarkStart w:id="92" w:name="_Toc241316772"/>
      <w:bookmarkStart w:id="93" w:name="_Toc241316944"/>
      <w:bookmarkStart w:id="94" w:name="_Toc241317087"/>
      <w:bookmarkStart w:id="95" w:name="_Toc241394860"/>
      <w:bookmarkStart w:id="96" w:name="_Toc240781614"/>
      <w:bookmarkStart w:id="97" w:name="_Toc241316656"/>
      <w:bookmarkStart w:id="98" w:name="_Toc241316773"/>
      <w:bookmarkStart w:id="99" w:name="_Toc241316945"/>
      <w:bookmarkStart w:id="100" w:name="_Toc241317088"/>
      <w:bookmarkStart w:id="101" w:name="_Toc241394861"/>
      <w:bookmarkStart w:id="102" w:name="_Toc240781615"/>
      <w:bookmarkStart w:id="103" w:name="_Toc241316657"/>
      <w:bookmarkStart w:id="104" w:name="_Toc241316774"/>
      <w:bookmarkStart w:id="105" w:name="_Toc241316946"/>
      <w:bookmarkStart w:id="106" w:name="_Toc241317089"/>
      <w:bookmarkStart w:id="107" w:name="_Toc241394862"/>
      <w:bookmarkStart w:id="108" w:name="_Toc241518315"/>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Pr>
          <w:rFonts w:ascii="Verdana" w:hAnsi="Verdana"/>
          <w:b/>
          <w:bCs/>
          <w:smallCaps/>
          <w:sz w:val="20"/>
          <w:szCs w:val="20"/>
        </w:rPr>
        <w:t>Offerte, negoziazione e Accordo vincolante</w:t>
      </w:r>
      <w:r w:rsidR="001A5C2A" w:rsidRPr="000532C5">
        <w:rPr>
          <w:rFonts w:ascii="Verdana" w:hAnsi="Verdana"/>
          <w:b/>
          <w:bCs/>
          <w:smallCaps/>
          <w:sz w:val="20"/>
          <w:szCs w:val="20"/>
        </w:rPr>
        <w:t>.</w:t>
      </w:r>
      <w:bookmarkEnd w:id="108"/>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sidRPr="00557883">
        <w:rPr>
          <w:rFonts w:ascii="Verdana" w:eastAsia="Calibri" w:hAnsi="Verdana" w:cs="Arial"/>
          <w:sz w:val="20"/>
          <w:szCs w:val="20"/>
        </w:rPr>
        <w:lastRenderedPageBreak/>
        <w:t>Gli Utenti interessati all'acquisto partecipano agli Eventi di vendita formulando Offerte vincolanti per i Veicoli, tramite il Marketplace ovvero attraverso gli altri canali messi a disposizione o comunque accettati da Fleequid per la specifica operazione. Salvo quanto diversamente previsto dalle Condizioni particolari di vendita, le Offerte devono essere espresse in Euro e in cifre intere, senza decimali. Una volta formulate, le Offerte sono irrevocabili e non possono essere modificate o ritirate dall'Offerente, salvo che Fleequid, tempestivamente interpellata e prima che si sia perfezionato l'Accordo vincolante, ne autorizzi espressamente la modifica o il ritiro. Resta fermo quanto previsto dall'art. 3 in ordine alla preventiva individuazione e conoscibilità del Modello di Vendita applicabile alla specifica operazione e, nella Vendita in commissione, dell'alternativa tra Rivendita e operatività quale Intermediario puro.</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sidRPr="00DA34A4">
        <w:rPr>
          <w:rFonts w:ascii="Verdana" w:eastAsia="Calibri" w:hAnsi="Verdana" w:cs="Arial"/>
          <w:sz w:val="20"/>
          <w:szCs w:val="20"/>
        </w:rPr>
        <w:t>L'Accordo vincolante si perfeziona: a) nelle Aste con Prezzo di riserva, alla chiusura dell'Evento di vendita, quando la Puntata massima è pari o superiore al Prezzo di riserva; b) nelle Aste senza Prezzo di riserva, alla chiusura dell'Evento di vendita, in favore dell'Offerente che abbia formulato la Puntata massima, secondo le condizioni applicabili alla specifica tipologia di Asta; c) qualora la Puntata massima sia inferiore al Prezzo di riserva, con l'accettazione dell'Offerta ovvero della successiva controproposta secondo quanto previsto dall'art. 10.3; d) nella modalità Compra-Subito, con la formulazione dell'Offerta corrispondente al prezzo e alle condizioni indicati per tale modalità; e) nella Vendita riservata, nel momento determinato dalle condizioni previste per lo specifico Evento di vendita, mediante la formulazione o l'accettazione dell'Offerta conforme al prezzo e alle condizioni resi conoscibili all'Offerente; f) nella Negoziazione e nella Vendita fuori asta, con l'accettazione dell'Offerta o della controproposta secondo quanto previsto dall'art. 9.4, lett. e) e f). Il perfezionamento dell'Accordo vincolante determina l'assunzione degli obblighi contrattuali propri del Modello di Vendita applicabile e non costituisce Aggiudicazione definitiva, la quale, nelle sole Aste, interviene al ricorrere delle condizioni previste dall'art. 12.2. I Contratti di compravendita disciplinati dalle presenti Condizioni Generali possono essere conclusi verbalmente o mediante altri mezzi di manifestazione della volontà, non essendo necessariamente richiesta da Fleequid la forma scritta.</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sidRPr="009A3756">
        <w:rPr>
          <w:rFonts w:ascii="Verdana" w:eastAsia="Calibri" w:hAnsi="Verdana" w:cs="Arial"/>
          <w:sz w:val="20"/>
          <w:szCs w:val="20"/>
        </w:rPr>
        <w:t>Qualora, al termine di un'Asta con Prezzo di riserva, la Puntata massima sia inferiore al Prezzo di riserva, non si perfeziona immediatamente alcun Accordo vincolante e si applicano le seguenti disposizioni:</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sidRPr="005F72C2">
        <w:rPr>
          <w:rFonts w:ascii="Verdana" w:eastAsia="Calibri" w:hAnsi="Verdana" w:cs="Arial"/>
          <w:sz w:val="20"/>
          <w:szCs w:val="20"/>
        </w:rPr>
        <w:t xml:space="preserve">nella Vendita in commissione, Fleequid comunica la Puntata massima al Venditore, che può accettarla entro 3 (tre) giorni dalla ricezione della relativa comunicazione. Fleequid, per motivate esigenze tecniche o organizzative, può concedere al Venditore un termine ulteriore, comunque non superiore a 10 (dieci) giorni complessivi dalla comunicazione. Entro il medesimo termine, in alternativa all'accettazione della Puntata massima, il Venditore può formulare all'Offerente una controproposta, indicando il diverso prezzo al quale è disposto a vendere il Veicolo. L'accettazione della Puntata massima da parte del Venditore perfeziona l'Accordo vincolante e tale importo costituisce il Prezzo di vendita </w:t>
      </w:r>
      <w:r w:rsidRPr="005F72C2">
        <w:rPr>
          <w:rFonts w:ascii="Verdana" w:eastAsia="Calibri" w:hAnsi="Verdana" w:cs="Arial"/>
          <w:sz w:val="20"/>
          <w:szCs w:val="20"/>
        </w:rPr>
        <w:lastRenderedPageBreak/>
        <w:t>all'Acquirente. Qualora il Venditore formuli una controproposta, l'Offerente può accettarla entro 3 (tre) giorni dalla sua ricezione; con l'accettazione si perfeziona l'Accordo vincolante e il prezzo indicato nella controproposta costituisce il Prezzo di vendita all'Acquirente, senza che assuma più rilievo la precedente Puntata massima. In tali ipotesi il Venditore prende atto e accetta che il proprio incasso netto può risultare inferiore al PMIV originariamente indicato;</w:t>
      </w:r>
    </w:p>
    <w:p w14:paraId="40D51E07" w14:textId="63C87F8A" w:rsidR="00A22EC0" w:rsidRDefault="00C0408A" w:rsidP="00CE3142">
      <w:pPr>
        <w:pStyle w:val="Paragrafoelenco"/>
        <w:numPr>
          <w:ilvl w:val="2"/>
          <w:numId w:val="1"/>
        </w:numPr>
        <w:spacing w:line="360" w:lineRule="auto"/>
        <w:jc w:val="both"/>
      </w:pPr>
      <w:r w:rsidRPr="00662DD7">
        <w:rPr>
          <w:rFonts w:ascii="Verdana" w:eastAsia="Calibri" w:hAnsi="Verdana" w:cs="Arial"/>
          <w:sz w:val="20"/>
          <w:szCs w:val="20"/>
        </w:rPr>
        <w:t xml:space="preserve">nel Dealer Sales, </w:t>
      </w:r>
      <w:r w:rsidR="00F43407" w:rsidRPr="00662DD7">
        <w:rPr>
          <w:rFonts w:ascii="Verdana" w:eastAsia="Calibri" w:hAnsi="Verdana" w:cs="Arial"/>
          <w:sz w:val="20"/>
          <w:szCs w:val="20"/>
        </w:rPr>
        <w:t>Fleequid, quale venditore del Veicolo nei confronti dell'Offerente, può</w:t>
      </w:r>
      <w:r w:rsidR="007D71AA">
        <w:rPr>
          <w:rFonts w:ascii="Verdana" w:eastAsia="Calibri" w:hAnsi="Verdana" w:cs="Arial"/>
          <w:sz w:val="20"/>
          <w:szCs w:val="20"/>
        </w:rPr>
        <w:t xml:space="preserve">, </w:t>
      </w:r>
      <w:r w:rsidR="00FD0774" w:rsidRPr="00FD0774">
        <w:rPr>
          <w:rFonts w:ascii="Verdana" w:eastAsia="Calibri" w:hAnsi="Verdana" w:cs="Arial"/>
          <w:sz w:val="20"/>
          <w:szCs w:val="20"/>
        </w:rPr>
        <w:t>entro 3 (tre) giorni dalla chiusura dell’Asta</w:t>
      </w:r>
      <w:r w:rsidR="00FD0774">
        <w:rPr>
          <w:rFonts w:ascii="Verdana" w:eastAsia="Calibri" w:hAnsi="Verdana" w:cs="Arial"/>
          <w:sz w:val="20"/>
          <w:szCs w:val="20"/>
        </w:rPr>
        <w:t xml:space="preserve">, </w:t>
      </w:r>
      <w:r w:rsidR="00F43407" w:rsidRPr="00662DD7">
        <w:rPr>
          <w:rFonts w:ascii="Verdana" w:eastAsia="Calibri" w:hAnsi="Verdana" w:cs="Arial"/>
          <w:sz w:val="20"/>
          <w:szCs w:val="20"/>
        </w:rPr>
        <w:t>accettare la Puntata massima inferiore al Prezzo di riserva ovvero formulare all'Offerente una controproposta a un diverso prezzo. L'accettazione della Puntata massima da parte di Fleequid perfeziona l'Accordo vincolante e tale importo costituisce il Prezzo di vendita all'Acquirente. Qualora Fleequid formuli una controproposta, l'Offerente può accettarla entro 3 (tre) giorni dalla sua ricezione; con l'accettazione si perfeziona l'Accordo vincolante e il prezzo indicato nella controproposta costituisce il Prezzo di vendita all'Acquirente. L'eventuale accettazione da parte di Fleequid di un prezzo di rivendita inferiore al Prezzo di riserva non modifica il Prezzo di acquisto né le altre condizioni economiche concordate tra Fleequid e il Venditore</w:t>
      </w:r>
      <w:r w:rsidRPr="00662DD7">
        <w:rPr>
          <w:rFonts w:ascii="Verdana" w:eastAsia="Calibri" w:hAnsi="Verdana" w:cs="Arial"/>
          <w:sz w:val="20"/>
          <w:szCs w:val="20"/>
        </w:rPr>
        <w:t>.</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sidRPr="00662DD7">
        <w:rPr>
          <w:rFonts w:ascii="Verdana" w:eastAsia="Calibri" w:hAnsi="Verdana" w:cs="Arial"/>
          <w:sz w:val="20"/>
          <w:szCs w:val="20"/>
        </w:rPr>
        <w:t>Decorso il termine applicabile senza accettazione della Puntata massima o della controproposta, nessun Accordo vincolante si perfeziona in relazione a tali proposte.</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eastAsia="Calibri" w:hAnsi="Verdana" w:cs="Arial"/>
          <w:sz w:val="20"/>
          <w:szCs w:val="20"/>
        </w:rPr>
        <w:t>Fleequid ha il diritto di verificare il possesso, da parte dell'Offerente, dei requisiti soggettivi, tecnici o professionali eventualmente richiesti per la partecipazione allo specifico Evento di vendita o per l'acquisto del Veicolo, in particolare quando l'Evento sia riservato a determinate categorie di Utenti o abbia ad oggetto Veicoli soggetti a specifiche prescrizioni di legge. Nei casi in cui tale verifica sia necessaria e non sia già stata completata, il perfezionamento dell'Accordo vincolante secondo le modalità previste dai precedenti commi resta subordinato al relativo esito positivo; sino a tale momento l'Offerta resta vincolante per l'Offerente. In caso di esito negativo l'Accordo vincolante non si perfeziona e Fleequid ne dà comunicazione agli Utenti interessati. Resta ferma la facoltà di Fleequid di procedere alla verifica anche successivamente al perfezionamento dell'Accordo vincolante, secondo quanto previsto dall'art.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sidRPr="00CE3408">
        <w:rPr>
          <w:rFonts w:ascii="Verdana" w:eastAsia="Calibri" w:hAnsi="Verdana" w:cs="Arial"/>
          <w:sz w:val="20"/>
          <w:szCs w:val="20"/>
        </w:rPr>
        <w:t xml:space="preserve">Le Offerte diverse da quella che ha determinato il perfezionamento dell'Accordo vincolante restano vincolanti e irrevocabili per gli Offerenti per 15 (quindici) giorni decorrenti dal perfezionamento del primo Accordo vincolante. </w:t>
      </w:r>
      <w:r w:rsidR="00273D54" w:rsidRPr="00273D54">
        <w:rPr>
          <w:rFonts w:ascii="Verdana" w:eastAsia="Calibri" w:hAnsi="Verdana" w:cs="Arial"/>
          <w:sz w:val="20"/>
          <w:szCs w:val="20"/>
        </w:rPr>
        <w:t>La permanenza in efficacia delle predette Offerte opera anche durante il Termine di pagamento concesso al primo Acquirente e durante l'eventuale successivo periodo di ritardo, fermo restando che esse perdono in ogni caso efficacia alla scadenza del predetto termine di 15 (quindici) giorni</w:t>
      </w:r>
      <w:r w:rsidRPr="00CE3408">
        <w:rPr>
          <w:rFonts w:ascii="Verdana" w:eastAsia="Calibri" w:hAnsi="Verdana" w:cs="Arial"/>
          <w:sz w:val="20"/>
          <w:szCs w:val="20"/>
        </w:rPr>
        <w:t xml:space="preserve">. Qualora, prima della scadenza del predetto termine, la vendita conclusa con il primo Acquirente venga annullata o il relativo Accordo vincolante venga meno nei casi previsti dalle presenti Condizioni Generali, anche per mancato pagamento dell'Acquirente, Fleequid ha diritto di procedere alla vendita del Veicolo in favore di uno degli altri Offerenti la cui Offerta sia ancora valida, anche se inferiore alla Puntata massima del primo Offerente. </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sidRPr="00027D0B">
        <w:rPr>
          <w:rFonts w:ascii="Verdana" w:eastAsia="Calibri" w:hAnsi="Verdana" w:cs="Arial"/>
          <w:sz w:val="20"/>
          <w:szCs w:val="20"/>
        </w:rPr>
        <w:lastRenderedPageBreak/>
        <w:t xml:space="preserve">Nella Vendita in commissione, qualora sia previsto un Prezzo di riserva, Fleequid può procedere direttamente sulla base di un'Offerta pari o superiore al Prezzo di riserva; qualora l'Offerta prescelta sia inferiore al Prezzo di riserva, trovano applicazione le modalità di accettazione previste dall'art. 10.3. </w:t>
      </w:r>
      <w:r w:rsidR="00027D0B" w:rsidRPr="003A0683">
        <w:rPr>
          <w:rFonts w:ascii="Verdana" w:eastAsia="Calibri" w:hAnsi="Verdana" w:cs="Arial"/>
          <w:sz w:val="20"/>
          <w:szCs w:val="20"/>
        </w:rPr>
        <w:t>Qualora non sia previsto un Prezzo di riserva, Fleequid può procedere sulla base di una delle Offerte ancora valide secondo le condizioni applicabili allo specifico Evento di vendita, fermi gli eventuali consensi richiesti dalle fonti contrattuali applicabili.</w:t>
      </w:r>
      <w:r w:rsidR="00027D0B">
        <w:rPr>
          <w:rFonts w:ascii="Verdana" w:eastAsia="Calibri" w:hAnsi="Verdana" w:cs="Arial"/>
          <w:sz w:val="20"/>
          <w:szCs w:val="20"/>
        </w:rPr>
        <w:t xml:space="preserve"> </w:t>
      </w:r>
      <w:r w:rsidR="00027D0B" w:rsidRPr="00027D0B">
        <w:rPr>
          <w:rFonts w:ascii="Verdana" w:eastAsia="Calibri" w:hAnsi="Verdana" w:cs="Arial"/>
          <w:sz w:val="20"/>
          <w:szCs w:val="20"/>
        </w:rPr>
        <w:t>Annullata la prima operazione, il Venditore non conserva alcun diritto economico riferibile alla vendita annullata e ha diritto esclusivamente a quanto dovuto in relazione alla nuova operazione effettivamente eseguita.</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sidRPr="00CE3408">
        <w:rPr>
          <w:rFonts w:ascii="Verdana" w:eastAsia="Calibri" w:hAnsi="Verdana" w:cs="Arial"/>
          <w:sz w:val="20"/>
          <w:szCs w:val="20"/>
        </w:rPr>
        <w:t xml:space="preserve">Nel Dealer Sales la scelta di accettare una delle ulteriori Offerte ancora valide compete a Fleequid quale venditore del Veicolo. </w:t>
      </w:r>
      <w:r w:rsidR="008B07C6" w:rsidRPr="008B07C6">
        <w:rPr>
          <w:rFonts w:ascii="Verdana" w:eastAsia="Calibri" w:hAnsi="Verdana" w:cs="Arial"/>
          <w:sz w:val="20"/>
          <w:szCs w:val="20"/>
        </w:rPr>
        <w:t>Fleequid può pertanto accettare una delle predette Offerte anche qualora essa sia inferiore alla precedente Puntata massima o all'eventuale Prezzo di riserva, secondo quanto previsto dall'art. 10.3, lett. b). Il minor prezzo eventualmente realizzato nella successiva rivendita non modifica automaticamente il Prezzo di acquisto concordato tra il Venditore e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Nei</w:t>
      </w:r>
      <w:r w:rsidR="00CE3408" w:rsidRPr="00662DD7">
        <w:rPr>
          <w:rFonts w:ascii="Verdana" w:eastAsia="Calibri" w:hAnsi="Verdana" w:cs="Arial"/>
          <w:sz w:val="20"/>
          <w:szCs w:val="20"/>
        </w:rPr>
        <w:t xml:space="preserve"> casi </w:t>
      </w:r>
      <w:r w:rsidRPr="008B07C6">
        <w:rPr>
          <w:rFonts w:ascii="Verdana" w:eastAsia="Calibri" w:hAnsi="Verdana" w:cs="Arial"/>
          <w:sz w:val="20"/>
          <w:szCs w:val="20"/>
        </w:rPr>
        <w:t>previsti dalle precedenti lett. a) e b),</w:t>
      </w:r>
      <w:r>
        <w:rPr>
          <w:rFonts w:ascii="Verdana" w:eastAsia="Calibri" w:hAnsi="Verdana" w:cs="Arial"/>
          <w:sz w:val="20"/>
          <w:szCs w:val="20"/>
        </w:rPr>
        <w:t xml:space="preserve"> </w:t>
      </w:r>
      <w:r w:rsidR="00CE3408" w:rsidRPr="00662DD7">
        <w:rPr>
          <w:rFonts w:ascii="Verdana" w:eastAsia="Calibri" w:hAnsi="Verdana" w:cs="Arial"/>
          <w:sz w:val="20"/>
          <w:szCs w:val="20"/>
        </w:rPr>
        <w:t xml:space="preserve">il nuovo Accordo vincolante si perfeziona con la comunicazione di Fleequid all'Offerente interessato dell'accettazione della relativa Offerta, </w:t>
      </w:r>
      <w:r w:rsidR="003352CF" w:rsidRPr="003352CF">
        <w:rPr>
          <w:rFonts w:ascii="Verdana" w:eastAsia="Calibri" w:hAnsi="Verdana" w:cs="Arial"/>
          <w:sz w:val="20"/>
          <w:szCs w:val="20"/>
        </w:rPr>
        <w:t>previo l'eventuale consenso del Venditore ove richiesto nella Vendita in commissione, ovvero sulla base della decisione della stessa Fleequid nel Dealer Sales, fermo quanto previsto dall'art. 10.4 in materia di verifica dei requisiti.</w:t>
      </w:r>
      <w:r w:rsidR="003352CF">
        <w:rPr>
          <w:rFonts w:ascii="Verdana" w:eastAsia="Calibri" w:hAnsi="Verdana" w:cs="Arial"/>
          <w:sz w:val="20"/>
          <w:szCs w:val="20"/>
        </w:rPr>
        <w:t xml:space="preserve"> </w:t>
      </w:r>
      <w:r w:rsidR="004F68F2">
        <w:rPr>
          <w:rFonts w:ascii="Verdana" w:eastAsia="Calibri" w:hAnsi="Verdana" w:cs="Arial"/>
          <w:sz w:val="20"/>
          <w:szCs w:val="20"/>
        </w:rPr>
        <w:t xml:space="preserve"> </w:t>
      </w:r>
      <w:r w:rsidR="00CE3408" w:rsidRPr="00662DD7">
        <w:rPr>
          <w:rFonts w:ascii="Verdana" w:eastAsia="Calibri" w:hAnsi="Verdana" w:cs="Arial"/>
          <w:sz w:val="20"/>
          <w:szCs w:val="20"/>
        </w:rPr>
        <w:t>Decorso il termine di 15 (quindici) giorni, le Offerte che non abbiano dato luogo a un Accordo vincolante perdono definitivamente efficacia e non possono essere successivamente ripristinate per effetto dell'Annullamento della vendita o per altra causa.</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Con </w:t>
      </w:r>
      <w:r w:rsidR="00EB0EBF">
        <w:rPr>
          <w:rFonts w:ascii="Verdana" w:eastAsia="Calibri" w:hAnsi="Verdana" w:cs="Arial"/>
          <w:sz w:val="20"/>
          <w:szCs w:val="20"/>
        </w:rPr>
        <w:t>il perfezionamento dell’Accordo vincolante</w:t>
      </w:r>
      <w:r w:rsidRPr="000532C5">
        <w:rPr>
          <w:rFonts w:ascii="Verdana" w:eastAsia="Calibri" w:hAnsi="Verdana" w:cs="Arial"/>
          <w:sz w:val="20"/>
          <w:szCs w:val="20"/>
        </w:rPr>
        <w:t>,</w:t>
      </w:r>
      <w:r w:rsidR="00EB0EBF">
        <w:rPr>
          <w:rFonts w:ascii="Verdana" w:eastAsia="Calibri" w:hAnsi="Verdana" w:cs="Arial"/>
          <w:sz w:val="20"/>
          <w:szCs w:val="20"/>
        </w:rPr>
        <w:t xml:space="preserve"> </w:t>
      </w:r>
      <w:r w:rsidR="00107C31" w:rsidRPr="00107C31">
        <w:rPr>
          <w:rFonts w:ascii="Verdana" w:eastAsia="Calibri" w:hAnsi="Verdana" w:cs="Arial"/>
          <w:sz w:val="20"/>
          <w:szCs w:val="20"/>
        </w:rPr>
        <w:t>l'Offerente assume la qualità di Acquirente e sorge a suo carico l'obbligo vincolante di corrispondere integralmente l'Importo Totale Dovuto secondo quanto previsto dagli artt. 11 e 12. L'Accordo vincolante produce gli effetti contrattuali propri del Modello di Vendita applicabile e della modalità di esecuzione prescelta, fermo quanto previsto dall'art. 8.8 con riferimento agli obblighi di acquisto e di trasferimento del Veicolo. Il pagamento dell'Importo Totale Dovuto non costituisce condizione del perfezionamento dell'Accordo vincolante né dell'insorgenza dell'obbligo di pagamento dell'Acquirente, ma costituisce presupposto per la successiva esecuzione dell'operazione secondo quanto previsto dall'art. 12 e, nel caso delle Aste, per l'Aggiudicazione definitiva. Con il perfezionamento dell'Accordo vincolante il Veicolo assume lo Stato Opzionato ai sensi dell'art.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sidRPr="00451000">
        <w:rPr>
          <w:rFonts w:ascii="Verdana" w:eastAsia="Calibri" w:hAnsi="Verdana" w:cs="Arial"/>
          <w:sz w:val="20"/>
          <w:szCs w:val="20"/>
        </w:rPr>
        <w:t xml:space="preserve">Il mancato pagamento dell'Importo Totale Dovuto entro i termini previsti costituisce inadempimento dell'Acquirente e produce gli effetti previsti dall'art. 12 in materia di ritardo, mancato pagamento e Annullamento della vendita. Il mancato pagamento non incide sul perfezionamento dell'Accordo vincolante né sull'obbligo dell'Acquirente di corrispondere le somme dovute, fatto salvo il successivo esercizio, da parte di Fleequid, delle facoltà e dei rimedi </w:t>
      </w:r>
      <w:r w:rsidRPr="00451000">
        <w:rPr>
          <w:rFonts w:ascii="Verdana" w:eastAsia="Calibri" w:hAnsi="Verdana" w:cs="Arial"/>
          <w:sz w:val="20"/>
          <w:szCs w:val="20"/>
        </w:rPr>
        <w:lastRenderedPageBreak/>
        <w:t>previsti dalle presenti Condizioni Generali. Nel caso delle Aste, il mancato prodursi dell'Aggiudicazione definitiva non incide sul perfezionamento dell'Accordo vincolante già intervenuto</w:t>
      </w:r>
      <w:r w:rsidR="00CC551D" w:rsidRPr="000532C5">
        <w:rPr>
          <w:rFonts w:ascii="Verdana" w:eastAsia="Calibri" w:hAnsi="Verdana" w:cs="Arial"/>
          <w:sz w:val="20"/>
          <w:szCs w:val="20"/>
        </w:rPr>
        <w:t xml:space="preserve">. </w:t>
      </w:r>
      <w:r w:rsidR="0079142A" w:rsidRPr="000532C5">
        <w:rPr>
          <w:rFonts w:ascii="Verdana" w:eastAsia="Calibri" w:hAnsi="Verdana" w:cs="Arial"/>
          <w:sz w:val="20"/>
          <w:szCs w:val="20"/>
        </w:rPr>
        <w:t xml:space="preserve">  </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109" w:name="_Toc240781617"/>
      <w:bookmarkStart w:id="110" w:name="_Toc241316659"/>
      <w:bookmarkStart w:id="111" w:name="_Toc241316776"/>
      <w:bookmarkStart w:id="112" w:name="_Toc241316948"/>
      <w:bookmarkStart w:id="113" w:name="_Toc241317091"/>
      <w:bookmarkStart w:id="114" w:name="_Toc241394864"/>
      <w:bookmarkStart w:id="115" w:name="_Toc241518316"/>
      <w:bookmarkEnd w:id="109"/>
      <w:bookmarkEnd w:id="110"/>
      <w:bookmarkEnd w:id="111"/>
      <w:bookmarkEnd w:id="112"/>
      <w:bookmarkEnd w:id="113"/>
      <w:bookmarkEnd w:id="114"/>
      <w:r w:rsidRPr="00662DD7">
        <w:rPr>
          <w:rFonts w:ascii="Verdana" w:hAnsi="Verdana"/>
          <w:b/>
          <w:bCs/>
          <w:smallCaps/>
          <w:sz w:val="20"/>
          <w:szCs w:val="20"/>
        </w:rPr>
        <w:t>Stato Opzionato, Proforma e Termine di pagamento</w:t>
      </w:r>
      <w:r w:rsidR="00D71791" w:rsidRPr="000532C5">
        <w:rPr>
          <w:rFonts w:ascii="Verdana" w:hAnsi="Verdana"/>
          <w:b/>
          <w:bCs/>
          <w:smallCaps/>
          <w:sz w:val="20"/>
          <w:szCs w:val="20"/>
        </w:rPr>
        <w:t>.</w:t>
      </w:r>
      <w:bookmarkEnd w:id="115"/>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eastAsia="Calibri" w:hAnsi="Verdana" w:cs="Arial"/>
          <w:sz w:val="20"/>
          <w:szCs w:val="20"/>
        </w:rPr>
        <w:t>Con il perfezionamento dell'Accordo vincolante il Veicolo assume immediatamente lo Stato Opzionato. Lo Stato Opzionato consegue al perfezionamento dell'Accordo vincolante e non alla messa a disposizione della Proforma. Lo Stato Opzionato costituisce esclusivamente una fase del processo di vendita gestito da Fleequid, successiva al perfezionamento dell'Accordo vincolante e antecedente all'integrale adempimento dell'obbligo di pagamento e all'avvio della fase esecutiva dell'operazione. Esso non attribuisce all'Acquirente alcuna facoltà di scegliere successivamente se acquistare il Veicolo, non costituisce proposta irrevocabile e non configura un contratto di opzione ai sensi dell'art. 1331 c.c.: durante lo Stato Opzionato l'Accordo vincolante è già perfezionato e l'Acquirente è già obbligato al pagamento dell'Importo Totale Dovuto.</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sidRPr="009C324A">
        <w:rPr>
          <w:rFonts w:ascii="Verdana" w:hAnsi="Verdana"/>
          <w:sz w:val="20"/>
          <w:szCs w:val="20"/>
        </w:rPr>
        <w:t>Durante la permanenza nello Stato Opzionato il Veicolo resta visibile sul Marketplace ma non può essere oggetto di nuove Offerte né essere reso disponibile per l'acquisto da parte di altri Utenti, fermo restando quanto previsto dall'art. 10.5 in ordine alla permanenza in efficacia delle Offerte già formulate prima del perfezionamento dell'Accordo vincolante.</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sidRPr="008A6EC5">
        <w:rPr>
          <w:rFonts w:ascii="Verdana" w:hAnsi="Verdana"/>
          <w:sz w:val="20"/>
          <w:szCs w:val="20"/>
        </w:rPr>
        <w:t>Durante la permanenza del Veicolo nello Stato Opzionato: a) l'Acquirente è obbligato a corrispondere l'Importo Totale Dovuto entro il Termine di pagamento; b) qualora il Veicolo sia ancora nella disponibilità o sotto il controllo del Venditore, quest'ultimo è obbligato a mantenerlo disponibile per l'operazione e, in particolare, non può venderlo o prometterlo a terzi, ritirarlo dal processo di vendita, modificarne unilateralmente le condizioni economiche né renderlo comunque indisponibile; c) permangono a carico del Venditore gli obblighi di custodia, conservazione, conformità e non alterazione del Veicolo previsti dall'art. 8.12, salvo quanto disposto dall'art. 13; d) resta ferma, per tutto il periodo in cui il Venditore è vincolato alla vendita, l'esclusiva prevista dall'art.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sidRPr="00541205">
        <w:rPr>
          <w:rFonts w:ascii="Verdana" w:hAnsi="Verdana"/>
          <w:sz w:val="20"/>
          <w:szCs w:val="20"/>
        </w:rPr>
        <w:t xml:space="preserve">Perfezionatosi l'Accordo vincolante, Fleequid mette a disposizione dell'Acquirente la Proforma senza ritardo. La Proforma indica almeno l'intestazione all'Acquirente con i dati risultanti dalla registrazione, l'individuazione del Veicolo e dell'operazione, l'Importo Totale Dovuto, la scadenza del Termine di pagamento, le coordinate bancarie del soggetto o dei soggetti cui il pagamento deve essere eseguito, l'entità Fleequid interessata dall'operazione e il regime IVA applicabile. Nella Vendita in commissione la Proforma cristallizza altresì la modalità di esecuzione prescelta ai sensi dell'art. 17.1, identificando il soggetto che assume la qualità di venditore e di controparte contrattuale dell'Acquirente, il destinatario del prezzo, la struttura della fatturazione e il conseguente regime di garanzia applicabile ai sensi dell'art. 19.7. Qualora Fleequid operi quale Intermediario puro, la Proforma indica distintamente l'identità e i dati del Venditore, l'importo del prezzo dovuto direttamente a quest'ultimo e le relative coordinate e modalità di pagamento, nonché le Commissioni, le Tariffe e gli eventuali ulteriori importi dovuti </w:t>
      </w:r>
      <w:r w:rsidRPr="00541205">
        <w:rPr>
          <w:rFonts w:ascii="Verdana" w:hAnsi="Verdana"/>
          <w:sz w:val="20"/>
          <w:szCs w:val="20"/>
        </w:rPr>
        <w:lastRenderedPageBreak/>
        <w:t>a Fleequid, con le rispettive coordinate di pagamento, in modo da consentire all'Acquirente di adempiere integralmente sin dal primo giorno del Termine di pagamento. Nella medesima ipotesi, sulla base dei dati che il Venditore è tenuto a fornire e mantenere aggiornati ai sensi dell'art. 8.5, contestualmente alla messa a disposizione della Proforma e comunque non oltre tale momento, Fleequid comunica all'Acquirente i dati del Venditore e al Venditore i dati dell'Acquirente necessari alla fatturazione; la relativa fatturazione è disciplinata dall'art. 17.11. La Proforma non costituisce fonte negoziale, non documenta l'assunzione di nuovi obblighi e non può modificare le condizioni applicabili alla specifica operazione né sanare la mancata conoscibilità preventiva delle stesse, secondo quanto previsto dall'art. 4.7. La Proforma è resa disponibile secondo le modalità previste dall'art. 24.</w:t>
      </w:r>
    </w:p>
    <w:p w14:paraId="0FDD4C3A" w14:textId="310E52F0" w:rsidR="003D1803" w:rsidRDefault="003B6D3D" w:rsidP="00D71791">
      <w:pPr>
        <w:pStyle w:val="Paragrafoelenco"/>
        <w:numPr>
          <w:ilvl w:val="1"/>
          <w:numId w:val="1"/>
        </w:numPr>
        <w:spacing w:line="360" w:lineRule="auto"/>
        <w:ind w:left="0" w:firstLine="0"/>
        <w:jc w:val="both"/>
        <w:rPr>
          <w:rFonts w:ascii="Verdana" w:hAnsi="Verdana"/>
          <w:sz w:val="20"/>
          <w:szCs w:val="20"/>
        </w:rPr>
      </w:pPr>
      <w:r w:rsidRPr="003B6D3D">
        <w:rPr>
          <w:rFonts w:ascii="Verdana" w:hAnsi="Verdana"/>
          <w:sz w:val="20"/>
          <w:szCs w:val="20"/>
        </w:rPr>
        <w:t xml:space="preserve">Salvo quanto previsto dai successivi commi, il Termine di pagamento è di 3 (tre) giorni </w:t>
      </w:r>
      <w:del w:id="116" w:author="Avv. Rosario Panzariello" w:date="2026-10-09T12:25:00Z">
        <w:r w:rsidRPr="003B6D3D" w:rsidDel="00CC0ED5">
          <w:rPr>
            <w:rFonts w:ascii="Verdana" w:hAnsi="Verdana"/>
            <w:sz w:val="20"/>
            <w:szCs w:val="20"/>
          </w:rPr>
          <w:delText xml:space="preserve">lavorativi </w:delText>
        </w:r>
      </w:del>
      <w:r w:rsidRPr="003B6D3D">
        <w:rPr>
          <w:rFonts w:ascii="Verdana" w:hAnsi="Verdana"/>
          <w:sz w:val="20"/>
          <w:szCs w:val="20"/>
        </w:rPr>
        <w:t>decorrenti dalla messa a disposizione dell'Acquirente della Proforma ai sensi dell'art. 11.4. Il Termine di pagamento decorre esclusivamente da tale momento e a condizione che la Proforma contenga gli elementi necessari per consentire all'Acquirente di eseguire il pagamento. Qualora Fleequid operi quale Intermediario puro, il medesimo Termine si applica tanto al pagamento del prezzo dovuto al Venditore quanto al pagamento delle Commissioni, delle Tariffe e degli eventuali ulteriori importi dovuti a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L’Acquirente non ha diritto </w:t>
      </w:r>
      <w:r w:rsidR="009B4CE9" w:rsidRPr="009B4CE9">
        <w:rPr>
          <w:rFonts w:ascii="Verdana" w:hAnsi="Verdana"/>
          <w:sz w:val="20"/>
          <w:szCs w:val="20"/>
        </w:rPr>
        <w:t>ad alcuna dilazione o proroga del Termine di pagamento. Fleequid può tuttavia prevedere un Termine di pagamento diverso o concederne la proroga nei casi espressamente previsti dalle presenti Condizioni Generali, dalle Condizioni Specifiche o dalle Condizioni particolari di vendita applicabili alla specifica operazione e, in particolare, in caso di: a) accesso a una Soluzione di finanziamento o a un contratto di locazione finanziaria, secondo quanto previsto dall'art. 22; b) Veicolo temporaneamente in uso presso il Venditore, secondo quanto previsto dall'art. 13; c) vincoli normativi o amministrativi incidenti sull'operazione o sulla controparte; d) ulteriori fattispecie speciali espressamente previste dalle condizioni applicabili. L'eventuale previsione o concessione di un termine diverso riguarda esclusivamente la specifica operazione e non attribuisce all'Acquirente alcun diritto a ottenere analoghe dilazioni o proroghe in operazioni successive</w:t>
      </w:r>
      <w:r w:rsidRPr="00662DD7">
        <w:rPr>
          <w:rFonts w:ascii="Verdana" w:hAnsi="Verdana"/>
          <w:sz w:val="20"/>
          <w:szCs w:val="20"/>
        </w:rPr>
        <w:t>.</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 concessione </w:t>
      </w:r>
      <w:r w:rsidR="002A793A" w:rsidRPr="002A793A">
        <w:rPr>
          <w:rFonts w:ascii="Verdana" w:hAnsi="Verdana"/>
          <w:sz w:val="20"/>
          <w:szCs w:val="20"/>
        </w:rPr>
        <w:t>di una proroga del Termine di pagamento costituisce facoltà discrezionale di Fleequid e non attribuisce alcun diritto all'Acquirente. Fleequid può, in particolare, concedere una proroga qualora sopravvengano disservizi tecnici od operativi, anche relativi al Marketplace o ai sistemi utilizzati per la gestione dell'operazione, che abbiano concretamente impedito o ostacolato il tempestivo adempimento, nonché negli altri casi in cui lo ritenga opportuno in relazione alla specifica operazione. La proroga è efficace esclusivamente se concessa in modo espresso e per iscritto da Fleequid, mediante uno dei canali ufficiali di comunicazione previsti dall'art. 24, e deve indicare il nuovo termine di pagamento applicabile alla specifica operazione. Il silenzio, la mera tolleranza, il mancato immediato esercizio dei rimedi previsti dalle presenti Condizioni Generali o eventuali comunicazioni provenienti da soggetti o attraverso canali diversi da quelli ufficiali non costituiscono proroga del Termine di pagamento.</w:t>
      </w:r>
      <w:r w:rsidR="00BC63B8">
        <w:rPr>
          <w:rFonts w:ascii="Verdana" w:hAnsi="Verdana"/>
          <w:sz w:val="20"/>
          <w:szCs w:val="20"/>
        </w:rPr>
        <w:t xml:space="preserve"> Qualora </w:t>
      </w:r>
      <w:r w:rsidR="00695B4C" w:rsidRPr="00695B4C">
        <w:rPr>
          <w:rFonts w:ascii="Verdana" w:hAnsi="Verdana"/>
          <w:sz w:val="20"/>
          <w:szCs w:val="20"/>
        </w:rPr>
        <w:t xml:space="preserve">la proroga sia </w:t>
      </w:r>
      <w:r w:rsidR="00695B4C" w:rsidRPr="00695B4C">
        <w:rPr>
          <w:rFonts w:ascii="Verdana" w:hAnsi="Verdana"/>
          <w:sz w:val="20"/>
          <w:szCs w:val="20"/>
        </w:rPr>
        <w:lastRenderedPageBreak/>
        <w:t xml:space="preserve">concessa in ragione di un disservizio che abbia concretamente impedito o ostacolato il tempestivo adempimento, per il periodo coperto dalla proroga non maturano le penali né gli interessi previsti in conseguenza del ritardo. Negli altri casi, salvo </w:t>
      </w:r>
      <w:r w:rsidR="002A793A" w:rsidRPr="002A793A">
        <w:rPr>
          <w:rFonts w:ascii="Verdana" w:hAnsi="Verdana"/>
          <w:sz w:val="20"/>
          <w:szCs w:val="20"/>
        </w:rPr>
        <w:t>che Fleequid disponga espressamente e per iscritto diversamente nella comunicazione di proroga, la concessione della proroga non comporta rinuncia né sospensione degli interessi, delle penali o delle ulteriori somme previste dalle presenti Condizioni Generali in conseguenza del ritardo, che continuano a maturare secondo la disciplina applicabile. La proroga opera esclusivamente per il termine e per l'operazione cui si riferisce e non attribuisce all'Acquirente alcun diritto a ottenere analoghe proroghe in operazioni successive</w:t>
      </w:r>
      <w:r w:rsidRPr="00662DD7">
        <w:rPr>
          <w:rFonts w:ascii="Verdana" w:hAnsi="Verdana"/>
          <w:sz w:val="20"/>
          <w:szCs w:val="20"/>
        </w:rPr>
        <w:t>.</w:t>
      </w:r>
      <w:r w:rsidR="0011052A" w:rsidRPr="0011052A">
        <w:t xml:space="preserve"> </w:t>
      </w:r>
      <w:r w:rsidR="0011052A" w:rsidRPr="0011052A">
        <w:rPr>
          <w:rFonts w:ascii="Verdana" w:hAnsi="Verdana"/>
          <w:sz w:val="20"/>
          <w:szCs w:val="20"/>
        </w:rPr>
        <w:t>Il Venditore autorizza espressamente Fleequid a concedere le proroghe del Termine di pagamento previste dal presente comma anche quando Fleequid operi quale Intermediario puro e il prezzo del Veicolo sia dovuto direttamente al Venditore. La concessione della proroga, effettuata nei limiti e secondo le modalità previste dalle presenti Condizioni Generali, non costituisce inadempimento di Fleequid nei confronti del Venditore, non determina il venir meno né la sospensione degli obblighi gravanti su quest’ultimo durante lo Stato Opzionato e non gli attribuisce il diritto di ritirare il Veicolo dalla vendita o di disporne in favore di terzi. Il Venditore non può formulare nei confronti di Fleequid pretese risarcitorie o indennitarie fondate sul solo differimento della fase esecutiva conseguente alla proroga, fatti salvi il dolo o la colpa grave di Fleequid e gli ulteriori limiti inderogabili di legge.</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Veicolo </w:t>
      </w:r>
      <w:r w:rsidR="00282465" w:rsidRPr="00282465">
        <w:rPr>
          <w:rFonts w:ascii="Verdana" w:hAnsi="Verdana"/>
          <w:sz w:val="20"/>
          <w:szCs w:val="20"/>
        </w:rPr>
        <w:t>permane nello Stato Opzionato fino all'integrale adempimento dell'obbligo di pagamento e al conseguente avvio della fase esecutiva dell'operazione ovvero fino all'Annullamento della vendita. Nel caso delle Aste, l'integrale adempimento determina altresì l'Aggiudicazione definitiva ai sensi dell'art. 12.2. La scadenza del Termine di pagamento non determina, di per sé, la cessazione dello Stato Opzionato né il ritorno del Veicolo alla piena disponibilità del Venditore o la sua automatica riapertura a nuove Offerte; durante il periodo di ritardo il Veicolo continua pertanto a permanere nello Stato Opzionato fino al pagamento integrale ovvero all'Annullamento della vendita</w:t>
      </w:r>
      <w:r w:rsidRPr="00662DD7">
        <w:rPr>
          <w:rFonts w:ascii="Verdana" w:hAnsi="Verdana"/>
          <w:sz w:val="20"/>
          <w:szCs w:val="20"/>
        </w:rPr>
        <w:t>.</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Le comunicazioni </w:t>
      </w:r>
      <w:r w:rsidR="004411A2" w:rsidRPr="004411A2">
        <w:rPr>
          <w:rFonts w:ascii="Verdana" w:hAnsi="Verdana"/>
          <w:sz w:val="20"/>
          <w:szCs w:val="20"/>
        </w:rPr>
        <w:t xml:space="preserve">relative allo stato del Veicolo, i promemoria, i solleciti di pagamento e ogni altra comunicazione eventualmente inviata da Fleequid in relazione alla scadenza del Termine di pagamento hanno natura meramente informativa o di cortesia, salvo che dalle presenti Condizioni Generali o dal contenuto della specifica comunicazione risulti espressamente una diversa funzione. La loro trasmissione non costituisce condizione per l'esigibilità delle somme dovute, per la decorrenza del ritardo o per l'applicazione degli interessi, delle penali e degli ulteriori rimedi previsti dalle presenti Condizioni Generali, né comporta rinuncia di Fleequid ad avvalersi di una causa di risoluzione o di Annullamento della vendita già maturata. L'invio di solleciti, richieste di pagamento o altre comunicazioni successive alla scadenza del Termine di pagamento non costituisce, inoltre, revoca, rinuncia o acquiescenza rispetto a una risoluzione del Contratto o a un Annullamento della vendita già comunicati da Fleequid, salvo espressa dichiarazione contraria resa per iscritto da Fleequid attraverso uno dei propri canali ufficiali. La mancata ricezione o il mancato invio di tali comunicazioni non sospende né differisce il Termine </w:t>
      </w:r>
      <w:r w:rsidR="004411A2" w:rsidRPr="004411A2">
        <w:rPr>
          <w:rFonts w:ascii="Verdana" w:hAnsi="Verdana"/>
          <w:sz w:val="20"/>
          <w:szCs w:val="20"/>
        </w:rPr>
        <w:lastRenderedPageBreak/>
        <w:t>di pagamento e non esonera l'Acquirente dall'obbligo di adempiere entro il termine applicabile. Resta fermo che qualsiasi proroga del Termine di pagamento è efficace esclusivamente se concessa nelle forme e alle condizioni previste dall'art. 11.7</w:t>
      </w:r>
      <w:r w:rsidRPr="00662DD7">
        <w:rPr>
          <w:rFonts w:ascii="Verdana" w:hAnsi="Verdana"/>
          <w:sz w:val="20"/>
          <w:szCs w:val="20"/>
        </w:rPr>
        <w:t>.</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117" w:name="_Toc241518317"/>
      <w:r>
        <w:rPr>
          <w:rFonts w:ascii="Verdana" w:hAnsi="Verdana"/>
          <w:b/>
          <w:bCs/>
          <w:smallCaps/>
          <w:sz w:val="20"/>
          <w:szCs w:val="20"/>
        </w:rPr>
        <w:t>Pagamento, Aggiudicazione definitiva nelle Aste, ritardo e Annullamento della vendita</w:t>
      </w:r>
      <w:r w:rsidRPr="000532C5">
        <w:rPr>
          <w:rFonts w:ascii="Verdana" w:hAnsi="Verdana"/>
          <w:b/>
          <w:bCs/>
          <w:smallCaps/>
          <w:sz w:val="20"/>
          <w:szCs w:val="20"/>
        </w:rPr>
        <w:t>.</w:t>
      </w:r>
      <w:bookmarkEnd w:id="117"/>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L'Acquirente è tenuto a corrispondere integralmente l'Importo Totale Dovuto entro il Termine di pagamento previsto dall'art. 11, mediante bonifico bancario alle coordinate indicate nella Proforma, salvo che per la specifica operazione sia espressamente prevista una diversa modalità di pagamento. Qualora il pagamento debba essere effettuato a più soggetti, come nel caso in cui Fleequid operi quale Intermediario puro ai sensi dell'art. 2.6, l'obbligazione dell'Acquirente si considera integralmente adempiuta soltanto con il pagamento di tutti gli importi dovuti ai rispettivi destinatari. Salvo diverso accordo espresso, l'Acquirente è tenuto a effettuare il pagamento integralmente, senza operare compensazioni con eventuali propri crediti nei confronti di Fleequid o del Venditore e senza sospendere o rifiutare il pagamento in ragione di contestazioni, reali o presunte, relative alla specifica operazione o ad altri rapporti contrattuali. Non sono ammessi pagamenti parziali, intendendosi per tali, nelle operazioni che prevedano più destinatari, anche il mancato integrale pagamento di uno degli importi indicati nella Proforma. Eventuali costi, spese o corrispettivi aggiuntivi relativi a Servizi il cui importo non sia preventivamente determinabile possono essere richiesti e fatturati anche successivamente e devono essere corrisposti entro 3 (tre) giorni dalla ricezione della relativa richiesta, salvo diverso termine espressamente indicato. L'Acquirente è inoltre tenuto a fornire tempestivamente a Fleequid e, comunque, entro 3 (tre) giorni dal perfezionamento dell'Accordo vincolante, tutte le informazioni e la documentazione necessarie alla fatturazione, all'intestazione del Veicolo e agli ulteriori adempimenti relativi all'operazione.</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L'integrale adempimento dell'obbligo di pagamento dell'Acquirente, mediante effettiva ricezione di tutte le somme comprese nell'Importo Totale Dovuto da parte dei rispettivi destinatari, determina l'avvio della fase esecutiva dell'operazione secondo il Modello di Vendita applicabile e la modalità di esecuzione prescelta. Nel caso delle Aste, l'integrale adempimento determina altresì l'Aggiudicazione definitiva del Veicolo. Ai fini del presente comma rileva anche il pagamento effettuato da un terzo per conto dell'Acquirente; nelle operazioni assistite da una Soluzione di finanziamento il pagamento effettuato dal Finanziatore produce i medesimi effetti secondo quanto previsto dall'art. 22, senza che il solo intervento del Finanziatore comporti, di per sé, la sostituzione dell'Acquirente, salvo che ciò sia espressamente previsto dalle Condizioni Specifiche applicabili. Qualora Fleequid operi quale Intermediario puro, l'obbligo di pagamento si considera integralmente adempiuto soltanto quando risultino ricevuti sia il prezzo dovuto direttamente al Venditore sia le Commissioni, le Tariffe e ogni altro importo dovuto a Fleequid; il Venditore è tenuto a comunicare a Fleequid l'avvenuta ricezione integrale del prezzo entro 1 (un) giorno dall'incasso e Fleequid può comunque fare affidamento su altro riscontro </w:t>
      </w:r>
      <w:r w:rsidRPr="00662DD7">
        <w:rPr>
          <w:rFonts w:ascii="Verdana" w:hAnsi="Verdana"/>
          <w:sz w:val="20"/>
          <w:szCs w:val="20"/>
        </w:rPr>
        <w:lastRenderedPageBreak/>
        <w:t>oggettivamente idoneo a provare l'avvenuto pagamento. Il silenzio del Venditore non equivale a conferma dell'avvenuta ricezione del prezzo.</w:t>
      </w:r>
      <w:r w:rsidR="003C5688" w:rsidRPr="003C5688">
        <w:rPr>
          <w:rFonts w:ascii="Verdana" w:hAnsi="Verdana"/>
          <w:color w:val="008000"/>
          <w:sz w:val="20"/>
          <w:szCs w:val="20"/>
        </w:rPr>
        <w:t xml:space="preserve"> </w:t>
      </w:r>
      <w:r w:rsidR="003C5688" w:rsidRPr="003C5688">
        <w:rPr>
          <w:rFonts w:ascii="Verdana" w:hAnsi="Verdana"/>
          <w:sz w:val="20"/>
          <w:szCs w:val="20"/>
        </w:rPr>
        <w:t>Il ritardo o l’omissione della comunicazione da parte del Venditore non pregiudica l’Acquirente che dimostri, mediante documentazione bancaria o altra evidenza oggettivamente idonea, che il Venditore ha ricevuto integralmente il pagamento entro il Termine di pagamento.</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A seguito dell'integrale adempimento dell'obbligo di pagamento ai sensi dell'art. 12.2 il Veicolo assume lo stato di venduto e si dà corso alla fase esecutiva dell'operazione secondo il Modello di Vendita applicabile e la modalità di esecuzione prescelta, ivi compresi, ove previsti, gli adempimenti di fatturazione, trasferimento della proprietà, intestazione, consegna e ritiro del Veicolo disciplinati dall'art. 16 e dalle ulteriori disposizioni applicabili. Nel caso delle Aste tali effetti conseguono all'Aggiudicazione definitiva. La fatturazione e gli adempimenti posti a carico del Venditore, di Fleequid e dell'Acquirente non incidono, salvo espressa previsione contraria, sul momento in cui il pagamento si considera eseguito né sul prodursi degli effetti previsti dal presente articolo.</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Nella Vendita in commissione le Commissioni a carico del Venditore maturano esclusivamente con il buon fine dell'operazione, che si verifica con l'integrale adempimento dell'obbligo di pagamento dell'Acquirente ai sensi dell'art. 12.2 e il conseguente avvio della fase esecutiva; nel caso delle Aste tale momento coincide con l'Aggiudicazione definitiva. In caso di mancato pagamento dell'Acquirente seguito dall'Annullamento della vendita, le Commissioni a carico del Venditore non maturano e nulla è dovuto dal Venditore a tale titolo, ferme restando le Tariffe relative ai Servizi effettivamente resi e gli ulteriori importi eventualmente dovuti dal Venditore per diverso titolo ai sensi delle presenti Condizioni Generali. Le Commissioni a carico dell'Acquirente sono invece dovute secondo quanto previsto per la specifica operazione e concorrono, ove applicabili, alla determinazione dell'Importo Totale Dovuto; il loro mancato pagamento costituisce inadempimento dell'Acquirente al pari del mancato pagamento delle altre somme dovute. In caso di ritardo, mancato pagamento o Annullamento della vendita per fatto imputabile all'Acquirente restano dovute, nei confronti di quest'ultimo, le Commissioni a suo carico, nonché gli interessi, le penali, le Tariffe per i Servizi resi e gli ulteriori importi previsti dagli artt. 12.6, 12.8 e 12.9, fatto salvo il risarcimento dell'eventuale maggior danno. Nel Dealer Sales non sono dovute le Commissioni proprie della Vendita in commissione e il risultato economico dell'attività di compravendita di Fleequid non costituisce parametro di determinazione delle Commissioni.</w:t>
      </w:r>
    </w:p>
    <w:p w14:paraId="4F12F12D" w14:textId="5B3A55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l'Acquirente effettui il pagamento mediante più versamenti non previamente autorizzati da Fleequid, ma completi l'integrale saldo dell'Importo Totale Dovuto entro il Termine di pagamento, è tenuto a corrispondere a Fleequid, a titolo di penale, l'importo di € 150,00 (euro centocinquanta/00) per ciascun Veicolo interessato, fatto salvo il risarcimento del maggior danno. La violazione prevista dal presente comma è autonoma e distinta dal ritardo nel pagamento; la relativa penale non concorre alla determinazione della componente penale rilevante ai fini </w:t>
      </w:r>
      <w:r w:rsidR="007C3843">
        <w:rPr>
          <w:rFonts w:ascii="Verdana" w:hAnsi="Verdana"/>
          <w:sz w:val="20"/>
          <w:szCs w:val="20"/>
        </w:rPr>
        <w:t>della soglia minim</w:t>
      </w:r>
      <w:r w:rsidR="000C4CE4">
        <w:rPr>
          <w:rFonts w:ascii="Verdana" w:hAnsi="Verdana"/>
          <w:sz w:val="20"/>
          <w:szCs w:val="20"/>
        </w:rPr>
        <w:t>a di cui all’</w:t>
      </w:r>
      <w:r w:rsidR="007C3843" w:rsidRPr="00662DD7">
        <w:rPr>
          <w:rFonts w:ascii="Verdana" w:hAnsi="Verdana"/>
          <w:sz w:val="20"/>
          <w:szCs w:val="20"/>
        </w:rPr>
        <w:t>art</w:t>
      </w:r>
      <w:r w:rsidRPr="00662DD7">
        <w:rPr>
          <w:rFonts w:ascii="Verdana" w:hAnsi="Verdana"/>
          <w:sz w:val="20"/>
          <w:szCs w:val="20"/>
        </w:rPr>
        <w:t>. 12.9</w:t>
      </w:r>
      <w:del w:id="118" w:author="Avv. Rosario Panzariello" w:date="2026-10-09T11:45:00Z">
        <w:r w:rsidRPr="00662DD7" w:rsidDel="00127655">
          <w:rPr>
            <w:rFonts w:ascii="Verdana" w:hAnsi="Verdana"/>
            <w:sz w:val="20"/>
            <w:szCs w:val="20"/>
          </w:rPr>
          <w:delText>, ultimo periodo</w:delText>
        </w:r>
      </w:del>
      <w:r w:rsidRPr="00662DD7">
        <w:rPr>
          <w:rFonts w:ascii="Verdana" w:hAnsi="Verdana"/>
          <w:sz w:val="20"/>
          <w:szCs w:val="20"/>
        </w:rPr>
        <w:t>.</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lastRenderedPageBreak/>
        <w:t>Decorso inutilmente il Termine di pagamento senza che l'Acquirente abbia integralmente adempiuto all'obbligo di pagamento dell'Importo Totale Dovuto: a) l'Acquirente è in ritardo e matura, a titolo di penale, l'importo di € 150,00 (euro centocinquanta/00) per ciascun giorno di ritardo, a decorrere dal primo giorno successivo alla scadenza del Termine di pagamento</w:t>
      </w:r>
      <w:r w:rsidR="00837665">
        <w:rPr>
          <w:rFonts w:ascii="Verdana" w:hAnsi="Verdana"/>
          <w:sz w:val="20"/>
          <w:szCs w:val="20"/>
        </w:rPr>
        <w:t xml:space="preserve">, </w:t>
      </w:r>
      <w:r w:rsidRPr="00662DD7">
        <w:rPr>
          <w:rFonts w:ascii="Verdana" w:hAnsi="Verdana"/>
          <w:sz w:val="20"/>
          <w:szCs w:val="20"/>
        </w:rPr>
        <w:t>senza necessità di costituzione in mora</w:t>
      </w:r>
      <w:r w:rsidR="00837665" w:rsidRPr="00662DD7">
        <w:rPr>
          <w:rFonts w:ascii="Verdana" w:hAnsi="Verdana"/>
          <w:sz w:val="20"/>
          <w:szCs w:val="20"/>
        </w:rPr>
        <w:t xml:space="preserve"> e fino a un importo massimo complessivo di € </w:t>
      </w:r>
      <w:r w:rsidR="00C0488E">
        <w:rPr>
          <w:rFonts w:ascii="Verdana" w:hAnsi="Verdana"/>
          <w:sz w:val="20"/>
          <w:szCs w:val="20"/>
        </w:rPr>
        <w:t>5</w:t>
      </w:r>
      <w:r w:rsidR="00837665" w:rsidRPr="00662DD7">
        <w:rPr>
          <w:rFonts w:ascii="Verdana" w:hAnsi="Verdana"/>
          <w:sz w:val="20"/>
          <w:szCs w:val="20"/>
        </w:rPr>
        <w:t>.</w:t>
      </w:r>
      <w:r w:rsidR="00C0488E">
        <w:rPr>
          <w:rFonts w:ascii="Verdana" w:hAnsi="Verdana"/>
          <w:sz w:val="20"/>
          <w:szCs w:val="20"/>
        </w:rPr>
        <w:t>0</w:t>
      </w:r>
      <w:r w:rsidR="00837665" w:rsidRPr="00662DD7">
        <w:rPr>
          <w:rFonts w:ascii="Verdana" w:hAnsi="Verdana"/>
          <w:sz w:val="20"/>
          <w:szCs w:val="20"/>
        </w:rPr>
        <w:t xml:space="preserve">00,00 (euro </w:t>
      </w:r>
      <w:r w:rsidR="00C0488E">
        <w:rPr>
          <w:rFonts w:ascii="Verdana" w:hAnsi="Verdana"/>
          <w:sz w:val="20"/>
          <w:szCs w:val="20"/>
        </w:rPr>
        <w:t>cinquemila</w:t>
      </w:r>
      <w:r w:rsidR="00837665" w:rsidRPr="00662DD7">
        <w:rPr>
          <w:rFonts w:ascii="Verdana" w:hAnsi="Verdana"/>
          <w:sz w:val="20"/>
          <w:szCs w:val="20"/>
        </w:rPr>
        <w:t>/00) per ciascun Veicolo</w:t>
      </w:r>
      <w:r w:rsidRPr="00662DD7">
        <w:rPr>
          <w:rFonts w:ascii="Verdana" w:hAnsi="Verdana"/>
          <w:sz w:val="20"/>
          <w:szCs w:val="20"/>
        </w:rPr>
        <w:t>; b) sono altresì dovuti gli interessi moratori ai sensi del D.Lgs. 231/2002; c) il Veicolo permane nello Stato Opzionato e non può essere oggetto di nuove Offerte, fermo quanto previsto dall'art. 10.5 con riferimento alle Offerte già formulate e ancora efficaci; d) il Venditore resta vincolato alla vendita e agli obblighi previsti dagli artt. 8.9, 8.12 e 11.3 per tutta la permanenza del Veicolo nello Stato Opzionato; e) Fleequid conserva la facoltà di ricevere e accettare il pagamento tardivo, fermo restando quanto previsto in materia di penali, interessi e ulteriori somme dovute per il ritardo; la ricezione o l'accettazione del pagamento tardivo non comporta, di per sé, rinuncia alle penali, agli interessi o agli altri importi già maturati, salvo espressa rinuncia scritta di Fleequid comunicata attraverso uno dei canali ufficiali; f) Fleequid può adottare le misure previste dall'art.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Resta fermo un </w:t>
      </w:r>
      <w:r w:rsidR="005D0390">
        <w:rPr>
          <w:rFonts w:ascii="Verdana" w:hAnsi="Verdana"/>
          <w:sz w:val="20"/>
          <w:szCs w:val="20"/>
        </w:rPr>
        <w:t>periodo</w:t>
      </w:r>
      <w:r w:rsidRPr="00662DD7">
        <w:rPr>
          <w:rFonts w:ascii="Verdana" w:hAnsi="Verdana"/>
          <w:sz w:val="20"/>
          <w:szCs w:val="20"/>
        </w:rPr>
        <w:t xml:space="preserve"> di 7 (sette) giorni, decorrenti dalla messa a disposizione della Proforma ai sensi dell'art. 11.4, entro il quale Fleequid conserva la facoltà di ricevere il pagamento tardivo alle condizioni previste dall'art. 12.6. Il predetto termine comprende il Termine di pagamento ordinario di 3 (tre) giorni di cui all'art. 11.5 e non costituisce un ulteriore termine decorrente dalla sua scadenza. Decorso inutilmente tale termine senza che l'Acquirente abbia integralmente adempiuto, Fleequid può, a propria discrezione e senza necessità di ulteriore diffida o costituzione in mora: a) accettare comunque il pagamento tardivo, restando dovuti le Commissioni a carico dell'Acquirente, le penali, gli interessi, le Tariffe e gli ulteriori importi maturati, salvo espressa rinuncia scritta di Fleequid; ovvero b) procedere all'Annullamento della vendita per inadempimento dell'Acquirente. Le Parti convengono espressamente che il mancato integrale pagamento dell'Importo Totale Dovuto entro il termine previsto dal presente comma costituisce inadempimento di non scarsa importanza e attribuisce a Fleequid il diritto di dichiarare risolto il Contratto ai sensi dell'art. 1456 c.c., mediante comunicazione scritta con la quale dichiari di volersi avvalere della presente clausola risolutiva espressa; l'Annullamento della vendita disposto ai sensi della lett. b) costituisce esercizio di tale facoltà e ne produce gli effetti, secondo quanto previsto dall'art. 14.1. L'Annullamento della vendita è disposto mediante dichiarazione unilaterale di Fleequid comunicata per iscritto all'Acquirente e al Venditore attraverso i canali previsti dall'art. 24 e produce effetto dal momento della comunicazione. Fino a tale momento il Contratto non si scioglie automaticamente, il Veicolo permane nello Stato Opzionato e il Venditore resta vincolato secondo quanto previsto dalle presenti Condizioni Generali. Il mero decorso del termine di 7 (sette) giorni non impedisce a Fleequid di accettare successivamente il pagamento tardivo, fintanto che l'Annullamento della vendita non sia stato comunicato.</w:t>
      </w:r>
      <w:r w:rsidR="00A36257" w:rsidRPr="00662DD7">
        <w:rPr>
          <w:rFonts w:ascii="Verdana" w:hAnsi="Verdana"/>
          <w:sz w:val="20"/>
          <w:szCs w:val="20"/>
        </w:rPr>
        <w:t xml:space="preserve"> </w:t>
      </w:r>
      <w:r w:rsidR="001E5B1A" w:rsidRPr="00662DD7">
        <w:rPr>
          <w:rFonts w:ascii="Verdana" w:hAnsi="Verdana"/>
          <w:sz w:val="20"/>
          <w:szCs w:val="20"/>
        </w:rPr>
        <w:t xml:space="preserve">Fino all’integrale pagamento ovvero, se anteriore, fino all’efficacia dell’Annullamento della vendita, continuano a maturare gli interessi moratori e gli ulteriori importi dovuti in conseguenza del </w:t>
      </w:r>
      <w:r w:rsidR="001E5B1A" w:rsidRPr="00662DD7">
        <w:rPr>
          <w:rFonts w:ascii="Verdana" w:hAnsi="Verdana"/>
          <w:sz w:val="20"/>
          <w:szCs w:val="20"/>
        </w:rPr>
        <w:lastRenderedPageBreak/>
        <w:t>ritardo; la penale giornaliera di cui all’art. 12.6, lett. a), continua a maturare esclusivamente fino al raggiungimento dell’importo massimo complessivo ivi previsto.</w:t>
      </w:r>
      <w:r w:rsidR="0026721B" w:rsidRPr="00662DD7">
        <w:rPr>
          <w:rFonts w:ascii="Verdana" w:hAnsi="Verdana"/>
          <w:sz w:val="20"/>
          <w:szCs w:val="20"/>
        </w:rPr>
        <w:t xml:space="preserve"> Il raggiungimento di tale importo massimo determina esclusivamente la cessazione della maturazione di ulteriori importi a titolo di penale giornaliera e non incide sulle Commissioni, sulle Tariffe, sugli interessi moratori, sugli ulteriori importi dovuti né sulle conseguenze dell’Annullamento della vendita previste dalle presenti Condizioni Generali.</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A seguito dell'Annullamento della vendita per inadempimento dell'Acquirente: a) cessa lo Stato Opzionato del Veicolo nei confronti dell'Acquirente inadempiente e Fleequid può procedere secondo quanto previsto dall'art. 10.5 nei confronti degli altri Offerenti le cui Offerte siano ancora valide e vincolanti; b) qualora Fleequid non si avvalga di una delle Offerte ancora efficaci ai sensi dell'art. 10.5, ovvero qualora non ve ne siano, il Veicolo può essere nuovamente commercializzato da Fleequid mediante un nuovo Evento di vendita, anche secondo un diverso Modello di Vendita, nel rispetto degli artt. 3, 8.6 e 8.8 e delle condizioni economiche applicabili nei rapporti con il Venditore; c) il Venditore cessa di essere obbligato a mantenere il Veicolo riservato all'Acquirente inadempiente, fermi restando l'impegno di commercializzazione e vendita assunto ai sensi dell'art. 8.8 e gli ulteriori obblighi previsti dalle presenti Condizioni Generali; d) la penale giornaliera prevista dall'art. 12.6, lett. a), cessa di maturare alla data di efficacia dell'Annullamento, restando definitivamente dovuti gli importi maturati sino a tale momento, unitamente agli interessi moratori maturati; e) restano dovuti dall'Acquirente gli importi previsti dall'art. 12.9; non maturano invece le Commissioni a carico del Venditore per l'operazione annullata, ai sensi dell'art. 12.4; f) il Deposito cauzionale eventualmente prestato dall'Acquirente può essere trattenuto e imputato alle somme dovute secondo quanto previsto dall'art. 6.3, con restituzione dell'eventuale eccedenza nei termini ivi previsti; g) l'Annullamento produce gli effetti previsti dall'art. 6 in materia di Classificazione dell'Utente, ove ne ricorrano i presupposti, e consente l'adozione delle misure previste dall'art. 12.10; h) resta salvo il diritto di Fleequid al risarcimento dell'eventuale maggior danno; i) l'Acquirente inadempiente non può vantare alcun diritto o pretesa sul Veicolo, sulla sua successiva vendita a un altro Offerente o a un terzo, sul prezzo della successiva operazione né sull'eventuale differenza, positiva o negativa, rispetto al prezzo della vendita annullata. Per gli effetti restitutori e patrimoniali comuni si applica l'art. 15.</w:t>
      </w:r>
    </w:p>
    <w:p w14:paraId="638FA95F" w14:textId="0459A82A"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w:t>
      </w:r>
      <w:r w:rsidR="000D223F" w:rsidRPr="00662DD7">
        <w:rPr>
          <w:rFonts w:ascii="Verdana" w:hAnsi="Verdana"/>
          <w:sz w:val="20"/>
          <w:szCs w:val="20"/>
        </w:rPr>
        <w:t xml:space="preserve">n caso di Annullamento della vendita per ritardo o mancato integrale pagamento imputabile all'Acquirente restano definitivamente dovuti a Fleequid: a) le Commissioni a carico dell'Acquirente, ove previste per la specifica operazione, secondo quanto stabilito dall'art. 12.4; b) la penale giornaliera di cui all'art. 12.6, lett. a), maturata sino alla data di efficacia dell'Annullamento della vendita, nonché gli interessi moratori maturati; c) nella Vendita in commissione, sia quando Fleequid operi mediante Rivendita sia quando operi quale Intermediario puro, un'ulteriore penale di importo pari a due volte le Commissioni a carico dell'Acquirente, determinata sulla base delle Commissioni applicabili alla specifica operazione, cosicché l'ammontare complessivamente dovuto per Commissioni e per la presente penale sia pari a tre volte l'importo delle Commissioni; d) un'ulteriore penale di € 1.000,00 (euro mille/00) per </w:t>
      </w:r>
      <w:r w:rsidR="000D223F" w:rsidRPr="00662DD7">
        <w:rPr>
          <w:rFonts w:ascii="Verdana" w:hAnsi="Verdana"/>
          <w:sz w:val="20"/>
          <w:szCs w:val="20"/>
        </w:rPr>
        <w:lastRenderedPageBreak/>
        <w:t xml:space="preserve">ciascun Veicolo interessato dall'Accordo vincolante successivamente annullato; e) le Tariffe relative ai Servizi già resi e ogni altro importo maturato per distinto titolo ai sensi delle presenti Condizioni Generali. Nel Dealer Sales, non essendo dovute </w:t>
      </w:r>
      <w:ins w:id="119" w:author="Avv. Rosario Panzariello" w:date="2026-10-09T13:15:00Z">
        <w:r w:rsidR="00FD62B9">
          <w:rPr>
            <w:rFonts w:ascii="Verdana" w:hAnsi="Verdana"/>
            <w:sz w:val="20"/>
            <w:szCs w:val="20"/>
          </w:rPr>
          <w:t xml:space="preserve">dall’Acquirente </w:t>
        </w:r>
        <w:r w:rsidR="001159F8">
          <w:rPr>
            <w:rFonts w:ascii="Verdana" w:hAnsi="Verdana"/>
            <w:sz w:val="20"/>
            <w:szCs w:val="20"/>
          </w:rPr>
          <w:t xml:space="preserve">le </w:t>
        </w:r>
      </w:ins>
      <w:r w:rsidR="000D223F" w:rsidRPr="00662DD7">
        <w:rPr>
          <w:rFonts w:ascii="Verdana" w:hAnsi="Verdana"/>
          <w:sz w:val="20"/>
          <w:szCs w:val="20"/>
        </w:rPr>
        <w:t xml:space="preserve">Commissioni </w:t>
      </w:r>
      <w:del w:id="120" w:author="Avv. Rosario Panzariello" w:date="2026-10-09T13:15:00Z">
        <w:r w:rsidR="000D223F" w:rsidRPr="00662DD7" w:rsidDel="001159F8">
          <w:rPr>
            <w:rFonts w:ascii="Verdana" w:hAnsi="Verdana"/>
            <w:sz w:val="20"/>
            <w:szCs w:val="20"/>
          </w:rPr>
          <w:delText xml:space="preserve">dall'Acquirente secondo </w:delText>
        </w:r>
      </w:del>
      <w:ins w:id="121" w:author="Avv. Rosario Panzariello" w:date="2026-10-09T13:15:00Z">
        <w:r w:rsidR="001159F8">
          <w:rPr>
            <w:rFonts w:ascii="Verdana" w:hAnsi="Verdana"/>
            <w:sz w:val="20"/>
            <w:szCs w:val="20"/>
          </w:rPr>
          <w:t xml:space="preserve"> previste per </w:t>
        </w:r>
      </w:ins>
      <w:r w:rsidR="000D223F" w:rsidRPr="00662DD7">
        <w:rPr>
          <w:rFonts w:ascii="Verdana" w:hAnsi="Verdana"/>
          <w:sz w:val="20"/>
          <w:szCs w:val="20"/>
        </w:rPr>
        <w:t xml:space="preserve">la Vendita in commissione, non trova applicazione la penale di cui alla lett. c); restano invece dovuti gli importi di cui alle lett. b), d) ed e). Ove ricorrano i presupposti previsti dall'art. 13, resta altresì ferma </w:t>
      </w:r>
      <w:r w:rsidR="001646A5">
        <w:rPr>
          <w:rFonts w:ascii="Verdana" w:hAnsi="Verdana"/>
          <w:sz w:val="20"/>
          <w:szCs w:val="20"/>
        </w:rPr>
        <w:t>la conversione in penale del Pagamento anticipato ai sensi dell’</w:t>
      </w:r>
      <w:r w:rsidR="000D223F" w:rsidRPr="00662DD7">
        <w:rPr>
          <w:rFonts w:ascii="Verdana" w:hAnsi="Verdana"/>
          <w:sz w:val="20"/>
          <w:szCs w:val="20"/>
        </w:rPr>
        <w:t xml:space="preserve">art. 13.6. Le somme previste dal presente comma sono dovute per titoli distinti e sono cumulabili nei limiti consentiti dalla legge. Il Deposito cauzionale eventualmente prestato costituisce esclusivamente garanzia delle obbligazioni dell'Acquirente e può essere imputato alle somme dovute secondo quanto previsto dall'art. 6.3, senza costituire un ulteriore titolo di addebito. È fatto salvo il diritto di Fleequid al risarcimento del maggior danno, limitatamente alla parte eccedente quanto già soddisfatto mediante le penali previste dalle presenti Condizioni Generali. Qualora la somma delle penali di cui alle lett. b), limitatamente alla penale giornaliera, c) e d) </w:t>
      </w:r>
      <w:r w:rsidR="00844479">
        <w:rPr>
          <w:rFonts w:ascii="Verdana" w:hAnsi="Verdana"/>
          <w:sz w:val="20"/>
          <w:szCs w:val="20"/>
        </w:rPr>
        <w:t>nonché</w:t>
      </w:r>
      <w:r w:rsidR="005A7847">
        <w:rPr>
          <w:rFonts w:ascii="Verdana" w:hAnsi="Verdana"/>
          <w:sz w:val="20"/>
          <w:szCs w:val="20"/>
        </w:rPr>
        <w:t xml:space="preserve">, ove applicabile, della penale derivante dalla conversione del Pagamento anticipato ai sensi dell’art. 13.6 </w:t>
      </w:r>
      <w:r w:rsidR="000D223F" w:rsidRPr="00662DD7">
        <w:rPr>
          <w:rFonts w:ascii="Verdana" w:hAnsi="Verdana"/>
          <w:sz w:val="20"/>
          <w:szCs w:val="20"/>
        </w:rPr>
        <w:t>risulti inferiore al 5% del Prezzo di vendita all'Acquirente del Veicolo oggetto della vendita annullata, la componente penale complessivamente dovuta è integrata esclusivamente fino al raggiungimento di tale soglia, che opera quale pavimento economico e non quale ulteriore sanzione cumulativa. Ai fini del confronto e dell'integrazione previsti dal periodo</w:t>
      </w:r>
      <w:r w:rsidR="006C65E6">
        <w:rPr>
          <w:rFonts w:ascii="Verdana" w:hAnsi="Verdana"/>
          <w:sz w:val="20"/>
          <w:szCs w:val="20"/>
        </w:rPr>
        <w:t xml:space="preserve"> precedente</w:t>
      </w:r>
      <w:r w:rsidR="000D223F" w:rsidRPr="00662DD7">
        <w:rPr>
          <w:rFonts w:ascii="Verdana" w:hAnsi="Verdana"/>
          <w:sz w:val="20"/>
          <w:szCs w:val="20"/>
        </w:rPr>
        <w:t>: (i) la base di calcolo è costituita esclusivamente dal Prezzo di vendita all'Acquirente del Veicolo oggetto della vendita annullata, con esclusione dell'Importo Totale Dovuto, delle Commissioni, delle Tariffe e di ogni altro importo accessorio; (ii) rilevano esclusivamente le penali proprie dell'inadempimento dell'Acquirente sopra indicate; (iii) non rilevano le Commissioni a carico dell'Acquirente, le Tariffe, gli interessi moratori, il Deposito cauzionale trattenuto o imputato, i rimborsi di costi e spese</w:t>
      </w:r>
      <w:r w:rsidR="00BF78AD">
        <w:rPr>
          <w:rFonts w:ascii="Verdana" w:hAnsi="Verdana"/>
          <w:sz w:val="20"/>
          <w:szCs w:val="20"/>
        </w:rPr>
        <w:t xml:space="preserve"> e il risarcimento del maggior danno</w:t>
      </w:r>
      <w:r w:rsidR="000D223F" w:rsidRPr="00662DD7">
        <w:rPr>
          <w:rFonts w:ascii="Verdana" w:hAnsi="Verdana"/>
          <w:sz w:val="20"/>
          <w:szCs w:val="20"/>
        </w:rPr>
        <w:t>. La presente disposizione si applica a tutti i Modelli di Vendita; nel Dealer Sales il confronto è effettuato con le sole penali ivi applicabili, senza che la penale di cui alla lett. c) possa essere introdotta o computata.</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Dal verificarsi del ritardo o del mancato pagamento, e per tutta la sua durata, Fleequid può discrezionalmente limitare o sospendere l'operatività del profilo dell'Acquirente, anche impedendo la formulazione di nuove Offerte o l'accesso a determinati Eventi di vendita. Qualora Fleequid accetti il pagamento tardivo, essa può ripristinare l'operatività del profilo, eventualmente mantenendo un diverso regime cauzionale o una diversa Classificazione dell'Utente ai sensi dell'art. 6. In caso di Annullamento della vendita per mancato pagamento, Fleequid può mantenere o aggravare la limitazione, sino al blocco del profilo dell'Acquirente. Le misure previste dal presente comma, la Classificazione dell'Utente e il conseguente regime del Deposito cauzionale di cui all'art. 6, nonché l'Annullamento della vendita, costituiscono istituti distinti e cumulabili. La limitazione o sospensione dell'operatività del profilo non scioglie l'Accordo vincolante, non incide sulla sua efficacia e non libera l'Acquirente dagli obblighi già assunti, ivi compreso l'obbligo di corrispondere l'Importo Totale Dovuto e gli ulteriori importi dovuti ai sensi </w:t>
      </w:r>
      <w:r w:rsidRPr="00662DD7">
        <w:rPr>
          <w:rFonts w:ascii="Verdana" w:hAnsi="Verdana"/>
          <w:sz w:val="20"/>
          <w:szCs w:val="20"/>
        </w:rPr>
        <w:lastRenderedPageBreak/>
        <w:t>del presente articolo. Le misure previste dal presente comma sono autonome rispetto ai provvedimenti adottabili ai sensi degli artt. 5.6 e 5.7 e non sono soggette ai presupposti e ai termini ivi previsti.</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Venditore riconosce e accetta che, nei casi previsti dal presente articolo, Fleequid può procedere all'Annullamento della vendita per ritardo o mancato pagamento imputabile all'Acquirente, senza che ciò costituisca inadempimento di Fleequid nei confronti del Venditore. In tali ipotesi il Venditore rinuncia a formulare nei confronti di Fleequid pretese risarcitorie, restitutorie o di altra natura fondate sull'Annullamento della vendita o sul mancato perfezionamento della relativa fase esecutiva, fermo restando il diritto del Venditore alle sole somme eventualmente già maturate per diverso titolo ai sensi delle presenti Condizioni Generali. Resta altresì fermo quanto previsto dagli artt. 8.8 e 10.5 in ordine alla permanenza dell'impegno del Venditore, all'utilizzo delle ulteriori Offerte ancora efficaci e alla successiva commercializzazione del Veicolo.</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0CD75D24"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122" w:name="_Toc241518318"/>
      <w:r w:rsidRPr="00662DD7">
        <w:rPr>
          <w:rFonts w:ascii="Verdana" w:hAnsi="Verdana"/>
          <w:b/>
          <w:bCs/>
          <w:smallCaps/>
          <w:sz w:val="20"/>
          <w:szCs w:val="20"/>
        </w:rPr>
        <w:t>Vend</w:t>
      </w:r>
      <w:r w:rsidR="00D63641" w:rsidRPr="00662DD7">
        <w:rPr>
          <w:rFonts w:ascii="Verdana" w:hAnsi="Verdana"/>
          <w:b/>
          <w:bCs/>
          <w:smallCaps/>
          <w:sz w:val="20"/>
          <w:szCs w:val="20"/>
        </w:rPr>
        <w:t xml:space="preserve">ita differita: </w:t>
      </w:r>
      <w:bookmarkStart w:id="123" w:name="_Toc240781620"/>
      <w:bookmarkStart w:id="124" w:name="_Toc240781621"/>
      <w:bookmarkStart w:id="125" w:name="_Toc241316663"/>
      <w:bookmarkStart w:id="126" w:name="_Toc241316780"/>
      <w:bookmarkStart w:id="127" w:name="_Toc241316952"/>
      <w:bookmarkStart w:id="128" w:name="_Toc241317095"/>
      <w:bookmarkStart w:id="129" w:name="_Toc241394868"/>
      <w:bookmarkStart w:id="130" w:name="_Toc240781622"/>
      <w:bookmarkStart w:id="131" w:name="_Toc241316664"/>
      <w:bookmarkStart w:id="132" w:name="_Toc241316781"/>
      <w:bookmarkStart w:id="133" w:name="_Toc241316953"/>
      <w:bookmarkStart w:id="134" w:name="_Toc241317096"/>
      <w:bookmarkStart w:id="135" w:name="_Toc241394869"/>
      <w:bookmarkStart w:id="136" w:name="_Toc240781623"/>
      <w:bookmarkStart w:id="137" w:name="_Toc241316665"/>
      <w:bookmarkStart w:id="138" w:name="_Toc241316782"/>
      <w:bookmarkStart w:id="139" w:name="_Toc241316954"/>
      <w:bookmarkStart w:id="140" w:name="_Toc241317097"/>
      <w:bookmarkStart w:id="141" w:name="_Toc241394870"/>
      <w:bookmarkStart w:id="142" w:name="_Toc240781624"/>
      <w:bookmarkStart w:id="143" w:name="_Toc241316666"/>
      <w:bookmarkStart w:id="144" w:name="_Toc241316783"/>
      <w:bookmarkStart w:id="145" w:name="_Toc241316955"/>
      <w:bookmarkStart w:id="146" w:name="_Toc241317098"/>
      <w:bookmarkStart w:id="147" w:name="_Toc241394871"/>
      <w:bookmarkStart w:id="148" w:name="_Toc240781625"/>
      <w:bookmarkStart w:id="149" w:name="_Toc241316667"/>
      <w:bookmarkStart w:id="150" w:name="_Toc241316784"/>
      <w:bookmarkStart w:id="151" w:name="_Toc241316956"/>
      <w:bookmarkStart w:id="152" w:name="_Toc241317099"/>
      <w:bookmarkStart w:id="153" w:name="_Toc241394872"/>
      <w:bookmarkStart w:id="154" w:name="_Toc240781626"/>
      <w:bookmarkStart w:id="155" w:name="_Toc241316668"/>
      <w:bookmarkStart w:id="156" w:name="_Toc241316785"/>
      <w:bookmarkStart w:id="157" w:name="_Toc241316957"/>
      <w:bookmarkStart w:id="158" w:name="_Toc241317100"/>
      <w:bookmarkStart w:id="159" w:name="_Toc241394873"/>
      <w:bookmarkStart w:id="160" w:name="_Toc240781627"/>
      <w:bookmarkStart w:id="161" w:name="_Toc241316669"/>
      <w:bookmarkStart w:id="162" w:name="_Toc241316786"/>
      <w:bookmarkStart w:id="163" w:name="_Toc241316958"/>
      <w:bookmarkStart w:id="164" w:name="_Toc241317101"/>
      <w:bookmarkStart w:id="165" w:name="_Toc241394874"/>
      <w:bookmarkStart w:id="166" w:name="_Toc240781628"/>
      <w:bookmarkStart w:id="167" w:name="_Toc241316670"/>
      <w:bookmarkStart w:id="168" w:name="_Toc241316787"/>
      <w:bookmarkStart w:id="169" w:name="_Toc241316959"/>
      <w:bookmarkStart w:id="170" w:name="_Toc241317102"/>
      <w:bookmarkStart w:id="171" w:name="_Toc241394875"/>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del w:id="172" w:author="Avv. Rosario Panzariello" w:date="2026-10-09T12:36:00Z">
        <w:r w:rsidR="00D63641" w:rsidDel="00F416C1">
          <w:rPr>
            <w:rFonts w:ascii="Verdana" w:hAnsi="Verdana"/>
            <w:b/>
            <w:bCs/>
            <w:smallCaps/>
            <w:sz w:val="20"/>
            <w:szCs w:val="20"/>
          </w:rPr>
          <w:delText>p</w:delText>
        </w:r>
      </w:del>
      <w:ins w:id="173" w:author="Avv. Rosario Panzariello" w:date="2026-10-09T12:36:00Z">
        <w:r w:rsidR="00F416C1">
          <w:rPr>
            <w:rFonts w:ascii="Verdana" w:hAnsi="Verdana"/>
            <w:b/>
            <w:bCs/>
            <w:smallCaps/>
            <w:sz w:val="20"/>
            <w:szCs w:val="20"/>
          </w:rPr>
          <w:t>P</w:t>
        </w:r>
      </w:ins>
      <w:r w:rsidR="00A82031">
        <w:rPr>
          <w:rFonts w:ascii="Verdana" w:hAnsi="Verdana"/>
          <w:b/>
          <w:bCs/>
          <w:smallCaps/>
          <w:sz w:val="20"/>
          <w:szCs w:val="20"/>
        </w:rPr>
        <w:t>agamento anticipato e Veicolo temporaneamente in uso presso il Venditore.</w:t>
      </w:r>
      <w:bookmarkEnd w:id="122"/>
    </w:p>
    <w:p w14:paraId="471C8BB2" w14:textId="562B404C"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Nelle operazioni nelle quali sia espressamente convenuto che, dopo il perfezionamento dell'Accordo vincolante, il Veicolo rimanga temporaneamente in uso presso il Venditore, Fleequid può richiedere all'Acquirente il versamento anticipato di un importo pari al 30% dell'Importo Totale Dovuto (il "Pagamento anticipato"). </w:t>
      </w:r>
      <w:r w:rsidR="007B17D6" w:rsidRPr="007B17D6">
        <w:rPr>
          <w:rFonts w:ascii="Verdana" w:hAnsi="Verdana"/>
          <w:sz w:val="20"/>
          <w:szCs w:val="20"/>
        </w:rPr>
        <w:t>La fattispecie disciplinata dal presente articolo è denominata, ai soli fini descrittivi e commerciali, "Vendita differita". La Vendita differita non costituisce un autonomo Modello di Vendita e resta integralmente soggetta al Modello di Vendita applicabile alla specifica operazione e, nell'ambito della Vendita in commissione, alla relativa modalità di esecuzione.</w:t>
      </w:r>
      <w:r w:rsidR="007B0866" w:rsidRPr="007B0866">
        <w:t xml:space="preserve"> </w:t>
      </w:r>
      <w:r w:rsidR="007B0866" w:rsidRPr="007B0866">
        <w:rPr>
          <w:rFonts w:ascii="Verdana" w:hAnsi="Verdana"/>
          <w:sz w:val="20"/>
          <w:szCs w:val="20"/>
        </w:rPr>
        <w:t xml:space="preserve">La Vendita differita può essere convenuta esclusivamente nella Vendita in commissione eseguita mediante Rivendita e nel Dealer Sales e non trova applicazione quando Fleequid opera quale Intermediario puro; nelle operazioni di Vendita in commissione alle quali si applica il presente articolo Fleequid dà pertanto esecuzione all'operazione mediante Rivendita. </w:t>
      </w:r>
      <w:r w:rsidR="007B17D6">
        <w:rPr>
          <w:rFonts w:ascii="Verdana" w:hAnsi="Verdana"/>
          <w:sz w:val="20"/>
          <w:szCs w:val="20"/>
        </w:rPr>
        <w:t xml:space="preserve"> </w:t>
      </w:r>
      <w:r w:rsidRPr="00662DD7">
        <w:rPr>
          <w:rFonts w:ascii="Verdana" w:hAnsi="Verdana"/>
          <w:sz w:val="20"/>
          <w:szCs w:val="20"/>
        </w:rPr>
        <w:t xml:space="preserve">La circostanza che il Veicolo rimanga temporaneamente in uso presso il Venditore, unitamente alle </w:t>
      </w:r>
      <w:ins w:id="174" w:author="Avv. Rosario Panzariello" w:date="2026-10-09T12:36:00Z">
        <w:r w:rsidR="00437182">
          <w:rPr>
            <w:rFonts w:ascii="Verdana" w:hAnsi="Verdana"/>
            <w:sz w:val="20"/>
            <w:szCs w:val="20"/>
          </w:rPr>
          <w:t>C</w:t>
        </w:r>
      </w:ins>
      <w:del w:id="175" w:author="Avv. Rosario Panzariello" w:date="2026-10-09T12:36:00Z">
        <w:r w:rsidRPr="00662DD7" w:rsidDel="00437182">
          <w:rPr>
            <w:rFonts w:ascii="Verdana" w:hAnsi="Verdana"/>
            <w:sz w:val="20"/>
            <w:szCs w:val="20"/>
          </w:rPr>
          <w:delText>c</w:delText>
        </w:r>
      </w:del>
      <w:r w:rsidRPr="00662DD7">
        <w:rPr>
          <w:rFonts w:ascii="Verdana" w:hAnsi="Verdana"/>
          <w:sz w:val="20"/>
          <w:szCs w:val="20"/>
        </w:rPr>
        <w:t>ondizioni particolari</w:t>
      </w:r>
      <w:ins w:id="176" w:author="Avv. Rosario Panzariello" w:date="2026-10-09T12:36:00Z">
        <w:r w:rsidR="00437182">
          <w:rPr>
            <w:rFonts w:ascii="Verdana" w:hAnsi="Verdana"/>
            <w:sz w:val="20"/>
            <w:szCs w:val="20"/>
          </w:rPr>
          <w:t xml:space="preserve"> di vendita</w:t>
        </w:r>
      </w:ins>
      <w:r w:rsidRPr="00662DD7">
        <w:rPr>
          <w:rFonts w:ascii="Verdana" w:hAnsi="Verdana"/>
          <w:sz w:val="20"/>
          <w:szCs w:val="20"/>
        </w:rPr>
        <w:t xml:space="preserve"> applicabili all'operazione, deve essere resa conoscibile all'Offerente prima della formulazione dell'Offerta secondo quanto previsto dagli artt. 3.2 e 4.5. Ove richiesto, il Pagamento anticipato deve essere corrisposto entro il Termine di pagamento ordinario di cui all'art. 11.5, decorrente dalla messa a disposizione della Proforma, salvo che le Condizioni particolari di vendita prevedano espressamente un diverso termine ai sensi dell'art. 11.6, lett. b). La presente disciplina si applica esclusivamente a tale fattispecie e costituisce deroga alla disciplina ordinaria del Termine di pagamento nei limiti previsti dal presente articolo e dalle Condizioni particolari di vendita applicabili.</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Pagamento anticipato è effettuato in acconto sul prezzo ed è imputato all'Importo Totale Dovuto qualora l'operazione sia regolarmente completata. Il Pagamento anticipato non </w:t>
      </w:r>
      <w:r w:rsidRPr="00662DD7">
        <w:rPr>
          <w:rFonts w:ascii="Verdana" w:hAnsi="Verdana"/>
          <w:sz w:val="20"/>
          <w:szCs w:val="20"/>
        </w:rPr>
        <w:lastRenderedPageBreak/>
        <w:t>costituisce caparra confirmatoria né caparra penitenziale e non trovano applicazione gli artt. 1385 e 1386 c.c.</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saldo dell'Importo Totale Dovuto, detratto il Pagamento anticipato già versato, deve essere corrisposto entro la diversa scadenza prevista per la specifica operazione e resa nota all'Acquirente nelle Condizioni particolari di vendita. Fino all'integrale pagamento del saldo il Veicolo permane nello Stato Opzionato e il Venditore resta vincolato alla vendita e agli obblighi previsti dagli artt. 8.8, 8.12 e 11.3, con le deroghe di cui all'art. 13.4. Il versamento del Pagamento anticipato non determina, di per sé, l'avvio della fase esecutiva della vendita né, nel caso delle Aste, l'Aggiudicazione definitiva, che conseguono soltanto all'integrale adempimento dell'obbligo di pagamento secondo quanto previsto dall'art.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Venditore può continuare a utilizzare il Veicolo soltanto nei limiti e alle condizioni concordate per la specifica operazione, in deroga al generale obbligo di mantenerlo inutilizzato e disponibile per la vendita previsto dall'art. 8.12. Durante tale periodo il Venditore è, in particolare, tenuto a: a) mantenere il Veicolo disponibile per la successiva consegna; b) non venderlo, non prometterlo a terzi, non costituire su di esso Gravami e non renderlo comunque indisponibile; c) custodire il Veicolo con la dovuta diligenza, mantenerlo in condizioni di efficienza e conservarne, per quanto compatibile con l'utilizzo autorizzato, lo stato e le caratteristiche risultanti dalle Specifiche tecniche; d) non superare l'eventuale limite di chilometraggio convenuto; e) comunicare senza ritardo a Fleequid qualsiasi incidente, guasto, deterioramento, danneggiamento o altro evento idoneo a incidere sullo stato, sul valore, sulla disponibilità o sulla commerciabilità del Veicolo; f) rispettare la data convenuta per la cessazione dell'utilizzo e per la messa a disposizione o il rilascio del Veicolo. Le Condizioni particolari di vendita applicabili alla specifica operazione indicano almeno: la data di rilascio o di messa a disposizione del Veicolo; il chilometraggio massimo aggiuntivo consentito; la scadenza per il pagamento del saldo; le conseguenze del superamento del limite chilometrico, del deterioramento e del ritardo nella messa a disposizione o nel rilascio. </w:t>
      </w:r>
      <w:r w:rsidR="0090613E" w:rsidRPr="0090613E">
        <w:rPr>
          <w:rFonts w:ascii="Verdana" w:hAnsi="Verdana"/>
          <w:sz w:val="20"/>
          <w:szCs w:val="20"/>
        </w:rPr>
        <w:t>Le conseguenze economiche derivanti dal superamento dei limiti di utilizzo, chilometraggio, durata o dalle altre condizioni previste per il temporaneo utilizzo del Veicolo da parte del Venditore, ivi comprese eventuali penali, indennizzi, rettifiche o tolleranze, sono determinate nelle Condizioni particolari di vendita applicabili alla specifica operazione.</w:t>
      </w:r>
    </w:p>
    <w:p w14:paraId="351120DB" w14:textId="7C668EE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mancato pagamento del Pagamento anticipato entro il relativo termine ovvero il mancato pagamento integrale del saldo entro la scadenza prevista per la specifica operazione costituiscono ritardo dell'Acquirente. A decorrere dal primo giorno successivo alla rispettiva scadenza trovano applicazione, per quanto compatibili, le disposizioni dell'art. 12.6, ivi compresa la penale di € 150,00</w:t>
      </w:r>
      <w:ins w:id="177" w:author="Avv. Rosario Panzariello" w:date="2026-10-09T12:39:00Z">
        <w:r w:rsidR="006557C0">
          <w:rPr>
            <w:rFonts w:ascii="Verdana" w:hAnsi="Verdana"/>
            <w:sz w:val="20"/>
            <w:szCs w:val="20"/>
          </w:rPr>
          <w:t xml:space="preserve"> (euro centocinquanta/00)</w:t>
        </w:r>
      </w:ins>
      <w:r w:rsidRPr="00662DD7">
        <w:rPr>
          <w:rFonts w:ascii="Verdana" w:hAnsi="Verdana"/>
          <w:sz w:val="20"/>
          <w:szCs w:val="20"/>
        </w:rPr>
        <w:t xml:space="preserve"> per ciascun giorno di ritardo</w:t>
      </w:r>
      <w:r w:rsidR="007B0866">
        <w:rPr>
          <w:rFonts w:ascii="Verdana" w:hAnsi="Verdana"/>
          <w:sz w:val="20"/>
          <w:szCs w:val="20"/>
        </w:rPr>
        <w:t xml:space="preserve"> e per ciascun Veicolo interessato</w:t>
      </w:r>
      <w:r w:rsidRPr="00662DD7">
        <w:rPr>
          <w:rFonts w:ascii="Verdana" w:hAnsi="Verdana"/>
          <w:sz w:val="20"/>
          <w:szCs w:val="20"/>
        </w:rPr>
        <w:t xml:space="preserve">, </w:t>
      </w:r>
      <w:r w:rsidR="00321538">
        <w:rPr>
          <w:rFonts w:ascii="Verdana" w:hAnsi="Verdana"/>
          <w:sz w:val="20"/>
          <w:szCs w:val="20"/>
        </w:rPr>
        <w:t>entro l’i</w:t>
      </w:r>
      <w:r w:rsidR="003B47B3">
        <w:rPr>
          <w:rFonts w:ascii="Verdana" w:hAnsi="Verdana"/>
          <w:sz w:val="20"/>
          <w:szCs w:val="20"/>
        </w:rPr>
        <w:t xml:space="preserve">mporto massimo complessivo previsto dall’art. 12.6, lett. a), che opera </w:t>
      </w:r>
      <w:r w:rsidR="00492E18">
        <w:rPr>
          <w:rFonts w:ascii="Verdana" w:hAnsi="Verdana"/>
          <w:sz w:val="20"/>
          <w:szCs w:val="20"/>
        </w:rPr>
        <w:t>unitariamente</w:t>
      </w:r>
      <w:r w:rsidR="003B47B3">
        <w:rPr>
          <w:rFonts w:ascii="Verdana" w:hAnsi="Verdana"/>
          <w:sz w:val="20"/>
          <w:szCs w:val="20"/>
        </w:rPr>
        <w:t xml:space="preserve"> per ciascun Veicolo e per la medesima operazione con riferimento sia al ritardo nel versamento del Pagamento </w:t>
      </w:r>
      <w:r w:rsidR="00A86860">
        <w:rPr>
          <w:rFonts w:ascii="Verdana" w:hAnsi="Verdana"/>
          <w:sz w:val="20"/>
          <w:szCs w:val="20"/>
        </w:rPr>
        <w:t xml:space="preserve">anticipato sia al ritardo nel pagamento del saldo, </w:t>
      </w:r>
      <w:r w:rsidRPr="00662DD7">
        <w:rPr>
          <w:rFonts w:ascii="Verdana" w:hAnsi="Verdana"/>
          <w:sz w:val="20"/>
          <w:szCs w:val="20"/>
        </w:rPr>
        <w:t xml:space="preserve">nonché gli interessi e gli ulteriori importi ivi previsti. In caso di mancato pagamento del Pagamento </w:t>
      </w:r>
      <w:r w:rsidRPr="00662DD7">
        <w:rPr>
          <w:rFonts w:ascii="Verdana" w:hAnsi="Verdana"/>
          <w:sz w:val="20"/>
          <w:szCs w:val="20"/>
        </w:rPr>
        <w:lastRenderedPageBreak/>
        <w:t xml:space="preserve">anticipato trovano applicazione i termini e le facoltà previsti dall'art. 12.7. In caso di mancato pagamento del saldo, </w:t>
      </w:r>
      <w:r w:rsidR="00040B4E" w:rsidRPr="00040B4E">
        <w:rPr>
          <w:rFonts w:ascii="Verdana" w:hAnsi="Verdana"/>
          <w:sz w:val="20"/>
          <w:szCs w:val="20"/>
        </w:rPr>
        <w:t>in luogo del termine massimo previsto dall'art. 12.7, Fleequid conserva la facoltà di ricevere il pagamento tardivo per i 4 (quattro) giorni successivi alla scadenza stabilita per il pagamento del saldo, senza che decorra dalla predetta scadenza un nuovo termine di 7 (sette) giorni</w:t>
      </w:r>
      <w:r w:rsidRPr="00662DD7">
        <w:rPr>
          <w:rFonts w:ascii="Verdana" w:hAnsi="Verdana"/>
          <w:sz w:val="20"/>
          <w:szCs w:val="20"/>
        </w:rPr>
        <w:t>. Decorso inutilmente tale termine senza integrale pagamento, Fleequid può, a propria discrezione, accettare comunque il pagamento tardivo ovvero procedere all'Annullamento della vendita secondo quanto previsto dall'art. 12.7, con gli effetti di cui agli artt. 12.8 e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Fleequid proceda all'Annullamento della vendita per </w:t>
      </w:r>
      <w:r w:rsidR="00A96035">
        <w:rPr>
          <w:rFonts w:ascii="Verdana" w:hAnsi="Verdana"/>
          <w:sz w:val="20"/>
          <w:szCs w:val="20"/>
        </w:rPr>
        <w:t>il ritardo o il mancato pagamento del Pagamento anticipato o del saldo imputabile all’Acquirente ai sensi dell’art. 13.5</w:t>
      </w:r>
      <w:r w:rsidRPr="00662DD7">
        <w:rPr>
          <w:rFonts w:ascii="Verdana" w:hAnsi="Verdana"/>
          <w:sz w:val="20"/>
          <w:szCs w:val="20"/>
        </w:rPr>
        <w:t>, il Pagamento anticipato effettivamente versato cessa di essere imputabile al prezzo e si converte definitivamente in un'ulteriore penale autonoma, che resta acquisita a Fleequid.</w:t>
      </w:r>
      <w:r w:rsidR="000D6175" w:rsidRPr="000D6175">
        <w:t xml:space="preserve"> </w:t>
      </w:r>
      <w:r w:rsidR="000D6175" w:rsidRPr="000D6175">
        <w:rPr>
          <w:rFonts w:ascii="Verdana" w:hAnsi="Verdana"/>
          <w:sz w:val="20"/>
          <w:szCs w:val="20"/>
        </w:rPr>
        <w:t>La conversione non opera quando l'Annullamento della vendita consegua a inadempimenti dell'Acquirente diversi da quelli disciplinati dall'art. 13.5, quale, a titolo esemplificativo, il mancato ritiro del Veicolo successivo all'integrale pagamento.</w:t>
      </w:r>
      <w:r w:rsidRPr="00662DD7">
        <w:rPr>
          <w:rFonts w:ascii="Verdana" w:hAnsi="Verdana"/>
          <w:sz w:val="20"/>
          <w:szCs w:val="20"/>
        </w:rPr>
        <w:t xml:space="preserve"> La predetta penale è cumulabile, nei limiti consentiti dalla legge, con la penale giornaliera maturata ai sensi dell'art. 13.5, con le Commissioni a carico dell'Acquirente e con le ulteriori penali, Tariffe e importi dovuti ai sensi dell'art. 12.9</w:t>
      </w:r>
      <w:r w:rsidR="000D6175">
        <w:rPr>
          <w:rFonts w:ascii="Verdana" w:hAnsi="Verdana"/>
          <w:sz w:val="20"/>
          <w:szCs w:val="20"/>
        </w:rPr>
        <w:t>,</w:t>
      </w:r>
      <w:r w:rsidR="00C31771" w:rsidRPr="00C31771">
        <w:t xml:space="preserve"> </w:t>
      </w:r>
      <w:r w:rsidR="00C31771" w:rsidRPr="00C31771">
        <w:rPr>
          <w:rFonts w:ascii="Verdana" w:hAnsi="Verdana"/>
          <w:sz w:val="20"/>
          <w:szCs w:val="20"/>
        </w:rPr>
        <w:t>fermo che la presente penale è computata ai fini del raggiungimento del pavimento economico previsto dall'art. 12.9, il quale opera esclusivamente per l'eventuale differenza necessaria a raggiungere la relativa soglia</w:t>
      </w:r>
      <w:r w:rsidRPr="00662DD7">
        <w:rPr>
          <w:rFonts w:ascii="Verdana" w:hAnsi="Verdana"/>
          <w:sz w:val="20"/>
          <w:szCs w:val="20"/>
        </w:rPr>
        <w:t>. Qualora il Pagamento anticipato non sia stato versato o sia stato versato solo parzialmente, la conversione in penale opera esclusivamente nei limiti dell'importo effettivamente corrisposto, fermi restando tutti gli ulteriori importi dovuti dall'Acquirente in conseguenza dell'inadempimento e dell'Annullamento della vendita. Resta salvo il diritto di Fleequid al risarcimento dell'eventuale maggior danno per la sola parte eccedente.</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per fatto imputabile al Venditore, l'operazione non possa essere completata o il Veicolo non possa essere trasferito o consegnato secondo quanto convenuto, Fleequid può procedere all'Annullamento della vendita, fermo restando ogni ulteriore rimedio previsto dalle presenti Condizioni Generali. In tale ipotesi il Pagamento anticipato effettivamente versato è integralmente restituito all'Acquirente secondo quanto previsto dall'art. 15, senza applicazione nei suoi confronti delle conseguenze previste per l'inadempimento dell'Acquirente. L'Annullamento della vendita per fatto imputabile al Venditore non pregiudica né assorbe le conseguenze del suo inadempimento: al Venditore si applicano, in quanto compatibili, le medesime penali, Tariffe, obblighi risarcitori e ulteriori conseguenze previste dalle presenti Condizioni Generali per l'inadempimento del Venditore nelle operazioni prive della temporanea permanenza del Veicolo in uso presso di lui, ivi comprese quelle previste dagli artt. 8.11, 16.9 e 17.8 in caso di mancato trasferimento della proprietà, mancata consegna o indisponibilità del Veicolo, fermo quanto eventualmente previsto dalle Condizioni particolari di vendita per la specifica operazione. Le conseguenze eventualmente previste dalle Condizioni particolari di vendita in relazione al superamento del chilometraggio consentito, al deterioramento del Veicolo, </w:t>
      </w:r>
      <w:r w:rsidRPr="00662DD7">
        <w:rPr>
          <w:rFonts w:ascii="Verdana" w:hAnsi="Verdana"/>
          <w:sz w:val="20"/>
          <w:szCs w:val="20"/>
        </w:rPr>
        <w:lastRenderedPageBreak/>
        <w:t>al ritardo nella messa a disposizione o nel rilascio e agli altri obblighi propri della presente fattispecie si aggiungono, ove espressamente previsto e nei limiti consentiti dalla legge, ai rimedi applicabili ai sensi del precedente periodo. Qualora il Venditore incida significativamente sul valore, sulle caratteristiche o sulla disponibilità del Veicolo, Fleequid può in ogni caso procedere all'Annullamento della vendita, restituire all'Acquirente quanto a questi dovuto ai sensi dell'art. 15 e conservare integralmente i rimedi spettanti nei confronti del Venditore.</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Salvo quanto espressamente derogato dal presente articolo o dalle Condizioni particolari di vendita applicabili alla specifica operazione, restano integralmente applicabili tutte le disposizioni delle presenti Condizioni Generali relative al Modello di Vendita applicabile e alla modalità di esecuzione prescelta, ivi comprese quelle concernenti la fatturazione, i termini per l'emissione, la trasmissione, la rettifica o la riemissione dei relativi documenti, le eventuali penali connesse al ritardo, il pagamento delle somme dovute al Venditore, il trasferimento della proprietà, la documentazione necessaria, la consegna e il ritiro del Veicolo. La temporanea permanenza del Veicolo in uso presso il Venditore e la particolare articolazione del pagamento prevista dal presente articolo non comportano, di per sé, alcuna deroga agli altri obblighi del Venditore o dell'Acquirente, salvo che la deroga risulti espressamente dalle Condizioni particolari di vendita applicabili.</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Fermo quanto previsto dall'art. 8.13, per tutto il periodo in cui il Veicolo rimane temporaneamente in uso o comunque nella disponibilità del Venditore ai sensi del presente articolo, ogni rischio, responsabilità e costo connesso alla custodia, all'utilizzo, alla circolazione, alla conservazione e alla disponibilità del Veicolo resta a carico del Venditore, salvo quanto inderogabilmente imputabile a Fleequid o all'Acquirente. Il Venditore si obbliga pertanto a manlevare e tenere indenni Fleequid e l'Acquirente, nonché le società del gruppo Fleequid e i rispettivi amministratori, dipendenti, collaboratori e incaricati, da qualsiasi pretesa, richiesta, azione, sanzione, costo, spesa, danno o responsabilità derivante, direttamente o indirettamente, dalla custodia, dall'utilizzo, dalla circolazione, dalla conservazione o dalla disponibilità del Veicolo durante tale periodo, ivi comprese quelle conseguenti a incidenti, danni a persone o cose, violazioni amministrative o stradali, mancata o inadeguata copertura assicurativa, perdita, furto, deterioramento o danneggiamento del Veicolo, sua indisponibilità, modifica delle sue condizioni o caratteristiche, superamento dei limiti di utilizzo o di chilometraggio eventualmente convenuti, nonché da pretese avanzate da terzi in conseguenza di fatti imputabili al Venditore. La presente manleva si aggiunge a quella prevista dall'art. 8.13 e non esclude né limita gli obblighi inderogabili eventualmente gravanti su Fleequid nei confronti dell'Acquirente in ragione del Modello di Vendita applicabile; in tali casi resta impregiudicato il diritto di Fleequid di rivalersi nei confronti del Venditore per tutto quanto ad esso imputabile. Restano altresì impregiudicati gli ulteriori diritti di regresso, rimborso e risarcimento spettanti a Fleequid e all'Acquirente ai sensi delle presenti Condizioni Generali e della legge, fermo che la presente manleva non si estende alle conseguenze direttamente imputabili al dolo o alla colpa grave del soggetto che intenda avvalersene.</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78" w:name="_Toc241518319"/>
      <w:r w:rsidRPr="0073776C">
        <w:rPr>
          <w:rFonts w:ascii="Verdana" w:hAnsi="Verdana"/>
          <w:b/>
          <w:bCs/>
          <w:smallCaps/>
          <w:sz w:val="20"/>
          <w:szCs w:val="20"/>
        </w:rPr>
        <w:t>Annullamento della vendita</w:t>
      </w:r>
      <w:r w:rsidR="00611113">
        <w:rPr>
          <w:rFonts w:ascii="Verdana" w:hAnsi="Verdana"/>
          <w:b/>
          <w:bCs/>
          <w:smallCaps/>
          <w:sz w:val="20"/>
          <w:szCs w:val="20"/>
        </w:rPr>
        <w:t>: disciplina generale e riduzione dell’oggetto</w:t>
      </w:r>
      <w:r w:rsidRPr="0073776C">
        <w:rPr>
          <w:rFonts w:ascii="Verdana" w:hAnsi="Verdana"/>
          <w:b/>
          <w:bCs/>
          <w:smallCaps/>
          <w:sz w:val="20"/>
          <w:szCs w:val="20"/>
        </w:rPr>
        <w:t>.</w:t>
      </w:r>
      <w:bookmarkEnd w:id="178"/>
    </w:p>
    <w:p w14:paraId="63699B59" w14:textId="17DB344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L'Annullamento della vendita costituisce l'istituto contrattuale mediante il quale Fleequid, nei casi previsti dalle presenti Condizioni Generali, dalle Condizioni Specifiche </w:t>
      </w:r>
      <w:ins w:id="179" w:author="Avv. Rosario Panzariello" w:date="2026-10-09T13:01:00Z">
        <w:r w:rsidR="00BB6FE2">
          <w:rPr>
            <w:rFonts w:ascii="Verdana" w:hAnsi="Verdana"/>
            <w:sz w:val="20"/>
            <w:szCs w:val="20"/>
          </w:rPr>
          <w:t xml:space="preserve">applicabili </w:t>
        </w:r>
      </w:ins>
      <w:r w:rsidRPr="002D6F8C">
        <w:rPr>
          <w:rFonts w:ascii="Verdana" w:hAnsi="Verdana"/>
          <w:sz w:val="20"/>
          <w:szCs w:val="20"/>
        </w:rPr>
        <w:t>o dalle Condizioni particolari di vendita applicabili, dispone che l'operazione non sia eseguita o cessi di essere eseguita, in tutto o limitatamente a uno o più Veicoli. L'Annullamento della vendita non coincide necessariamente con l'annullamento del contratto per cause di invalidità né con la risoluzione per inadempimento: la causa giuridica concreta dipende dalla singola fattispecie che lo determina. Quando l'Annullamento consegue a un inadempimento assistito da clausola risolutiva espressa ai sensi delle presenti Condizioni Generali, esso opera quale risoluzione del Contratto ai sensi dell'art. 1456 c.c. e ne produce gli effetti. Negli altri casi l'Annullamento produce gli effetti previsti dalla disposizione che lo prevede e, per quanto non diversamente disciplinato, quelli previsti dal presente articolo e dall'art.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I presupposti e le cause dell'Annullamento della vendita sono disciplinati dalle disposizioni che regolano la relativa fattispecie e, in particolare: dall'art. </w:t>
      </w:r>
      <w:r w:rsidR="005C33C7">
        <w:rPr>
          <w:rFonts w:ascii="Verdana" w:hAnsi="Verdana"/>
          <w:sz w:val="20"/>
          <w:szCs w:val="20"/>
        </w:rPr>
        <w:t>9.7</w:t>
      </w:r>
      <w:r w:rsidRPr="002D6F8C">
        <w:rPr>
          <w:rFonts w:ascii="Verdana" w:hAnsi="Verdana"/>
          <w:sz w:val="20"/>
          <w:szCs w:val="20"/>
        </w:rPr>
        <w:t xml:space="preserve">, in caso di errore materiale manifesto; dall'art. 12.7 in caso di ritardo o mancato pagamento imputabile all'Acquirente; dall'art. 13.7 in caso di fatto imputabile al Venditore nelle operazioni con Veicolo temporaneamente in uso presso il medesimo; dagli artt. 16.7 e 16.9 in caso di mancato ritiro del Veicolo da parte dell'Acquirente e di mancata consegna imputabile al Venditore; dall'art. 16.14 in caso di carenza dei requisiti dell'Acquirente; </w:t>
      </w:r>
      <w:r w:rsidR="00277BDF" w:rsidRPr="00277BDF">
        <w:rPr>
          <w:rFonts w:ascii="Verdana" w:hAnsi="Verdana"/>
          <w:sz w:val="20"/>
          <w:szCs w:val="20"/>
        </w:rPr>
        <w:t xml:space="preserve">dagli artt. 17.6, 17.8, 17.14 e 18.7 </w:t>
      </w:r>
      <w:r w:rsidRPr="002D6F8C">
        <w:rPr>
          <w:rFonts w:ascii="Verdana" w:hAnsi="Verdana"/>
          <w:sz w:val="20"/>
          <w:szCs w:val="20"/>
        </w:rPr>
        <w:t>nelle ipotesi ivi previste; dall'art. 20.8 quale esito della gestione di un reclamo; dall'art. 4.9 in caso di sopravvenuta incompatibilità dell'operazione con la normativa applicabile; nonché dal successivo art. 14.4 in caso di riduzione dell'oggetto della vendita. Restano impregiudicate le ulteriori ipotesi previste dalle presenti Condizioni Generali, dalle Condizioni Specifiche o dalle Condizioni particolari di vendita applicabili alla specifica operazione, senza che le disposizioni del presente articolo possano essere interpretate come limitative delle facoltà attribuite a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L'Annullamento della vendita è disposto mediante dichiarazione unilaterale di Fleequid, comunicata per iscritto ai soggetti interessati secondo le modalità previste dall'art. 24, e produce effetto dal momento della comunicazione, salvo che la disposizione applicabile alla specifica fattispecie preveda diversamente. Fino a tale momento l'operazione non si scioglie automaticamente e restano fermi gli obblighi delle Parti. L'esercizio della facoltà di Annullamento non richiede l'accertamento giudiziale dei relativi presupposti e non pregiudica gli ulteriori rimedi spettanti a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L'operazione e il relativo Contratto possono avere ad oggetto uno o più Veicoli, anche con trasferimento parziale degli stessi. Qualora l'operazione riguardi più Veicoli, fino al completamento del trasferimento e del ritiro dei Veicoli interessati Fleequid si riserva il diritto, a propria discrezione e per ragioni operative, tecniche, amministrative o comunque connesse alla corretta esecuzione dell'operazione, di: a) annullare integralmente la vendita; b) annullare la vendita limitatamente a uno o più Veicoli; oppure c) ridurre il numero dei Veicoli oggetto della </w:t>
      </w:r>
      <w:r w:rsidRPr="002D6F8C">
        <w:rPr>
          <w:rFonts w:ascii="Verdana" w:hAnsi="Verdana"/>
          <w:sz w:val="20"/>
          <w:szCs w:val="20"/>
        </w:rPr>
        <w:lastRenderedPageBreak/>
        <w:t>vendita. Tale facoltà costituisce elemento essenziale del funzionamento del Marketplace e dell'organizzazione delle operazioni gestite da Fleequid e può essere esercitata indipendentemente dall'imputabilità delle relative cause al Venditore, all'Acquirente, a terzi o, nei limiti consentiti dalla legge, alla stessa Fleequid. Essa può essere esercitata, a titolo esemplificativo, in caso di sopravvenuta indisponibilità, perdita, distruzione o danneggiamento di uno o più Veicoli, impedimenti tecnici, logistici, amministrativi o normativi, esigenze operative relative alla gestione del Veicolo, mancato ritiro nei termini previsti, nonché in caso di violazione delle presenti Condizioni Generali da parte del Venditore o dell'Acquirente.</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La riduzione dell'oggetto della vendita produce gli effetti di una risoluzione parziale del Contratto limitatamente ai Veicoli interessati. Il Contratto rimane valido ed efficace per i Veicoli non oggetto di annullamento e l'Importo Totale Dovuto è conseguentemente rideterminato. Qualora per i singoli Veicoli siano stati individuati distinti prezzi o valori ai fini della specifica operazione, la rideterminazione avviene escludendo gli importi riferibili ai Veicoli oggetto di annullamento. Qualora, invece, sia stato stabilito un unico prezzo complessivo senza indicazione del prezzo riferibile a ciascun Veicolo, il prezzo è rideterminato in misura proporzionale al numero dei Veicoli per i quali la vendita rimane efficace, salvo che le Condizioni particolari di vendita o gli accordi applicabili alla specifica operazione prevedano un diverso criterio di allocazione. Sono conseguentemente rideterminate, secondo i medesimi criteri e per quanto applicabili, le Commissioni, le Tariffe e gli ulteriori importi collegati ai Veicoli per i quali la vendita rimane efficace. Nella Vendita in commissione la riduzione comporta la corrispondente rideterminazione degli importi dovuti al Venditore con riferimento ai soli Veicoli effettivamente trasferiti, applicando, in assenza di distinta valorizzazione dei singoli Veicoli, il medesimo criterio proporzionale. Nel Dealer Sales con acquisto collegato alla vendita a uno specifico Acquirente, la riduzione comporta, nei limiti in cui non si siano ancora prodotti gli effetti dell'acquisto ai sensi degli artt. 8.8 e 18.2, la corrispondente riduzione dei Veicoli che Fleequid è tenuta ad acquistare dal Venditore e del relativo Prezzo di acquisto, applicando i criteri sopra indicati. La riduzione della successiva vendita all'Acquirente non incide invece sul Prezzo di acquisto né sugli altri effetti di un acquisto da stock già perfezionato ed efficace tra il Venditore e Fleequid, salvo diversa pattuizione tra le relative Parti.</w:t>
      </w:r>
      <w:r w:rsidR="00EE7126" w:rsidRPr="00EE7126">
        <w:t xml:space="preserve"> </w:t>
      </w:r>
      <w:r w:rsidR="00EE7126" w:rsidRPr="00EE7126">
        <w:rPr>
          <w:rFonts w:ascii="Verdana" w:hAnsi="Verdana"/>
          <w:sz w:val="20"/>
          <w:szCs w:val="20"/>
        </w:rPr>
        <w:t>Nelle operazioni aventi ad oggetto più Veicoli, i criteri previsti dal presente comma si applicano altresì alla determinazione delle basi di calcolo delle penali previste dalle presenti Condizioni Generali, ivi comprese le Commissioni, effettive o convenzionali, assunte quale parametro: la base è costituita dal valore individualmente attribuito al singolo Veicolo, ove disponibile, ovvero, in mancanza, dalla quota del valore complessivo ad esso riferibile secondo il criterio proporzionale sopra indicato, e la penale è calcolata esclusivamente con riferimento ai Veicoli interessati dalla violazione o dall'Annullamento.</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L'Acquirente e il Venditore riconoscono e accettano espressamente la facoltà di Fleequid di procedere all'Annullamento della vendita e alla riduzione del suo oggetto nei casi previsti dal presente articolo e non possono opporsi alla prosecuzione dell'operazione limitatamente ai Veicoli per i quali la vendita rimane efficace. Salvo quanto inderogabilmente previsto dalla legge e fatti </w:t>
      </w:r>
      <w:r w:rsidRPr="002D6F8C">
        <w:rPr>
          <w:rFonts w:ascii="Verdana" w:hAnsi="Verdana"/>
          <w:sz w:val="20"/>
          <w:szCs w:val="20"/>
        </w:rPr>
        <w:lastRenderedPageBreak/>
        <w:t>salvi i casi di dolo o colpa grave di Fleequid, l'Acquirente e il Venditore non hanno diritto ad alcun indennizzo o risarcimento nei confronti di Fleequid per il solo fatto dell'Annullamento, dell'annullamento parziale o della riduzione dell'oggetto della vendita, restando dovuta esclusivamente, per quanto di rispettiva spettanza, la restituzione delle somme eventualmente corrisposte con riferimento ai Veicoli oggetto di annullamento, secondo quanto previsto dall'art. 15. Restano ferme le ulteriori conseguenze previste dalle presenti Condizioni Generali qualora l'Annullamento o la riduzione siano conseguenza di un inadempimento imputabile al Venditore o all'Acquirente.</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Nella Vendita in commissione le Commissioni spettanti a Fleequid restano dovute con riferimento ai Veicoli per i quali la vendita rimane efficace e consegue il proprio buon fine ai sensi dell'art. 12.4. Con riferimento ai Veicoli oggetto di Annullamento o di riduzione, le Commissioni non maturano, salvo che siano già validamente maturate prima dell'Annullamento secondo quanto previsto dall'art. 12.4. Qualora l'Annullamento sia conseguenza di un inadempimento imputabile all'Acquirente, restano in ogni caso dovute le Commissioni a suo carico e trovano applicazione le penali, le Tariffe e gli ulteriori importi previsti dagli artt. 12.8 e 12.9. Qualora l'Annullamento sia conseguenza di un inadempimento imputabile al Venditore, le Commissioni a suo carico non ancora maturate non divengono dovute quale corrispettivo dell'operazione, ferme restando le penali e gli ulteriori importi previsti dalle presenti Condizioni Generali, anche quando determinati assumendo le Commissioni che sarebbero state dovute quale parametro convenzionale di calcolo, nonché il diritto di Fleequid al risarcimento dell'eventuale maggior danno.</w:t>
      </w:r>
      <w:r w:rsidR="007C40DC" w:rsidRPr="007C40DC">
        <w:t xml:space="preserve"> </w:t>
      </w:r>
      <w:r w:rsidR="007C40DC" w:rsidRPr="007C40DC">
        <w:rPr>
          <w:rFonts w:ascii="Verdana" w:hAnsi="Verdana"/>
          <w:sz w:val="20"/>
          <w:szCs w:val="20"/>
        </w:rPr>
        <w:t>Qualora l'Annullamento non sia imputabile all'Acquirente, le Commissioni a carico dell'Acquirente non restano definitivamente dovute e, se già corrisposte, sono restituite ai sensi dell'art. 15, salvo diversa previsione speciale espressa delle presenti Condizioni Generali.</w:t>
      </w:r>
      <w:r w:rsidRPr="002D6F8C">
        <w:rPr>
          <w:rFonts w:ascii="Verdana" w:hAnsi="Verdana"/>
          <w:sz w:val="20"/>
          <w:szCs w:val="20"/>
        </w:rPr>
        <w:t xml:space="preserve"> Nel Dealer Sales non trovano applicazione le Commissioni proprie della Vendita in commissione, restando ferme le penali, le Tariffe e gli ulteriori importi eventualmente dovuti.</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Gli effetti restitutori e patrimoniali comuni dell'Annullamento della vendita e della riduzione del suo oggetto sono disciplinati dall'art. 15. Gli effetti speciali eventualmente previsti per singole fattispecie restano disciplinati dalle relative disposizioni e prevalgono, per quanto da esse specificamente regolato, sulla disciplina generale.</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80" w:name="_Toc241518320"/>
      <w:r>
        <w:rPr>
          <w:rFonts w:ascii="Verdana" w:hAnsi="Verdana"/>
          <w:b/>
          <w:bCs/>
          <w:smallCaps/>
          <w:sz w:val="20"/>
          <w:szCs w:val="20"/>
        </w:rPr>
        <w:t>Effetti patrimoniali: restituzioni, ripristino e coordinamento economico</w:t>
      </w:r>
      <w:r w:rsidR="006B5952">
        <w:rPr>
          <w:rFonts w:ascii="Verdana" w:hAnsi="Verdana"/>
          <w:b/>
          <w:bCs/>
          <w:smallCaps/>
          <w:sz w:val="20"/>
          <w:szCs w:val="20"/>
        </w:rPr>
        <w:t>.</w:t>
      </w:r>
      <w:bookmarkEnd w:id="180"/>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sidRPr="00C60AA0">
        <w:rPr>
          <w:rFonts w:ascii="Verdana" w:hAnsi="Verdana"/>
          <w:sz w:val="20"/>
          <w:szCs w:val="20"/>
        </w:rPr>
        <w:t xml:space="preserve">L'obbligo di restituzione delle somme corrisposte dall'Acquirente sorge: a) in caso di Annullamento della vendita o di riduzione del suo oggetto ai sensi dell'art. 14, per le somme riferibili ai Veicoli per i quali la vendita non viene eseguita; b) in caso di Annullamento della vendita disposto nell'ambito della gestione di un reclamo ai sensi dell'art. 20.8, nei limiti ivi previsti; c) in caso di mancato completamento dell'operazione per fatto imputabile al Venditore, con riferimento al Pagamento anticipato e alle ulteriori somme eventualmente corrisposte dall'Acquirente che debbano essergli restituite ai sensi dell'art. 13.7 e delle altre disposizioni applicabili; d) in caso di Annullamento della vendita per inadempimento dell'Acquirente, </w:t>
      </w:r>
      <w:r w:rsidRPr="00C60AA0">
        <w:rPr>
          <w:rFonts w:ascii="Verdana" w:hAnsi="Verdana"/>
          <w:sz w:val="20"/>
          <w:szCs w:val="20"/>
        </w:rPr>
        <w:lastRenderedPageBreak/>
        <w:t>limitatamente all'eventuale eccedenza delle somme da questi già corrisposte rispetto agli importi che Fleequid o gli altri aventi diritto possono legittimamente trattenere o imputare ai sensi dell'art. 12.9; e) negli ulteriori casi in cui le presenti Condizioni Generali, le Condizioni Specifiche o le Condizioni particolari di vendita prevedano la restituzione, totale o parziale, di somme corrisposte dall'Acquirente. Resta ferma la disciplina autonoma del Deposito cauzionale prevista dall'art. 6.3 e quella del Pagamento anticipato prevista dall'art. 13</w:t>
      </w:r>
      <w:r w:rsidR="00111024" w:rsidRPr="00111024">
        <w:rPr>
          <w:rFonts w:ascii="Verdana" w:hAnsi="Verdana"/>
          <w:sz w:val="20"/>
          <w:szCs w:val="20"/>
        </w:rPr>
        <w:t>.</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sidRPr="002812ED">
        <w:rPr>
          <w:rFonts w:ascii="Verdana" w:hAnsi="Verdana"/>
          <w:sz w:val="20"/>
          <w:szCs w:val="20"/>
        </w:rPr>
        <w:t>La restituzione delle somme dovute ai sensi del presente articolo è effettuata entro 15 (quindici) giorni dal verificarsi del relativo presupposto ovvero, se successiva, dalla determinazione definitiva delle somme da restituire, senza corresponsione di interessi, salvo il caso di ritardo nella restituzione oltre il predetto termine. Qualora, ai fini della determinazione dell'importo da restituire, sia necessario procedere alla previa quantificazione o imputazione di Commissioni, penali, interessi, Tariffe, spese o ulteriori somme dovute, il termine decorre dal momento in cui tale determinazione sia stata completata</w:t>
      </w:r>
      <w:r w:rsidR="00E551C1" w:rsidRPr="00E551C1">
        <w:rPr>
          <w:rFonts w:ascii="Verdana" w:hAnsi="Verdana"/>
          <w:sz w:val="20"/>
          <w:szCs w:val="20"/>
        </w:rPr>
        <w:t>.</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sidRPr="00F9670C">
        <w:rPr>
          <w:rFonts w:ascii="Verdana" w:hAnsi="Verdana"/>
          <w:sz w:val="20"/>
          <w:szCs w:val="20"/>
        </w:rPr>
        <w:t>Il soggetto tenuto alla restituzione delle somme corrisposte dall'Acquirente è individuato in funzione del soggetto che le ha effettivamente ricevute e del Modello di Vendita applicabile. Nella Vendita in commissione eseguita mediante Rivendita e nel Dealer Sales, Fleequid provvede alla restituzione delle somme da essa effettivamente ricevute dall'Acquirente, nei limiti di quanto dovuto ai sensi delle presenti Condizioni Generali. Qualora Fleequid abbia operato quale Intermediario puro, il Venditore è tenuto alla restituzione del prezzo del Veicolo e delle ulteriori somme da esso direttamente ricevute, mentre Fleequid provvede alla restituzione delle Commissioni, delle Tariffe e degli ulteriori importi da essa direttamente ricevuti, ciascuno nei limiti delle somme effettivamente incassate e che debbano essere restituite. Restano ferme le diverse disposizioni previste in materia di gestione dei reclami, nonché il diritto di Fleequid, qualora anticipi all'Acquirente somme la cui restituzione sia imputabile al Venditore, di ripeterle integralmente da quest'ultimo, unitamente agli eventuali costi e agli ulteriori importi dovuti</w:t>
      </w:r>
      <w:r w:rsidR="00100BFB" w:rsidRPr="00100BFB">
        <w:rPr>
          <w:rFonts w:ascii="Verdana" w:hAnsi="Verdana"/>
          <w:sz w:val="20"/>
          <w:szCs w:val="20"/>
        </w:rPr>
        <w:t>.</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sidRPr="007109D4">
        <w:rPr>
          <w:rFonts w:ascii="Verdana" w:hAnsi="Verdana"/>
          <w:sz w:val="20"/>
          <w:szCs w:val="20"/>
        </w:rPr>
        <w:t>Qualora il pagamento, in tutto o in parte, sia stato eseguito da un Finanziatore, le somme oggetto di restituzione sono corrisposte al Finanziatore nei limiti di quanto dallo stesso effettivamente versato, salvo quanto diversamente previsto dalle Condizioni Specifiche applicabili ovvero da istruzioni scritte congiunte dell'Acquirente e del Finanziatore. Qualora una parte delle somme sia stata corrisposta direttamente dall'Acquirente, la relativa restituzione è effettuata in favore di quest'ultimo, secondo la rispettiva provenienza dei pagamenti. Resta fermo che, qualora in base alle Condizioni Specifiche il Finanziatore abbia assunto direttamente la qualità di Acquirente, i diritti alla restituzione spettano al Finanziatore</w:t>
      </w:r>
      <w:r w:rsidR="003029EA" w:rsidRPr="003029EA">
        <w:rPr>
          <w:rFonts w:ascii="Verdana" w:hAnsi="Verdana"/>
          <w:sz w:val="20"/>
          <w:szCs w:val="20"/>
        </w:rPr>
        <w:t>.</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sidRPr="001C2421">
        <w:rPr>
          <w:rFonts w:ascii="Verdana" w:hAnsi="Verdana"/>
          <w:sz w:val="20"/>
          <w:szCs w:val="20"/>
        </w:rPr>
        <w:t xml:space="preserve">Nei casi in cui la restituzione delle somme comporti, secondo la normativa fiscale applicabile, la necessità di emettere note di credito, documenti di storno, rettifica o altri documenti fiscali, ciascun soggetto che abbia emesso la relativa fattura o il relativo documento è tenuto a provvedervi secondo i termini e le modalità previsti dall'art. 16.2, dall'art. 17.5, dall'art. 17.11 e dall'art. 18.4, in funzione del Modello di Vendita applicabile e del soggetto emittente. Il Venditore, Fleequid e l'Acquirente sono tenuti a prestare tempestivamente la </w:t>
      </w:r>
      <w:r w:rsidRPr="001C2421">
        <w:rPr>
          <w:rFonts w:ascii="Verdana" w:hAnsi="Verdana"/>
          <w:sz w:val="20"/>
          <w:szCs w:val="20"/>
        </w:rPr>
        <w:lastRenderedPageBreak/>
        <w:t>collaborazione necessaria alla corretta emissione, rettifica o riemissione dei documenti fiscali e amministrativi conseguenti all'Annullamento della vendita, alla riduzione del suo oggetto o alla restituzione delle somme. L'obbligo di restituzione delle somme non è sospeso né differito dall'eventuale ritardo nell'emissione, nella trasmissione o nella rettifica dei documenti fiscali da parte del soggetto tenuto, salvo che l'adempimento restitutorio sia oggettivamente impedito da disposizioni inderogabili di legge</w:t>
      </w:r>
      <w:r w:rsidR="00452D85" w:rsidRPr="00452D85">
        <w:rPr>
          <w:rFonts w:ascii="Verdana" w:hAnsi="Verdana"/>
          <w:sz w:val="20"/>
          <w:szCs w:val="20"/>
        </w:rPr>
        <w:t>.</w:t>
      </w:r>
    </w:p>
    <w:p w14:paraId="74729654" w14:textId="44B42AFB" w:rsidR="00C56054" w:rsidRDefault="00C946AC" w:rsidP="00C56054">
      <w:pPr>
        <w:pStyle w:val="Paragrafoelenco"/>
        <w:numPr>
          <w:ilvl w:val="1"/>
          <w:numId w:val="1"/>
        </w:numPr>
        <w:spacing w:line="360" w:lineRule="auto"/>
        <w:ind w:left="0" w:firstLine="0"/>
        <w:jc w:val="both"/>
        <w:rPr>
          <w:rFonts w:ascii="Verdana" w:hAnsi="Verdana"/>
          <w:sz w:val="20"/>
          <w:szCs w:val="20"/>
        </w:rPr>
      </w:pPr>
      <w:r w:rsidRPr="00C946AC">
        <w:rPr>
          <w:rFonts w:ascii="Verdana" w:hAnsi="Verdana"/>
          <w:sz w:val="20"/>
          <w:szCs w:val="20"/>
        </w:rPr>
        <w:t>Le somme che, nonostante l'Annullamento della vendita, la riduzione del suo oggetto o il sorgere di un obbligo restitutorio, restino definitivamente dovute ai sensi delle presenti Condizioni Generali non sono oggetto di restituzione. Rientrano tra tali somme, in particolare</w:t>
      </w:r>
      <w:ins w:id="181" w:author="Avv. Rosario Panzariello" w:date="2026-10-09T14:04:00Z">
        <w:r w:rsidR="00D635D7">
          <w:rPr>
            <w:rFonts w:ascii="Verdana" w:hAnsi="Verdana"/>
            <w:sz w:val="20"/>
            <w:szCs w:val="20"/>
          </w:rPr>
          <w:t>,</w:t>
        </w:r>
      </w:ins>
      <w:r w:rsidR="009A1282" w:rsidRPr="009A1282">
        <w:t xml:space="preserve"> </w:t>
      </w:r>
      <w:r w:rsidR="009A1282" w:rsidRPr="009A1282">
        <w:rPr>
          <w:rFonts w:ascii="Verdana" w:hAnsi="Verdana"/>
          <w:sz w:val="20"/>
          <w:szCs w:val="20"/>
        </w:rPr>
        <w:t>le Commissioni già maturate ai sensi dell'art. 12.4, fermo quanto previsto dall'art. 14.7 per le Commissioni a carico dell'Acquirente in caso di Annullamento a lui non imputabile</w:t>
      </w:r>
      <w:r w:rsidRPr="00C946AC">
        <w:rPr>
          <w:rFonts w:ascii="Verdana" w:hAnsi="Verdana"/>
          <w:sz w:val="20"/>
          <w:szCs w:val="20"/>
        </w:rPr>
        <w:t xml:space="preserve">; le Tariffe relative ai Servizi già resi; le spese e i costi già sostenuti da Fleequid in relazione all'operazione; le penali, gli interessi moratori e i rimborsi spese contrattualmente dovuti; il Pagamento anticipato che, ai sensi dell'art. 13.6, si sia convertito in penale </w:t>
      </w:r>
      <w:r w:rsidR="003345B7" w:rsidRPr="003345B7">
        <w:rPr>
          <w:rFonts w:ascii="Verdana" w:hAnsi="Verdana"/>
          <w:sz w:val="20"/>
          <w:szCs w:val="20"/>
        </w:rPr>
        <w:t>a seguito dell'Annullamento della vendita per il ritardo o il mancato pagamento imputabile all'Acquirente ai sensi dell'art. 13.5</w:t>
      </w:r>
      <w:r w:rsidRPr="00C946AC">
        <w:rPr>
          <w:rFonts w:ascii="Verdana" w:hAnsi="Verdana"/>
          <w:sz w:val="20"/>
          <w:szCs w:val="20"/>
        </w:rPr>
        <w:t>. La presente disposizione si applica anche nel caso di Annullamento della vendita disposto da Fleequid in esito alla gestione di un reclamo ai sensi dell'art. 20.8: in tale ipotesi le Commissioni già maturate, le Tariffe relative ai Servizi già resi e le spese e i costi già sostenuti da Fleequid non sono in alcun caso rimborsati, né al Venditore né all'Acquirente. Le predette somme possono essere trattenute o imputate in compensazione, nei limiti consentiti dalla legge, dal soggetto che ne sia creditore sulle somme che il medesimo soggetto sia tenuto a restituire; l'eventuale eccedenza risultante dopo tale imputazione è restituita secondo i termini e le modalità previsti dal presente articolo. Resta ferma la disciplina autonoma del Deposito cauzionale di cui all'art. 6.3</w:t>
      </w:r>
      <w:r w:rsidR="00C56054" w:rsidRPr="00C56054">
        <w:rPr>
          <w:rFonts w:ascii="Verdana" w:hAnsi="Verdana"/>
          <w:sz w:val="20"/>
          <w:szCs w:val="20"/>
        </w:rPr>
        <w:t>.</w:t>
      </w:r>
    </w:p>
    <w:p w14:paraId="50220AC4" w14:textId="4F6E4203" w:rsidR="00360271" w:rsidRDefault="00360271" w:rsidP="00360271">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l'Annullamento della vendita, la risoluzione del Contratto o altra fattispecie prevista dalle presenti Condizioni Generali comporti, in tutto o in parte, il ripristino della situazione anteriore dopo che siano già avvenuti il trasferimento della proprietà del Veicolo, la sua consegna o il pagamento di somme, le Parti sono tenute a prestare senza ritardo ogni attività e collaborazione necessarie al ripristino, ivi comprese la restituzione delle somme ricevute, la restituzione o riconsegna del Veicolo, la sottoscrizione e la consegna dei documenti necessari, il compimento delle formalità amministrative e il ritrasferimento o la reintestazione della proprietà. Qualora venga meno, totalmente o parzialmente, il titolo in forza del quale il Venditore abbia ricevuto somme relative al Veicolo, il Venditore è tenuto a restituire integralmente quanto ricevuto, nei limiti corrispondenti agli effetti restitutori della specifica fattispecie. In particolare: a) nella Vendita in commissione eseguita mediante Rivendita, il Venditore restituisce a Fleequid le somme da questa eventualmente già corrispostegli in relazione al Veicolo oggetto di restituzione; b) qualora Fleequid abbia operato quale Intermediario puro, il Venditore restituisce direttamente all'Acquirente il prezzo e le ulteriori somme da esso ricevute e, qualora Fleequid abbia anticipato all'Acquirente, in tutto o in parte, le somme dovute dal Venditore, quest'ultimo </w:t>
      </w:r>
      <w:r w:rsidRPr="00662DD7">
        <w:rPr>
          <w:rFonts w:ascii="Verdana" w:hAnsi="Verdana"/>
          <w:sz w:val="20"/>
          <w:szCs w:val="20"/>
        </w:rPr>
        <w:lastRenderedPageBreak/>
        <w:t xml:space="preserve">è tenuto a rimborsarle a Fleequid; c) nel Dealer Sales, qualora l'Annullamento o la risoluzione comportino anche il venir meno, totale o parziale, degli effetti dell'acquisto intervenuto tra il Venditore e Fleequid, il Venditore restituisce a Fleequid il Prezzo di acquisto già ricevuto e gli ulteriori importi che debbano essere restituiti. Le restituzioni di somme previste dal presente comma devono essere effettuate entro il termine stabilito dall'art. 15.2 e ciascun soggetto tenuto è altresì obbligato a emettere e trasmettere, nei termini previsti dall'art. 15.5, le note di credito, i documenti di storno o rettifica e gli ulteriori documenti fiscali eventualmente necessari; il ritardo nell'emissione o nella trasmissione di tali documenti non sospende né differisce l'obbligo di restituzione delle somme, salvo quanto inderogabilmente previsto dalla legge. Quando la specifica fattispecie comporti </w:t>
      </w:r>
      <w:r w:rsidR="0088669F">
        <w:rPr>
          <w:rFonts w:ascii="Verdana" w:hAnsi="Verdana"/>
          <w:sz w:val="20"/>
          <w:szCs w:val="20"/>
        </w:rPr>
        <w:t>la restituzione</w:t>
      </w:r>
      <w:r w:rsidRPr="00662DD7">
        <w:rPr>
          <w:rFonts w:ascii="Verdana" w:hAnsi="Verdana"/>
          <w:sz w:val="20"/>
          <w:szCs w:val="20"/>
        </w:rPr>
        <w:t xml:space="preserve"> del Veicolo al Venditore, quest'ultimo è tenuto a </w:t>
      </w:r>
      <w:r w:rsidR="00F96EFC">
        <w:rPr>
          <w:rFonts w:ascii="Verdana" w:hAnsi="Verdana"/>
          <w:sz w:val="20"/>
          <w:szCs w:val="20"/>
        </w:rPr>
        <w:t>riacquisire</w:t>
      </w:r>
      <w:r w:rsidRPr="00662DD7">
        <w:rPr>
          <w:rFonts w:ascii="Verdana" w:hAnsi="Verdana"/>
          <w:sz w:val="20"/>
          <w:szCs w:val="20"/>
        </w:rPr>
        <w:t xml:space="preserve"> o comunque riottenerne la proprietà, ove già trasferita, a riceverne il possesso e a prestare tempestivamente ogni collaborazione necessaria alle relative formalità; tale disciplina si applica, in particolare, nella Vendita in commissione, sia quando Fleequid abbia operato mediante Rivendita sia quando abbia operato quale Intermediario puro, nei limiti compatibili con la struttura della specifica operazione. Nel Dealer Sales, qualora l'Annullamento riguardi esclusivamente la vendita tra Fleequid e l'Acquirente, il Veicolo è restituito a Fleequid; qualora l'Annullamento o la risoluzione comportino altresì il venir meno, totale o parziale, degli effetti del rapporto di acquisto tra il Venditore e Fleequid, il Venditore è tenuto a riottenere la proprietà e il possesso del Veicolo e a compiere tutti gli adempimenti necessari a tal fine. Il Venditore o l'Acquirente, quando sia tenuto alla restituzione di somme, alla restituzione o riconsegna del Veicolo, al ritrasferimento o alla reintestazione della proprietà, al ritiro del Veicolo, alla restituzione dei relativi documenti o al compimento delle formalità necessarie, non può rifiutare o ritardare ingiustificatamente il proprio adempimento. Ferma la scadenza prevista dall'art. 15.2 per la restituzione delle somme, gli adempimenti relativi alla restituzione o riconsegna del Veicolo, al ritrasferimento o alla reintestazione, al ritiro e alla relativa documentazione devono essere eseguiti entro 5 (cinque) giorni dalla richiesta scritta di Fleequid, salvo che la natura dell'adempimento o disposizioni inderogabili di legge richiedano un diverso termine. Decorso inutilmente il termine applicabile per fatto </w:t>
      </w:r>
      <w:ins w:id="182" w:author="Avv. Rosario Panzariello" w:date="2026-10-09T13:04:00Z">
        <w:r w:rsidR="00B97AA0">
          <w:rPr>
            <w:rFonts w:ascii="Verdana" w:hAnsi="Verdana"/>
            <w:sz w:val="20"/>
            <w:szCs w:val="20"/>
          </w:rPr>
          <w:t xml:space="preserve">a lui </w:t>
        </w:r>
      </w:ins>
      <w:r w:rsidRPr="00662DD7">
        <w:rPr>
          <w:rFonts w:ascii="Verdana" w:hAnsi="Verdana"/>
          <w:sz w:val="20"/>
          <w:szCs w:val="20"/>
        </w:rPr>
        <w:t xml:space="preserve">imputabile, il Venditore o l'Acquirente inadempiente è tenuto a corrispondere a Fleequid, a titolo di penale, l'importo di € 150,00 (euro centocinquanta/00) </w:t>
      </w:r>
      <w:r w:rsidR="00F62329" w:rsidRPr="00F62329">
        <w:rPr>
          <w:rFonts w:ascii="Verdana" w:hAnsi="Verdana"/>
          <w:sz w:val="20"/>
          <w:szCs w:val="20"/>
        </w:rPr>
        <w:t xml:space="preserve">per ciascun giorno di ritardo e per ciascun Veicolo interessato, fino a un importo massimo complessivo di € </w:t>
      </w:r>
      <w:r w:rsidR="00C95556">
        <w:rPr>
          <w:rFonts w:ascii="Verdana" w:hAnsi="Verdana"/>
          <w:sz w:val="20"/>
          <w:szCs w:val="20"/>
        </w:rPr>
        <w:t>5.000</w:t>
      </w:r>
      <w:r w:rsidR="00F62329" w:rsidRPr="00F62329">
        <w:rPr>
          <w:rFonts w:ascii="Verdana" w:hAnsi="Verdana"/>
          <w:sz w:val="20"/>
          <w:szCs w:val="20"/>
        </w:rPr>
        <w:t xml:space="preserve">,00 (euro </w:t>
      </w:r>
      <w:r w:rsidR="00C95556">
        <w:rPr>
          <w:rFonts w:ascii="Verdana" w:hAnsi="Verdana"/>
          <w:sz w:val="20"/>
          <w:szCs w:val="20"/>
        </w:rPr>
        <w:t>cinquemila</w:t>
      </w:r>
      <w:r w:rsidR="00F62329" w:rsidRPr="00F62329">
        <w:rPr>
          <w:rFonts w:ascii="Verdana" w:hAnsi="Verdana"/>
          <w:sz w:val="20"/>
          <w:szCs w:val="20"/>
        </w:rPr>
        <w:t>/00) per ciascun Veicolo, fatto salvo il risarcimento del maggior danno</w:t>
      </w:r>
      <w:r w:rsidR="002320E3">
        <w:rPr>
          <w:rFonts w:ascii="Verdana" w:hAnsi="Verdana"/>
          <w:sz w:val="20"/>
          <w:szCs w:val="20"/>
        </w:rPr>
        <w:t xml:space="preserve">. </w:t>
      </w:r>
      <w:r w:rsidRPr="00662DD7">
        <w:rPr>
          <w:rFonts w:ascii="Verdana" w:hAnsi="Verdana"/>
          <w:sz w:val="20"/>
          <w:szCs w:val="20"/>
        </w:rPr>
        <w:t>Qualora, con riferimento al medesimo Veicolo, risultino contemporaneamente inadempiuti più obblighi restitutori previsti dal presente comma a carico del medesimo soggetto, la predetta penale giornaliera si applica una sola volta per ciascun giorno di ritardo e per ciascun Veicolo, ferme le ulteriori penali previste dalle presenti Condizioni Generali per fatti o inadempimenti distinti. Ferma la predetta penale, in caso di mancato tempestivo adempimento Fleequid può adottare, direttamente o tramite terzi</w:t>
      </w:r>
      <w:r w:rsidR="004A4072" w:rsidRPr="004A4072">
        <w:t xml:space="preserve"> </w:t>
      </w:r>
      <w:r w:rsidR="004A4072" w:rsidRPr="004A4072">
        <w:rPr>
          <w:rFonts w:ascii="Verdana" w:hAnsi="Verdana"/>
          <w:sz w:val="20"/>
          <w:szCs w:val="20"/>
        </w:rPr>
        <w:t>e nei limiti consentiti dalla legge</w:t>
      </w:r>
      <w:r w:rsidRPr="00662DD7">
        <w:rPr>
          <w:rFonts w:ascii="Verdana" w:hAnsi="Verdana"/>
          <w:sz w:val="20"/>
          <w:szCs w:val="20"/>
        </w:rPr>
        <w:t xml:space="preserve">, le misure ragionevolmente necessarie alla custodia, al deposito, al trasporto, alla conservazione, al recupero o alla gestione del Veicolo, con integrale addebito dei </w:t>
      </w:r>
      <w:r w:rsidRPr="00662DD7">
        <w:rPr>
          <w:rFonts w:ascii="Verdana" w:hAnsi="Verdana"/>
          <w:sz w:val="20"/>
          <w:szCs w:val="20"/>
        </w:rPr>
        <w:lastRenderedPageBreak/>
        <w:t>relativi costi e spese al soggetto inadempiente. Dalla scadenza del termine previsto per l'adempimento, il soggetto inadempiente sopporta inoltre, nei limiti consentiti dalla legge, i rischi e gli oneri derivanti dal proprio ritardo e non può opporre la mancata restituzione delle somme, il mancato ritiro o riconsegna del Veicolo, l'omessa sottoscrizione dei documenti o la propria mancata collaborazione al fine di sospendere o ritardare gli effetti restitutori. La ripartizione definitiva delle spese relative al trasferimento o ritrasferimento della proprietà, alla reintestazione, al trasporto, alla riconsegna, alla custodia e al deposito del Veicolo è regolata dalla disposizione applicabile alla causa dell'Annullamento o della risoluzione.</w:t>
      </w:r>
      <w:r w:rsidR="00776BA8" w:rsidRPr="00776BA8">
        <w:t xml:space="preserve"> </w:t>
      </w:r>
      <w:r w:rsidR="00776BA8" w:rsidRPr="00776BA8">
        <w:rPr>
          <w:rFonts w:ascii="Verdana" w:hAnsi="Verdana"/>
          <w:sz w:val="20"/>
          <w:szCs w:val="20"/>
        </w:rPr>
        <w:t>In mancanza di una specifica previsione, tali spese restano a carico del soggetto al quale sia imputabile la causa dell’Annullamento o della risoluzione, nei limiti in cui ne costituiscano conseguenza; qualora la relativa causa non sia imputabile ad alcuna delle Parti, la ripartizione avviene secondo la disciplina applicabile alla specifica fattispecie e le disposizioni di legge.</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sidRPr="00562F89">
        <w:rPr>
          <w:rFonts w:ascii="Verdana" w:hAnsi="Verdana"/>
          <w:sz w:val="20"/>
          <w:szCs w:val="20"/>
        </w:rPr>
        <w:t xml:space="preserve">Le Commissioni, le Tariffe, il Deposito cauzionale, i rimborsi di costi e spese, le penali, gli interessi e il risarcimento del danno conservano natura autonoma e distinta e sono regolati ciascuno dalla disciplina propria. Le penali previste dalle presenti Condizioni Generali in relazione a violazioni autonome e distinte possono cumularsi tra loro. Più penali riferibili al medesimo </w:t>
      </w:r>
      <w:r w:rsidR="003008B1">
        <w:rPr>
          <w:rFonts w:ascii="Verdana" w:hAnsi="Verdana"/>
          <w:sz w:val="20"/>
          <w:szCs w:val="20"/>
        </w:rPr>
        <w:t>fatto materiale</w:t>
      </w:r>
      <w:r w:rsidRPr="00562F89">
        <w:rPr>
          <w:rFonts w:ascii="Verdana" w:hAnsi="Verdana"/>
          <w:sz w:val="20"/>
          <w:szCs w:val="20"/>
        </w:rPr>
        <w:t xml:space="preserve"> e dirette a tutelare il medesimo interesse non si cumulano</w:t>
      </w:r>
      <w:r w:rsidR="00ED285D">
        <w:rPr>
          <w:rFonts w:ascii="Verdana" w:hAnsi="Verdana"/>
          <w:sz w:val="20"/>
          <w:szCs w:val="20"/>
        </w:rPr>
        <w:t>,</w:t>
      </w:r>
      <w:r w:rsidRPr="00562F89">
        <w:rPr>
          <w:rFonts w:ascii="Verdana" w:hAnsi="Verdana"/>
          <w:sz w:val="20"/>
          <w:szCs w:val="20"/>
        </w:rPr>
        <w:t xml:space="preserve"> salvo espressa previsione contraria.</w:t>
      </w:r>
      <w:r w:rsidR="00C514AF">
        <w:rPr>
          <w:rFonts w:ascii="Verdana" w:hAnsi="Verdana"/>
          <w:sz w:val="20"/>
          <w:szCs w:val="20"/>
        </w:rPr>
        <w:t xml:space="preserve"> Qualora il medesimo fatto materiale sia espressamente disciplinato da una </w:t>
      </w:r>
      <w:r w:rsidR="00F7393E">
        <w:rPr>
          <w:rFonts w:ascii="Verdana" w:hAnsi="Verdana"/>
          <w:sz w:val="20"/>
          <w:szCs w:val="20"/>
        </w:rPr>
        <w:t xml:space="preserve">disposizione che prevede una penale specifica per quella violazione, trova applicazione esclusivamente tale penale, che prevale sulle penali previste da disposizioni di portata più generale che </w:t>
      </w:r>
      <w:r w:rsidR="00025C41">
        <w:rPr>
          <w:rFonts w:ascii="Verdana" w:hAnsi="Verdana"/>
          <w:sz w:val="20"/>
          <w:szCs w:val="20"/>
        </w:rPr>
        <w:t>comprendano il medesimo fatto tra i propri presupposti</w:t>
      </w:r>
      <w:r w:rsidR="00CE1336">
        <w:rPr>
          <w:rFonts w:ascii="Verdana" w:hAnsi="Verdana"/>
          <w:sz w:val="20"/>
          <w:szCs w:val="20"/>
        </w:rPr>
        <w:t>.</w:t>
      </w:r>
      <w:r w:rsidR="00025C41">
        <w:rPr>
          <w:rFonts w:ascii="Verdana" w:hAnsi="Verdana"/>
          <w:sz w:val="20"/>
          <w:szCs w:val="20"/>
        </w:rPr>
        <w:t xml:space="preserve"> Restano in ogni caso ferme le facoltà di Annullamento della vendita, di risoluzione e di sospensione, nonché gli obblighi</w:t>
      </w:r>
      <w:r w:rsidR="006908AF">
        <w:rPr>
          <w:rFonts w:ascii="Verdana" w:hAnsi="Verdana"/>
          <w:sz w:val="20"/>
          <w:szCs w:val="20"/>
        </w:rPr>
        <w:t xml:space="preserve"> di manleva e di rimborso e il diritto al risarcimento del maggior danno previsti dalle </w:t>
      </w:r>
      <w:r w:rsidR="008D35B7">
        <w:rPr>
          <w:rFonts w:ascii="Verdana" w:hAnsi="Verdana"/>
          <w:sz w:val="20"/>
          <w:szCs w:val="20"/>
        </w:rPr>
        <w:t>disposizioni concorrenti.</w:t>
      </w:r>
      <w:r w:rsidRPr="00562F89">
        <w:rPr>
          <w:rFonts w:ascii="Verdana" w:hAnsi="Verdana"/>
          <w:sz w:val="20"/>
          <w:szCs w:val="20"/>
        </w:rPr>
        <w:t xml:space="preserve"> Le disposizioni speciali che regolano espressamente il cumulo, la non cumulabilità o l'integrazione di determinate conseguenze economiche prevalgono sulla regola generale prevista dal presente comma. Per tutte le penali previste dalle presenti Condizioni Generali resta in ogni caso salvo il diritto di Fleequid al risarcimento del maggior danno, per la sola parte eccedente quanto già soddisfatto a titolo di penale. Gli importi corrisposti a titolo di penale e le somme imputate ai sensi dell'art. 6.3 sono computati una sola volta e non danno luogo a duplicazione della medesima voce.</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83" w:name="_Toc241518321"/>
      <w:r>
        <w:rPr>
          <w:rFonts w:ascii="Verdana" w:hAnsi="Verdana"/>
          <w:b/>
          <w:bCs/>
          <w:smallCaps/>
          <w:sz w:val="20"/>
          <w:szCs w:val="20"/>
        </w:rPr>
        <w:t>Fase esecutiva verso l’Acquirente: fatturazione, trasferimento della proprietà, rischio, consegna e ritiro</w:t>
      </w:r>
      <w:r w:rsidR="00AF4D50">
        <w:rPr>
          <w:rFonts w:ascii="Verdana" w:hAnsi="Verdana"/>
          <w:b/>
          <w:bCs/>
          <w:smallCaps/>
          <w:sz w:val="20"/>
          <w:szCs w:val="20"/>
        </w:rPr>
        <w:t>.</w:t>
      </w:r>
      <w:bookmarkStart w:id="184" w:name="_Hlk162150737"/>
      <w:bookmarkEnd w:id="183"/>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Le disposizioni del presente articolo si applicano, salvo quanto diversamente previsto dalle presenti Condizioni Generali, dalle Condizioni Specifiche o dalle Condizioni particolari di vendita, a tutte le operazioni concluse tramite Fleequid, indipendentemente dal Modello di Vendita applicabile. Nell'ambito della Vendita in commissione esse si applicano altresì, per quanto compatibili, sia quando Fleequid proceda mediante Rivendita sia quando operi quale Intermediario puro ai sensi dell'art. 2.6. Restano ferme le disposizioni speciali previste dagli artt. </w:t>
      </w:r>
      <w:r w:rsidRPr="00662DD7">
        <w:rPr>
          <w:rFonts w:ascii="Verdana" w:hAnsi="Verdana"/>
          <w:sz w:val="20"/>
          <w:szCs w:val="20"/>
        </w:rPr>
        <w:lastRenderedPageBreak/>
        <w:t>13, 17, 18 e 22, che prevalgono sulle disposizioni del presente articolo per quanto da esse specificamente disciplinato.</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A seguito dell'integrale adempimento dell'obbligo di pagamento dell'Acquirente ai sensi dell'art. 12.2 e dell'avvio della fase esecutiva dell'operazione, Fleequid emette nei confronti dell'Acquirente i documenti fiscali di propria competenza secondo il Modello di Vendita applicabile e la modalità di esecuzione prescelta. Il presente comma costituisce la disciplina di tutte le fatture e degli altri documenti fiscali emessi da Fleequid nei confronti dell'Acquirente, compresa, quando il Modello di Vendita lo richiede, la fattura relativa al Veicolo, oltre a quelle relative alle Commissioni, alle Tariffe e ai Servizi, nonché delle relative rettifiche, note di credito e riemissioni. In particolare: a) nella Vendita in commissione eseguita mediante Rivendita, Fleequid emette nei confronti dell'Acquirente la fattura relativa alla vendita del Veicolo, esponendo il Prezzo di vendita all'Acquirente nonché le Commissioni, le Tariffe, gli eventuali rimborsi spese e l'IVA ove dovuta; restano fermi gli autonomi obblighi di fatturazione del Venditore nei confronti di Fleequid previsti dall'art. 17.5; b) qualora Fleequid operi quale Intermediario puro, Fleequid emette i soli documenti fiscali relativi alle Commissioni, alle Tariffe e agli ulteriori importi ad essa spettanti, mentre la fattura relativa alla vendita del Veicolo è emessa dal Venditore nei confronti dell'Acquirente secondo quanto previsto dall'art. 17.11; c) nel Dealer Sales, Fleequid emette nei confronti dell'Acquirente la fattura relativa al Prezzo di vendita all'Acquirente, alle Tariffe, agli eventuali rimborsi spese e agli ulteriori importi applicabili, oltre all'IVA ove dovuta; resta distinto e autonomo il rapporto di fatturazione tra il Venditore e Fleequid disciplinato dall'art. 18.4. I documenti fiscali emessi nei confronti dell'Acquirente costituiscono la rappresentazione e la scomposizione, secondo la struttura della specifica operazione, delle somme già dovute in forza dell'Accordo vincolante e non costituiscono autonoma fonte dell'obbligazione né ne modificano l'ammontare, salvo errori materiali, rettifiche fiscalmente necessarie o quanto previsto in caso di Annullamento o riduzione dell'oggetto della vendita. Qualora, per effetto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Fleequid vi provvede secondo i termini previsti dalla normativa applicabile e in coordinamento con gli obblighi restitutori di cui all'art. 15. L'eventuale differimento dell'emissione della fattura o di altri documenti fiscali per esigenze amministrative, fiscali o connesse all'intervento di un Finanziatore non sospende né differisce gli obblighi di pagamento dell'Acquirente, che sorgono e divengono esigibili secondo quanto previsto dagli artt. 10, 11 e 12. Qualora, secondo le Condizioni Specifiche applicabili, il Finanziatore assuma la qualità di Acquirente, la fattura relativa alla vendita del Veicolo è emessa nei suoi confronti; la mera intestazione di un documento fiscale a un Finanziatore che non abbia assunto la qualità di Acquirente non determina, di per sé, la sostituzione dell'Acquirente originario né la sua liberazione dagli obblighi assunti.</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Al ricorrere dei presupposti previsti per l'esecuzione dell'operazione, il Venditore è tenuto, entro 5 (cinque) giorni dalla richiesta di Fleequid, a compiere tutte le attività di propria </w:t>
      </w:r>
      <w:r w:rsidRPr="00662DD7">
        <w:rPr>
          <w:rFonts w:ascii="Verdana" w:hAnsi="Verdana"/>
          <w:sz w:val="20"/>
          <w:szCs w:val="20"/>
        </w:rPr>
        <w:lastRenderedPageBreak/>
        <w:t>competenza necessarie al trasferimento della proprietà del Veicolo secondo il Modello di Vendita e la modalità di esecuzione applicabili, nonché a trasmettere a Fleequid, all'Acquirente o al diverso soggetto indicato da Fleequid le targhe, i documenti e tutte le informazioni necessarie all'intestazione o al trasferimento del Veicolo e alla cancellazione di eventuali Gravami. Per i Veicoli già immatricolati in Italia il Venditore è tenuto a prestare la propria collaborazione e a compiere gli adempimenti necessari affinché il trasferimento possa essere effettuato, ove applicabile, secondo il regime previsto dalla normativa vigente per i trasferimenti a favore di operatori professionali del settore, incluso il cosiddetto "mini-passaggio". Per i Veicoli non immatricolati in Italia il Venditore provvede, ove necessario, alla de-registrazione nel Paese di provenienza e a ogni altra formalità di propria competenza necessaria a consentire il trasferimento, l'intestazione e la commerciabilità del Veicolo. Il Venditore è altresì tenuto a fornire, entro il medesimo termine o nel diverso termine ragionevolmente indicato da Fleequid, ogni ulteriore documento, dichiarazione, procura o collaborazione necessaria per il completamento delle formalità amministrative relative alla specifica operazione. Qualora gli adempimenti posti a carico del Venditore non siano completati entro il termine applicabile per causa a lui imputabile, il Venditore è tenuto a corrispondere a Fleequid una penale pari a € 150,00 (euro centocinquanta/00) per ciascun giorno di ritardo e per ciascun Veicolo interessato, sino all'integrale adempimento, fatto salvo il risarcimento del maggior danno e ogni ulteriore rimedio previsto dalle presenti Condizioni Generali.</w:t>
      </w:r>
      <w:r w:rsidR="00E8593A" w:rsidRPr="00E8593A">
        <w:t xml:space="preserve"> </w:t>
      </w:r>
      <w:r w:rsidR="00E8593A" w:rsidRPr="00E8593A">
        <w:rPr>
          <w:rFonts w:ascii="Verdana" w:hAnsi="Verdana"/>
          <w:sz w:val="20"/>
          <w:szCs w:val="20"/>
        </w:rPr>
        <w:t>Qualora la medesima condotta integri il rifiuto ingiustificato di trasferire la proprietà del Veicolo disciplinato dall'art. 8.11,</w:t>
      </w:r>
      <w:r w:rsidR="004968CB">
        <w:rPr>
          <w:rFonts w:ascii="Verdana" w:hAnsi="Verdana"/>
          <w:sz w:val="20"/>
          <w:szCs w:val="20"/>
        </w:rPr>
        <w:t xml:space="preserve"> anche per effetto del decorso del termine di diffida ivi previsto,</w:t>
      </w:r>
      <w:r w:rsidR="00E8593A" w:rsidRPr="00E8593A">
        <w:rPr>
          <w:rFonts w:ascii="Verdana" w:hAnsi="Verdana"/>
          <w:sz w:val="20"/>
          <w:szCs w:val="20"/>
        </w:rPr>
        <w:t xml:space="preserve"> trova applicazione la penale ivi prevista in luogo della penale giornaliera di cui al presente comma; gli importi eventualmente già maturati a titolo di penale giornaliera per il medesimo fatto sono imputati alla penale prevista dall'art. 8.11 e non danno luogo a duplicazione.</w:t>
      </w:r>
      <w:r w:rsidR="001D6ED2" w:rsidRPr="001D6ED2">
        <w:t xml:space="preserve"> </w:t>
      </w:r>
      <w:r w:rsidR="001D6ED2" w:rsidRPr="001D6ED2">
        <w:rPr>
          <w:rFonts w:ascii="Verdana" w:hAnsi="Verdana"/>
          <w:sz w:val="20"/>
          <w:szCs w:val="20"/>
        </w:rPr>
        <w:t>Qualora, invece, il ritardo sfoci nella mancata messa a disposizione o consegna del Veicolo seguita dall'Annullamento della vendita ai sensi dell'art. 16.9, senza integrare il rifiuto disciplinato dall'art. 8.11, la penale giornaliera prevista dal presente comma resta dovuta per il periodo già maturato e le penali previste dall'art. 16.9 si aggiungono ad essa.</w:t>
      </w:r>
    </w:p>
    <w:p w14:paraId="0B17AB96" w14:textId="12E0BA08"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La proprietà del Veicolo si trasferisce all'Acquirente esclusivamente a seguito dell'integrale adempimento dell'obbligo di pagamento ai sensi dell'art. 12.2; nel caso delle Aste tale momento coincide con l'Aggiudicazione definitiva. Le Parti convengono espressamente</w:t>
      </w:r>
      <w:r w:rsidR="00305B6E">
        <w:rPr>
          <w:rFonts w:ascii="Verdana" w:hAnsi="Verdana"/>
          <w:sz w:val="20"/>
          <w:szCs w:val="20"/>
        </w:rPr>
        <w:t xml:space="preserve"> </w:t>
      </w:r>
      <w:r w:rsidRPr="00662DD7">
        <w:rPr>
          <w:rFonts w:ascii="Verdana" w:hAnsi="Verdana"/>
          <w:sz w:val="20"/>
          <w:szCs w:val="20"/>
        </w:rPr>
        <w:t xml:space="preserve">che l'effetto traslativo nei confronti dell'Acquirente è differito a tale momento, qualunque sia il Modello di Vendita applicabile e la modalità di esecuzione prescelta, ivi compresi i casi in cui Fleequid abbia acquistato la proprietà del Veicolo in epoca anteriore ai sensi dell'art. 18 e i casi in cui la vendita intervenga direttamente tra il Venditore e l'Acquirente quando Fleequid operi quale Intermediario puro. </w:t>
      </w:r>
      <w:r w:rsidR="002A1864" w:rsidRPr="002A1864">
        <w:rPr>
          <w:rFonts w:ascii="Verdana" w:hAnsi="Verdana"/>
          <w:sz w:val="20"/>
          <w:szCs w:val="20"/>
        </w:rPr>
        <w:t>Restano ferme le formalità di registrazione, trascrizione, immatricolazione, intestazione o gli altri adempimenti eventualmente necessari secondo la normativa applicabile.</w:t>
      </w:r>
      <w:r w:rsidR="002A1864">
        <w:rPr>
          <w:rFonts w:ascii="Verdana" w:hAnsi="Verdana"/>
          <w:sz w:val="20"/>
          <w:szCs w:val="20"/>
        </w:rPr>
        <w:t xml:space="preserve"> </w:t>
      </w:r>
      <w:r w:rsidRPr="00662DD7">
        <w:rPr>
          <w:rFonts w:ascii="Verdana" w:hAnsi="Verdana"/>
          <w:sz w:val="20"/>
          <w:szCs w:val="20"/>
        </w:rPr>
        <w:t>Ricevuti dal Venditore tutti i documenti, le informazioni e la collaborazione necessari ai sensi dell'art. 16.3, il soggetto tenuto al relativo adempimento secondo il Modello di Vendita applicabile e la modalità di esecuzione prescelta provvede</w:t>
      </w:r>
      <w:r w:rsidR="00852036">
        <w:rPr>
          <w:rFonts w:ascii="Verdana" w:hAnsi="Verdana"/>
          <w:sz w:val="20"/>
          <w:szCs w:val="20"/>
        </w:rPr>
        <w:t>,</w:t>
      </w:r>
      <w:r w:rsidRPr="00662DD7">
        <w:rPr>
          <w:rFonts w:ascii="Verdana" w:hAnsi="Verdana"/>
          <w:sz w:val="20"/>
          <w:szCs w:val="20"/>
        </w:rPr>
        <w:t xml:space="preserve"> entro i successivi 10 (dieci) giorni</w:t>
      </w:r>
      <w:r w:rsidR="00852036">
        <w:rPr>
          <w:rFonts w:ascii="Verdana" w:hAnsi="Verdana"/>
          <w:sz w:val="20"/>
          <w:szCs w:val="20"/>
        </w:rPr>
        <w:t>,</w:t>
      </w:r>
      <w:r w:rsidRPr="00662DD7">
        <w:rPr>
          <w:rFonts w:ascii="Verdana" w:hAnsi="Verdana"/>
          <w:sz w:val="20"/>
          <w:szCs w:val="20"/>
        </w:rPr>
        <w:t xml:space="preserve"> al compimento delle </w:t>
      </w:r>
      <w:r w:rsidRPr="00662DD7">
        <w:rPr>
          <w:rFonts w:ascii="Verdana" w:hAnsi="Verdana"/>
          <w:sz w:val="20"/>
          <w:szCs w:val="20"/>
        </w:rPr>
        <w:lastRenderedPageBreak/>
        <w:t xml:space="preserve">formalità necessarie </w:t>
      </w:r>
      <w:r w:rsidR="00747031" w:rsidRPr="00747031">
        <w:rPr>
          <w:rFonts w:ascii="Verdana" w:hAnsi="Verdana"/>
          <w:sz w:val="20"/>
          <w:szCs w:val="20"/>
        </w:rPr>
        <w:t>alla registrazione, trascrizione, immatricolazione o intestazione del trasferimento del</w:t>
      </w:r>
      <w:r w:rsidR="00747031">
        <w:rPr>
          <w:rFonts w:ascii="Verdana" w:hAnsi="Verdana"/>
          <w:sz w:val="20"/>
          <w:szCs w:val="20"/>
        </w:rPr>
        <w:t xml:space="preserve"> </w:t>
      </w:r>
      <w:r w:rsidRPr="00662DD7">
        <w:rPr>
          <w:rFonts w:ascii="Verdana" w:hAnsi="Verdana"/>
          <w:sz w:val="20"/>
          <w:szCs w:val="20"/>
        </w:rPr>
        <w:t>Veicolo in capo all'Acquirente, salvo che la normativa applicabile, la natura dell'operazione o le Condizioni Specifiche richiedano una diversa sequenza o tempistica; quando Fleequid opera quale Intermediario puro tale termine si applica al Venditore, salvo il diverso termine eventualmente previsto dalle Condizioni particolari di vendita in ragione dell'operazione, del Paese, della documentazione o della natura del Veicolo.</w:t>
      </w:r>
      <w:r w:rsidR="00613C69" w:rsidRPr="00613C69">
        <w:t xml:space="preserve"> </w:t>
      </w:r>
      <w:r w:rsidR="00613C69" w:rsidRPr="00613C69">
        <w:rPr>
          <w:rFonts w:ascii="Verdana" w:hAnsi="Verdana"/>
          <w:sz w:val="20"/>
          <w:szCs w:val="20"/>
        </w:rPr>
        <w:t>Quando Fleequid opera quale Intermediario puro, gli adempimenti del Venditore si articolano pertanto in due fasi successive: a) entro il termine di 5 (cinque) giorni previsto dall'art. 16.3, il Venditore fornisce i documenti, le dichiarazioni, le procure e la collaborazione necessari all'avvio delle formalità, con applicazione, in caso di ritardo, della penale prevista dal medesimo art. 16.3; b) entro i successivi 10 (dieci) giorni, decorrenti dal momento in cui ne sussistono i presupposti, il Venditore completa le formalità di trasferimento; in caso di ritardo imputabile al Venditore oltre tale termine, si applica la medesima penale di € 150,00 (euro centocinquanta/00) per ciascun giorno di ritardo e per ciascun Veicolo interessato, secondo il coordinamento previsto dall'art. 16.3 con gli artt. 8.11 e 16.9. La penale relativa alla seconda fase non matura per i giorni per i quali sia già maturata la penale relativa alla prima fase.</w:t>
      </w:r>
      <w:r w:rsidRPr="00662DD7">
        <w:rPr>
          <w:rFonts w:ascii="Verdana" w:hAnsi="Verdana"/>
          <w:sz w:val="20"/>
          <w:szCs w:val="20"/>
        </w:rPr>
        <w:t xml:space="preserve"> L'Acquirente prende atto che il trasferimento e la circolazione del Veicolo possono richiedere il completamento di formalità di registrazione, trascrizione, immatricolazione o analoghi adempimenti previsti dalla normativa applicabile nel Paese interessato e che, in via ordinaria, il ritiro del Veicolo può avvenire soltanto dopo il completamento delle formalità necessarie. In via eccezionale, per comprovate esigenze operative o su richiesta dell'Acquirente accettata da Fleequid, Fleequid può autorizzare il ritiro anticipato del Veicolo prima del completamento delle predette formalità. In tale ipotesi l'Acquirente: </w:t>
      </w:r>
      <w:r w:rsidR="007A2C2F">
        <w:rPr>
          <w:rFonts w:ascii="Verdana" w:hAnsi="Verdana"/>
          <w:sz w:val="20"/>
          <w:szCs w:val="20"/>
        </w:rPr>
        <w:t>(i</w:t>
      </w:r>
      <w:r w:rsidRPr="00662DD7">
        <w:rPr>
          <w:rFonts w:ascii="Verdana" w:hAnsi="Verdana"/>
          <w:sz w:val="20"/>
          <w:szCs w:val="20"/>
        </w:rPr>
        <w:t xml:space="preserve">) manleva e tiene indenne Fleequid, nonché gli eventuali soggetti ai quali il Veicolo risulti ancora formalmente intestato, da qualsiasi conseguenza amministrativa, fiscale, patrimoniale, sanzionatoria o di altra natura derivante dalla detenzione, dall'utilizzo o dalla circolazione del Veicolo prima del completamento delle formalità, fatto salvo quanto inderogabilmente imputabile al soggetto che invochi la manleva; </w:t>
      </w:r>
      <w:r w:rsidR="007A2C2F">
        <w:rPr>
          <w:rFonts w:ascii="Verdana" w:hAnsi="Verdana"/>
          <w:sz w:val="20"/>
          <w:szCs w:val="20"/>
        </w:rPr>
        <w:t>(ii</w:t>
      </w:r>
      <w:r w:rsidRPr="00662DD7">
        <w:rPr>
          <w:rFonts w:ascii="Verdana" w:hAnsi="Verdana"/>
          <w:sz w:val="20"/>
          <w:szCs w:val="20"/>
        </w:rPr>
        <w:t xml:space="preserve">) si obbliga a compiere e a prestare ogni collaborazione necessaria affinché le formalità di definitiva registrazione, intestazione o trasferimento siano completate entro 5 (cinque) giorni dal ritiro anticipato, salvo diverso termine espressamente comunicato per iscritto da Fleequid; </w:t>
      </w:r>
      <w:r w:rsidR="007A2C2F">
        <w:rPr>
          <w:rFonts w:ascii="Verdana" w:hAnsi="Verdana"/>
          <w:sz w:val="20"/>
          <w:szCs w:val="20"/>
        </w:rPr>
        <w:t>(iii</w:t>
      </w:r>
      <w:r w:rsidRPr="00662DD7">
        <w:rPr>
          <w:rFonts w:ascii="Verdana" w:hAnsi="Verdana"/>
          <w:sz w:val="20"/>
          <w:szCs w:val="20"/>
        </w:rPr>
        <w:t xml:space="preserve">) si obbliga a trasmettere a Fleequid idonea prova documentale dell'avvenuto compimento o deposito delle formalità entro 1 (un) giorno dalla disponibilità del relativo documento o riscontro dell'autorità competente. In caso di ritardo imputabile all'Acquirente oltre il termine di cui </w:t>
      </w:r>
      <w:del w:id="185" w:author="Avv. Rosario Panzariello" w:date="2026-10-09T11:42:00Z">
        <w:r w:rsidRPr="00662DD7" w:rsidDel="00B0763F">
          <w:rPr>
            <w:rFonts w:ascii="Verdana" w:hAnsi="Verdana"/>
            <w:sz w:val="20"/>
            <w:szCs w:val="20"/>
          </w:rPr>
          <w:delText>alla lett. b)</w:delText>
        </w:r>
      </w:del>
      <w:ins w:id="186" w:author="Avv. Rosario Panzariello" w:date="2026-10-09T11:42:00Z">
        <w:r w:rsidR="00B0763F">
          <w:rPr>
            <w:rFonts w:ascii="Verdana" w:hAnsi="Verdana"/>
            <w:sz w:val="20"/>
            <w:szCs w:val="20"/>
          </w:rPr>
          <w:t xml:space="preserve">al punto </w:t>
        </w:r>
        <w:r w:rsidR="000347B6">
          <w:rPr>
            <w:rFonts w:ascii="Verdana" w:hAnsi="Verdana"/>
            <w:sz w:val="20"/>
            <w:szCs w:val="20"/>
          </w:rPr>
          <w:t>(ii)</w:t>
        </w:r>
      </w:ins>
      <w:r w:rsidRPr="00662DD7">
        <w:rPr>
          <w:rFonts w:ascii="Verdana" w:hAnsi="Verdana"/>
          <w:sz w:val="20"/>
          <w:szCs w:val="20"/>
        </w:rPr>
        <w:t xml:space="preserve">, questi è tenuto a corrispondere a Fleequid una penale pari a € 150,00 (euro centocinquanta/00) per ciascun giorno di ritardo e per ciascun Veicolo interessato, sino al completamento degli adempimenti, fatto salvo il risarcimento del maggior danno. Qualora il ritardo ecceda 30 (trenta) giorni, Fleequid può avvalersi degli ulteriori rimedi previsti dalle presenti Condizioni Generali e dalla legge, ivi compresa, ove giuridicamente e materialmente praticabile, la facoltà di promuovere presso le competenti autorità le iniziative necessarie per ottenere l'intestazione del Veicolo in capo al </w:t>
      </w:r>
      <w:r w:rsidRPr="00662DD7">
        <w:rPr>
          <w:rFonts w:ascii="Verdana" w:hAnsi="Verdana"/>
          <w:sz w:val="20"/>
          <w:szCs w:val="20"/>
        </w:rPr>
        <w:lastRenderedPageBreak/>
        <w:t>soggetto tenuto, con addebito a quest'ultimo delle relative spese, oneri e costi, ferme le penali già maturate. Nelle operazioni assistite da una Soluzione di finanziamento la sequenza degli adempimenti di intestazione, fatturazione, pagamento, trasferimento della proprietà e consegna può differire da quella ordinaria secondo quanto previsto dall'art. 22 e dalle Condizioni Specifiche applicabili</w:t>
      </w:r>
      <w:r w:rsidR="00DC4004" w:rsidRPr="00DC4004">
        <w:rPr>
          <w:rFonts w:ascii="Verdana" w:hAnsi="Verdana"/>
          <w:sz w:val="20"/>
          <w:szCs w:val="20"/>
        </w:rPr>
        <w:t xml:space="preserve">, </w:t>
      </w:r>
      <w:r w:rsidR="00DC4004" w:rsidRPr="00662DD7">
        <w:rPr>
          <w:rFonts w:ascii="Verdana" w:hAnsi="Verdana"/>
          <w:sz w:val="20"/>
          <w:szCs w:val="20"/>
        </w:rPr>
        <w:t>fermo il criterio di trasferimento della proprietà stabilito dal presente comma e quanto previsto dall'art. 22.6</w:t>
      </w:r>
      <w:r w:rsidRPr="00662DD7">
        <w:rPr>
          <w:rFonts w:ascii="Verdana" w:hAnsi="Verdana"/>
          <w:sz w:val="20"/>
          <w:szCs w:val="20"/>
        </w:rPr>
        <w:t>; il compimento anticipato di adempimenti documentali o di intestazione in favore del Finanziatore non determina, di per sé, il trasferimento della proprietà né, nel caso delle Aste, l'Aggiudicazione definitiva.</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rischio del perimento e del deterioramento del Veicolo passa all'Acquirente nel momento in cui, dopo l'integrale adempimento dell'obbligo di pagamento ai sensi dell'art. 12.2, il Veicolo è effettivamente messo a sua disposizione per il ritiro mediante la comunicazione di cui all'art. 16.6. Qualora il Veicolo risulti già disponibile per il ritiro al momento dell'integrale pagamento, la proprietà e il rischio si trasferiscono contestualmente a tale momento</w:t>
      </w:r>
      <w:r w:rsidR="00536F50">
        <w:rPr>
          <w:rFonts w:ascii="Verdana" w:hAnsi="Verdana"/>
          <w:sz w:val="20"/>
          <w:szCs w:val="20"/>
        </w:rPr>
        <w:t>.</w:t>
      </w:r>
      <w:r w:rsidR="0077245E" w:rsidRPr="0077245E">
        <w:t xml:space="preserve"> </w:t>
      </w:r>
      <w:r w:rsidR="0077245E" w:rsidRPr="0077245E">
        <w:rPr>
          <w:rFonts w:ascii="Verdana" w:hAnsi="Verdana"/>
          <w:sz w:val="20"/>
          <w:szCs w:val="20"/>
        </w:rPr>
        <w:t>In caso di ritiro anticipato autorizzato ai sensi dell’art. 16.4, il rischio passa all’Acquirente al momento dell’effettivo ritiro del Veicolo</w:t>
      </w:r>
      <w:r w:rsidRPr="00662DD7">
        <w:rPr>
          <w:rFonts w:ascii="Verdana" w:hAnsi="Verdana"/>
          <w:sz w:val="20"/>
          <w:szCs w:val="20"/>
        </w:rPr>
        <w:t>. Fino al passaggio del rischio</w:t>
      </w:r>
      <w:r w:rsidR="00C84D42">
        <w:rPr>
          <w:rFonts w:ascii="Verdana" w:hAnsi="Verdana"/>
          <w:sz w:val="20"/>
          <w:szCs w:val="20"/>
        </w:rPr>
        <w:t xml:space="preserve"> all’Acquirente</w:t>
      </w:r>
      <w:r w:rsidRPr="00662DD7">
        <w:rPr>
          <w:rFonts w:ascii="Verdana" w:hAnsi="Verdana"/>
          <w:sz w:val="20"/>
          <w:szCs w:val="20"/>
        </w:rPr>
        <w:t xml:space="preserve">, questo resta a carico del soggetto che, secondo il Modello di Vendita applicabile e la modalità di esecuzione prescelta, </w:t>
      </w:r>
      <w:r w:rsidR="005442A1" w:rsidRPr="005442A1">
        <w:rPr>
          <w:rFonts w:ascii="Verdana" w:hAnsi="Verdana"/>
          <w:sz w:val="20"/>
          <w:szCs w:val="20"/>
        </w:rPr>
        <w:t>conserva la detenzione o la disponibilità materiale del Veicolo, anche qualora la proprietà si sia già trasferita all'Acquirente ai sensi dell'art. 16.4</w:t>
      </w:r>
      <w:r w:rsidRPr="00662DD7">
        <w:rPr>
          <w:rFonts w:ascii="Verdana" w:hAnsi="Verdana"/>
          <w:sz w:val="20"/>
          <w:szCs w:val="20"/>
        </w:rPr>
        <w:t>, secondo quanto previsto dagli artt. 13.9</w:t>
      </w:r>
      <w:r w:rsidR="0077245E">
        <w:rPr>
          <w:rFonts w:ascii="Verdana" w:hAnsi="Verdana"/>
          <w:sz w:val="20"/>
          <w:szCs w:val="20"/>
        </w:rPr>
        <w:t xml:space="preserve"> </w:t>
      </w:r>
      <w:r w:rsidRPr="00662DD7">
        <w:rPr>
          <w:rFonts w:ascii="Verdana" w:hAnsi="Verdana"/>
          <w:sz w:val="20"/>
          <w:szCs w:val="20"/>
        </w:rPr>
        <w:t>e 18.6. Decorso inutilmente il termine di ritiro previsto dall'art. 16.7, l'Acquirente sopporta convenzionalmente, nei limiti consentiti dalla legge, i rischi, i costi e gli oneri conseguenti al mancato ritiro. La messa a disposizione del Veicolo per il ritiro non costituisce di per sé costituzione in mora del creditore ai sensi dell'art. 1206 c.c.; resta impregiudicata la facoltà di Fleequid e del Venditore di avvalersi della disciplina legale della mora del creditore quando occorra produrne gli effetti specifici.</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Salvo quanto diversamente previsto dalle Condizioni particolari di vendita, dalle Condizioni Specifiche o da diverso accordo applicabile alla specifica operazione, la consegna del Veicolo avviene presso la sede del Venditore ovvero presso la diversa sede indicata da Fleequid nella comunicazione di messa a disposizione per il ritiro, secondo la resa EXW — Incoterms® 2020, ove applicabile</w:t>
      </w:r>
      <w:r w:rsidR="00A058E8">
        <w:rPr>
          <w:rFonts w:ascii="Verdana" w:hAnsi="Verdana"/>
          <w:sz w:val="20"/>
          <w:szCs w:val="20"/>
        </w:rPr>
        <w:t xml:space="preserve">, </w:t>
      </w:r>
      <w:r w:rsidR="00CC4D7F" w:rsidRPr="00CC4D7F">
        <w:rPr>
          <w:rFonts w:ascii="Verdana" w:hAnsi="Verdana"/>
          <w:sz w:val="20"/>
          <w:szCs w:val="20"/>
        </w:rPr>
        <w:t>ferma in ogni caso la specifica disciplina del passaggio del rischio prevista dall'art. 16.5</w:t>
      </w:r>
      <w:r w:rsidRPr="00662DD7">
        <w:rPr>
          <w:rFonts w:ascii="Verdana" w:hAnsi="Verdana"/>
          <w:sz w:val="20"/>
          <w:szCs w:val="20"/>
        </w:rPr>
        <w:t xml:space="preserve">. L'Acquirente può procedere al ritiro del Veicolo esclusivamente a seguito della comunicazione di Fleequid che ne confermi la messa a disposizione per la consegna, salvo che Fleequid abbia espressamente autorizzato per iscritto una diversa modalità o tempistica. La comunicazione di messa a disposizione è effettuata secondo le modalità previste dall'art. 24, attesta che, per quanto di competenza di Fleequid e salvo gli adempimenti eventualmente posti a carico dell'Acquirente, il Veicolo è disponibile per la consegna e costituisce formale richiesta all'Acquirente di prenderlo in consegna. </w:t>
      </w:r>
      <w:r w:rsidR="00960C88" w:rsidRPr="00960C88">
        <w:rPr>
          <w:rFonts w:ascii="Verdana" w:hAnsi="Verdana"/>
          <w:sz w:val="20"/>
          <w:szCs w:val="20"/>
        </w:rPr>
        <w:t>Il Veicolo è ordinariamente reso disponibile per il ritiro</w:t>
      </w:r>
      <w:r w:rsidRPr="00662DD7">
        <w:rPr>
          <w:rFonts w:ascii="Verdana" w:hAnsi="Verdana"/>
          <w:sz w:val="20"/>
          <w:szCs w:val="20"/>
        </w:rPr>
        <w:t xml:space="preserve"> entro 30 (trenta) giorni dall'integrale adempimento dell'obbligo di pagamento dell'Acquirente ai sensi dell'art. 12.2 ovvero, qualora per l'esecuzione dell'operazione siano necessari documenti, formalità o adempimenti posti a carico del Venditore, dell'Acquirente, di un Finanziatore o di </w:t>
      </w:r>
      <w:r w:rsidRPr="00662DD7">
        <w:rPr>
          <w:rFonts w:ascii="Verdana" w:hAnsi="Verdana"/>
          <w:sz w:val="20"/>
          <w:szCs w:val="20"/>
        </w:rPr>
        <w:lastRenderedPageBreak/>
        <w:t>terzi, non appena tali adempimenti consentano ragionevolmente di procedere alla consegna. L'Acquirente riconosce e accetta che i termini previsti per la messa a disposizione e la consegna del Veicolo sono indicativi e non costituiscono termini essenziali ai sensi dell'art. 1457 c.c., salvo che Fleequid ne abbia espressamente riconosciuto per iscritto il carattere essenziale per la specifica operazione; salvo tale espressa previsione, l'utilizzo nelle comunicazioni, nell'Inserzione o negli altri documenti dell'operazione di espressioni quali «entro», «entro e non oltre», «consegna prevista entro» o equivalenti non attribuisce di per sé carattere essenziale o perentorio al termine indicato. Salvo quanto inderogabilmente previsto dalla legge e fatti salvi il dolo o la colpa grave di Fleequid, Fleequid non risponde del ritardo o della mancata consegna nella misura in cui essi derivino da fatti ad essa non imputabili, ivi compresi, a titolo esemplificativo e non esaustivo: a) dati, documenti o informazioni mancanti, inesatti o tardivamente forniti dall'Acquirente, dal Venditore o da altri soggetti coinvolti nell'operazione; b) ritardo, mancata collaborazione, indisponibilità del Veicolo o altro inadempimento del Venditore; c) ritardi o impedimenti relativi a formalità amministrative, registrazioni, trascrizioni, immatricolazioni, cancellazioni di Gravami o adempimenti presso pubbliche autorità o registri; d) scioperi, interruzioni di energia o di servizi essenziali, calamità naturali, provvedimenti dell'autorità, difficoltà o interruzioni nei trasporti, disordini, eventi bellici o terroristici e altre cause di forza maggiore; e) ritardi imputabili a spedizionieri, trasportatori, fornitori, subfornitori o altri terzi incaricati, purché non derivanti da dolo o colpa grave di Fleequid nella loro selezione o gestione; f) nelle operazioni assistite da una Soluzione di finanziamento, ritardi o impedimenti dipendenti dal Finanziatore o dalla sequenza degli adempimenti prevista dalle relative Condizioni Specifiche. Nei predetti casi il superamento dei termini indicativi di consegna non attribuisce all'Acquirente diritto a indennizzi o risarcimenti nei confronti di Fleequid, nei limiti consentiti dalla legge e fermo quanto previsto dalle presenti Condizioni Generali in caso di inadempimento imputabile ad altro soggetto.</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A seguito della comunicazione di messa a disposizione del Veicolo per la consegna, l'Acquirente è tenuto a provvedere al ritiro entro 10 (dieci) giorni, secondo le modalità, nel luogo e negli orari indicati da Fleequid, salvo diverso termine espressamente comunicato per iscritto o previsto dalle Condizioni particolari di vendita. Decorso inutilmente il predetto termine per causa imputabile all'Acquirente, questi è tenuto a corrispondere a Fleequid una penale pari a € 50,00 (euro cinquanta/00) per ciascun giorno di ritardo e per ciascun Veicolo, sino all'effettivo ritiro</w:t>
      </w:r>
      <w:r w:rsidR="00533E66">
        <w:rPr>
          <w:rFonts w:ascii="Verdana" w:hAnsi="Verdana"/>
          <w:sz w:val="20"/>
          <w:szCs w:val="20"/>
        </w:rPr>
        <w:t xml:space="preserve"> ovvero, se anteriore, sino alla data di efficacia dell’Annullamento della vendita disposto ai sensi del presente comma</w:t>
      </w:r>
      <w:r w:rsidRPr="00662DD7">
        <w:rPr>
          <w:rFonts w:ascii="Verdana" w:hAnsi="Verdana"/>
          <w:sz w:val="20"/>
          <w:szCs w:val="20"/>
        </w:rPr>
        <w:t xml:space="preserve">, fatto salvo il risarcimento del maggior danno e il rimborso degli ulteriori costi e spese causati dal ritardo, ivi compresi quelli di custodia, deposito, movimentazione, parcheggio, assicurazione e gestione del Veicolo. Qualora il Veicolo permanga presso il Venditore, l'Acquirente è altresì tenuto a rimborsare i costi di sosta, parcheggio e custodia dovuti al Venditore; qualora il Veicolo non sia stato ritirato entro 30 (trenta) giorni </w:t>
      </w:r>
      <w:r w:rsidR="00533E66">
        <w:rPr>
          <w:rFonts w:ascii="Verdana" w:hAnsi="Verdana"/>
          <w:sz w:val="20"/>
          <w:szCs w:val="20"/>
        </w:rPr>
        <w:t>dalla comunicazione di messa a disposizione</w:t>
      </w:r>
      <w:r w:rsidRPr="00662DD7">
        <w:rPr>
          <w:rFonts w:ascii="Verdana" w:hAnsi="Verdana"/>
          <w:sz w:val="20"/>
          <w:szCs w:val="20"/>
        </w:rPr>
        <w:t>, a decorrere dal trentunesimo giorno</w:t>
      </w:r>
      <w:r w:rsidR="00F47AED">
        <w:rPr>
          <w:rFonts w:ascii="Verdana" w:hAnsi="Verdana"/>
          <w:sz w:val="20"/>
          <w:szCs w:val="20"/>
        </w:rPr>
        <w:t xml:space="preserve"> successivo a tale comunicazione</w:t>
      </w:r>
      <w:r w:rsidR="002A587E">
        <w:rPr>
          <w:rFonts w:ascii="Verdana" w:hAnsi="Verdana"/>
          <w:sz w:val="20"/>
          <w:szCs w:val="20"/>
        </w:rPr>
        <w:t>,</w:t>
      </w:r>
      <w:r w:rsidR="00F47AED">
        <w:rPr>
          <w:rFonts w:ascii="Verdana" w:hAnsi="Verdana"/>
          <w:sz w:val="20"/>
          <w:szCs w:val="20"/>
        </w:rPr>
        <w:t xml:space="preserve"> e finché il Veicolo permanga presso il Venditore</w:t>
      </w:r>
      <w:r w:rsidR="002A587E">
        <w:rPr>
          <w:rFonts w:ascii="Verdana" w:hAnsi="Verdana"/>
          <w:sz w:val="20"/>
          <w:szCs w:val="20"/>
        </w:rPr>
        <w:t>,</w:t>
      </w:r>
      <w:r w:rsidRPr="00662DD7">
        <w:rPr>
          <w:rFonts w:ascii="Verdana" w:hAnsi="Verdana"/>
          <w:sz w:val="20"/>
          <w:szCs w:val="20"/>
        </w:rPr>
        <w:t xml:space="preserve"> l'Acquirente è tenuto a corrispondere al Venditore, </w:t>
      </w:r>
      <w:r w:rsidRPr="00662DD7">
        <w:rPr>
          <w:rFonts w:ascii="Verdana" w:hAnsi="Verdana"/>
          <w:sz w:val="20"/>
          <w:szCs w:val="20"/>
        </w:rPr>
        <w:lastRenderedPageBreak/>
        <w:t xml:space="preserve">a titolo di parcheggio e custodia, l'importo di € 10,00 (euro dieci/00) per ciascun giorno e per ciascun Veicolo, quale quantificazione convenzionale della voce di costo prevista dal presente periodo. L'importo dovuto al Venditore ai sensi del periodo precedente è distinto, per titolo, creditore e decorrenza, dalla penale dovuta a Fleequid ai sensi del secondo periodo del presente comma e ad essa si aggiunge, ferme le ulteriori spese effettivamente sostenute. I predetti € 10,00 (euro dieci/00) giornalieri assorbono, per il medesimo periodo, il rimborso della medesima voce di parcheggio e custodia dovuta al Venditore previsto dal presente comma, che non può essere richiesto in duplicazione per il medesimo periodo; restano integralmente dovuti il rimborso dei costi e delle spese autonomi effettivamente sostenuti da Fleequid o da terzi e delle diverse voci di costo non ricomprese nella quantificazione convenzionale. </w:t>
      </w:r>
      <w:r w:rsidR="00FD58A9">
        <w:rPr>
          <w:rFonts w:ascii="Verdana" w:hAnsi="Verdana"/>
          <w:sz w:val="20"/>
          <w:szCs w:val="20"/>
        </w:rPr>
        <w:t>Laddove</w:t>
      </w:r>
      <w:r w:rsidR="00FD58A9" w:rsidRPr="00FD58A9">
        <w:rPr>
          <w:rFonts w:ascii="Verdana" w:hAnsi="Verdana"/>
          <w:sz w:val="20"/>
          <w:szCs w:val="20"/>
        </w:rPr>
        <w:t xml:space="preserve"> il Veicolo permanga presso il Venditore per effetto del mancato o tardivo ritiro imputabile all'Acquirente, il Venditore non può richiedere a Fleequid corrispettivi, indennizzi, rimborsi o risarcimenti per la permanenza del Veicolo presso i propri locali, piazzali o aree di custodia, restando i relativi costi, oneri e conseguenze a carico dell'Acquirente secondo quanto previsto dal presente comma, salvo che derivino direttamente da un fatto imputabile a Fleequid.</w:t>
      </w:r>
      <w:r w:rsidR="00FD58A9">
        <w:rPr>
          <w:rFonts w:ascii="Verdana" w:hAnsi="Verdana"/>
          <w:sz w:val="20"/>
          <w:szCs w:val="20"/>
        </w:rPr>
        <w:t xml:space="preserve"> </w:t>
      </w:r>
      <w:r w:rsidRPr="00662DD7">
        <w:rPr>
          <w:rFonts w:ascii="Verdana" w:hAnsi="Verdana"/>
          <w:sz w:val="20"/>
          <w:szCs w:val="20"/>
        </w:rPr>
        <w:t xml:space="preserve">Qualora il mancato ritiro si protragga per oltre 30 (trenta) giorni dalla comunicazione di messa a disposizione, Fleequid può, mediante comunicazione scritta all'Acquirente, procedere all'Annullamento della vendita ai sensi dell'art. 14, ferme le penali già maturate, le Commissioni </w:t>
      </w:r>
      <w:r w:rsidR="00C74DDC">
        <w:rPr>
          <w:rFonts w:ascii="Verdana" w:hAnsi="Verdana"/>
          <w:sz w:val="20"/>
          <w:szCs w:val="20"/>
        </w:rPr>
        <w:t xml:space="preserve">già maturate, ove dovute, </w:t>
      </w:r>
      <w:r w:rsidRPr="00662DD7">
        <w:rPr>
          <w:rFonts w:ascii="Verdana" w:hAnsi="Verdana"/>
          <w:sz w:val="20"/>
          <w:szCs w:val="20"/>
        </w:rPr>
        <w:t>e le Tariffe dovute, il rimborso di tutti i costi e le spese sostenuti e il risarcimento dell'eventuale maggior danno.</w:t>
      </w:r>
      <w:r w:rsidR="001A7A43" w:rsidRPr="001A7A43">
        <w:t xml:space="preserve"> </w:t>
      </w:r>
      <w:r w:rsidR="001A7A43" w:rsidRPr="001A7A43">
        <w:rPr>
          <w:rFonts w:ascii="Verdana" w:hAnsi="Verdana"/>
          <w:sz w:val="20"/>
          <w:szCs w:val="20"/>
        </w:rPr>
        <w:t>L'Annullamento disposto ai sensi del presente comma costituisce fattispecie autonoma rispetto all'Annullamento per mancato pagamento e non comporta l'applicazione delle penali previste dall'art. 12.9, lett. c) e d), né della soglia minima prevista dal medesimo comma. Gli effetti restitutori sono regolati dall'art. 15 secondo le seguenti modalità: a) nel Dealer Sales si scioglie la vendita tra Fleequid e l'Acquirente, il Veicolo resta o torna nella disponibilità di Fleequid e Fleequid restituisce all'Acquirente le somme da questi corrisposte, al netto degli importi legittimamente trattenuti o imputati; b) nella Vendita in commissione eseguita mediante Rivendita si procede al ripristino di entrambi i passaggi funzionalmente collegati: il Veicolo è restituito al Venditore, il Venditore restituisce a Fleequid quanto da questa ricevuto in relazione al Veicolo e Fleequid restituisce all'Acquirente le somme da questi corrisposte, al netto degli importi legittimamente trattenuti o imputati; c) quando Fleequid opera quale Intermediario puro, Fleequid, che non è parte della compravendita, resta estranea al flusso del prezzo del Veicolo: il Venditore e l'Acquirente cooperano al ripristino, il Veicolo resta o torna al Venditore e il Venditore rimborsa direttamente all'Acquirente il prezzo ricevuto</w:t>
      </w:r>
      <w:r w:rsidR="001A7A43">
        <w:rPr>
          <w:rFonts w:ascii="Verdana" w:hAnsi="Verdana"/>
          <w:sz w:val="20"/>
          <w:szCs w:val="20"/>
        </w:rPr>
        <w:t>.</w:t>
      </w:r>
      <w:r w:rsidRPr="00662DD7">
        <w:rPr>
          <w:rFonts w:ascii="Verdana" w:hAnsi="Verdana"/>
          <w:sz w:val="20"/>
          <w:szCs w:val="20"/>
        </w:rPr>
        <w:t xml:space="preserve"> In alternativa all'Annullamento della vendita, Fleequid può continuare a custodire o far custodire il Veicolo, anche presso terzi, ovvero adottare le ulteriori misure ragionevolmente necessarie alla sua conservazione e gestione, con costi, spese e rischi conseguenti al ritardo a carico dell'Acquirente, nei limiti consentiti dalla legge. Il mancato ritiro del Veicolo da parte dell'Acquirente non determina rinuncia di Fleequid o del Venditore ai diritti derivanti dall'operazione, né sospende o interrompe la maturazione delle </w:t>
      </w:r>
      <w:r w:rsidRPr="00662DD7">
        <w:rPr>
          <w:rFonts w:ascii="Verdana" w:hAnsi="Verdana"/>
          <w:sz w:val="20"/>
          <w:szCs w:val="20"/>
        </w:rPr>
        <w:lastRenderedPageBreak/>
        <w:t>penali e degli ulteriori importi previsti dalle presenti Condizioni Generali, salvo espressa rinuncia scritta di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Qualora, al momento del ritiro da parte dell'Acquirente o del soggetto incaricato,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la circostanza è constatata al momento del ritiro e, ove possibile, annotata nel verbale di consegna di cui all'art. 16.10. L'obbligo del Venditore di predisporre il Veicolo per la consegna e il ritiro e di assicurarne l'idoneità alla movimentazione e al trasferimento, le relative eccezioni e le conseguenze della loro violazion</w:t>
      </w:r>
      <w:r w:rsidR="00007881">
        <w:rPr>
          <w:rFonts w:ascii="Verdana" w:hAnsi="Verdana"/>
          <w:sz w:val="20"/>
          <w:szCs w:val="20"/>
        </w:rPr>
        <w:t>e, anche economiche,</w:t>
      </w:r>
      <w:r w:rsidRPr="00662DD7">
        <w:rPr>
          <w:rFonts w:ascii="Verdana" w:hAnsi="Verdana"/>
          <w:sz w:val="20"/>
          <w:szCs w:val="20"/>
        </w:rPr>
        <w:t xml:space="preserve"> sono disciplinati dall'art. 8.14, al quale si rinvia. Restano ferme le disposizioni dell'art. 8.12 in materia di custodia, conservazione, conformità e non alterazione del Veicolo e la relativa penale, che si applica per fatti e inadempimenti distinti da quelli previsti dall'art. 8.14 e dal presente comma.</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sidRPr="00C22391">
        <w:rPr>
          <w:rFonts w:ascii="Verdana" w:hAnsi="Verdana"/>
          <w:sz w:val="20"/>
          <w:szCs w:val="20"/>
        </w:rPr>
        <w:t>Qualora, per fatto imputabile al Venditore, questi ritardi o ometta la messa a disposizione o la consegna del Veicolo in violazione degli obblighi e dei termini posti a suo carico per la specifica operazione, ovvero rifiuti o ometta di compiere gli adempimenti di propria competenza necessari a consentirne la consegna</w:t>
      </w:r>
      <w:r w:rsidR="00997C0D" w:rsidRPr="00662DD7">
        <w:rPr>
          <w:rFonts w:ascii="Verdana" w:hAnsi="Verdana"/>
          <w:sz w:val="20"/>
          <w:szCs w:val="20"/>
        </w:rPr>
        <w:t>, Fleequid può procedere all'Annullamento della vendita mediante comunicazione scritta, ferme le ulteriori facoltà e i rimedi previsti dalle presenti Condizioni Generali. Fleequid può inoltre, in relazione alla gravità dell'inadempimento, limitare, sospendere o bloccare l'accesso del Venditore al Marketplace secondo quanto previsto dall'art. 5, ferma l'applicazione delle ulteriori conseguenze previste in materia di Classificazione dell'Utente. Nella Vendita in commissione l'Annullamento per mancata consegna imputabile al Venditore non fa venir meno le Commissioni a carico del Venditore già maturate con il buon fine dell'operazione ai sensi dell'art. 12.4, né le Tariffe relative ai Servizi già resi o gli altri rimborsi e importi già maturati per distinto titolo. In aggiunta a quanto precede,</w:t>
      </w:r>
      <w:r w:rsidR="006A2629">
        <w:rPr>
          <w:rFonts w:ascii="Verdana" w:hAnsi="Verdana"/>
          <w:sz w:val="20"/>
          <w:szCs w:val="20"/>
        </w:rPr>
        <w:t xml:space="preserve"> in caso di Annullamento della vendita per mancata messa a disposizione o consegna del Veicolo imputabile al Venditore,</w:t>
      </w:r>
      <w:r w:rsidR="00997C0D" w:rsidRPr="00662DD7">
        <w:rPr>
          <w:rFonts w:ascii="Verdana" w:hAnsi="Verdana"/>
          <w:sz w:val="20"/>
          <w:szCs w:val="20"/>
        </w:rPr>
        <w:t xml:space="preserve"> nella Vendita in commissione il Venditore è tenuto a corrispondere a Fleequid, a titolo di penale, un importo pari al triplo delle Commissioni a carico del Venditore applicabili alla specifica operazione, nonché un'ulteriore penale pari a € </w:t>
      </w:r>
      <w:r w:rsidR="006A2629">
        <w:rPr>
          <w:rFonts w:ascii="Verdana" w:hAnsi="Verdana"/>
          <w:sz w:val="20"/>
          <w:szCs w:val="20"/>
        </w:rPr>
        <w:t>3</w:t>
      </w:r>
      <w:r w:rsidR="00997C0D" w:rsidRPr="00662DD7">
        <w:rPr>
          <w:rFonts w:ascii="Verdana" w:hAnsi="Verdana"/>
          <w:sz w:val="20"/>
          <w:szCs w:val="20"/>
        </w:rPr>
        <w:t xml:space="preserve">.000,00 (euro </w:t>
      </w:r>
      <w:r w:rsidR="006A2629">
        <w:rPr>
          <w:rFonts w:ascii="Verdana" w:hAnsi="Verdana"/>
          <w:sz w:val="20"/>
          <w:szCs w:val="20"/>
        </w:rPr>
        <w:t>tremila</w:t>
      </w:r>
      <w:r w:rsidR="00997C0D" w:rsidRPr="00662DD7">
        <w:rPr>
          <w:rFonts w:ascii="Verdana" w:hAnsi="Verdana"/>
          <w:sz w:val="20"/>
          <w:szCs w:val="20"/>
        </w:rPr>
        <w:t xml:space="preserve">/00) per ciascun Veicolo non consegnato, fatto salvo il risarcimento del maggior danno per la sola parte eccedente; l'importo pari al triplo delle Commissioni è dovuto a titolo di autonoma penale e non costituisce ulteriore Commissione. Nel Dealer Sales, </w:t>
      </w:r>
      <w:r w:rsidR="00E87379">
        <w:rPr>
          <w:rFonts w:ascii="Verdana" w:hAnsi="Verdana"/>
          <w:sz w:val="20"/>
          <w:szCs w:val="20"/>
        </w:rPr>
        <w:t xml:space="preserve">nel medesimo caso di Annullamento della vendita, il Venditore è </w:t>
      </w:r>
      <w:r w:rsidR="00E87F38" w:rsidRPr="00E87F38">
        <w:rPr>
          <w:rFonts w:ascii="Verdana" w:hAnsi="Verdana"/>
          <w:sz w:val="20"/>
          <w:szCs w:val="20"/>
        </w:rPr>
        <w:t>tenuto a corrispondere a Fleequid, a titolo di penale, un importo pari al triplo delle Commissioni che sarebbero state poste a carico del Venditore qualora l'operazione fosse stata strutturata secondo la</w:t>
      </w:r>
      <w:r w:rsidR="00997C0D" w:rsidRPr="00662DD7">
        <w:rPr>
          <w:rFonts w:ascii="Verdana" w:hAnsi="Verdana"/>
          <w:sz w:val="20"/>
          <w:szCs w:val="20"/>
        </w:rPr>
        <w:t xml:space="preserve"> Vendita in commissione, </w:t>
      </w:r>
      <w:r w:rsidR="00096E71" w:rsidRPr="00096E71">
        <w:rPr>
          <w:rFonts w:ascii="Verdana" w:hAnsi="Verdana"/>
          <w:sz w:val="20"/>
          <w:szCs w:val="20"/>
        </w:rPr>
        <w:t xml:space="preserve">determinate applicando il Tariffario Fleequid applicabile alla specifica operazione e assumendo convenzionalmente, ai soli fini del calcolo della penale, il Prezzo di acquisto quale valore sul quale determinare le Commissioni che sarebbero </w:t>
      </w:r>
      <w:r w:rsidR="00096E71" w:rsidRPr="00096E71">
        <w:rPr>
          <w:rFonts w:ascii="Verdana" w:hAnsi="Verdana"/>
          <w:sz w:val="20"/>
          <w:szCs w:val="20"/>
        </w:rPr>
        <w:lastRenderedPageBreak/>
        <w:t>state poste a carico del Venditore nella Vendita in commissione, nonché un'ulteriore penale pari a € 3.000,00 (euro tremila/00)</w:t>
      </w:r>
      <w:r w:rsidR="00096E71">
        <w:rPr>
          <w:rFonts w:ascii="Verdana" w:hAnsi="Verdana"/>
          <w:sz w:val="20"/>
          <w:szCs w:val="20"/>
        </w:rPr>
        <w:t xml:space="preserve"> </w:t>
      </w:r>
      <w:r w:rsidR="00997C0D" w:rsidRPr="00662DD7">
        <w:rPr>
          <w:rFonts w:ascii="Verdana" w:hAnsi="Verdana"/>
          <w:sz w:val="20"/>
          <w:szCs w:val="20"/>
        </w:rPr>
        <w:t xml:space="preserve">per ciascun Veicolo non consegnato, oltre alle Tariffe, agli eventuali costi e agli ulteriori importi maturati per distinto </w:t>
      </w:r>
      <w:r w:rsidR="000B4A59" w:rsidRPr="000B4A59">
        <w:rPr>
          <w:rFonts w:ascii="Verdana" w:hAnsi="Verdana"/>
          <w:sz w:val="20"/>
          <w:szCs w:val="20"/>
        </w:rPr>
        <w:t>titolo, fatto salvo il risarcimento del maggior danno per la sola parte eccedente; il riferimento alle Commissioni rileva esclusivamente quale parametro convenzionale di quantificazione della penale: nel Dealer Sales non maturano né divengono dovute Commissioni e la presente disposizione non altera la qualificazione del Dealer Sales ai sensi dell'art. 18.1. Il semplice ritardo nella messa a disposizione o nella consegna del Veicolo, cui non segua l'Annullamento della vendita, non dà luogo alle penali previste dai due periodi che precedono, fermi il risarcimento dell'eventuale danno e gli ulteriori rimedi previsti dalle presenti Condizioni Generali, nonché la penale di cui all'art. 16.3 quando ricorrano autonomamente i relativi presupposti</w:t>
      </w:r>
      <w:r w:rsidR="00997C0D" w:rsidRPr="00662DD7">
        <w:rPr>
          <w:rFonts w:ascii="Verdana" w:hAnsi="Verdana"/>
          <w:sz w:val="20"/>
          <w:szCs w:val="20"/>
        </w:rPr>
        <w:t xml:space="preserve">. </w:t>
      </w:r>
      <w:r w:rsidR="00AB4D07" w:rsidRPr="00AB4D07">
        <w:rPr>
          <w:rFonts w:ascii="Verdana" w:hAnsi="Verdana"/>
          <w:sz w:val="20"/>
          <w:szCs w:val="20"/>
        </w:rPr>
        <w:t xml:space="preserve">In caso di Annullamento della vendita ai sensi del presente comma, la penale di cui all'art. 16.3 già maturata resta dovuta e si aggiunge alle penali previste dal presente comma, secondo quanto previsto dal medesimo art. 16.3. </w:t>
      </w:r>
      <w:r w:rsidR="00AE07A8" w:rsidRPr="00AE07A8">
        <w:rPr>
          <w:rFonts w:ascii="Verdana" w:hAnsi="Verdana"/>
          <w:sz w:val="20"/>
          <w:szCs w:val="20"/>
        </w:rPr>
        <w:t xml:space="preserve">Qualora la mancata consegna integri anche, secondo il Modello di Vendita applicabile, il rifiuto del Venditore di trasferire la proprietà del Veicolo a Fleequid ovvero, quando Fleequid operi quale Intermediario puro, il rifiuto o l'omissione degli atti, delle formalità o della collaborazione posti a carico del Venditore e necessari, secondo la normativa applicabile, affinché si produca l'effetto traslativo ove questo richieda ulteriori adempimenti, ovvero per la registrazione o l'intestazione del Veicolo in capo all'Acquirente, trovano applicazione le specifiche penali previste dall'art. </w:t>
      </w:r>
      <w:r w:rsidR="008005AC" w:rsidRPr="008005AC">
        <w:rPr>
          <w:rFonts w:ascii="Verdana" w:hAnsi="Verdana"/>
          <w:sz w:val="20"/>
          <w:szCs w:val="20"/>
        </w:rPr>
        <w:t>8.11, in luogo di quelle previste dal presente comma</w:t>
      </w:r>
      <w:r w:rsidR="002B4728">
        <w:rPr>
          <w:rFonts w:ascii="Verdana" w:hAnsi="Verdana"/>
          <w:sz w:val="20"/>
          <w:szCs w:val="20"/>
        </w:rPr>
        <w:t>, fermo il criterio di integrazione del rifiuto previsto dal medesimo art. 8.11</w:t>
      </w:r>
      <w:r w:rsidR="008005AC" w:rsidRPr="008005AC">
        <w:rPr>
          <w:rFonts w:ascii="Verdana" w:hAnsi="Verdana"/>
          <w:sz w:val="20"/>
          <w:szCs w:val="20"/>
        </w:rPr>
        <w:t xml:space="preserve">. Per il medesimo fatto materiale e a tutela del medesimo interesse, le </w:t>
      </w:r>
      <w:r w:rsidR="00997C0D" w:rsidRPr="00662DD7">
        <w:rPr>
          <w:rFonts w:ascii="Verdana" w:hAnsi="Verdana"/>
          <w:sz w:val="20"/>
          <w:szCs w:val="20"/>
        </w:rPr>
        <w:t xml:space="preserve">penali previste dal presente comma e </w:t>
      </w:r>
      <w:r w:rsidR="00D4668B" w:rsidRPr="00D4668B">
        <w:rPr>
          <w:rFonts w:ascii="Verdana" w:hAnsi="Verdana"/>
          <w:sz w:val="20"/>
          <w:szCs w:val="20"/>
        </w:rPr>
        <w:t>dall'art. 8.11 prevalgono, secondo il criterio di cui all'art. 15.8, sulla penale prevista dall'art. 17.8</w:t>
      </w:r>
      <w:r w:rsidR="00BB010C">
        <w:rPr>
          <w:rFonts w:ascii="Verdana" w:hAnsi="Verdana"/>
          <w:sz w:val="20"/>
          <w:szCs w:val="20"/>
        </w:rPr>
        <w:t xml:space="preserve"> ovvero</w:t>
      </w:r>
      <w:r w:rsidR="00D4668B" w:rsidRPr="00D4668B">
        <w:rPr>
          <w:rFonts w:ascii="Verdana" w:hAnsi="Verdana"/>
          <w:sz w:val="20"/>
          <w:szCs w:val="20"/>
        </w:rPr>
        <w:t>,</w:t>
      </w:r>
      <w:r w:rsidR="00BB010C">
        <w:rPr>
          <w:rFonts w:ascii="Verdana" w:hAnsi="Verdana"/>
          <w:sz w:val="20"/>
          <w:szCs w:val="20"/>
        </w:rPr>
        <w:t xml:space="preserve"> quando Fleequid opera quale Intermediario puro, dall’art. 17.14,</w:t>
      </w:r>
      <w:r w:rsidR="00D4668B" w:rsidRPr="00D4668B">
        <w:rPr>
          <w:rFonts w:ascii="Verdana" w:hAnsi="Verdana"/>
          <w:sz w:val="20"/>
          <w:szCs w:val="20"/>
        </w:rPr>
        <w:t xml:space="preserve"> ferma la facoltà di Fleequid di avvalersi della clausola risolutiva espressa ivi prevista,</w:t>
      </w:r>
      <w:r w:rsidR="00997C0D" w:rsidRPr="00662DD7">
        <w:rPr>
          <w:rFonts w:ascii="Verdana" w:hAnsi="Verdana"/>
          <w:sz w:val="20"/>
          <w:szCs w:val="20"/>
        </w:rPr>
        <w:t xml:space="preserve"> la cumulabilità per fatti o inadempimenti distinti e il risarcimento dell'eventuale maggior danno. Qualora, a causa dell'inadempimento del Venditore, Fleequid sia tenuta a restituire somme all'Acquirente, a sostenere costi di trasporto, custodia, deposito, reintestazione o altre spese, a corrispondere rimborsi o comunque a far fronte a pretese dell'Acquirente o di terzi, il Venditore è tenuto a tenere indenne e rimborsare integralmente Fleequid per quanto ad esso imputabile, fermo quanto previsto dall'art. 8.13. Restano infine applicabili le disposizioni dell'art. 15 relative alla restituzione delle somme e del Veicolo, al ripristino dell'operazione e agli obblighi di collaborazione conseguenti all'Annullamento.</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ritiro del Veicolo deve avvenire in conformità alle istruzioni contenute nella comunicazione di messa a disposizione e alle ulteriori indicazioni eventualmente fornite da Fleequid. Al momento della consegna è redatto un verbale di consegna, sottoscritto dal soggetto che consegna il Veicolo e dall'Acquirente o dal soggetto da questo incaricato, nel quale sono riportati lo stato del Veicolo, il chilometraggio risultante, la documentazione e gli accessori consegnati nonché le eventuali osservazioni formulate al momento del ritiro. L'Acquirente può provvedere al ritiro personalmente ovvero mediante un trasportatore, dipendente, collaboratore </w:t>
      </w:r>
      <w:r w:rsidRPr="00662DD7">
        <w:rPr>
          <w:rFonts w:ascii="Verdana" w:hAnsi="Verdana"/>
          <w:sz w:val="20"/>
          <w:szCs w:val="20"/>
        </w:rPr>
        <w:lastRenderedPageBreak/>
        <w:t>o altro soggetto da esso incaricato; in tale ultimo caso l'Acquirente è tenuto ad assicurarsi che il soggetto incaricato sia munito della delega o dell'autorizzazione eventualmente richiesta da Fleequid e sia stato adeguatamente informato e investito dei poteri necessari a compiere, per conto dell'Acquirente, le verifiche richieste al momento della consegna, a formulare eventuali osservazioni e a sottoscrivere il verbale di consegna. Fleequid e il Venditore possono fare affidamento sull'identità del soggetto preventivamente indicato o comunque presentato dall'Acquirente come autorizzato al ritiro e non sono tenuti a verificare l'esistenza o l'estensione dei rapporti interni di rappresentanza tra tale soggetto e l'Acquirente, salvo che emergano circostanze manifestamente idonee a far dubitare della sua legittimazione. L'Acquirente ratifica sin d'ora e fa proprio, nei rapporti con Fleequid e con il Venditore, l'operato del soggetto da esso indicato o incaricato per il ritiro, comprese le dichiarazioni e le annotazioni contenute nel verbale di consegna, anche qualora successivamente emerga un difetto o un limite dei relativi poteri, salvo il caso di condotte non riconducibili all'incarico conferito e conosciute come tali da Fleequid. Nelle operazioni assistite da una Soluzione di finanziamento il soggetto legittimato al ritiro e alla sottoscrizione del verbale di consegna è individuato secondo quanto previsto dall'art. 22 e dalle Condizioni Specifiche applicabili.</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l'Acquirente richieda a Fleequid di organizzare il trasporto del Veicolo presso la sede o il diverso luogo da esso indicato e Fleequid accetti tale richiesta, il trasporto è organizzato da Fleequid a rischio e spese dell'Acquirente, salvo quanto diversamente espressamente convenuto per iscritto o previsto dalle Condizioni particolari di vendita o dalle Condizioni Specifiche applicabili, ed è soggetto alle Tariffe applicabili ovvero a specifica quotazione. Fleequid è autorizzata ad affidare, in tutto o in parte, l'esecuzione del trasporto a trasportatori, spedizionieri o altri soggetti terzi da essa individuati e a scegliere le modalità di trasferimento ritenute più appropriate in relazione al Veicolo e alla specifica operazione. </w:t>
      </w:r>
      <w:r w:rsidR="004E3A63" w:rsidRPr="004E3A63">
        <w:rPr>
          <w:rFonts w:ascii="Verdana" w:hAnsi="Verdana"/>
          <w:sz w:val="20"/>
          <w:szCs w:val="20"/>
        </w:rPr>
        <w:t>Salvo diverso accordo scritto, l'incarico conferito a Fleequid ha ad oggetto esclusivamente l'organizzazione e/o l'esecuzione materiale del ritiro e del trasporto e non comprende attività di ispezione, collaudo, verifica tecnica o accertamento della conformità del Veicolo rispetto all'Inserzione, alle Specifiche tecniche, al TrustReport o alla documentazione relativa all'operazione, anche quando il ritiro o il trasporto siano eseguiti direttamente da Fleequid o da soggetti da essa incaricati.</w:t>
      </w:r>
      <w:r w:rsidR="004E3A63">
        <w:rPr>
          <w:rFonts w:ascii="Verdana" w:hAnsi="Verdana"/>
          <w:sz w:val="20"/>
          <w:szCs w:val="20"/>
        </w:rPr>
        <w:t xml:space="preserve"> </w:t>
      </w:r>
      <w:r w:rsidRPr="00662DD7">
        <w:rPr>
          <w:rFonts w:ascii="Verdana" w:hAnsi="Verdana"/>
          <w:sz w:val="20"/>
          <w:szCs w:val="20"/>
        </w:rPr>
        <w:t>L'Acquirente riconosce e accetta che il trasferimento del Veicolo può avvenire anche mediante percorrenza su strada e che, conseguentemente, al momento della consegna il chilometraggio del Veicolo può risultare superiore, sino a 5.000 (cinquemila) km, rispetto a quello risultante dall'Inserzione, dalle Specifiche tecniche o dalla documentazione disponibile prima del trasferimento. Tale incremento, quando conseguente al trasferimento del Veicolo organizzato ai sensi del presente comma, non costituisce di per sé difformità del Veicolo né inadempimento del Venditore o di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È in ogni caso obbligo dell'Acquirente verificare, al momento della consegna, la corrispondenza del Veicolo a quanto risultante dall'Inserzione, dalle Specifiche tecniche e dalla documentazione resa disponibile per la specifica operazione, nei limiti di quanto materialmente </w:t>
      </w:r>
      <w:r w:rsidRPr="00662DD7">
        <w:rPr>
          <w:rFonts w:ascii="Verdana" w:hAnsi="Verdana"/>
          <w:sz w:val="20"/>
          <w:szCs w:val="20"/>
        </w:rPr>
        <w:lastRenderedPageBreak/>
        <w:t xml:space="preserve">verificabile al momento del ritiro. In particolare l'Acquirente è tenuto a ispezionare il Veicolo al fine di verificare la corrispondenza del numero di telaio, la presenza di eventuali danni, difformità o vizi apparenti non previamente indicati, nonché la presenza degli accessori e delle dotazioni inclusi nella vendita. Le difformità riscontrate devono essere specificamente annotate nel verbale di consegna di cui all'art. 16.10 prima della presa in consegna del Veicolo. La presa in consegna del Veicolo senza riserve scritte, ovvero la mancata annotazione nel verbale di consegna di difformità, danni o vizi apparenti o facilmente riconoscibili mediante l'ordinaria verifica richiesta al momento del ritiro, costituisce prova dell'accettazione senza riserve del Veicolo con riferimento a tali elementi, ferme restando le disposizioni dell'art. 19 relative ai vizi occulti e al regime di garanzia applicabile. Qualora il ritiro sia effettuato da un trasportatore o da altro soggetto incaricato dall'Acquirente, è onere dell'Acquirente impartire a tale soggetto le istruzioni necessarie affinché siano effettuate le verifiche previste dal presente comma e siano annotate nel verbale di consegna le eventuali difformità, i danni, i vizi apparenti o le mancanze riscontrate; gli effetti delle verifiche, delle dichiarazioni e delle annotazioni effettuate, nonché delle omissioni imputabili al soggetto incaricato del ritiro, sono riferiti all'Acquirente secondo quanto previsto dall'art. 16.10. Nel Dealer Sales, qualora il ritiro del Veicolo presso il Venditore sia effettuato da un trasportatore, autista, incaricato o altro soggetto individuato da Fleequid, la mera presa in consegna materiale del Veicolo da parte di tale soggetto non costituisce accettazione del Veicolo da parte di Fleequid, né riconoscimento della sua conformità alle Specifiche tecniche, all'Inserzione, al TrustReport o agli altri elementi relativi al Veicolo, e non comporta rinuncia alle garanzie, ai rimedi o alle contestazioni spettanti a Fleequid nei confronti del Venditore; salvo che Fleequid abbia conferito per iscritto uno specifico potere di verifica e accettazione del Veicolo, il soggetto da essa incaricato del ritiro deve intendersi autorizzato esclusivamente alla presa in consegna materiale e al trasporto del Veicolo, e la mancata annotazione nel verbale di consegna, da parte di tale soggetto, di difetti, vizi, danni, mancanze o difformità non può essere opposta a Fleequid quale accettazione senza riserve e non determina decadenza dai diritti, dalle garanzie o dai rimedi spettanti a Fleequid nei confronti del Venditore. Nel medesimo caso Fleequid conserva il diritto di sottoporre il Veicolo a verifica successivamente al ritiro, anche presso la propria sede o presso altro luogo di destinazione, e di far valere nei confronti del Venditore le difformità, i vizi, i danni o le mancanze riscontrati secondo i termini e la disciplina previsti dagli artt. 17.7 e 18.5. La disciplina prevista per il soggetto incaricato da Fleequid non si applica al trasportatore o al diverso soggetto incaricato dall'Acquirente, il cui operato resta imputato all'Acquirente. L'annotazione di una difformità, di un danno, di un vizio o della mancanza di un accessorio nel verbale di consegna non costituisce, di per sé, formale reclamo né riconoscimento della relativa contestazione da parte di Fleequid o del Venditore: per conservare i diritti eventualmente spettanti in relazione a quanto rilevato, l'Acquirente è tenuto a presentare formale reclamo nei termini e con le modalità previsti dall'art. 20, fermo il regime di responsabilità e garanzia applicabile ai sensi dell'art. 19 in funzione del Modello di Vendita e della modalità di esecuzione. Nelle operazioni assistite da una Soluzione di finanziamento il soggetto </w:t>
      </w:r>
      <w:r w:rsidRPr="00662DD7">
        <w:rPr>
          <w:rFonts w:ascii="Verdana" w:hAnsi="Verdana"/>
          <w:sz w:val="20"/>
          <w:szCs w:val="20"/>
        </w:rPr>
        <w:lastRenderedPageBreak/>
        <w:t>legittimato alle verifiche, alla sottoscrizione del verbale di consegna e alla formulazione del reclamo è individuato secondo quanto previsto dall'art. 22 e dalle Condizioni Specifiche applicabili.</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il Veicolo sia qualificabile, ai sensi della normativa ambientale applicabile, come VFU o comunque come rifiuto, la relativa commercializzazione, vendita, trasferimento, presa in carico, trasporto e gestione avvengono nel rispetto della normativa ambientale applicabile e degli eventuali requisiti, iscrizioni, autorizzazioni e condizioni richiesti in relazione alla specifica operazione. Restano fermi gli obblighi informativi e documentali del Venditore previsti dall'art. 8.3. Ferme le disposizioni delle presenti Condizioni Generali in materia di custodia, disponibilità e trasferimento del Veicolo, gli obblighi e le responsabilità connessi alla detenzione e alla gestione materiale del Veicolo restano in capo al soggetto che ne abbia la disponibilità sino alla presa in carico da parte del soggetto legittimato ai sensi della normativa ambientale applicabile; da tale momento trovano applicazione gli obblighi e le responsabilità propri del soggetto che ne assume la presa in carico. La qualificazione del Veicolo come VFU o rifiuto non esclude, di per sé, l'applicazione dei Modelli di Vendita previsti dalle presenti Condizioni Generali, ivi compreso il Dealer Sales, purché la struttura della specifica operazione sia compatibile con la normativa ambientale e con i titoli abilitativi applicabili; Fleequid può pertanto commercializzare Veicoli qualificabili come VFU o rifiuti secondo i Modelli di Vendita e le modalità di esecuzione previsti dalle presenti Condizioni Generali nella misura in cui tale compatibilità sussista. Quando Fleequid intervenga nell'operazione senza assumere la detenzione materiale del rifiuto, l'eventuale acquisto o rivendita del Veicolo da parte di Fleequid, anche nell'ambito della Rivendita o del Dealer Sales, non comporta di per sé l'assunzione della detenzione materiale del Veicolo né l'esercizio di attività di raccolta, trasporto, trattamento, recupero o smaltimento. Il solo intervento di Fleequid nell'operazione, l'organizzazione o la gestione dell'Evento di vendita e la conclusione dei relativi contratti non comportano, di per sé, l'assunzione da parte di Fleequid della qualifica di produttore, detentore, trasportatore o gestore del rifiuto, né lo svolgimento delle attività riservate ai soggetti muniti dei titoli abilitativi richiesti, restando ferme le qualifiche, le iscrizioni e le autorizzazioni di cui Fleequid eventualmente disponga, quanto previsto </w:t>
      </w:r>
      <w:r w:rsidR="00787DD2">
        <w:rPr>
          <w:rFonts w:ascii="Verdana" w:hAnsi="Verdana"/>
          <w:sz w:val="20"/>
          <w:szCs w:val="20"/>
        </w:rPr>
        <w:t>dall’</w:t>
      </w:r>
      <w:r w:rsidRPr="00662DD7">
        <w:rPr>
          <w:rFonts w:ascii="Verdana" w:hAnsi="Verdana"/>
          <w:sz w:val="20"/>
          <w:szCs w:val="20"/>
        </w:rPr>
        <w:t xml:space="preserve">art. 16.11 </w:t>
      </w:r>
      <w:r w:rsidR="0099293C">
        <w:rPr>
          <w:rFonts w:ascii="Verdana" w:hAnsi="Verdana"/>
          <w:sz w:val="20"/>
          <w:szCs w:val="20"/>
        </w:rPr>
        <w:t>in materia di trasporto organizzato da Fleequid e dall’art.</w:t>
      </w:r>
      <w:r w:rsidRPr="00662DD7">
        <w:rPr>
          <w:rFonts w:ascii="Verdana" w:hAnsi="Verdana"/>
          <w:sz w:val="20"/>
          <w:szCs w:val="20"/>
        </w:rPr>
        <w:t xml:space="preserve"> 18.8 </w:t>
      </w:r>
      <w:r w:rsidR="003066C6">
        <w:rPr>
          <w:rFonts w:ascii="Verdana" w:hAnsi="Verdana"/>
          <w:sz w:val="20"/>
          <w:szCs w:val="20"/>
        </w:rPr>
        <w:t>nonché</w:t>
      </w:r>
      <w:r w:rsidRPr="00662DD7">
        <w:rPr>
          <w:rFonts w:ascii="Verdana" w:hAnsi="Verdana"/>
          <w:sz w:val="20"/>
          <w:szCs w:val="20"/>
        </w:rPr>
        <w:t xml:space="preserve"> le disposizioni inderogabili di legge applicabili nel Paese interessato. Le attività di raccolta, trasporto, trattamento, recupero, demolizione o smaltimento del Veicolo sono svolte esclusivamente da soggetti in possesso dei requisiti e dei titoli richiesti dalla normativa applicabile. Fleequid può subordinare la partecipazione allo specifico Evento di vendita o il trasferimento del Veicolo alla verifica del possesso, da parte dell'Offerente, dell'Acquirente, del trasportatore o degli altri soggetti coinvolti, delle autorizzazioni, iscrizioni o qualifiche necessarie; può altresì richiedere in qualsiasi momento la documentazione necessaria a verificare la corretta gestione ambientale dell'operazione e può sospendere, rifiutare o annullare la commercializzazione o la vendita qualora la documentazione richiesta non sia fornita, risulti incompleta o inattendibile, ovvero emergano circostanze che rendano l'operazione incompatibile con la normativa applicabile o con </w:t>
      </w:r>
      <w:r w:rsidRPr="00662DD7">
        <w:rPr>
          <w:rFonts w:ascii="Verdana" w:hAnsi="Verdana"/>
          <w:sz w:val="20"/>
          <w:szCs w:val="20"/>
        </w:rPr>
        <w:lastRenderedPageBreak/>
        <w:t>i requisiti necessari alla sua esecuzione. Il Venditore resta responsabile dell'esattezza e della completezza delle informazioni fornite in merito alla qualificazione ambientale del Veicolo e manleva e tiene indenne Fleequid da qualsiasi pretesa, sanzione, costo, spesa, danno o responsabilità derivante dall'omessa, inesatta o tardiva comunicazione della natura di VFU o rifiuto del Veicolo, dalla violazione degli obblighi ambientali ad esso imputabili, dall'irregolare gestione del Veicolo anteriormente alla sua presa in carico da parte del soggetto legittimato o dalla consegna del Veicolo a soggetti privi dei requisiti richiesti, ferme le ulteriori responsabilità e i rimedi previsti dagli artt. 8.13 e 20.8. Restano ferme le eventuali disposizioni più specifiche previste dalle Condizioni particolari di vendita per determinate categorie di VFU o rifiuti e la disciplina dell'art. 18.8 per il Dealer Sales.</w:t>
      </w:r>
      <w:r w:rsidR="00C2617D">
        <w:rPr>
          <w:rFonts w:ascii="Verdana" w:hAnsi="Verdana"/>
          <w:sz w:val="20"/>
          <w:szCs w:val="20"/>
        </w:rPr>
        <w:t xml:space="preserve"> </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sidRPr="002B7959">
        <w:rPr>
          <w:rFonts w:ascii="Verdana" w:hAnsi="Verdana"/>
          <w:sz w:val="20"/>
          <w:szCs w:val="20"/>
        </w:rPr>
        <w:t>Fleequid conserva il potere di verificare, anche successivamente al perfezionamento dell'Accordo vincolante, il possesso da parte dell'Acquirente dei requisiti tecnico-professionali, amministrativi, autorizzativi o comunque necessari all'esecuzione dell'operazione. Qualora l'Acquirente non possieda, non documenti o perda i requisiti necessari per acquistare, ricevere, immatricolare, esportare, demolire o trattare il Veicolo, Fleequid può sospendere l'esecuzione dell'operazione e assegnare all'Acquirente un termine per la regolarizzazione; qualora la carenza non sia sanabile ovvero non sia sanata entro il termine assegnato, Fleequid può procedere all'Annullamento della vendita ai sensi dell'art. 14, con gli effetti restitutori previsti dall'art. 15 e ferme le ulteriori conseguenze previste dalle presenti Condizioni Generali ove la carenza sia imputabile all'Acquirente. La presente disposizione assume particolare rilievo per i Veicoli qualificabili come VFU, per le operazioni destinate alla demolizione o all'esportazione e per quelle comunque soggette ad autorizzazioni. La verifica successiva prevista dal presente comma non mette in discussione l'avvenuto perfezionamento dell'Accordo vincolante né incide sugli obblighi già sorti a carico dell'Acquirente.</w:t>
      </w:r>
    </w:p>
    <w:bookmarkEnd w:id="184"/>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87" w:name="_Toc241518322"/>
      <w:r>
        <w:rPr>
          <w:rFonts w:ascii="Verdana" w:hAnsi="Verdana"/>
          <w:b/>
          <w:bCs/>
          <w:smallCaps/>
          <w:sz w:val="20"/>
          <w:szCs w:val="20"/>
        </w:rPr>
        <w:t xml:space="preserve">Vendita </w:t>
      </w:r>
      <w:r w:rsidR="009A1BEB">
        <w:rPr>
          <w:rFonts w:ascii="Verdana" w:hAnsi="Verdana"/>
          <w:b/>
          <w:bCs/>
          <w:smallCaps/>
          <w:sz w:val="20"/>
          <w:szCs w:val="20"/>
        </w:rPr>
        <w:t>in commissione</w:t>
      </w:r>
      <w:r>
        <w:rPr>
          <w:rFonts w:ascii="Verdana" w:hAnsi="Verdana"/>
          <w:b/>
          <w:bCs/>
          <w:smallCaps/>
          <w:sz w:val="20"/>
          <w:szCs w:val="20"/>
        </w:rPr>
        <w:t>: disciplina comune, Rivendita e operatività quale Intermediario puro</w:t>
      </w:r>
      <w:r w:rsidR="00D81F25" w:rsidRPr="000532C5">
        <w:rPr>
          <w:rFonts w:ascii="Verdana" w:hAnsi="Verdana"/>
          <w:b/>
          <w:bCs/>
          <w:smallCaps/>
          <w:sz w:val="20"/>
          <w:szCs w:val="20"/>
        </w:rPr>
        <w:t>.</w:t>
      </w:r>
      <w:bookmarkStart w:id="188" w:name="_Hlk162153995"/>
      <w:bookmarkEnd w:id="187"/>
    </w:p>
    <w:p w14:paraId="1585CDD3" w14:textId="6A89FD0B"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89" w:name="_Hlk162151668"/>
      <w:bookmarkEnd w:id="188"/>
      <w:r w:rsidRPr="00F04862">
        <w:rPr>
          <w:rFonts w:ascii="Verdana" w:hAnsi="Verdana"/>
          <w:sz w:val="20"/>
          <w:szCs w:val="20"/>
        </w:rPr>
        <w:t xml:space="preserve">Le disposizioni del presente articolo si applicano alle operazioni strutturate secondo il Modello di Vendita in commissione. Nell'ambito di tale Modello, Fleequid dà esecuzione all'operazione mediante Rivendita ai sensi dell'art. 2.5 ovvero può decidere di operare quale Intermediario puro ai sensi dell'art. 2.6, con trasferimento del Veicolo direttamente dal Venditore all'Acquirente. La possibilità che l'operazione sia eseguita secondo l'una o l'altra modalità è resa conoscibile </w:t>
      </w:r>
      <w:del w:id="190" w:author="Avv. Rosario Panzariello" w:date="2026-10-09T12:09:00Z">
        <w:r w:rsidRPr="00F04862" w:rsidDel="00EF72BF">
          <w:rPr>
            <w:rFonts w:ascii="Verdana" w:hAnsi="Verdana"/>
            <w:sz w:val="20"/>
            <w:szCs w:val="20"/>
          </w:rPr>
          <w:delText xml:space="preserve">e accettata </w:delText>
        </w:r>
      </w:del>
      <w:r w:rsidRPr="00F04862">
        <w:rPr>
          <w:rFonts w:ascii="Verdana" w:hAnsi="Verdana"/>
          <w:sz w:val="20"/>
          <w:szCs w:val="20"/>
        </w:rPr>
        <w:t>prima della formulazione dell'Offerta ai sensi dell'art. 3.2, lett. a)</w:t>
      </w:r>
      <w:ins w:id="191" w:author="Avv. Rosario Panzariello" w:date="2026-10-09T12:09:00Z">
        <w:r w:rsidR="00EF72BF">
          <w:rPr>
            <w:rFonts w:ascii="Verdana" w:hAnsi="Verdana"/>
            <w:sz w:val="20"/>
            <w:szCs w:val="20"/>
          </w:rPr>
          <w:t xml:space="preserve">, ed </w:t>
        </w:r>
      </w:ins>
      <w:ins w:id="192" w:author="Avv. Rosario Panzariello" w:date="2026-10-09T12:16:00Z">
        <w:r w:rsidR="003A2AC8">
          <w:rPr>
            <w:rFonts w:ascii="Verdana" w:hAnsi="Verdana"/>
            <w:sz w:val="20"/>
            <w:szCs w:val="20"/>
          </w:rPr>
          <w:t xml:space="preserve">è </w:t>
        </w:r>
      </w:ins>
      <w:ins w:id="193" w:author="Avv. Rosario Panzariello" w:date="2026-10-09T12:09:00Z">
        <w:r w:rsidR="00EF72BF">
          <w:rPr>
            <w:rFonts w:ascii="Verdana" w:hAnsi="Verdana"/>
            <w:sz w:val="20"/>
            <w:szCs w:val="20"/>
          </w:rPr>
          <w:t>accetta</w:t>
        </w:r>
      </w:ins>
      <w:ins w:id="194" w:author="Avv. Rosario Panzariello" w:date="2026-10-09T14:37:00Z">
        <w:r w:rsidR="002B03FE">
          <w:rPr>
            <w:rFonts w:ascii="Verdana" w:hAnsi="Verdana"/>
            <w:sz w:val="20"/>
            <w:szCs w:val="20"/>
          </w:rPr>
          <w:t>ta</w:t>
        </w:r>
      </w:ins>
      <w:ins w:id="195" w:author="Avv. Rosario Panzariello" w:date="2026-10-09T12:16:00Z">
        <w:r w:rsidR="00C54526">
          <w:rPr>
            <w:rFonts w:ascii="Verdana" w:hAnsi="Verdana"/>
            <w:sz w:val="20"/>
            <w:szCs w:val="20"/>
          </w:rPr>
          <w:t xml:space="preserve"> mediante l’adesione alle presenti CG</w:t>
        </w:r>
      </w:ins>
      <w:r w:rsidRPr="00F04862">
        <w:rPr>
          <w:rFonts w:ascii="Verdana" w:hAnsi="Verdana"/>
          <w:sz w:val="20"/>
          <w:szCs w:val="20"/>
        </w:rPr>
        <w:t xml:space="preserve">. Fleequid può esercitare la relativa scelta anche successivamente al perfezionamento dell'Accordo vincolante e comunque non oltre la messa a disposizione della Proforma, che cristallizza la modalità di esecuzione prescelta ai sensi dell'art. 11.4; la Proforma non costituisce fonte negoziale della scelta, ma documenta l'esercizio di una facoltà preventivamente resa conoscibile e accettata. La scelta tra Rivendita e operatività quale Intermediario puro non modifica il Modello di Vendita, non determina il venir meno dell'incarico </w:t>
      </w:r>
      <w:r w:rsidRPr="00F04862">
        <w:rPr>
          <w:rFonts w:ascii="Verdana" w:hAnsi="Verdana"/>
          <w:sz w:val="20"/>
          <w:szCs w:val="20"/>
        </w:rPr>
        <w:lastRenderedPageBreak/>
        <w:t>conferito a Fleequid dal Venditore e dall'Acquirente e non incide sul diritto di Fleequid alle Commissioni dovute da entrambi. La qualificazione di Fleequid quale commissionaria operante in nome proprio ai sensi dell'art. 1731 c.c. ricorre esclusivamente nella Rivendita ai sensi dell'art. 2.5; quando Fleequid opera quale Intermediario puro la compravendita è conclusa direttamente tra il Venditore e l'Acquirente ai sensi degli artt. 2.6 e 17.10. Salvo espresso richiamo o quanto compatibile con la natura della specifica disposizione, le norme del presente articolo non si applicano al Dealer Sales, disciplinato dall'art. 18.</w:t>
      </w:r>
      <w:r w:rsidR="002D54C3" w:rsidRPr="002D54C3">
        <w:t xml:space="preserve"> </w:t>
      </w:r>
      <w:r w:rsidR="002D54C3" w:rsidRPr="002D54C3">
        <w:rPr>
          <w:rFonts w:ascii="Verdana" w:hAnsi="Verdana"/>
          <w:sz w:val="20"/>
          <w:szCs w:val="20"/>
        </w:rPr>
        <w:t>Prima della messa a disposizione della Proforma, qualora il Venditore incorra in una delle violazioni previste dalle lett. c), d), e) ed f) degli artt. 17.8 e 17.14 non assistita, per il medesimo fatto materiale e a tutela del medesimo interesse, da una penale specifica prevista dalle presenti Condizioni Generali, il Venditore è tenuto a corrispondere a Fleequid, con riferimento al rapporto di commercializzazione di cui all'art. 8.8 e all'incarico conferito a Fleequid e indipendentemente dalla modalità di esecuzione successivamente prescelta, la penale residuale del 30% determinata secondo la gerarchia di basi prevista dall'art. 17.8, fatto salvo il risarcimento del maggior danno; dalla messa a disposizione della Proforma trovano applicazione, secondo la modalità di esecuzione prescelta, l'art. 17.8 ovvero l'art. 17.14.</w:t>
      </w:r>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sidRPr="00E86BF6">
        <w:rPr>
          <w:rFonts w:ascii="Verdana" w:hAnsi="Verdana"/>
          <w:sz w:val="20"/>
          <w:szCs w:val="20"/>
        </w:rPr>
        <w:t>Nella Vendita in commissione sono dovute a Fleequid, da entrambe le Parti, le Commissioni determinate secondo il Tariffario Fleequid o le ulteriori condizioni applicabili, oltre alle Tariffe per i Servizi eventualmente resi. Le Commissioni a carico del Venditore maturano esclusivamente con il buon fine dell'operazione secondo quanto previsto dall'art. 12.4; quelle a carico dell'Acquirente sono dovute secondo quanto previsto dal medesimo comma e concorrono alla determinazione dell'Importo Totale Dovuto.</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sidRPr="003D11A5">
        <w:rPr>
          <w:rFonts w:ascii="Verdana" w:hAnsi="Verdana"/>
          <w:b/>
          <w:bCs/>
          <w:smallCaps/>
          <w:sz w:val="20"/>
          <w:szCs w:val="20"/>
        </w:rPr>
        <w:t>Rivendita</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w:t>
      </w:r>
      <w:r w:rsidR="00A26120" w:rsidRPr="00662DD7">
        <w:rPr>
          <w:rFonts w:ascii="Verdana" w:hAnsi="Verdana"/>
          <w:sz w:val="20"/>
          <w:szCs w:val="20"/>
        </w:rPr>
        <w:t>Fleequid dà esecuzione alla Vendita in commissione mediante Rivendita, al ricorrere dei presupposti previsti dagli artt. 8.8 e 12</w:t>
      </w:r>
      <w:r w:rsidR="003D2437">
        <w:rPr>
          <w:rFonts w:ascii="Verdana" w:hAnsi="Verdana"/>
          <w:sz w:val="20"/>
          <w:szCs w:val="20"/>
        </w:rPr>
        <w:t>.2</w:t>
      </w:r>
      <w:r w:rsidR="00A26120" w:rsidRPr="00662DD7">
        <w:rPr>
          <w:rFonts w:ascii="Verdana" w:hAnsi="Verdana"/>
          <w:sz w:val="20"/>
          <w:szCs w:val="20"/>
        </w:rPr>
        <w:t>,</w:t>
      </w:r>
      <w:bookmarkStart w:id="196" w:name="_Hlk162151360"/>
      <w:r w:rsidR="00FC6BDC">
        <w:rPr>
          <w:rFonts w:ascii="Verdana" w:hAnsi="Verdana"/>
          <w:sz w:val="20"/>
          <w:szCs w:val="20"/>
        </w:rPr>
        <w:t xml:space="preserve"> </w:t>
      </w:r>
      <w:r w:rsidRPr="00D9698C">
        <w:rPr>
          <w:rFonts w:ascii="Verdana" w:hAnsi="Verdana"/>
          <w:sz w:val="20"/>
          <w:szCs w:val="20"/>
        </w:rPr>
        <w:t xml:space="preserve">Fleequid, </w:t>
      </w:r>
      <w:r w:rsidR="00260B7F" w:rsidRPr="00260B7F">
        <w:rPr>
          <w:rFonts w:ascii="Verdana" w:hAnsi="Verdana"/>
          <w:sz w:val="20"/>
          <w:szCs w:val="20"/>
        </w:rPr>
        <w:t xml:space="preserve">agendo in nome proprio e per conto dei rispettivi committenti, acquista formalmente il Veicolo dal Venditore e lo trasferisce all'Acquirente, dando così esecuzione alle commissioni di vendita e di acquisto relative alla specifica operazione. L'acquisto del Veicolo da parte di Fleequid nell'ambito della Rivendita è strumentale e funzionale al successivo trasferimento all'Acquirente, che resta l'acquirente sostanziale dell'operazione; Fleequid assume la posizione di acquirente e successivo venditore esclusivamente nei limiti e per gli effetti propri dell'esecuzione della commissione, ferme le disposizioni degli artt. 19, 20 e 21 in materia di garanzia, responsabilità e collegamento tra i rapporti contrattuali. Il perfezionamento dell'Accordo vincolante non determina, di per sé, </w:t>
      </w:r>
      <w:r w:rsidR="005D440E">
        <w:rPr>
          <w:rFonts w:ascii="Verdana" w:hAnsi="Verdana"/>
          <w:sz w:val="20"/>
          <w:szCs w:val="20"/>
        </w:rPr>
        <w:t>l’immediata esecuzione della Rivendita</w:t>
      </w:r>
      <w:r w:rsidR="00260B7F" w:rsidRPr="00260B7F">
        <w:rPr>
          <w:rFonts w:ascii="Verdana" w:hAnsi="Verdana"/>
          <w:sz w:val="20"/>
          <w:szCs w:val="20"/>
        </w:rPr>
        <w:t xml:space="preserve">: l'acquisto </w:t>
      </w:r>
      <w:r w:rsidR="005D440E">
        <w:rPr>
          <w:rFonts w:ascii="Verdana" w:hAnsi="Verdana"/>
          <w:sz w:val="20"/>
          <w:szCs w:val="20"/>
        </w:rPr>
        <w:t xml:space="preserve">del Veicolo </w:t>
      </w:r>
      <w:r w:rsidR="00260B7F" w:rsidRPr="00260B7F">
        <w:rPr>
          <w:rFonts w:ascii="Verdana" w:hAnsi="Verdana"/>
          <w:sz w:val="20"/>
          <w:szCs w:val="20"/>
        </w:rPr>
        <w:t>da parte di Fleequid e il successivo trasferimento all'Acquirente hanno luogo esclusivamente a seguito dell'integrale adempimento dell'obbligo di pagamento dell'Acquirente ai sensi dell'art. 12.2, salvo quanto diversamente previsto dalle Condizioni Specifiche applicabili ai sensi d</w:t>
      </w:r>
      <w:r w:rsidR="00090EC7">
        <w:rPr>
          <w:rFonts w:ascii="Verdana" w:hAnsi="Verdana"/>
          <w:sz w:val="20"/>
          <w:szCs w:val="20"/>
        </w:rPr>
        <w:t xml:space="preserve">egli </w:t>
      </w:r>
      <w:r w:rsidR="00260B7F" w:rsidRPr="00260B7F">
        <w:rPr>
          <w:rFonts w:ascii="Verdana" w:hAnsi="Verdana"/>
          <w:sz w:val="20"/>
          <w:szCs w:val="20"/>
        </w:rPr>
        <w:t>art</w:t>
      </w:r>
      <w:r w:rsidR="00090EC7">
        <w:rPr>
          <w:rFonts w:ascii="Verdana" w:hAnsi="Verdana"/>
          <w:sz w:val="20"/>
          <w:szCs w:val="20"/>
        </w:rPr>
        <w:t>t</w:t>
      </w:r>
      <w:r w:rsidR="00260B7F" w:rsidRPr="00260B7F">
        <w:rPr>
          <w:rFonts w:ascii="Verdana" w:hAnsi="Verdana"/>
          <w:sz w:val="20"/>
          <w:szCs w:val="20"/>
        </w:rPr>
        <w:t>.</w:t>
      </w:r>
      <w:r w:rsidR="00090EC7">
        <w:rPr>
          <w:rFonts w:ascii="Verdana" w:hAnsi="Verdana"/>
          <w:sz w:val="20"/>
          <w:szCs w:val="20"/>
        </w:rPr>
        <w:t xml:space="preserve"> 22.8 e</w:t>
      </w:r>
      <w:r w:rsidR="00260B7F" w:rsidRPr="00260B7F">
        <w:rPr>
          <w:rFonts w:ascii="Verdana" w:hAnsi="Verdana"/>
          <w:sz w:val="20"/>
          <w:szCs w:val="20"/>
        </w:rPr>
        <w:t xml:space="preserve"> 22.9</w:t>
      </w:r>
      <w:bookmarkEnd w:id="189"/>
      <w:bookmarkEnd w:id="196"/>
      <w:r w:rsidR="008705F2" w:rsidRPr="008705F2">
        <w:rPr>
          <w:rFonts w:ascii="Verdana" w:hAnsi="Verdana"/>
          <w:sz w:val="20"/>
          <w:szCs w:val="20"/>
        </w:rPr>
        <w:t>.</w:t>
      </w:r>
      <w:r w:rsidR="004A6E65" w:rsidRPr="004A6E65">
        <w:t xml:space="preserve"> </w:t>
      </w:r>
      <w:r w:rsidR="004A6E65" w:rsidRPr="004A6E65">
        <w:rPr>
          <w:rFonts w:ascii="Verdana" w:hAnsi="Verdana"/>
          <w:sz w:val="20"/>
          <w:szCs w:val="20"/>
        </w:rPr>
        <w:t xml:space="preserve">L'esecuzione della Rivendita mediante acquisto del Veicolo da parte di Fleequid resta inoltre subordinata, sino al </w:t>
      </w:r>
      <w:r w:rsidR="004A6E65" w:rsidRPr="004A6E65">
        <w:rPr>
          <w:rFonts w:ascii="Verdana" w:hAnsi="Verdana"/>
          <w:sz w:val="20"/>
          <w:szCs w:val="20"/>
        </w:rPr>
        <w:lastRenderedPageBreak/>
        <w:t>momento dell'acquisto, all'esattezza e alla completezza delle Specifiche tecniche e delle informazioni contenute nella Proposta di vendita e nell'Inserzione, nonché alla correttezza dei documenti forniti dal Venditore o comunque associati al Veicolo, secondo quanto previsto dall'art. 8.8.</w:t>
      </w:r>
    </w:p>
    <w:p w14:paraId="0235DC1A" w14:textId="7D42DE47"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sidRPr="00445F8A">
        <w:rPr>
          <w:rFonts w:ascii="Verdana" w:hAnsi="Verdana"/>
          <w:sz w:val="20"/>
          <w:szCs w:val="20"/>
        </w:rPr>
        <w:t xml:space="preserve">Il prezzo del Veicolo dovuto da Fleequid al Venditore nella Rivendita (il "Prezzo di acquisto netto") corrisponde al Prezzo di vendita all'Acquirente al netto delle Commissioni a carico del Venditore, delle Tariffe e di ogni altra somma dovuta dal Venditore a Fleequid ai sensi delle presenti Condizioni Generali. Il Venditore autorizza espressamente Fleequid a operare la compensazione e la detrazione dei predetti importi sulle somme a lui spettanti. Il Prezzo di acquisto netto diviene esigibile esclusivamente dopo che Fleequid ha ricevuto integralmente l'Importo Totale Dovuto dall'Acquirente ai sensi dell'art. 12.2; fino a tale momento il Venditore non può vantare alcun credito esigibile nei confronti di Fleequid, né intraprendere nei suoi confronti azioni di pagamento, solleciti o azioni esecutive. La richiesta di emissione della fattura e l'eventuale emissione anticipata della stessa hanno natura amministrativa e non rendono esigibile il corrispettivo prima del momento indicato, né costituiscono conferma dell'avveramento dei presupposti previsti per l'acquisto del Veicolo da parte di Fleequid. Il </w:t>
      </w:r>
      <w:r w:rsidR="00484D7C">
        <w:rPr>
          <w:rFonts w:ascii="Verdana" w:hAnsi="Verdana"/>
          <w:sz w:val="20"/>
          <w:szCs w:val="20"/>
        </w:rPr>
        <w:t>raggiungimento</w:t>
      </w:r>
      <w:r w:rsidR="00484D7C" w:rsidRPr="00445F8A">
        <w:rPr>
          <w:rFonts w:ascii="Verdana" w:hAnsi="Verdana"/>
          <w:sz w:val="20"/>
          <w:szCs w:val="20"/>
        </w:rPr>
        <w:t xml:space="preserve"> </w:t>
      </w:r>
      <w:r w:rsidRPr="00445F8A">
        <w:rPr>
          <w:rFonts w:ascii="Verdana" w:hAnsi="Verdana"/>
          <w:sz w:val="20"/>
          <w:szCs w:val="20"/>
        </w:rPr>
        <w:t xml:space="preserve">del Prezzo di riserva, in quanto determinato sulla base del PMIV fissato dal Venditore, assicura a quest'ultimo un incasso netto almeno pari al PMIV, salva la diversa espressa accettazione di </w:t>
      </w:r>
      <w:del w:id="197" w:author="Avv. Rosario Panzariello" w:date="2026-10-09T12:38:00Z">
        <w:r w:rsidRPr="00445F8A" w:rsidDel="00603A27">
          <w:rPr>
            <w:rFonts w:ascii="Verdana" w:hAnsi="Verdana"/>
            <w:sz w:val="20"/>
            <w:szCs w:val="20"/>
          </w:rPr>
          <w:delText xml:space="preserve">offerte </w:delText>
        </w:r>
      </w:del>
      <w:ins w:id="198" w:author="Avv. Rosario Panzariello" w:date="2026-10-09T12:38:00Z">
        <w:r w:rsidR="00603A27">
          <w:rPr>
            <w:rFonts w:ascii="Verdana" w:hAnsi="Verdana"/>
            <w:sz w:val="20"/>
            <w:szCs w:val="20"/>
          </w:rPr>
          <w:t>O</w:t>
        </w:r>
        <w:r w:rsidR="00603A27" w:rsidRPr="00445F8A">
          <w:rPr>
            <w:rFonts w:ascii="Verdana" w:hAnsi="Verdana"/>
            <w:sz w:val="20"/>
            <w:szCs w:val="20"/>
          </w:rPr>
          <w:t xml:space="preserve">fferte </w:t>
        </w:r>
      </w:ins>
      <w:r w:rsidRPr="00445F8A">
        <w:rPr>
          <w:rFonts w:ascii="Verdana" w:hAnsi="Verdana"/>
          <w:sz w:val="20"/>
          <w:szCs w:val="20"/>
        </w:rPr>
        <w:t>inferiori ai sensi dell'art. 10.3. Qualora la vendita sia annullata o il suo oggetto ridotto ai sensi dell'art. 14, il Prezzo di acquisto netto dovuto al Venditore è rideterminato secondo i criteri previsti dall'art. 14.5. Resta salva la deroga espressa prevista dall'art. 22.9 per le operazioni assistite da una Soluzione di finanziamento. Le disposizioni del presente comma non si applicano quando Fleequid opera quale Intermediario puro</w:t>
      </w:r>
      <w:r>
        <w:rPr>
          <w:rFonts w:ascii="Verdana" w:hAnsi="Verdana"/>
          <w:sz w:val="20"/>
          <w:szCs w:val="20"/>
        </w:rPr>
        <w:t>.</w:t>
      </w:r>
    </w:p>
    <w:p w14:paraId="54D39DBE" w14:textId="3D11129E"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sidRPr="00E45CF2">
        <w:rPr>
          <w:rFonts w:ascii="Verdana" w:hAnsi="Verdana"/>
          <w:sz w:val="20"/>
          <w:szCs w:val="20"/>
        </w:rPr>
        <w:t xml:space="preserve">Quando Fleequid procede mediante </w:t>
      </w:r>
      <w:r w:rsidRPr="00662DD7">
        <w:rPr>
          <w:rFonts w:ascii="Verdana" w:hAnsi="Verdana"/>
          <w:sz w:val="20"/>
          <w:szCs w:val="20"/>
        </w:rPr>
        <w:t>Rivendita</w:t>
      </w:r>
      <w:r w:rsidRPr="00E45CF2">
        <w:rPr>
          <w:rFonts w:ascii="Verdana" w:hAnsi="Verdana"/>
          <w:sz w:val="20"/>
          <w:szCs w:val="20"/>
        </w:rPr>
        <w:t xml:space="preserve">, </w:t>
      </w:r>
      <w:r w:rsidR="00E8303D" w:rsidRPr="00E8303D">
        <w:rPr>
          <w:rFonts w:ascii="Verdana" w:hAnsi="Verdana"/>
          <w:sz w:val="20"/>
          <w:szCs w:val="20"/>
        </w:rPr>
        <w:t xml:space="preserve">il Venditore è tenuto, su richiesta di Fleequid, a emettere nei confronti di quest'ultima la fattura relativa alla vendita del Veicolo entro 5 (cinque) giorni dalla richiesta, in Euro e in conformità agli importi, ai dati e alle indicazioni comunicati da Fleequid. La fattura riporta il Prezzo di vendita all'Acquirente nonché le Commissioni, le Tariffe e gli eventuali rimborsi spese dovuti a Fleequid, oltre all'IVA ove dovuta per legge; </w:t>
      </w:r>
      <w:r w:rsidR="00AA6B13" w:rsidRPr="00AA6B13">
        <w:rPr>
          <w:rFonts w:ascii="Verdana" w:hAnsi="Verdana"/>
          <w:sz w:val="20"/>
          <w:szCs w:val="20"/>
        </w:rPr>
        <w:t>dopo aver operato la compensazione di quanto dovuto ai sensi dell'art. 17.4, Fleequid salda la fattura al Venditore una volta divenuto esigibile il Prezzo di acquisto netto ai sensi del medesimo art. 17.4</w:t>
      </w:r>
      <w:r w:rsidR="00E8303D" w:rsidRPr="00E8303D">
        <w:rPr>
          <w:rFonts w:ascii="Verdana" w:hAnsi="Verdana"/>
          <w:sz w:val="20"/>
          <w:szCs w:val="20"/>
        </w:rPr>
        <w:t xml:space="preserve">. In caso di ritardo </w:t>
      </w:r>
      <w:del w:id="199" w:author="Avv. Rosario Panzariello" w:date="2026-10-09T12:46:00Z">
        <w:r w:rsidR="00E8303D" w:rsidRPr="00E8303D" w:rsidDel="00BE704E">
          <w:rPr>
            <w:rFonts w:ascii="Verdana" w:hAnsi="Verdana"/>
            <w:sz w:val="20"/>
            <w:szCs w:val="20"/>
          </w:rPr>
          <w:delText xml:space="preserve">imputabile al Venditore </w:delText>
        </w:r>
      </w:del>
      <w:r w:rsidR="00E8303D" w:rsidRPr="00E8303D">
        <w:rPr>
          <w:rFonts w:ascii="Verdana" w:hAnsi="Verdana"/>
          <w:sz w:val="20"/>
          <w:szCs w:val="20"/>
        </w:rPr>
        <w:t xml:space="preserve">nell'emissione o nella trasmissione della fattura oltre il predetto termine, il Venditore è tenuto a corrispondere a Fleequid una penale pari a € 150,00 (euro centocinquanta/00) per ciascun giorno di ritardo e per ciascun Veicolo interessato, sino all'adempimento, che Fleequid ha diritto di compensare sull'importo della fattura, fatto salvo il risarcimento del maggior danno. Qualora, per effetto del mancato pagamento dell'Acquirente,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anche in conseguenza di una nuova vendita del Veicolo a un diverso </w:t>
      </w:r>
      <w:r w:rsidR="00E8303D" w:rsidRPr="00E8303D">
        <w:rPr>
          <w:rFonts w:ascii="Verdana" w:hAnsi="Verdana"/>
          <w:sz w:val="20"/>
          <w:szCs w:val="20"/>
        </w:rPr>
        <w:lastRenderedPageBreak/>
        <w:t>Offerente per un importo differente, il Venditore è tenuto a provvedervi entro 5 (cinque) giorni dalla richiesta di Fleequid; in caso di ritardo imputabile al Venditore trova applicazione la medesima penale giornaliera, che Fleequid ha diritto di compensare o detrarre da successive spettanze. Restano ferme le disposizioni degli artt. 15 e 16.2 relative alle restituzioni, alla documentazione fiscale e agli ulteriori adempimenti necessari all'esecuzione o al ripristino dell'operazione</w:t>
      </w:r>
      <w:r w:rsidR="00DD07D5" w:rsidRPr="000A6706">
        <w:rPr>
          <w:rFonts w:ascii="Verdana" w:hAnsi="Verdana"/>
          <w:sz w:val="20"/>
          <w:szCs w:val="20"/>
        </w:rPr>
        <w:t>.</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sidRPr="00B51706">
        <w:rPr>
          <w:rFonts w:ascii="Verdana" w:hAnsi="Verdana"/>
          <w:sz w:val="20"/>
          <w:szCs w:val="20"/>
        </w:rPr>
        <w:t>L'Acquirente riconosce e accetta che</w:t>
      </w:r>
      <w:r w:rsidR="00567F03" w:rsidRPr="00B51706">
        <w:rPr>
          <w:rFonts w:ascii="Verdana" w:hAnsi="Verdana"/>
          <w:sz w:val="20"/>
          <w:szCs w:val="20"/>
        </w:rPr>
        <w:t xml:space="preserve">, </w:t>
      </w:r>
      <w:r w:rsidR="00567F03" w:rsidRPr="00FD13FE">
        <w:rPr>
          <w:rFonts w:ascii="Verdana" w:hAnsi="Verdana"/>
          <w:sz w:val="20"/>
          <w:szCs w:val="20"/>
        </w:rPr>
        <w:t xml:space="preserve">nella Vendita in commissione eseguita </w:t>
      </w:r>
      <w:r w:rsidR="00567F03" w:rsidRPr="00B51706">
        <w:rPr>
          <w:rFonts w:ascii="Verdana" w:hAnsi="Verdana"/>
          <w:sz w:val="20"/>
          <w:szCs w:val="20"/>
        </w:rPr>
        <w:t xml:space="preserve">mediante Rivendita, l’acquisto del Veicolo </w:t>
      </w:r>
      <w:r w:rsidRPr="00B51706">
        <w:rPr>
          <w:rFonts w:ascii="Verdana" w:hAnsi="Verdana"/>
          <w:sz w:val="20"/>
          <w:szCs w:val="20"/>
        </w:rPr>
        <w:t>da</w:t>
      </w:r>
      <w:r w:rsidR="00567F03" w:rsidRPr="00B51706">
        <w:rPr>
          <w:rFonts w:ascii="Verdana" w:hAnsi="Verdana"/>
          <w:sz w:val="20"/>
          <w:szCs w:val="20"/>
        </w:rPr>
        <w:t xml:space="preserve"> parte</w:t>
      </w:r>
      <w:r w:rsidRPr="00B51706">
        <w:rPr>
          <w:rFonts w:ascii="Verdana" w:hAnsi="Verdana"/>
          <w:sz w:val="20"/>
          <w:szCs w:val="20"/>
        </w:rPr>
        <w:t xml:space="preserve"> </w:t>
      </w:r>
      <w:r w:rsidR="002B1D2B" w:rsidRPr="00B51706">
        <w:rPr>
          <w:rFonts w:ascii="Verdana" w:hAnsi="Verdana"/>
          <w:sz w:val="20"/>
          <w:szCs w:val="20"/>
        </w:rPr>
        <w:t xml:space="preserve">di </w:t>
      </w:r>
      <w:r w:rsidRPr="00B51706">
        <w:rPr>
          <w:rFonts w:ascii="Verdana" w:hAnsi="Verdana"/>
          <w:sz w:val="20"/>
          <w:szCs w:val="20"/>
        </w:rPr>
        <w:t xml:space="preserve">Fleequid </w:t>
      </w:r>
      <w:r w:rsidR="002B1D2B" w:rsidRPr="00B51706">
        <w:rPr>
          <w:rFonts w:ascii="Verdana" w:hAnsi="Verdana"/>
          <w:sz w:val="20"/>
          <w:szCs w:val="20"/>
        </w:rPr>
        <w:t xml:space="preserve">è esclusivamente strumentale alla sua successiva Rivendita all’Acquirente e che </w:t>
      </w:r>
      <w:r w:rsidR="002B1D2B" w:rsidRPr="00662DD7">
        <w:rPr>
          <w:rFonts w:ascii="Verdana" w:hAnsi="Verdana"/>
          <w:sz w:val="20"/>
          <w:szCs w:val="20"/>
        </w:rPr>
        <w:t>l’esecuzione dell’operazione avviene</w:t>
      </w:r>
      <w:r w:rsidRPr="00B51706">
        <w:rPr>
          <w:rFonts w:ascii="Verdana" w:hAnsi="Verdana"/>
          <w:sz w:val="20"/>
          <w:szCs w:val="20"/>
        </w:rPr>
        <w:t xml:space="preserve"> "</w:t>
      </w:r>
      <w:r w:rsidRPr="00662DD7">
        <w:rPr>
          <w:rFonts w:ascii="Verdana" w:hAnsi="Verdana"/>
          <w:sz w:val="20"/>
          <w:szCs w:val="20"/>
        </w:rPr>
        <w:t>salvo il venduto</w:t>
      </w:r>
      <w:r w:rsidRPr="00B51706">
        <w:rPr>
          <w:rFonts w:ascii="Verdana" w:hAnsi="Verdana"/>
          <w:sz w:val="20"/>
          <w:szCs w:val="20"/>
        </w:rPr>
        <w:t>",</w:t>
      </w:r>
      <w:r w:rsidR="00420341" w:rsidRPr="00662DD7">
        <w:rPr>
          <w:rFonts w:ascii="Verdana" w:hAnsi="Verdana"/>
          <w:sz w:val="20"/>
          <w:szCs w:val="20"/>
        </w:rPr>
        <w:t xml:space="preserve"> </w:t>
      </w:r>
      <w:r w:rsidR="00CA6D6C" w:rsidRPr="00CA6D6C">
        <w:rPr>
          <w:rFonts w:ascii="Verdana" w:hAnsi="Verdana"/>
          <w:sz w:val="20"/>
          <w:szCs w:val="20"/>
        </w:rPr>
        <w:t>restando subordinata all'effettiva disponibilità del Veicolo presso il Venditore e all'effettivo trasferimento dello stesso dal Venditore a Fleequid. La clausola "salvo il venduto" non incide sul perfezionamento dell'Accordo vincolante né sugli obblighi già sorti a carico dell'Acquirente, ma disciplina la successiva fase esecutiva della Rivendita. Qualora, per fatto imputabile al Venditore, per perdita, distruzione, non conformità o sopravvenuta indisponibilità del Veicolo ovvero per altra circostanza che impedisca a Fleequid di acquistarne la proprietà e dare esecuzione alla Rivendita, l'operazione non possa essere completata, Fleequid può procedere all'Annullamento della vendita ai sensi dell'art. 14, ferme le conseguenze previste nei confronti del Venditore. In tale ipotesi l'Acquirente ha diritto alla restituzione delle somme che debbano essergli restituite secondo quanto previsto dall'art. 15, ma, salvo il dolo o la colpa grave di Fleequid e quanto inderogabilmente previsto dalla legge, non può pretendere da Fleequid ulteriori indennizzi o risarcimenti per l'inadempimento, la perdita o l'indisponibilità del Veicolo imputabili al Venditore. Restano impregiudicati i diritti di Fleequid nei confronti del Venditore, comprese le penali, le manleve, i rimborsi, il regresso e il risarcimento del maggior danno</w:t>
      </w:r>
      <w:r w:rsidR="00B51706" w:rsidRPr="00662DD7">
        <w:rPr>
          <w:rFonts w:ascii="Verdana" w:hAnsi="Verdana"/>
          <w:sz w:val="20"/>
          <w:szCs w:val="20"/>
        </w:rPr>
        <w:t>.</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sidRPr="00B14F99">
        <w:rPr>
          <w:rFonts w:ascii="Verdana" w:hAnsi="Verdana"/>
          <w:sz w:val="20"/>
          <w:szCs w:val="20"/>
        </w:rPr>
        <w:t xml:space="preserve">Quando Fleequid procede mediante Rivendita, essa, quale acquirente del Veicolo dal Venditore, può denunciare al Venditore eventuali difformità e vizi apparenti entro 15 (quindici) giorni dalla consegna del Veicolo all'Acquirente ovvero, se successiva, entro 15 (quindici) giorni dalla ricezione da parte di Fleequid del reclamo dell'Acquirente relativo alla medesima difformità o al medesimo vizio. Per i vizi occulti Fleequid può effettuare la denuncia entro 1 (un) mese dalla scoperta ovvero, se successiva, entro 1 (un) mese dalla ricezione del reclamo dell'Acquirente dal quale il vizio emerga o risulti denunciato. Le Parti convengono espressamente che i predetti termini tengono conto della struttura della Rivendita e della circostanza che eventuali difetti o difformità possono emergere soltanto a seguito della consegna, dell'utilizzo o delle verifiche effettuate dall'Acquirente. Il pagamento del Prezzo di acquisto netto al Venditore, l'eventuale presa in consegna o detenzione temporanea del Veicolo da parte di Fleequid, la sua movimentazione, nonché la predisposizione di un TrustReport o l'esecuzione di ispezioni da parte di Fleequid o di soggetti da essa incaricati non costituiscono accettazione del Veicolo come esente da vizi o conforme alle dichiarazioni del Venditore e non determinano rinuncia ai diritti e ai rimedi spettanti a Fleequid. Restano ferme la responsabilità e gli obblighi di manleva, rimborso e regresso del Venditore previsti dagli artt. 8.13 e 19.6; oltre al risarcimento del danno, il Venditore </w:t>
      </w:r>
      <w:r w:rsidRPr="00B14F99">
        <w:rPr>
          <w:rFonts w:ascii="Verdana" w:hAnsi="Verdana"/>
          <w:sz w:val="20"/>
          <w:szCs w:val="20"/>
        </w:rPr>
        <w:lastRenderedPageBreak/>
        <w:t>è tenuto a rimborsare a Fleequid le somme, i costi, le spese di riparazione e ogni altro onere che questa abbia sostenuto nei confronti del proprio Acquirente per fatti imputabili al Venditore, con espresso diritto di regresso.</w:t>
      </w:r>
    </w:p>
    <w:p w14:paraId="050438E1" w14:textId="22A8357A"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sidRPr="00B94C45">
        <w:rPr>
          <w:rFonts w:ascii="Verdana" w:hAnsi="Verdana"/>
          <w:sz w:val="20"/>
          <w:szCs w:val="20"/>
        </w:rPr>
        <w:t>Fleequid ha diritto di risolvere, in tutto o in parte, ai sensi dell'art. 1456 c.c., il rapporto contrattuale relativo all'acquisto del Veicolo dal Venditore, mediante comunicazione scritta con la quale dichiari di volersi avvalere della presente clausola risolutiva espressa</w:t>
      </w:r>
      <w:r w:rsidR="002455A0" w:rsidRPr="002455A0">
        <w:rPr>
          <w:rFonts w:ascii="Verdana" w:hAnsi="Verdana"/>
          <w:sz w:val="20"/>
          <w:szCs w:val="20"/>
        </w:rPr>
        <w:t>, e di procedere all'Annullamento della vendita ai sensi dell'art. 14, qualora il Venditore</w:t>
      </w:r>
      <w:r w:rsidRPr="00B94C45">
        <w:rPr>
          <w:rFonts w:ascii="Verdana" w:hAnsi="Verdana"/>
          <w:sz w:val="20"/>
          <w:szCs w:val="20"/>
        </w:rPr>
        <w:t xml:space="preserve">: a) abbia costituito o consentito la costituzione sul Veicolo di Gravami ulteriori rispetto a quelli dichiarati, ovvero non abbia provveduto alla loro rimozione nei termini previsti dall'art. 8.3; b) non sia in grado di assicurare il libero trasferimento del Veicolo perché i proventi netti ad esso spettanti risultino insufficienti a soddisfare i creditori aventi diritto allo svincolo del bene e gli ulteriori importi dovuti in relazione all'operazione,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w:t>
      </w:r>
      <w:r w:rsidR="00FA055F" w:rsidRPr="00FA055F">
        <w:rPr>
          <w:rFonts w:ascii="Verdana" w:hAnsi="Verdana"/>
          <w:sz w:val="20"/>
          <w:szCs w:val="20"/>
        </w:rPr>
        <w:t>rifiuti od ometta di trasferire la proprietà del Veicolo ovvero di compiere gli atti, le formalità o di prestare la collaborazione necessari alla registrazione o all’intestazione del Veicolo in capo a Fleequid, o risulti inadempiente all’obbligo di metterlo a disposizione o consegnarlo secondo quanto previsto dalle presenti Condizioni Generali</w:t>
      </w:r>
      <w:r w:rsidRPr="00B94C45">
        <w:rPr>
          <w:rFonts w:ascii="Verdana" w:hAnsi="Verdana"/>
          <w:sz w:val="20"/>
          <w:szCs w:val="20"/>
        </w:rPr>
        <w:t>.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w:t>
      </w:r>
      <w:r w:rsidR="00A74AD9">
        <w:rPr>
          <w:rFonts w:ascii="Verdana" w:hAnsi="Verdana"/>
          <w:sz w:val="20"/>
          <w:szCs w:val="20"/>
        </w:rPr>
        <w:t>,</w:t>
      </w:r>
      <w:r w:rsidR="00225171" w:rsidRPr="00225171">
        <w:t xml:space="preserve"> </w:t>
      </w:r>
      <w:r w:rsidR="00225171" w:rsidRPr="00225171">
        <w:rPr>
          <w:rFonts w:ascii="Verdana" w:hAnsi="Verdana"/>
          <w:sz w:val="20"/>
          <w:szCs w:val="20"/>
        </w:rPr>
        <w:t>salvo che il medesimo fatto materiale sia già assistito, a tutela del medesimo interesse, da una penale specifica prevista dalle presenti Condizioni Generali, ivi comprese, a titolo esemplificativo, quelle di cui agli artt. 8.9, 8.11, 8.12 e 16.9,</w:t>
      </w:r>
      <w:r w:rsidRPr="00B94C45">
        <w:rPr>
          <w:rFonts w:ascii="Verdana" w:hAnsi="Verdana"/>
          <w:sz w:val="20"/>
          <w:szCs w:val="20"/>
        </w:rPr>
        <w:t xml:space="preserve"> il Venditore è inoltre tenuto a corrispondere a Fleequid, a titolo di penale, un importo pari al 30% del Prezzo di riserva determinato in occasione della prima Asta relativa al Veicolo, </w:t>
      </w:r>
      <w:r w:rsidRPr="00B94C45">
        <w:rPr>
          <w:rFonts w:ascii="Verdana" w:hAnsi="Verdana"/>
          <w:sz w:val="20"/>
          <w:szCs w:val="20"/>
        </w:rPr>
        <w:lastRenderedPageBreak/>
        <w:t>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w:t>
      </w:r>
      <w:r w:rsidR="00BB010C">
        <w:rPr>
          <w:rFonts w:ascii="Verdana" w:hAnsi="Verdana"/>
          <w:sz w:val="20"/>
          <w:szCs w:val="20"/>
        </w:rPr>
        <w:t xml:space="preserve"> ovvero, in ulteriore mancanza anche del Prezzo di vendita all’Acquirente, al 30% del PMIV relativo alla specifica operazione, salvo quanto previsto dall’art. 18.5 per il Dealer Sales</w:t>
      </w:r>
      <w:r w:rsidRPr="00B94C45">
        <w:rPr>
          <w:rFonts w:ascii="Verdana" w:hAnsi="Verdana"/>
          <w:sz w:val="20"/>
          <w:szCs w:val="20"/>
        </w:rPr>
        <w:t xml:space="preserve">, fatto salvo il risarcimento del maggior danno. </w:t>
      </w:r>
      <w:r w:rsidR="009C0DE4" w:rsidRPr="009C0DE4">
        <w:rPr>
          <w:rFonts w:ascii="Verdana" w:hAnsi="Verdana"/>
          <w:sz w:val="20"/>
          <w:szCs w:val="20"/>
        </w:rPr>
        <w:t>Nei casi in cui, ai sensi del periodo che precede e dell'art. 15.8, trovi applicazione una penale specifica in luogo di quella prevista dal presente comma, restano ferme la facoltà di risoluzione ai sensi dell'art. 1456 c.c. e le ulteriori conseguenze previste dal presente comma diverse dalla penale</w:t>
      </w:r>
      <w:r w:rsidRPr="00B94C45">
        <w:rPr>
          <w:rFonts w:ascii="Verdana" w:hAnsi="Verdana"/>
          <w:sz w:val="20"/>
          <w:szCs w:val="20"/>
        </w:rPr>
        <w:t>; restano invece cumulabili le conseguenze previste per fatti o violazioni distinti, secondo quanto previsto dall'art. 15.8.</w:t>
      </w:r>
      <w:r w:rsidR="004702C3" w:rsidRPr="004702C3">
        <w:t xml:space="preserve"> </w:t>
      </w:r>
      <w:r w:rsidR="004702C3" w:rsidRPr="004702C3">
        <w:rPr>
          <w:rFonts w:ascii="Verdana" w:hAnsi="Verdana"/>
          <w:sz w:val="20"/>
          <w:szCs w:val="20"/>
        </w:rPr>
        <w:t>Con 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w:t>
      </w:r>
      <w:ins w:id="200" w:author="Avv. Rosario Panzariello" w:date="2026-10-09T11:51:00Z">
        <w:r w:rsidR="00EE3539">
          <w:rPr>
            <w:rFonts w:ascii="Verdana" w:hAnsi="Verdana"/>
            <w:sz w:val="20"/>
            <w:szCs w:val="20"/>
          </w:rPr>
          <w:t xml:space="preserve"> lett. a),</w:t>
        </w:r>
      </w:ins>
      <w:r w:rsidR="004702C3" w:rsidRPr="004702C3">
        <w:rPr>
          <w:rFonts w:ascii="Verdana" w:hAnsi="Verdana"/>
          <w:sz w:val="20"/>
          <w:szCs w:val="20"/>
        </w:rPr>
        <w:t xml:space="preserve"> restando ferme la facoltà di risoluzione ai sensi dell'art. 1456 c.c. e le ulteriori conseguenze previste dal presente comma diverse dalla penale.</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sidRPr="00357EF7">
        <w:rPr>
          <w:rFonts w:ascii="Verdana" w:hAnsi="Verdana"/>
          <w:sz w:val="20"/>
          <w:szCs w:val="20"/>
        </w:rPr>
        <w:t>Alla Vendita in commissione eseguita mediante Rivendita si applica la clausola di collegamento di cui all'art. 21, alla quale si rinvia integralmente.</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sidRPr="003D11A5">
        <w:rPr>
          <w:rFonts w:ascii="Verdana" w:hAnsi="Verdana"/>
          <w:b/>
          <w:bCs/>
          <w:i/>
          <w:smallCaps/>
          <w:sz w:val="20"/>
          <w:szCs w:val="20"/>
        </w:rPr>
        <w:t>Operatività quale Intermediario puro</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sidRPr="00C72E36">
        <w:rPr>
          <w:rFonts w:ascii="Verdana" w:hAnsi="Verdana"/>
          <w:sz w:val="20"/>
          <w:szCs w:val="20"/>
        </w:rPr>
        <w:t>Quando Fleequid opera quale Intermediario puro ai sensi dell'art. 2.6, la compravendita è conclusa direttamente tra il Venditore e l'Acquirente e il Veicolo è trasferito direttamente dal Venditore all'Acquirente, senza che Fleequid concluda la compravendita, né in nome proprio né quale parte, senza che essa ne acquisti, neppure temporaneamente, la proprietà e senza che assuma la qualità di venditore, neppure formale. Il prezzo del Veicolo è dovuto dall'Acquirente direttamente al Venditore e non transita sui conti di Fleequid, ferme le Commissioni, le Tariffe e gli ulteriori importi dovuti a Fleequid. Il Venditore e l'Acquirente sono tenuti a compiere direttamente, con la collaborazione e il coordinamento eventualmente prestati da Fleequid, tutti gli adempimenti necessari al trasferimento della proprietà, alla fatturazione, alla documentazione, alla consegna e al ritiro del Veicolo secondo quanto previsto dagli artt. 11, 12 e 16. L'attività di assistenza, coordinamento o gestione amministrativa eventualmente svolta da Fleequid non determina l'assunzione, da parte di quest'ultima, della qualità di acquirente o venditore del Veicolo, né di debitore o creditore del relativo prezzo, restando Fleequid titolare dei distinti rapporti di incarico con il Venditore e con</w:t>
      </w:r>
      <w:r w:rsidRPr="00805182">
        <w:rPr>
          <w:rFonts w:ascii="Verdana" w:hAnsi="Verdana"/>
          <w:sz w:val="20"/>
          <w:szCs w:val="20"/>
        </w:rPr>
        <w:t xml:space="preserve"> l'Acquirente e conservando il diritto alle Commissioni e agli ulteriori importi ad essa spettanti</w:t>
      </w:r>
      <w:r w:rsidRPr="006979D3">
        <w:rPr>
          <w:rFonts w:ascii="Verdana" w:hAnsi="Verdana"/>
          <w:sz w:val="20"/>
          <w:szCs w:val="20"/>
        </w:rPr>
        <w:t>.</w:t>
      </w:r>
    </w:p>
    <w:p w14:paraId="13825D07" w14:textId="5A3840B3" w:rsidR="00805182" w:rsidRDefault="00EB14F5" w:rsidP="00805182">
      <w:pPr>
        <w:pStyle w:val="Paragrafoelenco"/>
        <w:numPr>
          <w:ilvl w:val="1"/>
          <w:numId w:val="1"/>
        </w:numPr>
        <w:spacing w:line="360" w:lineRule="auto"/>
        <w:ind w:left="0" w:firstLine="0"/>
        <w:jc w:val="both"/>
        <w:rPr>
          <w:rFonts w:ascii="Verdana" w:hAnsi="Verdana"/>
          <w:sz w:val="20"/>
          <w:szCs w:val="20"/>
        </w:rPr>
      </w:pPr>
      <w:r w:rsidRPr="00EB14F5">
        <w:rPr>
          <w:rFonts w:ascii="Verdana" w:hAnsi="Verdana"/>
          <w:sz w:val="20"/>
          <w:szCs w:val="20"/>
        </w:rPr>
        <w:t xml:space="preserve">Quando Fleequid opera quale Intermediario puro, il Venditore è tenuto a emettere e trasmettere all'Acquirente la fattura di vendita del Veicolo entro 5 (cinque) giorni dalla ricezione dei dati necessari alla sua emissione ai sensi dell'art. 11.4; la fattura deve corrispondere al </w:t>
      </w:r>
      <w:r w:rsidRPr="00EB14F5">
        <w:rPr>
          <w:rFonts w:ascii="Verdana" w:hAnsi="Verdana"/>
          <w:sz w:val="20"/>
          <w:szCs w:val="20"/>
        </w:rPr>
        <w:lastRenderedPageBreak/>
        <w:t>prezzo dovuto direttamente al Venditore, oltre all'IVA ove applicabile. In caso di ritardo nell'emissione o nella trasmissione della fattura</w:t>
      </w:r>
      <w:ins w:id="201" w:author="Avv. Rosario Panzariello" w:date="2026-10-09T12:43:00Z">
        <w:r w:rsidR="00D826BE">
          <w:rPr>
            <w:rFonts w:ascii="Verdana" w:hAnsi="Verdana"/>
            <w:sz w:val="20"/>
            <w:szCs w:val="20"/>
          </w:rPr>
          <w:t>,</w:t>
        </w:r>
      </w:ins>
      <w:r w:rsidRPr="00EB14F5">
        <w:rPr>
          <w:rFonts w:ascii="Verdana" w:hAnsi="Verdana"/>
          <w:sz w:val="20"/>
          <w:szCs w:val="20"/>
        </w:rPr>
        <w:t xml:space="preserve"> il Venditore è tenuto a corrispondere a Fleequid una penale pari a € 150,00 (euro centocinquanta/00) per ciascun giorno di ritardo e per ciascun Veicolo interessato, </w:t>
      </w:r>
      <w:r w:rsidR="000473DE">
        <w:rPr>
          <w:rFonts w:ascii="Verdana" w:hAnsi="Verdana"/>
          <w:sz w:val="20"/>
          <w:szCs w:val="20"/>
        </w:rPr>
        <w:t>sino</w:t>
      </w:r>
      <w:r w:rsidR="00A70F20">
        <w:rPr>
          <w:rFonts w:ascii="Verdana" w:hAnsi="Verdana"/>
          <w:sz w:val="20"/>
          <w:szCs w:val="20"/>
        </w:rPr>
        <w:t xml:space="preserve"> all’adempimento, </w:t>
      </w:r>
      <w:r w:rsidRPr="00EB14F5">
        <w:rPr>
          <w:rFonts w:ascii="Verdana" w:hAnsi="Verdana"/>
          <w:sz w:val="20"/>
          <w:szCs w:val="20"/>
        </w:rPr>
        <w:t>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L'eventuale ritardo nell'emissione o nella trasmissione della fattura da parte del Venditore non sospende né differisce il Termine di pagamento dell'Acquirente, purché la Proforma contenga tutti gli elementi necessari per consentire l'esecuzione del pagamento. I documenti fiscali relativi alle Commissioni, alle Tariffe e agli ulteriori importi spettanti a Fleequid sono emessi da quest'ultima secondo quanto previsto dall'art. 16.2</w:t>
      </w:r>
      <w:r w:rsidR="00810E3C">
        <w:rPr>
          <w:rFonts w:ascii="Verdana" w:hAnsi="Verdana"/>
          <w:sz w:val="20"/>
          <w:szCs w:val="20"/>
        </w:rPr>
        <w:t>.</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sidRPr="00810E3C">
        <w:rPr>
          <w:rFonts w:ascii="Verdana" w:hAnsi="Verdana"/>
          <w:sz w:val="20"/>
          <w:szCs w:val="20"/>
        </w:rPr>
        <w:t>Quando Fleequid opera quale Intermediario puro, il trasferimento della proprietà del Veicolo dal Venditore all'Acquirente resta convenzionalmente differito al momento dell'integrale adempimento dell'obbligo di pagamento ai sensi dell'art. 12.2 e del compimento delle formalità necessarie, secondo quanto previsto dall'art. 16.4, al quale si rinvia anche per il termine ordinario di 10 (dieci) giorni per il compimento delle formalità di trasferimento e per la possibilità di un diverso termine previsto dalle Condizioni particolari di vendita. Alla consegna, al ritiro, al mancato ritiro, al passaggio del rischio, alla verifica del Veicolo e al trasporto si applicano le disposizioni dell'art.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sidRPr="00253A94">
        <w:rPr>
          <w:rFonts w:ascii="Verdana" w:hAnsi="Verdana"/>
          <w:sz w:val="20"/>
          <w:szCs w:val="20"/>
        </w:rPr>
        <w:t xml:space="preserve">Quando Fleequid opera quale Intermediario puro non trovano applicazione </w:t>
      </w:r>
      <w:r w:rsidR="00CF4DD4" w:rsidRPr="00CF4DD4">
        <w:rPr>
          <w:rFonts w:ascii="Verdana" w:hAnsi="Verdana"/>
          <w:sz w:val="20"/>
          <w:szCs w:val="20"/>
        </w:rPr>
        <w:t>l'art. 17.4 né l'art. 17.8, in luogo di quest'ultimo trovando applicazione l'art. 17.14; non trovano altresì applicazione</w:t>
      </w:r>
      <w:r w:rsidRPr="00253A94">
        <w:rPr>
          <w:rFonts w:ascii="Verdana" w:hAnsi="Verdana"/>
          <w:sz w:val="20"/>
          <w:szCs w:val="20"/>
        </w:rPr>
        <w:t xml:space="preserve"> l'autorizzazione di cui all'art. 1395 c.c.</w:t>
      </w:r>
      <w:r w:rsidR="00977645">
        <w:rPr>
          <w:rFonts w:ascii="Verdana" w:hAnsi="Verdana"/>
          <w:sz w:val="20"/>
          <w:szCs w:val="20"/>
        </w:rPr>
        <w:t>,</w:t>
      </w:r>
      <w:r w:rsidRPr="00253A94">
        <w:rPr>
          <w:rFonts w:ascii="Verdana" w:hAnsi="Verdana"/>
          <w:sz w:val="20"/>
          <w:szCs w:val="20"/>
        </w:rPr>
        <w:t xml:space="preserve"> il richiamo all'art. 1515, comma 3, c.c. di cui all'art. 2.5, nonché la clausola di collegamento di cui all'art. 21, che si applica esclusivamente alla Rivendita. Il regime della garanzia nei confronti dell'Acquirente è disciplinato dall'art. 19 e, in particolare, dall'art. 19.7, lett. b); la procedura di reclamo è disciplinata dall'art. 20; gli effetti restitutori e patrimoniali sono disciplinati dall'art.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sidRPr="00FD121F">
        <w:rPr>
          <w:rFonts w:ascii="Verdana" w:hAnsi="Verdana"/>
          <w:sz w:val="20"/>
          <w:szCs w:val="20"/>
        </w:rPr>
        <w:t xml:space="preserve">Quando Fleequid opera quale Intermediario puro, Fleequid ha diritto di risolvere, ai sensi dell'art. 1456 c.c., il rapporto di incarico con il Venditore relativo alla specifica operazione di cui all'art. 17.10, mediante comunicazione scritta con la quale dichiari di volersi avvalere della presente clausola risolutiva espressa, e di procedere all'Annullamento della vendita ai sensi dell'art. 14, qualora il Venditore: a) abbia costituito o consentito la costituzione sul Veicolo di Gravami ulteriori rispetto a quelli dichiarati, ovvero non abbia provveduto alla loro rimozione nei termini previsti dall'art. 8.3; b) non sia in grado di assicurare il libero trasferimento del Veicolo all'Acquirente perché le somme ad esso spettanti risultino insufficienti a soddisfare i creditori aventi diritto allo svincolo del bene,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w:t>
      </w:r>
      <w:r w:rsidRPr="00FD121F">
        <w:rPr>
          <w:rFonts w:ascii="Verdana" w:hAnsi="Verdana"/>
          <w:sz w:val="20"/>
          <w:szCs w:val="20"/>
        </w:rPr>
        <w:lastRenderedPageBreak/>
        <w:t xml:space="preserve">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rifiuti od ometta di trasferire la proprietà del Veicolo direttamente all'Acquirente ovvero di compiere gli atti, le formalità o di prestare la collaborazione necessari alla registrazione o all'intestazione del Veicolo in capo all'Acquirente, o risulti inadempiente all'obbligo di metterlo a disposizione o consegnarlo secondo quanto previsto dalle presenti Condizioni Generali. L'esercizio delle predette facoltà riguarda esclusivamente il rapporto tra Fleequid e il Venditore e l'operazione gestita da Fleequid e non comporta l'assunzione, da parte di Fleequid, della qualità di parte della compravendita conclusa direttamente tra il Venditore e l'Acquirente, restando impregiudicati i diritti e i rimedi spettanti all'Acquirente nei confronti del Venditore e gli effetti restitutori previsti dall'art. 15.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 salvo che il medesimo fatto materiale sia già assistito, a tutela del medesimo interesse, da una penale specifica prevista dalle presenti Condizioni Generali, ivi comprese, a titolo esemplificativo, quelle di cui agli artt. 8.9, 8.11, 8.12 e 16.9,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 ovvero, in ulteriore mancanza anche del Prezzo di vendita all'Acquirente, al 30% del PMIV relativo alla specifica operazione, fatto salvo il risarcimento del maggior danno. In particolare, per il rifiuto di trasferire la proprietà del Veicolo direttamente all'Acquirente continua a trovare applicazione la penale prevista dall'art. 8.11, lett. c). Nei casi in cui, ai sensi dei periodi che precedono e dell'art. 15.8, trovi applicazione una penale specifica in luogo di quella prevista dal presente comma, restano ferme la facoltà di risoluzione ai sensi dell'art. 1456 c.c., la facoltà </w:t>
      </w:r>
      <w:r w:rsidRPr="00FD121F">
        <w:rPr>
          <w:rFonts w:ascii="Verdana" w:hAnsi="Verdana"/>
          <w:sz w:val="20"/>
          <w:szCs w:val="20"/>
        </w:rPr>
        <w:lastRenderedPageBreak/>
        <w:t>di Annullamento e le ulteriori conseguenze previste dal presente comma diverse dalla penale; restano invece cumulabili le conseguenze previste per fatti o violazioni distinti, secondo quanto previsto dall'art. 15.8.</w:t>
      </w:r>
      <w:r w:rsidR="00B61029" w:rsidRPr="00B61029">
        <w:t xml:space="preserve"> </w:t>
      </w:r>
      <w:r w:rsidR="00B61029" w:rsidRPr="00B61029">
        <w:rPr>
          <w:rFonts w:ascii="Verdana" w:hAnsi="Verdana"/>
          <w:sz w:val="20"/>
          <w:szCs w:val="20"/>
        </w:rPr>
        <w:t>Con 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lett. c), restando ferme la facoltà di risoluzione ai sensi dell'art. 1456 c.c., la facoltà di Annullamento e le ulteriori conseguenze previste dal presente comma diverse dalla penale.</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3"/>
      <w:r>
        <w:rPr>
          <w:rFonts w:ascii="Verdana" w:hAnsi="Verdana"/>
          <w:b/>
          <w:bCs/>
          <w:smallCaps/>
          <w:sz w:val="20"/>
          <w:szCs w:val="20"/>
        </w:rPr>
        <w:t>Dealer Sales.</w:t>
      </w:r>
      <w:bookmarkEnd w:id="202"/>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sidRPr="00F35965">
        <w:rPr>
          <w:rFonts w:ascii="Verdana" w:hAnsi="Verdana"/>
          <w:sz w:val="20"/>
          <w:szCs w:val="20"/>
        </w:rPr>
        <w:t>Nel Dealer Sales Fleequid acquista il Veicolo dal Venditore in nome e per conto proprio e lo rivende all'Acquirente in nome e per conto proprio, assumendo la qualità di parte sostanziale di entrambe le compravendite, rispettivamente quale acquirente nel rapporto con il Venditore e quale venditore nel rapporto con l'Acquirente. I due rapporti di compravendita sono distinti e autonomi e sono regolati ciascuno dalle proprie condizioni economiche. Nel Dealer Sales Fleequid non opera quale mandataria o commissionaria del Venditore o dell'Acquirente e non trovano applicazione le disposizioni delle presenti Condizioni Generali che presuppongono la Vendita in commissione, salvo espresso richiamo. Nel Dealer Sales non sono dovute le Commissioni proprie della Vendita in commissione, ferme le Tariffe e gli ulteriori importi eventualmente dovuti per distinto titolo; l'eventuale differenza tra il Prezzo di acquisto e il Prezzo di vendita all'Acquirente costituisce il risultato economico dell'attività di compravendita svolta da Fleequid e non una Commissione, né un parametro di determinazione delle Commissioni o delle penali a queste parametrate</w:t>
      </w:r>
      <w:r>
        <w:rPr>
          <w:rFonts w:ascii="Verdana" w:hAnsi="Verdana"/>
          <w:sz w:val="20"/>
          <w:szCs w:val="20"/>
        </w:rPr>
        <w:t>.</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Nel Dealer Sales l'acquisto del Veicolo da parte di Fleequid può avvenire a seguito dell'individuazione di uno specifico Acquirente, anche all'esito di un'Asta o di altro Evento di vendita organizzato tramite il Marketplace ("acquisto sul venduto"). In tale ipotesi il rapporto di acquisto tra il Venditore e Fleequid è soggetto alla disciplina prevista dall'art. 8.8, ivi compresa la condizione sospensiva relativa all'esecuzione dell'acquisto, pattuita nell'esclusivo interesse di Fleequid. Fleequid ha tuttavia facoltà, a propria discrezione, di acquistare il Veicolo prima dell'individuazione di uno specifico Acquirente e di commercializzarlo o rivenderlo successivamente, anche mediante uno o più Eventi di vendita ("acquisto da stock"). In tale ipotesi l'acquisto del Veicolo da parte di Fleequid è autonomo rispetto alla successiva vendita all'Acquirente, non dipende dall'esistenza di un Accordo vincolante e non è soggetto alla condizione prevista dall'art. 8.8, salvo diversa pattuizione tra Fleequid e il Venditore. L'acquisto da stock può avvenire anche quando sia convenuto che il Veicolo rimanga temporaneamente in uso o comunque nella disponibilità del Venditore; in tal caso la permanenza materiale del Veicolo presso il Venditore non incide, di per sé, sull'avvenuto acquisto da parte di Fleequid né sugli effetti già prodotti dal relativo contratto, fermo quanto previsto dalle presenti Condizioni Generali e dalle eventuali condizioni applicabili alla specifica operazione in materia di custodia, utilizzo, </w:t>
      </w:r>
      <w:r w:rsidRPr="00F7313A">
        <w:rPr>
          <w:rFonts w:ascii="Verdana" w:hAnsi="Verdana"/>
          <w:sz w:val="20"/>
          <w:szCs w:val="20"/>
        </w:rPr>
        <w:lastRenderedPageBreak/>
        <w:t>consegna e trasferimento del rischio. Resta altresì ferma, ove ne ricorrano i presupposti, la disciplina prevista dall'art. 13 per le operazioni nelle quali, dopo il perfezionamento dell'Accordo vincolante con l'Acquirente, il Veicolo rimanga temporaneamente in uso presso il Venditore.</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Il Prezzo di acquisto dovuto da Fleequid al Venditore è autonomamente concordato tra Fleequid e il Venditore e non può essere inferiore al PMIV indicato nella Proposta di vendita, ove il PMIV sia applicabile alla fattispecie, salvo che il Venditore accetti espressamente un diverso importo inferiore. Prima dell'avvio dell'Evento di vendita devono risultare determinati il Prezzo di acquisto ovvero il criterio economico, già accettato dal Venditore, che ne consenta la determinazione, resi conoscibili al Venditore ai sensi dell'art. 3.7, lett. b). Nell'acquisto da stock tali elementi sono determinati nell'ambito del rapporto di acquisto tra Fleequid e il Venditore. Il Prezzo di vendita all'Acquirente è autonomo rispetto al Prezzo di acquisto e si determina secondo le regole applicabili allo specifico Evento di vendita; tra i due prezzi non sussiste alcun collegamento necessario.</w:t>
      </w:r>
    </w:p>
    <w:p w14:paraId="26F2FF47" w14:textId="719B40F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Nel Dealer Sales il Venditore è tenuto, su richiesta di Fleequid, a emettere nei confronti di quest'ultima la fattura relativa alla vendita del Veicolo entro 5 (cinque) giorni dalla richiesta, secondo i dati e le indicazioni comunicati da Fleequid. La fattura è emessa con riferimento al Prezzo di acquisto concordato ai sensi dell'art. 18.3, oltre all'IVA ove applicabile e agli eventuali ulteriori importi riferibili esclusivamente al relativo rapporto di compravendita. In caso di ritardo </w:t>
      </w:r>
      <w:del w:id="203" w:author="Avv. Rosario Panzariello" w:date="2026-10-09T12:45:00Z">
        <w:r w:rsidRPr="00F7313A" w:rsidDel="00B63CBA">
          <w:rPr>
            <w:rFonts w:ascii="Verdana" w:hAnsi="Verdana"/>
            <w:sz w:val="20"/>
            <w:szCs w:val="20"/>
          </w:rPr>
          <w:delText xml:space="preserve">imputabile al Venditore </w:delText>
        </w:r>
      </w:del>
      <w:r w:rsidRPr="00F7313A">
        <w:rPr>
          <w:rFonts w:ascii="Verdana" w:hAnsi="Verdana"/>
          <w:sz w:val="20"/>
          <w:szCs w:val="20"/>
        </w:rPr>
        <w:t>nell'emissione o nella trasmissione della fattura, il Venditore è tenuto a corrispondere a Fleequid una penale pari a € 150,00 (euro centocinquanta/00) per ciascun giorno di ritardo e per ciascun Veicolo interessato, sino all'adempimento, 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Resta distinta e autonoma la fatturazione emessa da Fleequid nei confronti dell'Acquirente, disciplinata dall'art. 16.2.</w:t>
      </w:r>
    </w:p>
    <w:p w14:paraId="533806DB" w14:textId="1647D96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rapporto di acquisto tra il Venditore e Fleequid restano integralmente ferme le dichiarazioni, le garanzie e gli obblighi di manleva, rimborso e regresso posti a carico del Venditore dalle presenti Condizioni Generali, ivi compresi quelli previsti dagli artt. 8.3, 8.12, 8.13 e 19.6, nonché la disciplina della denuncia e dei relativi termini di cui all'art. 17.7 e la clausola risolutiva espressa e le conseguenze economiche di cui all'art. 17.8, che si applicano al contratto di acquisto concluso da Fleequid nel Dealer Sales</w:t>
      </w:r>
      <w:r w:rsidR="0012303B">
        <w:rPr>
          <w:rFonts w:ascii="Verdana" w:hAnsi="Verdana"/>
          <w:sz w:val="20"/>
          <w:szCs w:val="20"/>
        </w:rPr>
        <w:t xml:space="preserve">; </w:t>
      </w:r>
      <w:r w:rsidR="0012303B" w:rsidRPr="0012303B">
        <w:rPr>
          <w:rFonts w:ascii="Verdana" w:hAnsi="Verdana"/>
          <w:sz w:val="20"/>
          <w:szCs w:val="20"/>
        </w:rPr>
        <w:t>ai fini della determinazione della penale prevista dall'art. 17.8, qualora per il Veicolo non esistano né un Prezzo di riserva né un Prezzo di vendita all'Acquirente, come può verificarsi in particolare nell'acquisto da stock, la base sussidiaria finale è costituita, in luogo del PMIV, dal Prezzo di acquisto dovuto da Fleequid al Venditore</w:t>
      </w:r>
      <w:r w:rsidRPr="00F7313A">
        <w:rPr>
          <w:rFonts w:ascii="Verdana" w:hAnsi="Verdana"/>
          <w:sz w:val="20"/>
          <w:szCs w:val="20"/>
        </w:rPr>
        <w:t xml:space="preserve">. L'acquisto del Veicolo da parte di Fleequid non estingue né riduce tali tutele. La manleva di cui all'art. 8.13 opera espressamente anche con riferimento alle pretese avanzate dall'Acquirente nei confronti di Fleequid quale venditore sostanziale, nonché alle somme, ai costi, alle riparazioni, alle spese, agli oneri e ai danni che Fleequid sostenga in tale veste per fatti, vizi, </w:t>
      </w:r>
      <w:r w:rsidRPr="00F7313A">
        <w:rPr>
          <w:rFonts w:ascii="Verdana" w:hAnsi="Verdana"/>
          <w:sz w:val="20"/>
          <w:szCs w:val="20"/>
        </w:rPr>
        <w:lastRenderedPageBreak/>
        <w:t xml:space="preserve">difetti, omissioni o inadempimenti imputabili al Venditore, con diritto di regresso e di rimborso integrale nei confronti di quest'ultimo. Qualora una difformità, un vizio, un </w:t>
      </w:r>
      <w:del w:id="204" w:author="Avv. Rosario Panzariello" w:date="2026-10-09T13:09:00Z">
        <w:r w:rsidRPr="00F7313A" w:rsidDel="00237FBF">
          <w:rPr>
            <w:rFonts w:ascii="Verdana" w:hAnsi="Verdana"/>
            <w:sz w:val="20"/>
            <w:szCs w:val="20"/>
          </w:rPr>
          <w:delText xml:space="preserve">danno </w:delText>
        </w:r>
      </w:del>
      <w:ins w:id="205" w:author="Avv. Rosario Panzariello" w:date="2026-10-09T13:09:00Z">
        <w:r w:rsidR="00237FBF">
          <w:rPr>
            <w:rFonts w:ascii="Verdana" w:hAnsi="Verdana"/>
            <w:sz w:val="20"/>
            <w:szCs w:val="20"/>
          </w:rPr>
          <w:t>danneggiamento del Veicolo</w:t>
        </w:r>
        <w:r w:rsidR="00237FBF" w:rsidRPr="00F7313A">
          <w:rPr>
            <w:rFonts w:ascii="Verdana" w:hAnsi="Verdana"/>
            <w:sz w:val="20"/>
            <w:szCs w:val="20"/>
          </w:rPr>
          <w:t xml:space="preserve"> </w:t>
        </w:r>
      </w:ins>
      <w:r w:rsidRPr="00F7313A">
        <w:rPr>
          <w:rFonts w:ascii="Verdana" w:hAnsi="Verdana"/>
          <w:sz w:val="20"/>
          <w:szCs w:val="20"/>
        </w:rPr>
        <w:t>o altra circostanza imputabile al Venditore emerga</w:t>
      </w:r>
      <w:ins w:id="206" w:author="Avv. Rosario Panzariello" w:date="2026-10-09T13:10:00Z">
        <w:r w:rsidR="00237FBF">
          <w:rPr>
            <w:rFonts w:ascii="Verdana" w:hAnsi="Verdana"/>
            <w:sz w:val="20"/>
            <w:szCs w:val="20"/>
          </w:rPr>
          <w:t>,</w:t>
        </w:r>
      </w:ins>
      <w:r w:rsidRPr="00F7313A">
        <w:rPr>
          <w:rFonts w:ascii="Verdana" w:hAnsi="Verdana"/>
          <w:sz w:val="20"/>
          <w:szCs w:val="20"/>
        </w:rPr>
        <w:t xml:space="preserve"> o sia denunciata</w:t>
      </w:r>
      <w:ins w:id="207" w:author="Avv. Rosario Panzariello" w:date="2026-10-09T13:10:00Z">
        <w:r w:rsidR="00237FBF">
          <w:rPr>
            <w:rFonts w:ascii="Verdana" w:hAnsi="Verdana"/>
            <w:sz w:val="20"/>
            <w:szCs w:val="20"/>
          </w:rPr>
          <w:t>,</w:t>
        </w:r>
      </w:ins>
      <w:r w:rsidRPr="00F7313A">
        <w:rPr>
          <w:rFonts w:ascii="Verdana" w:hAnsi="Verdana"/>
          <w:sz w:val="20"/>
          <w:szCs w:val="20"/>
        </w:rPr>
        <w:t xml:space="preserve"> dall'Acquirente successivamente alla rivendita del Veicolo, Fleequid conserva il diritto di farla valere nei confronti del Venditore nei termini previsti dall'art. 17.7, decorrenti, ove il fatto non fosse già precedentemente noto a Fleequid, dalla relativa scoperta o dalla ricezione del reclamo dell'Acquirente. Il pagamento del Prezzo di acquisto, la presa in consegna del Veicolo da parte di Fleequid o di soggetti da essa incaricati e la successiva rivendita all'Acquirente non comportano rinuncia ai diritti di manleva, regresso, rimborso o agli ulteriori rimedi spettanti a Fleequid nei confronti del Venditore.</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Il trasferimento della proprietà e il passaggio del rischio dal Venditore a Fleequid avvengono secondo quanto convenuto nel relativo rapporto di acquisto e, in mancanza, al momento della consegna del Veicolo a Fleequid o al soggetto da essa incaricato. Il trasferimento della proprietà del Veicolo da Fleequid all'Acquirente e il passaggio del relativo rischio sono disciplinati dall'art. 16 e, in particolare, dagli artt. 16.4 e 16.5, ai quali si rinvia, anche nei casi in cui Fleequid abbia acquistato la proprietà del Veicolo in epoca anteriore all'integrale adempimento dell'obbligo di pagamento dell'Acquirente, nell'ambito di un acquisto da stock ovvero per effetto della rinuncia alla condizione prevista dall'art. 8.8 nell'acquisto sul venduto. Resta fermo quanto previsto dagli artt. 13.9 e 18.7 quando il Veicolo rimanga temporaneamente in uso o comunque nella disponibilità del Venditore. Restano ferme le eventuali diverse disposizioni previste dalle Condizioni Specifiche applicabili alla singola operazione, anche in presenza di una Soluzione di finanziamento.</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Nell'acquisto da stock Fleequid commercializza e rivende il Veicolo quale proprietaria e venditore sostanziale nei confronti dell'Acquirente e tale circostanza è resa conoscibile secondo quanto previsto dall'art. 3.2. Dal perfezionamento dell'acquisto del Veicolo da parte di Fleequid cessano di applicarsi pro futuro, nei rapporti con il Venditore, le disposizioni degli artt. 8.8, 8.9, 8.10 e 8.11: qualora l'acquisto da stock sia preceduto da una fase di commercializzazione del Veicolo per il tramite di Fleequid, tali disposizioni operano fino al perfezionamento dell'acquisto; qualora l'acquisto da stock sia diretto e non preceduto da alcuna fase di commercializzazione, esse non operano sin dall'origine. Restano in ogni caso salvi i diritti e le penali già maturati prima del perfezionamento dell'acquisto, nonché gli obblighi del Venditore destinati a sopravvivere all'acquisto, ivi compresi quelli relativi a garanzie, dichiarazioni, manleve, responsabilità, consegna della documentazione, profili fiscali, rimborso, regresso e risarcimento, secondo quanto previsto dall'art. 18.5. Qualora, prima dell'apertura dell'Evento di vendita, Fleequid abbia già acquisito la materiale disponibilità del Veicolo e risultino adempiuti gli obblighi del Venditore necessari alla sua consegna e successiva rivendita, non trova applicazione la clausola "salvo il venduto" di cui all'art. 17.6, rispondendo Fleequid della consegna del Veicolo quale venditore. Qualora invece il Veicolo, pur essendo già stato acquistato da Fleequid, rimanga temporaneamente in uso o comunque nella disponibilità del Venditore, ovvero debba ancora </w:t>
      </w:r>
      <w:r w:rsidRPr="00F7313A">
        <w:rPr>
          <w:rFonts w:ascii="Verdana" w:hAnsi="Verdana"/>
          <w:sz w:val="20"/>
          <w:szCs w:val="20"/>
        </w:rPr>
        <w:lastRenderedPageBreak/>
        <w:t xml:space="preserve">essere da questo messo a disposizione o consegnato, trova applicazione, in quanto compatibile, la disciplina prevista dall'art. 17.6; in tale ipotesi il perfezionamento dell'Accordo vincolante con l'Acquirente non è subordinato al perfezionamento o all'efficacia dell'acquisto del Veicolo da parte di Fleequid, già intervenuti, ma la successiva esecuzione della vendita resta subordinata all'effettiva disponibilità del Veicolo e alla sua consegna da parte del Venditore nelle condizioni convenute. Qualora, per inadempimento del Venditore, perdita, distruzione, </w:t>
      </w:r>
      <w:r w:rsidR="00E550DB" w:rsidRPr="00E550DB">
        <w:rPr>
          <w:rFonts w:ascii="Verdana" w:hAnsi="Verdana"/>
          <w:sz w:val="20"/>
          <w:szCs w:val="20"/>
        </w:rPr>
        <w:t>non conformità tale da impedire l’esecuzione della vendita nelle condizioni convenute</w:t>
      </w:r>
      <w:r w:rsidRPr="00F7313A">
        <w:rPr>
          <w:rFonts w:ascii="Verdana" w:hAnsi="Verdana"/>
          <w:sz w:val="20"/>
          <w:szCs w:val="20"/>
        </w:rPr>
        <w:t>, sopravvenuta indisponibilità del Veicolo o altra circostanza riconducibile al rapporto con il Venditore, Fleequid non possa dare esecuzione alla vendita all'Acquirente, Fleequid può procedere all'Annullamento della vendita secondo quanto previsto dagli artt. 14 e 15; in tale ipotesi, salvo il dolo o la colpa grave di Fleequid e quanto inderogabilmente previsto dalla legge, l'Acquirente ha diritto alla restituzione delle somme che debbano essergli restituite ai sensi dell'art. 15, senza diritto a ulteriori indennizzi o risarcimenti nei confronti di Fleequid per fatti imputabili al Venditore. Restano in ogni caso ferme, nei rapporti tra Fleequid e il Venditore, tutte le obbligazioni derivanti dal rapporto di acquisto non ancora eseguite, nonché le garanzie, le penali, gli obblighi di manleva, rimborso e regresso e gli ulteriori rimedi previsti dalle presenti Condizioni Generali.</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La qualificazione del Veicolo come VFU o comunque come rifiuto ai sensi della normativa ambientale applicabile non esclude, di per sé, l'applicazione del Dealer Sales, purché la struttura della specifica operazione sia compatibile con la normativa applicabile e con i titoli, le autorizzazioni e i requisiti richiesti in capo ai soggetti che vi intervengono e Fleequid disponga delle autorizzazioni eventualmente necessarie. In tali operazioni Fleequid opera nei limiti consentiti dalla normativa e dai titoli abilitativi applicabili, senza assumere, per il solo fatto dell'applicazione del Dealer Sales o della conclusione dei relativi contratti di compravendita, la detenzione materiale del rifiuto né attività di raccolta, trasporto, trattamento, recupero, demolizione o smaltimento. Restano ferme le disposizioni dell'art. 16.13 e le eventuali Condizioni particolari di vendita applicabili alla specifica operazione.</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Nei rapporti tra Fleequid e l'Acquirente il regime di garanzia applicabile alle vendite concluse secondo il Dealer Sales è disciplinato dall'art. 19 e, in particolare, dall'art. 19.7, lett. c), e dalle ulteriori disposizioni ivi richiamate. La procedura di reclamo è disciplinata dall'art. 20. Restano fermi, nei rapporti tra Fleequid e il Venditore dal quale il Veicolo è stato acquistato, i diritti, le garanzie e gli obblighi di manleva, rimborso e regresso previsti dall'art. 18.5 e dalle ulteriori disposizioni applicabili.</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8" w:name="_Toc240781635"/>
      <w:bookmarkStart w:id="209" w:name="_Toc241316677"/>
      <w:bookmarkStart w:id="210" w:name="_Toc241316794"/>
      <w:bookmarkStart w:id="211" w:name="_Toc241316966"/>
      <w:bookmarkStart w:id="212" w:name="_Toc241317109"/>
      <w:bookmarkStart w:id="213" w:name="_Toc241394882"/>
      <w:bookmarkStart w:id="214" w:name="_Toc240781636"/>
      <w:bookmarkStart w:id="215" w:name="_Toc241316678"/>
      <w:bookmarkStart w:id="216" w:name="_Toc241316795"/>
      <w:bookmarkStart w:id="217" w:name="_Toc241316967"/>
      <w:bookmarkStart w:id="218" w:name="_Toc241317110"/>
      <w:bookmarkStart w:id="219" w:name="_Toc241394883"/>
      <w:bookmarkStart w:id="220" w:name="_Toc240781637"/>
      <w:bookmarkStart w:id="221" w:name="_Toc241316679"/>
      <w:bookmarkStart w:id="222" w:name="_Toc241316796"/>
      <w:bookmarkStart w:id="223" w:name="_Toc241316968"/>
      <w:bookmarkStart w:id="224" w:name="_Toc241317111"/>
      <w:bookmarkStart w:id="225" w:name="_Toc241394884"/>
      <w:bookmarkStart w:id="226" w:name="_Toc240781638"/>
      <w:bookmarkStart w:id="227" w:name="_Toc241316680"/>
      <w:bookmarkStart w:id="228" w:name="_Toc241316797"/>
      <w:bookmarkStart w:id="229" w:name="_Toc241316969"/>
      <w:bookmarkStart w:id="230" w:name="_Toc241317112"/>
      <w:bookmarkStart w:id="231" w:name="_Toc241394885"/>
      <w:bookmarkStart w:id="232" w:name="_Toc240781639"/>
      <w:bookmarkStart w:id="233" w:name="_Toc241316681"/>
      <w:bookmarkStart w:id="234" w:name="_Toc241316798"/>
      <w:bookmarkStart w:id="235" w:name="_Toc241316970"/>
      <w:bookmarkStart w:id="236" w:name="_Toc241317113"/>
      <w:bookmarkStart w:id="237" w:name="_Toc241394886"/>
      <w:bookmarkStart w:id="238" w:name="_Toc240781640"/>
      <w:bookmarkStart w:id="239" w:name="_Toc241316682"/>
      <w:bookmarkStart w:id="240" w:name="_Toc241316799"/>
      <w:bookmarkStart w:id="241" w:name="_Toc241316971"/>
      <w:bookmarkStart w:id="242" w:name="_Toc241317114"/>
      <w:bookmarkStart w:id="243" w:name="_Toc241394887"/>
      <w:bookmarkStart w:id="244" w:name="_Toc240781641"/>
      <w:bookmarkStart w:id="245" w:name="_Toc241316683"/>
      <w:bookmarkStart w:id="246" w:name="_Toc241316800"/>
      <w:bookmarkStart w:id="247" w:name="_Toc241316972"/>
      <w:bookmarkStart w:id="248" w:name="_Toc241317115"/>
      <w:bookmarkStart w:id="249" w:name="_Toc241394888"/>
      <w:bookmarkStart w:id="250" w:name="_Toc240781642"/>
      <w:bookmarkStart w:id="251" w:name="_Toc241316684"/>
      <w:bookmarkStart w:id="252" w:name="_Toc241316801"/>
      <w:bookmarkStart w:id="253" w:name="_Toc241316973"/>
      <w:bookmarkStart w:id="254" w:name="_Toc241317116"/>
      <w:bookmarkStart w:id="255" w:name="_Toc241394889"/>
      <w:bookmarkStart w:id="256" w:name="_Toc240781643"/>
      <w:bookmarkStart w:id="257" w:name="_Toc241316685"/>
      <w:bookmarkStart w:id="258" w:name="_Toc241316802"/>
      <w:bookmarkStart w:id="259" w:name="_Toc241316974"/>
      <w:bookmarkStart w:id="260" w:name="_Toc241317117"/>
      <w:bookmarkStart w:id="261" w:name="_Toc241394890"/>
      <w:bookmarkStart w:id="262" w:name="_Toc241518324"/>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rPr>
          <w:rFonts w:ascii="Verdana" w:hAnsi="Verdana"/>
          <w:b/>
          <w:bCs/>
          <w:smallCaps/>
          <w:sz w:val="20"/>
          <w:szCs w:val="20"/>
        </w:rPr>
        <w:t>Garanzie, esclusioni e limitazioni</w:t>
      </w:r>
      <w:r w:rsidR="00750DE5" w:rsidRPr="000532C5">
        <w:rPr>
          <w:rFonts w:ascii="Verdana" w:hAnsi="Verdana"/>
          <w:b/>
          <w:bCs/>
          <w:smallCaps/>
          <w:sz w:val="20"/>
          <w:szCs w:val="20"/>
        </w:rPr>
        <w:t>.</w:t>
      </w:r>
      <w:bookmarkStart w:id="263" w:name="_Hlk162160168"/>
      <w:bookmarkEnd w:id="262"/>
    </w:p>
    <w:bookmarkEnd w:id="263"/>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sidRPr="00727173">
        <w:rPr>
          <w:rFonts w:ascii="Verdana" w:hAnsi="Verdana"/>
          <w:sz w:val="20"/>
          <w:szCs w:val="20"/>
        </w:rPr>
        <w:t xml:space="preserve">Le disposizioni del presente articolo disciplinano integralmente, nei limiti consentiti dalla legge e tenuto conto della natura professionale degli Utenti e delle caratteristiche dei Veicoli commercializzati tramite Fleequid, il regime delle garanzie, delle esclusioni e delle limitazioni di responsabilità applicabile alla compravendita del Veicolo nei confronti dell'Acquirente, in funzione del Modello di Vendita applicabile, della modalità di esecuzione prescelta e del soggetto che, </w:t>
      </w:r>
      <w:r w:rsidRPr="00727173">
        <w:rPr>
          <w:rFonts w:ascii="Verdana" w:hAnsi="Verdana"/>
          <w:sz w:val="20"/>
          <w:szCs w:val="20"/>
        </w:rPr>
        <w:lastRenderedPageBreak/>
        <w:t>nella specifica operazione, assume la qualità di venditore sostanziale. Il presente articolo costituisce l'unica sede della disciplina della garanzia nei rapporti con l'Acquirente: le disposizioni degli artt. 17 e 18 conservano esclusivamente la disciplina delle responsabilità, delle garanzie, delle manleve e del regresso nei rapporti tra Fleequid e il Venditore e non anticipano, riassumono o riproducono il regime previsto dal presente articolo, al quale rinviano</w:t>
      </w:r>
      <w:r w:rsidR="00E86097" w:rsidRPr="00662DD7">
        <w:rPr>
          <w:rFonts w:ascii="Verdana" w:hAnsi="Verdana"/>
          <w:sz w:val="20"/>
          <w:szCs w:val="20"/>
        </w:rPr>
        <w:t>.</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w:t>
      </w:r>
      <w:r w:rsidR="00E248C7" w:rsidRPr="00E248C7">
        <w:rPr>
          <w:rFonts w:ascii="Verdana" w:hAnsi="Verdana"/>
          <w:sz w:val="20"/>
          <w:szCs w:val="20"/>
        </w:rPr>
        <w:t>commercializzati tramite Fleequid, salvo diversa indicazione espressa nei singoli casi, sono usati e sono venduti esclusivamente tra Professionisti (B2B), nello stato di fatto e di diritto in cui si trovano, con la clausola «</w:t>
      </w:r>
      <w:r w:rsidR="00E248C7" w:rsidRPr="00662DD7">
        <w:rPr>
          <w:rFonts w:ascii="Verdana" w:hAnsi="Verdana"/>
          <w:i/>
          <w:iCs/>
          <w:sz w:val="20"/>
          <w:szCs w:val="20"/>
        </w:rPr>
        <w:t>visto, piaciuto ed accettato</w:t>
      </w:r>
      <w:r w:rsidR="00E248C7" w:rsidRPr="00E248C7">
        <w:rPr>
          <w:rFonts w:ascii="Verdana" w:hAnsi="Verdana"/>
          <w:sz w:val="20"/>
          <w:szCs w:val="20"/>
        </w:rPr>
        <w:t>», «</w:t>
      </w:r>
      <w:r w:rsidR="00E248C7" w:rsidRPr="00662DD7">
        <w:rPr>
          <w:rFonts w:ascii="Verdana" w:hAnsi="Verdana"/>
          <w:i/>
          <w:iCs/>
          <w:sz w:val="20"/>
          <w:szCs w:val="20"/>
        </w:rPr>
        <w:t>così come sono</w:t>
      </w:r>
      <w:r w:rsidR="00E248C7" w:rsidRPr="00E248C7">
        <w:rPr>
          <w:rFonts w:ascii="Verdana" w:hAnsi="Verdana"/>
          <w:sz w:val="20"/>
          <w:szCs w:val="20"/>
        </w:rPr>
        <w:t>» e «</w:t>
      </w:r>
      <w:r w:rsidR="00E248C7" w:rsidRPr="00662DD7">
        <w:rPr>
          <w:rFonts w:ascii="Verdana" w:hAnsi="Verdana"/>
          <w:i/>
          <w:iCs/>
          <w:sz w:val="20"/>
          <w:szCs w:val="20"/>
        </w:rPr>
        <w:t>come disponibili</w:t>
      </w:r>
      <w:r w:rsidR="00E248C7" w:rsidRPr="00E248C7">
        <w:rPr>
          <w:rFonts w:ascii="Verdana" w:hAnsi="Verdana"/>
          <w:sz w:val="20"/>
          <w:szCs w:val="20"/>
        </w:rPr>
        <w:t>», tenuto conto della loro natura, vetustà, chilometraggio, stato d'uso e delle informazioni rese disponibili prima della formulazione dell'Offerta. Nella Vendita in commissione, anche quando Fleequid proceda mediante Rivendita, Fleequid non presta alcuna autonoma garanzia sul Veicolo o sui suoi singoli componenti e non assume, per effetto della Rivendita, la qualità di venditore sostanziale ai fini della garanzia; restano ferme le esclusioni, le limitazioni, le manleve e la disciplina dei rapporti tra Venditore e Acquirente previste dal presente articolo. Nel Dealer Sales, nel quale Fleequid assume la qualità di venditore sostanziale nei confronti dell'Acquirente, le Parti, entrambe Professionisti, convengono espressamente, nei limiti consentiti dalla legge, di escludere e comunque limitare convenzionalmente la garanzia dovuta da Fleequid alle sole ipotesi e nei soli limiti espressamente previsti dalle presenti Condizioni Generali, dalle Condizioni Specifiche o dalle Condizioni particolari di vendita applicabili alla specifica operazione. L'Acquirente riconosce pertanto che non è prestata da Fleequid alcuna garanzia ulteriore, espressa o implicita, in relazione al Veicolo, ai suoi componenti o accessori, alla relativa usura, efficienza, idoneità a particolari impieghi o permanenza nel tempo delle relative prestazioni, salvo quanto inderogabilmente previsto dalla legge o espressamente assunto da Fleequid per la specifica operazione</w:t>
      </w:r>
      <w:r w:rsidRPr="00DB0AAB">
        <w:rPr>
          <w:rFonts w:ascii="Verdana" w:hAnsi="Verdana"/>
          <w:sz w:val="20"/>
          <w:szCs w:val="20"/>
        </w:rPr>
        <w:t>.</w:t>
      </w:r>
      <w:r w:rsidRPr="000532C5">
        <w:rPr>
          <w:rFonts w:ascii="Verdana" w:hAnsi="Verdana"/>
          <w:sz w:val="20"/>
          <w:szCs w:val="20"/>
        </w:rPr>
        <w:t xml:space="preserve"> </w:t>
      </w:r>
    </w:p>
    <w:p w14:paraId="54375273" w14:textId="3F3FB1AF"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sidRPr="005548B5">
        <w:rPr>
          <w:rFonts w:ascii="Verdana" w:hAnsi="Verdana"/>
          <w:sz w:val="20"/>
          <w:szCs w:val="20"/>
        </w:rPr>
        <w:t>Prima della formulazione dell'Offerta l'Acquirente è tenuto a esaminare, con la diligenza richiesta dalla propria qualità professionale, l'Inserzione, le Specifiche tecniche, il TrustReport ove disponibile, le fotografie, la documentazione e ogni altra informazione resa disponibile in relazione al Veicolo, nonché ad avvalersi</w:t>
      </w:r>
      <w:del w:id="264" w:author="Avv. Rosario Panzariello" w:date="2026-10-09T12:52:00Z">
        <w:r w:rsidRPr="005548B5" w:rsidDel="009253E6">
          <w:rPr>
            <w:rFonts w:ascii="Verdana" w:hAnsi="Verdana"/>
            <w:sz w:val="20"/>
            <w:szCs w:val="20"/>
          </w:rPr>
          <w:delText xml:space="preserve">, ove resa disponibile da Fleequid o dal Venditore, </w:delText>
        </w:r>
      </w:del>
      <w:ins w:id="265" w:author="Avv. Rosario Panzariello" w:date="2026-10-09T14:40:00Z">
        <w:r w:rsidR="005F4726">
          <w:rPr>
            <w:rFonts w:ascii="Verdana" w:hAnsi="Verdana"/>
            <w:sz w:val="20"/>
            <w:szCs w:val="20"/>
          </w:rPr>
          <w:t xml:space="preserve"> </w:t>
        </w:r>
      </w:ins>
      <w:r w:rsidRPr="005548B5">
        <w:rPr>
          <w:rFonts w:ascii="Verdana" w:hAnsi="Verdana"/>
          <w:sz w:val="20"/>
          <w:szCs w:val="20"/>
        </w:rPr>
        <w:t xml:space="preserve">della possibilità di visionare, ispezionare e provare il Veicolo. Non possono essere qualificati come vizi occulti né possono fondare richieste di garanzia, riduzione del prezzo, indennizzo o risarcimento i vizi, i difetti, le difformità, le condizioni d'uso, l'usura, le carenze di conformità o le mancanze — anche relative a parti non immediatamente visibili o non facilmente raggiungibili — che risultassero dalle informazioni o dalla documentazione rese disponibili ovvero che l'Acquirente avrebbe potuto rilevare mediante l'esame delle stesse o avvalendosi </w:t>
      </w:r>
      <w:del w:id="266" w:author="Avv. Rosario Panzariello" w:date="2026-10-09T12:52:00Z">
        <w:r w:rsidRPr="005548B5" w:rsidDel="00993841">
          <w:rPr>
            <w:rFonts w:ascii="Verdana" w:hAnsi="Verdana"/>
            <w:sz w:val="20"/>
            <w:szCs w:val="20"/>
          </w:rPr>
          <w:delText xml:space="preserve">dell'eventuale </w:delText>
        </w:r>
      </w:del>
      <w:ins w:id="267" w:author="Avv. Rosario Panzariello" w:date="2026-10-09T12:52:00Z">
        <w:r w:rsidR="00993841">
          <w:rPr>
            <w:rFonts w:ascii="Verdana" w:hAnsi="Verdana"/>
            <w:sz w:val="20"/>
            <w:szCs w:val="20"/>
          </w:rPr>
          <w:t xml:space="preserve">della </w:t>
        </w:r>
      </w:ins>
      <w:r w:rsidRPr="005548B5">
        <w:rPr>
          <w:rFonts w:ascii="Verdana" w:hAnsi="Verdana"/>
          <w:sz w:val="20"/>
          <w:szCs w:val="20"/>
        </w:rPr>
        <w:t xml:space="preserve">possibilità di ispezione e prova del Veicolo. La mancata effettuazione dell'ispezione o della prova, </w:t>
      </w:r>
      <w:r w:rsidR="0044331C">
        <w:rPr>
          <w:rFonts w:ascii="Verdana" w:hAnsi="Verdana"/>
          <w:sz w:val="20"/>
          <w:szCs w:val="20"/>
        </w:rPr>
        <w:t>da Fleequid sempre</w:t>
      </w:r>
      <w:r w:rsidRPr="005548B5">
        <w:rPr>
          <w:rFonts w:ascii="Verdana" w:hAnsi="Verdana"/>
          <w:sz w:val="20"/>
          <w:szCs w:val="20"/>
        </w:rPr>
        <w:t xml:space="preserve"> offerte, resta a rischio dell'Acquirente e non può determinare un ampliamento del regime di garanzia applicabile. L'onere di esame e di ispezione previsto dal presente comma sussiste in tutti i Modelli di Vendita e in tutte le modalità di esecuzione</w:t>
      </w:r>
      <w:r w:rsidR="00603280" w:rsidRPr="00662DD7">
        <w:rPr>
          <w:rFonts w:ascii="Verdana" w:hAnsi="Verdana"/>
          <w:sz w:val="20"/>
          <w:szCs w:val="20"/>
        </w:rPr>
        <w:t>.</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sidRPr="006B1E42">
        <w:rPr>
          <w:rFonts w:ascii="Verdana" w:hAnsi="Verdana"/>
          <w:sz w:val="20"/>
          <w:szCs w:val="20"/>
        </w:rPr>
        <w:lastRenderedPageBreak/>
        <w:t>L'Acquirente riconosce e accetta che il chilometraggio del Veicolo indicato nelle Specifiche tecniche, nell'Inserzione, nel TrustReport o nella documentazione relativa all'Evento di vendita è sempre soggetto alla tolleranza di 15.000 km; pertanto una differenza in aumento non superiore a 15.000 km rispetto al chilometraggio indicato non costituisce vizio, difformità o mancanza di qualità del Veicolo e non può fondare richieste di garanzia, riduzione del prezzo, indennizzo o risarcimento, fermo quanto specificamente previsto dall'art. 16.11 per l'eventuale incremento di chilometraggio conseguente al trasferimento su strada del Veicolo. Con riferimento al grado di vetustà, all'usura e alle caratteristiche della specifica categoria di Veicolo, l'Acquirente riconosce inoltre che sono soggetti a un regime di particolare limitazione della garanzia i:</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appartenenti alla tipologia autobus il cui chilometraggio sia superiore a 250.000 km ovvero la cui prima immatricolazione risalga a più di quattro (4) anni solari;</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non marcianti, indicati come danneggiati o destinati esclusivamente alla demolizione;</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il cui Prezzo di vendita all’Acquirente sia inferiore a € 50.000,00 (euro cinquantamila/00).</w:t>
      </w:r>
    </w:p>
    <w:p w14:paraId="5C3E61D2" w14:textId="5A032FD2" w:rsidR="00FF2DD9" w:rsidRDefault="0075511B" w:rsidP="00FF2DD9">
      <w:pPr>
        <w:pStyle w:val="Paragrafoelenco"/>
        <w:spacing w:line="360" w:lineRule="auto"/>
        <w:ind w:left="0"/>
        <w:jc w:val="both"/>
        <w:rPr>
          <w:rFonts w:ascii="Verdana" w:hAnsi="Verdana"/>
          <w:sz w:val="20"/>
          <w:szCs w:val="20"/>
        </w:rPr>
      </w:pPr>
      <w:r w:rsidRPr="0075511B">
        <w:rPr>
          <w:rFonts w:ascii="Verdana" w:hAnsi="Verdana"/>
          <w:sz w:val="20"/>
          <w:szCs w:val="20"/>
        </w:rPr>
        <w:t>Nella Vendita in commissione, anche quando Fleequid proceda mediante Rivendita, Fleequid non risponde dei difetti, delle anomalie, dell'usura, delle carenze funzionali o delle altre condizioni del Veicolo rientranti nelle predette fattispecie, anche quando non immediatamente visibili o conoscibili, restando fermo il regime di responsabilità e garanzia del Venditore sostanziale nei limiti previsti dal presente articolo. Nel Dealer Sales le Parti convengono espressamente che, per i Veicoli rientranti nelle predette fattispecie, sono esclusi dalla garanzia dovuta da Fleequid, nei limiti consentiti dalla legge, i difetti, le anomalie, l'usura, le carenze funzionali, le mancanze di qualità e le altre condizioni riconducibili alla vetustà, al chilometraggio, allo stato d'uso, alla destinazione o alle caratteristiche del Veicolo, anche quando non immediatamente visibili o conoscibili, salvo quanto espressamente garantito da Fleequid nella specifica operazione e quanto previsto dall'art.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sidRPr="00784656">
        <w:rPr>
          <w:rFonts w:ascii="Verdana" w:hAnsi="Verdana"/>
          <w:sz w:val="20"/>
          <w:szCs w:val="20"/>
        </w:rPr>
        <w:t>Il TrustReport è il documento di verifica del Veicolo predisposto da Fleequid ovvero da questa commissionato a terzi e ha natura esclusivamente informativa nei limiti degli accertamenti in esso espressamente indicati. In particolare, il TrustReport</w:t>
      </w:r>
      <w:r w:rsidR="00383B13" w:rsidRPr="00383B13">
        <w:rPr>
          <w:rFonts w:ascii="Verdana" w:hAnsi="Verdana"/>
          <w:sz w:val="20"/>
          <w:szCs w:val="20"/>
        </w:rPr>
        <w: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sidRPr="007A196A">
        <w:rPr>
          <w:rFonts w:ascii="Verdana" w:hAnsi="Verdana"/>
          <w:sz w:val="20"/>
          <w:szCs w:val="20"/>
        </w:rPr>
        <w:t>comprende esclusivamente le verifiche e gli accertamenti in esso indicati, eseguiti con le modalità ivi descritte; ciò che non vi è espressamente ricompreso deve intendersi non verificato;</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sidRPr="00426007">
        <w:rPr>
          <w:rFonts w:ascii="Verdana" w:hAnsi="Verdana"/>
          <w:sz w:val="20"/>
          <w:szCs w:val="20"/>
        </w:rPr>
        <w:t>non costituisce garanzia sullo stato complessivo del Veicolo, né attestazione dell'assenza di vizi, difetti, guasti, anomalie o difformità, né certificazione della conformità del Veicolo a un determinato standard tecnico o qualitativo</w:t>
      </w:r>
      <w:r w:rsidR="00383B13" w:rsidRPr="00383B13">
        <w:rPr>
          <w:rFonts w:ascii="Verdana" w:hAnsi="Verdana"/>
          <w:sz w:val="20"/>
          <w:szCs w:val="20"/>
        </w:rPr>
        <w:t>;</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sidRPr="00292DEB">
        <w:rPr>
          <w:rFonts w:ascii="Verdana" w:hAnsi="Verdana"/>
          <w:sz w:val="20"/>
          <w:szCs w:val="20"/>
        </w:rPr>
        <w:t>rappresenta lo stato del Veicolo risultante dalle verifiche effettuate alla data dell'ispezione e non garantisce la permanenza delle medesime condizioni sino alla consegna o al ritiro</w:t>
      </w:r>
      <w:r w:rsidR="00383B13">
        <w:rPr>
          <w:rFonts w:ascii="Verdana" w:hAnsi="Verdana"/>
          <w:sz w:val="20"/>
          <w:szCs w:val="20"/>
        </w:rPr>
        <w:t>;</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sidRPr="006E2498">
        <w:rPr>
          <w:rFonts w:ascii="Verdana" w:hAnsi="Verdana"/>
          <w:sz w:val="20"/>
          <w:szCs w:val="20"/>
        </w:rPr>
        <w:t>non sostituisce l'esame, l'ispezione o la prova del Veicolo da parte dell'Acquirente e non elimina né riduce gli oneri a suo carico ai sensi dell'art. 19.3</w:t>
      </w:r>
      <w:r w:rsidR="00383B13" w:rsidRPr="00383B13">
        <w:rPr>
          <w:rFonts w:ascii="Verdana" w:hAnsi="Verdana"/>
          <w:sz w:val="20"/>
          <w:szCs w:val="20"/>
        </w:rPr>
        <w:t>;</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sidRPr="00537D06">
        <w:rPr>
          <w:rFonts w:ascii="Verdana" w:hAnsi="Verdana"/>
          <w:sz w:val="20"/>
          <w:szCs w:val="20"/>
        </w:rPr>
        <w:lastRenderedPageBreak/>
        <w:t>non amplia il regime di garanzia applicabile alla specifica operazione né deroga alle esclusioni e limitazioni previste dalle presenti Condizioni Generali</w:t>
      </w:r>
      <w:r w:rsidR="00383B13" w:rsidRPr="00383B13">
        <w:rPr>
          <w:rFonts w:ascii="Verdana" w:hAnsi="Verdana"/>
          <w:sz w:val="20"/>
          <w:szCs w:val="20"/>
        </w:rPr>
        <w:t>;</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sidRPr="000B5121">
        <w:rPr>
          <w:rFonts w:ascii="Verdana" w:hAnsi="Verdana"/>
          <w:sz w:val="20"/>
          <w:szCs w:val="20"/>
        </w:rPr>
        <w:t>non libera il Venditore dagli obblighi di veridicità, completezza e aggiornamento delle informazioni relative al Veicolo, né dalle garanzie, dalle manleve e dagli ulteriori obblighi posti a suo carico</w:t>
      </w:r>
      <w:r w:rsidR="00383B13" w:rsidRPr="00383B13">
        <w:rPr>
          <w:rFonts w:ascii="Verdana" w:hAnsi="Verdana"/>
          <w:sz w:val="20"/>
          <w:szCs w:val="20"/>
        </w:rPr>
        <w:t>.</w:t>
      </w:r>
    </w:p>
    <w:p w14:paraId="76FAC2F4" w14:textId="4BEC4AB8" w:rsidR="00383B13" w:rsidRDefault="00C57298" w:rsidP="00383B13">
      <w:pPr>
        <w:pStyle w:val="Paragrafoelenco"/>
        <w:spacing w:line="360" w:lineRule="auto"/>
        <w:ind w:left="0"/>
        <w:jc w:val="both"/>
        <w:rPr>
          <w:rFonts w:ascii="Verdana" w:hAnsi="Verdana"/>
          <w:sz w:val="20"/>
          <w:szCs w:val="20"/>
        </w:rPr>
      </w:pPr>
      <w:r w:rsidRPr="00C57298">
        <w:rPr>
          <w:rFonts w:ascii="Verdana" w:hAnsi="Verdana"/>
          <w:sz w:val="20"/>
          <w:szCs w:val="20"/>
        </w:rPr>
        <w:t>Nella Vendita in commissione, anche quando Fleequid proceda mediante Rivendita, la predisposizione o l'acquisizione del TrustReport non comporta l'assunzione da parte di Fleequid di una garanzia autonoma sul Veicolo. Nel Dealer Sales la predisposizione, l'acquisizione o la disponibilità del TrustReport, prima o dopo l'acquisto del Veicolo da parte di Fleequid, non costituisce, nei rapporti tra Fleequid e il Venditore, accettazione senza riserve del Veicolo, riconoscimento della sua conformità né rinuncia alle garanzie, alle contestazioni, alle manleve o ai diritti di rimborso e regresso spettanti a Fleequid. Le medesime disposizioni si applicano, in quanto compatibili, ai dossier tecnici, alle ispezioni, alle prove e alle ulteriori attività di verifica del Veicolo effettuate da Fleequid o da soggetti da essa incaricati.</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sidRPr="005449B4">
        <w:rPr>
          <w:rFonts w:ascii="Verdana" w:hAnsi="Verdana"/>
          <w:sz w:val="20"/>
          <w:szCs w:val="20"/>
        </w:rPr>
        <w:t xml:space="preserve">Il Venditore resta responsabile della veridicità, della completezza e dell'aggiornamento delle informazioni, delle dichiarazioni e della documentazione relative al Veicolo, ivi comprese la Proposta di vendita, le Specifiche tecniche, l'Inserzione, l'eventuale dossier tecnico e le informazioni recepite nel TrustReport, anche quando tali contenuti siano stati predisposti, completati o pubblicati con il supporto di Fleequid o di soggetti da essa incaricati. Il Venditore è altresì responsabile, nei limiti previsti dalle presenti Condizioni Generali, dei vizi, difetti, difformità, mancanze di qualità, danni, anomalie e ulteriori condizioni del Veicolo esistenti anteriormente al relativo trasferimento ovvero riconducibili a fatti, omissioni o inadempimenti a lui imputabili, ed è tenuto a comunicare tempestivamente a Fleequid ogni circostanza rilevante di cui venga a conoscenza. Nella Vendita in commissione, anche quando Fleequid proceda mediante Rivendita, il Venditore conserva la posizione di venditore sostanziale con riferimento alle caratteristiche, alle qualità, ai vizi e alle difformità del Veicolo; la Rivendita, la temporanea acquisizione della proprietà da parte di Fleequid, il pagamento del prezzo, la presa in consegna o la movimentazione del Veicolo, la predisposizione del TrustReport o l'esecuzione di ispezioni non comportano assunzione da parte di Fleequid di un'autonoma garanzia sul Veicolo né liberano il Venditore dalle responsabilità, dalle garanzie e dagli obblighi di manleva previsti dalle presenti Condizioni Generali, restando fermi in particolare i diritti di Fleequid previsti dagli artt. 8.13 e 17.7. Qualora Fleequid operi quale Intermediario puro, la garanzia relativa al Veicolo intercorre direttamente tra il Venditore e l'Acquirente, ferme le esclusioni, le limitazioni e i termini previsti dal presente articolo. Nel Dealer Sales Fleequid risponde nei confronti dell'Acquirente quale venditore sostanziale esclusivamente nei limiti del regime di garanzia convenuto nel presente articolo e nelle ulteriori condizioni applicabili alla specifica operazione; resta tuttavia impregiudicata, nei rapporti tra Fleequid e il Venditore dal quale il Veicolo è stato acquistato, la responsabilità di quest'ultimo per i fatti, i vizi, i difetti, le omissioni e gli inadempimenti a lui </w:t>
      </w:r>
      <w:r w:rsidRPr="005449B4">
        <w:rPr>
          <w:rFonts w:ascii="Verdana" w:hAnsi="Verdana"/>
          <w:sz w:val="20"/>
          <w:szCs w:val="20"/>
        </w:rPr>
        <w:lastRenderedPageBreak/>
        <w:t>imputabili, con obbligo di manleva e di rimborso integrale e con diritto di regresso secondo quanto previsto dagli artt. 8.13 e 18.5</w:t>
      </w:r>
      <w:r w:rsidR="006C4B37" w:rsidRPr="00662DD7">
        <w:rPr>
          <w:rFonts w:ascii="Verdana" w:hAnsi="Verdana"/>
          <w:sz w:val="20"/>
          <w:szCs w:val="20"/>
        </w:rPr>
        <w:t>.</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Nei rapporti con l’Acquirente, il regime di garanzia relativo al Veicolo si articola come segue:</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Vendita in commissione mediante Rivendita</w:t>
      </w:r>
      <w:r w:rsidRPr="00662DD7">
        <w:rPr>
          <w:rFonts w:ascii="Verdana" w:hAnsi="Verdana"/>
          <w:sz w:val="20"/>
          <w:szCs w:val="20"/>
        </w:rPr>
        <w:t xml:space="preserve">. </w:t>
      </w:r>
      <w:r w:rsidR="00076EDF" w:rsidRPr="00076EDF">
        <w:rPr>
          <w:rFonts w:ascii="Verdana" w:hAnsi="Verdana"/>
          <w:sz w:val="20"/>
          <w:szCs w:val="20"/>
        </w:rPr>
        <w:t>Qualora, anche in via residuale, possa ravvisarsi l'esistenza di vizi occulti, difetti, difformità o mancanze di qualità del Veicolo non esclusi ai sensi dei precedenti commi, l'Acquirente riconosce e accetta che Fleequid interviene nell'operazione quale commissionaria e non quale venditore sostanziale, acquistando il Veicolo dal Venditore esclusivamente in funzione della successiva Rivendita all'Acquirente. Fleequid non è tenuta a effettuare ispezioni, verifiche tecniche o accertamenti ulteriori rispetto a quelli eventualmente espressamente assunti e non presta alcuna autonoma garanzia sul Veicolo. Nei limiti consentiti dalla legge, l'Acquirente rinuncia pertanto a formulare nei confronti di Fleequid domande di garanzia, risoluzione, riduzione del prezzo, indennizzo o risarcimento fondate sulle caratteristiche, qualità, vizi, difetti o difformità del Veicolo e si impegna a manlevare e tenere indenne Fleequid da ogni relativa pretesa, domanda, azione, costo, spesa od onere, restando ferme le pretese eventualmente spettanti nei confronti del Venditore sostanziale. Trova applicazione la clausola di collegamento di cui all'art. 21</w:t>
      </w:r>
      <w:r w:rsidRPr="00662DD7">
        <w:rPr>
          <w:rFonts w:ascii="Verdana" w:hAnsi="Verdana"/>
          <w:sz w:val="20"/>
          <w:szCs w:val="20"/>
        </w:rPr>
        <w:t>.</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sidRPr="0064679C">
        <w:rPr>
          <w:rFonts w:ascii="Verdana" w:hAnsi="Verdana"/>
          <w:b/>
          <w:bCs/>
          <w:sz w:val="20"/>
          <w:szCs w:val="20"/>
          <w:rPrChange w:id="268" w:author="Avv. Rosario Panzariello" w:date="2026-10-09T14:10:00Z">
            <w:rPr>
              <w:rFonts w:ascii="Verdana" w:hAnsi="Verdana"/>
              <w:sz w:val="20"/>
              <w:szCs w:val="20"/>
            </w:rPr>
          </w:rPrChange>
        </w:rPr>
        <w:t xml:space="preserve">Vendita in commissione con operatività di Fleequid </w:t>
      </w:r>
      <w:r w:rsidR="00052A58" w:rsidRPr="0064679C">
        <w:rPr>
          <w:rFonts w:ascii="Verdana" w:hAnsi="Verdana"/>
          <w:b/>
          <w:bCs/>
          <w:sz w:val="20"/>
          <w:szCs w:val="20"/>
          <w:rPrChange w:id="269" w:author="Avv. Rosario Panzariello" w:date="2026-10-09T14:10:00Z">
            <w:rPr>
              <w:rFonts w:ascii="Verdana" w:hAnsi="Verdana"/>
              <w:sz w:val="20"/>
              <w:szCs w:val="20"/>
            </w:rPr>
          </w:rPrChange>
        </w:rPr>
        <w:t>quale</w:t>
      </w:r>
      <w:r w:rsidRPr="0064679C">
        <w:rPr>
          <w:rFonts w:ascii="Verdana" w:hAnsi="Verdana"/>
          <w:b/>
          <w:bCs/>
          <w:sz w:val="20"/>
          <w:szCs w:val="20"/>
          <w:rPrChange w:id="270" w:author="Avv. Rosario Panzariello" w:date="2026-10-09T14:10:00Z">
            <w:rPr>
              <w:rFonts w:ascii="Verdana" w:hAnsi="Verdana"/>
              <w:sz w:val="20"/>
              <w:szCs w:val="20"/>
            </w:rPr>
          </w:rPrChange>
        </w:rPr>
        <w:t xml:space="preserve"> Intermediario puro</w:t>
      </w:r>
      <w:r w:rsidRPr="00662DD7">
        <w:rPr>
          <w:rFonts w:ascii="Verdana" w:hAnsi="Verdana"/>
          <w:sz w:val="20"/>
          <w:szCs w:val="20"/>
        </w:rPr>
        <w:t xml:space="preserve">. </w:t>
      </w:r>
      <w:r w:rsidR="00AF076D" w:rsidRPr="00AF076D">
        <w:rPr>
          <w:rFonts w:ascii="Verdana" w:hAnsi="Verdana"/>
          <w:sz w:val="20"/>
          <w:szCs w:val="20"/>
        </w:rPr>
        <w:t>Quando Fleequid opera ai sensi dell'art. 2.6, la compravendita e il relativo rapporto di garanzia intercorrono direttamente ed esclusivamente tra il Venditore e l'Acquirente, nei limiti, con le esclusioni e secondo i termini convenzionali previsti dal presente articolo, che il Venditore e l'Acquirente convengono espressamente di applicare anche al loro rapporto diretto. Fleequid non acquista il Veicolo, non assume la qualità di venditore e non risponde della sua conformità, delle sue qualità, dei suoi vizi o difetti né dell'adempimento delle obbligazioni di garanzia del Venditore. Il Venditore e l'Acquirente, ciascuno per quanto di propria competenza, si impegnano a manlevare e tenere indenne Fleequid da qualsiasi domanda, azione, eccezione, richiesta di garanzia, restituzione, riduzione del prezzo, indennizzo o risarcimento, nonché dai relativi costi e spese, concernente il Veicolo o la relativa compravendita. La clausola di collegamento di cui all'art. 21 non trova applicazione, non essendo Fleequid parte della compravendita</w:t>
      </w:r>
      <w:r w:rsidRPr="00662DD7">
        <w:rPr>
          <w:rFonts w:ascii="Verdana" w:hAnsi="Verdana"/>
          <w:sz w:val="20"/>
          <w:szCs w:val="20"/>
        </w:rPr>
        <w:t>.</w:t>
      </w:r>
    </w:p>
    <w:p w14:paraId="6CE41404" w14:textId="7BC5F78D" w:rsidR="00407EAD" w:rsidRPr="00662DD7" w:rsidRDefault="00407EAD"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Dealer Sales</w:t>
      </w:r>
      <w:r w:rsidRPr="00662DD7">
        <w:rPr>
          <w:rFonts w:ascii="Verdana" w:hAnsi="Verdana"/>
          <w:sz w:val="20"/>
          <w:szCs w:val="20"/>
        </w:rPr>
        <w:t>.</w:t>
      </w:r>
      <w:r w:rsidR="001118F8" w:rsidRPr="001118F8">
        <w:rPr>
          <w:rFonts w:ascii="Verdana" w:hAnsi="Verdana"/>
          <w:sz w:val="20"/>
          <w:szCs w:val="20"/>
        </w:rPr>
        <w:t xml:space="preserve"> Nelle vendite concluse secondo il Dealer Sales Fleequid assume la qualità di venditore sostanziale nei confronti dell'Acquirente, ma la garanzia è esclusivamente quella risultante dal patto tra Professionisti contenuto nel presente articolo, con tutte le esclusioni, limitazioni, presupposti e decadenze ivi previsti. Nessuna garanzia ulteriore, espressa o implicita, può considerarsi prestata da Fleequid salvo che sia specificamente assunta per iscritto nella singola operazione. La denuncia di vizi, difetti o difformità deve essere effettuata, a pena di decadenza, nei termini e con le modalità previsti dall'art. 20.2 e comunque entro 30 (trenta) giorni </w:t>
      </w:r>
      <w:ins w:id="271" w:author="Avv. Rosario Panzariello" w:date="2026-10-09T12:33:00Z">
        <w:r w:rsidR="0072760C">
          <w:rPr>
            <w:rFonts w:ascii="Verdana" w:hAnsi="Verdana"/>
            <w:sz w:val="20"/>
            <w:szCs w:val="20"/>
          </w:rPr>
          <w:t xml:space="preserve">di calendario </w:t>
        </w:r>
      </w:ins>
      <w:r w:rsidR="001118F8" w:rsidRPr="001118F8">
        <w:rPr>
          <w:rFonts w:ascii="Verdana" w:hAnsi="Verdana"/>
          <w:sz w:val="20"/>
          <w:szCs w:val="20"/>
        </w:rPr>
        <w:t xml:space="preserve">dalla consegna e a condizione che </w:t>
      </w:r>
      <w:r w:rsidR="001118F8" w:rsidRPr="001118F8">
        <w:rPr>
          <w:rFonts w:ascii="Verdana" w:hAnsi="Verdana"/>
          <w:sz w:val="20"/>
          <w:szCs w:val="20"/>
        </w:rPr>
        <w:lastRenderedPageBreak/>
        <w:t>il Veicolo non abbia successivamente percorso più di 1.000 (mille) km, termini che le Parti convengono espressamente quali termini convenzionali di decadenza ai sensi dell'art. 1495 c.c. Resta inoltre fermo quanto previsto dall'art. 16.12 per i vizi, i danni e le difformità apparenti rilevabili al momento della consegna. L'eventuale responsabilità di Fleequid non può in alcun caso estendersi oltre il regime di garanzia espressamente convenuto, ferme le garanzie, le manleve, gli obblighi di rimborso e i diritti di regresso spettanti a Fleequid nei confronti del Venditore originario ai sensi degli artt. 8.13, 18.5 e 19.6. Al Dealer Sales non si applica la clausola di collegamento di cui all'art. 21 e la relativa disciplina non è suscettibile di applicazione analogica</w:t>
      </w:r>
      <w:r w:rsidRPr="00662DD7">
        <w:rPr>
          <w:rFonts w:ascii="Verdana" w:hAnsi="Verdana"/>
          <w:sz w:val="20"/>
          <w:szCs w:val="20"/>
        </w:rPr>
        <w:t>.</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sidRPr="0002119B">
        <w:rPr>
          <w:rFonts w:ascii="Verdana" w:hAnsi="Verdana"/>
          <w:sz w:val="20"/>
          <w:szCs w:val="20"/>
        </w:rPr>
        <w:t>In ogni caso, l'eventuale ricezione, istruttoria o gestione di un reclamo da parte di Fleequid, la richiesta di documentazione, l'effettuazione di verifiche o perizie, la formulazione di proposte conciliative o l'eventuale intervento economico volto alla soluzione della controversia non costituiscono riconoscimento di responsabilità, ampliamento della garanzia, rinuncia a eccezioni o decadenze né assunzione di obblighi ulteriori rispetto a quelli espressamente previsti dalle presenti Condizioni Generali.</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sidRPr="00E114A5">
        <w:rPr>
          <w:rFonts w:ascii="Verdana" w:hAnsi="Verdana"/>
          <w:sz w:val="20"/>
          <w:szCs w:val="20"/>
        </w:rPr>
        <w:t>Le esclusioni e le limitazioni di garanzia e di responsabilità, le manleve e i termini convenzionali di decadenza previsti dal presente articolo, dall'art. 20 e dalle ulteriori disposizioni delle presenti Condizioni Generali operano nella misura massima consentita dalla legge e non trovano applicazione esclusivamente nei casi in cui una disposizione inderogabile ne impedisca l'efficacia. In particolare restano fermi: a) il divieto di escludere o limitare preventivamente la responsabilità per dolo o colpa grave, ai sensi dell'art. 1229, comma 1, c.c.; b) quanto previsto dall'art. 1490, comma 2, c.c. qualora il soggetto che assume la qualità di venditore nei confronti dell'Acquirente abbia in mala fede taciuto a quest'ultimo i vizi del Veicolo; c) quanto previsto dall'art. 1487, comma 2, c.c. con riferimento all'evizione derivante da fatto proprio del soggetto che assume la qualità di venditore. Al di fuori delle predette ipotesi e degli ulteriori limiti inderogabili eventualmente applicabili, restano pienamente efficaci tutte le esclusioni, limitazioni, decadenze, manleve e delimitazioni convenzionali della garanzia previste dalle presenti Condizioni Generali, dalle Condizioni particolari di vendita, dalle Condizioni Specifiche, dagli eventuali Contratti individuali e dalle ulteriori condizioni contrattuali applicabili alla specifica operazione. Resta in ogni caso impregiudicato, nel Dealer Sales, il diritto di Fleequid di agire nei confronti del Venditore originario per garanzia, manleva, rimborso, regresso e risarcimento in relazione ai fatti, ai vizi, ai difetti, alle omissioni e agli inadempimenti a quest'ultimo imputabili.</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72" w:name="_Hlk162154365"/>
      <w:bookmarkStart w:id="273" w:name="_Toc241518325"/>
      <w:r w:rsidRPr="000532C5">
        <w:rPr>
          <w:rFonts w:ascii="Verdana" w:hAnsi="Verdana"/>
          <w:b/>
          <w:bCs/>
          <w:smallCaps/>
          <w:sz w:val="20"/>
          <w:szCs w:val="20"/>
        </w:rPr>
        <w:t>Reclami</w:t>
      </w:r>
      <w:bookmarkEnd w:id="272"/>
      <w:r w:rsidRPr="000532C5">
        <w:rPr>
          <w:rFonts w:ascii="Verdana" w:hAnsi="Verdana"/>
          <w:b/>
          <w:bCs/>
          <w:smallCaps/>
          <w:sz w:val="20"/>
          <w:szCs w:val="20"/>
        </w:rPr>
        <w:t>.</w:t>
      </w:r>
      <w:bookmarkEnd w:id="273"/>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Ogni Utente ha diritto a presentare reclami a Fleequid</w:t>
      </w:r>
      <w:r w:rsidR="004C7B07" w:rsidRPr="00662DD7">
        <w:rPr>
          <w:rFonts w:ascii="Verdana" w:hAnsi="Verdana"/>
          <w:sz w:val="20"/>
          <w:szCs w:val="20"/>
        </w:rPr>
        <w:t xml:space="preserve"> </w:t>
      </w:r>
      <w:r w:rsidR="0031429A" w:rsidRPr="0031429A">
        <w:rPr>
          <w:rFonts w:ascii="Verdana" w:hAnsi="Verdana"/>
          <w:sz w:val="20"/>
          <w:szCs w:val="20"/>
        </w:rPr>
        <w:t xml:space="preserve">secondo le modalità previste dal presente articolo, che costituisce l'unica sede della relativa procedura. La gestione del reclamo non modifica né amplia il regime di garanzia, di responsabilità e di decadenza applicabile alla specifica operazione ai sensi dell'art. 19 e delle ulteriori condizioni contrattuali applicabili. Il presente articolo si applica a tutti i Modelli di Vendita e a tutte le modalità di esecuzione, ferma </w:t>
      </w:r>
      <w:r w:rsidR="0031429A" w:rsidRPr="0031429A">
        <w:rPr>
          <w:rFonts w:ascii="Verdana" w:hAnsi="Verdana"/>
          <w:sz w:val="20"/>
          <w:szCs w:val="20"/>
        </w:rPr>
        <w:lastRenderedPageBreak/>
        <w:t>la diversa posizione di Fleequid: a) nella Vendita in commissione eseguita mediante Rivendita, Fleequid gestisce e facilita la soluzione bonaria delle controversie relative al Veicolo senza assumere la qualità di venditore sostanziale, senza riconoscere responsabilità e senza prestare garanzie ulteriori; b) quando Fleequid opera quale Intermediario puro, la compravendita e la garanzia intercorrono direttamente tra il Venditore e l'Acquirente e la messa a disposizione del canale di reclamo da parte di Fleequid non la trasforma in venditore o garante; c) nel Dealer Sales il reclamo relativo al Veicolo è rivolto a Fleequid quale venditore sostanziale ed è gestito nell'ambito del regime di garanzia di cui all'art. 19.7, lett. c), restando impregiudicati i diritti di Fleequid nei confronti del Venditore originario. Fermo quanto precede e compatibilmente con il ruolo assunto nella specifica operazione, Fleequid ha il diritto, ma non l'obbligo, di adoperarsi, anche mediante il coinvolgimento del Venditore, per la soluzione del reclamo; tale facoltà non costituisce in alcun caso esonero dagli obblighi propri di Fleequid quale venditore sostanziale nel Dealer Sales. Resta fermo quanto previsto dall'art. 5.9 in ordine al sistema di gestione interna dei reclami relativi all'utilizzo del Marketplace</w:t>
      </w:r>
      <w:r w:rsidR="005611B3" w:rsidRPr="00662DD7">
        <w:rPr>
          <w:rFonts w:ascii="Verdana" w:hAnsi="Verdana"/>
          <w:sz w:val="20"/>
          <w:szCs w:val="20"/>
        </w:rPr>
        <w:t>.</w:t>
      </w:r>
    </w:p>
    <w:p w14:paraId="311C179F" w14:textId="0D0CF68A"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sidRPr="0039663A">
        <w:rPr>
          <w:rFonts w:ascii="Verdana" w:hAnsi="Verdana"/>
          <w:sz w:val="20"/>
          <w:szCs w:val="20"/>
        </w:rPr>
        <w:t xml:space="preserve">L’Acquirente che lamenti difformità rispetto alle Specifiche tecniche, vizi o difetti del Veicolo deve presentare formale </w:t>
      </w:r>
      <w:r w:rsidR="001F1F71">
        <w:rPr>
          <w:rFonts w:ascii="Verdana" w:hAnsi="Verdana"/>
          <w:sz w:val="20"/>
          <w:szCs w:val="20"/>
        </w:rPr>
        <w:t>r</w:t>
      </w:r>
      <w:r w:rsidRPr="0039663A">
        <w:rPr>
          <w:rFonts w:ascii="Verdana" w:hAnsi="Verdana"/>
          <w:sz w:val="20"/>
          <w:szCs w:val="20"/>
        </w:rPr>
        <w:t>eclamo scritto a Fleequid all’</w:t>
      </w:r>
      <w:r w:rsidR="004E7CF9" w:rsidRPr="000532C5">
        <w:rPr>
          <w:rFonts w:ascii="Verdana" w:hAnsi="Verdana"/>
          <w:sz w:val="20"/>
          <w:szCs w:val="20"/>
        </w:rPr>
        <w:t>indirizzo</w:t>
      </w:r>
      <w:r w:rsidR="75E0D80D" w:rsidRPr="000532C5">
        <w:rPr>
          <w:rFonts w:ascii="Verdana" w:hAnsi="Verdana"/>
          <w:sz w:val="20"/>
          <w:szCs w:val="20"/>
        </w:rPr>
        <w:t xml:space="preserve"> </w:t>
      </w:r>
      <w:hyperlink r:id="rId16"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w:t>
      </w:r>
      <w:r w:rsidR="004E7CF9" w:rsidRPr="000532C5">
        <w:rPr>
          <w:rFonts w:ascii="Verdana" w:hAnsi="Verdana"/>
          <w:sz w:val="20"/>
          <w:szCs w:val="20"/>
        </w:rPr>
        <w:t>ovvero con altro mezzo idoneo a fornire prova dell’avvenuta ricezione da parte di Fleequid.</w:t>
      </w:r>
      <w:r w:rsidR="0007359A" w:rsidRPr="0007359A">
        <w:t xml:space="preserve"> </w:t>
      </w:r>
      <w:r w:rsidR="00C41734" w:rsidRPr="00C41734">
        <w:rPr>
          <w:rFonts w:ascii="Verdana" w:hAnsi="Verdana"/>
          <w:sz w:val="20"/>
          <w:szCs w:val="20"/>
        </w:rPr>
        <w:t xml:space="preserve">Le difformità, i vizi e i difetti rilevabili al momento della consegna devono essere previamente segnalati secondo quanto previsto dall'art. 16.12. A pena di decadenza, il reclamo deve pervenire a Fleequid al più tardi entro 30 (trenta) giorni </w:t>
      </w:r>
      <w:ins w:id="274" w:author="Avv. Rosario Panzariello" w:date="2026-10-09T12:33:00Z">
        <w:r w:rsidR="0072760C">
          <w:rPr>
            <w:rFonts w:ascii="Verdana" w:hAnsi="Verdana"/>
            <w:sz w:val="20"/>
            <w:szCs w:val="20"/>
          </w:rPr>
          <w:t xml:space="preserve">di calendario </w:t>
        </w:r>
      </w:ins>
      <w:r w:rsidR="00C41734" w:rsidRPr="00C41734">
        <w:rPr>
          <w:rFonts w:ascii="Verdana" w:hAnsi="Verdana"/>
          <w:sz w:val="20"/>
          <w:szCs w:val="20"/>
        </w:rPr>
        <w:t>dalla data di consegna e prima che il Veicolo abbia percorso ulteriori 1.000 (mille) km. Il reclamo deve contenere le informazioni e la documentazione, anche fotografica, necessarie alla valutazione della contestazione; Fleequid può richiedere ulteriori documenti o chiarimenti, che l'Acquirente è tenuto a fornire entro 5 (cinque) giorni dalla richiesta. In caso di mancato rispetto dei predetti termini o delle modalità richieste, Fleequid può non dare corso al reclamo e procedere alla sua archiviazione, e non è tenuta a prendere in considerazione reclami presentati con tempi, modalità o informazioni diversi da quelli previsti. I termini previsti dal presente comma operano quali termini convenzionali di decadenza in tutti i Modelli di Vendita, con la riserva di cui all'art. 19.8 e fermi restando, nei rapporti tra Fleequid e il Venditore, i diversi termini di denuncia previsti dagli artt. 17.7 e 18.5</w:t>
      </w:r>
      <w:r w:rsidR="75E0D80D" w:rsidRPr="000532C5">
        <w:rPr>
          <w:rFonts w:ascii="Verdana" w:hAnsi="Verdana"/>
          <w:sz w:val="20"/>
          <w:szCs w:val="20"/>
        </w:rPr>
        <w:t>.</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seguito della presentazione del </w:t>
      </w:r>
      <w:r w:rsidR="001F1F71">
        <w:rPr>
          <w:rFonts w:ascii="Verdana" w:hAnsi="Verdana"/>
          <w:sz w:val="20"/>
          <w:szCs w:val="20"/>
        </w:rPr>
        <w:t>r</w:t>
      </w:r>
      <w:r w:rsidRPr="000532C5">
        <w:rPr>
          <w:rFonts w:ascii="Verdana" w:hAnsi="Verdana"/>
          <w:sz w:val="20"/>
          <w:szCs w:val="20"/>
        </w:rPr>
        <w:t>eclamo, fatt</w:t>
      </w:r>
      <w:r w:rsidR="00C92AD1" w:rsidRPr="000532C5">
        <w:rPr>
          <w:rFonts w:ascii="Verdana" w:hAnsi="Verdana"/>
          <w:sz w:val="20"/>
          <w:szCs w:val="20"/>
        </w:rPr>
        <w:t>i</w:t>
      </w:r>
      <w:r w:rsidRPr="000532C5">
        <w:rPr>
          <w:rFonts w:ascii="Verdana" w:hAnsi="Verdana"/>
          <w:sz w:val="20"/>
          <w:szCs w:val="20"/>
        </w:rPr>
        <w:t xml:space="preserve"> salvi i casi in cui il ripristino del Veicolo si </w:t>
      </w:r>
      <w:r w:rsidR="00564DBC">
        <w:rPr>
          <w:rFonts w:ascii="Verdana" w:hAnsi="Verdana"/>
          <w:sz w:val="20"/>
          <w:szCs w:val="20"/>
        </w:rPr>
        <w:t>renda</w:t>
      </w:r>
      <w:r w:rsidR="00564DBC" w:rsidRPr="000532C5">
        <w:rPr>
          <w:rFonts w:ascii="Verdana" w:hAnsi="Verdana"/>
          <w:sz w:val="20"/>
          <w:szCs w:val="20"/>
        </w:rPr>
        <w:t xml:space="preserve"> </w:t>
      </w:r>
      <w:r w:rsidRPr="000532C5">
        <w:rPr>
          <w:rFonts w:ascii="Verdana" w:hAnsi="Verdana"/>
          <w:sz w:val="20"/>
          <w:szCs w:val="20"/>
        </w:rPr>
        <w:t xml:space="preserve">necessario per ragioni di comprovata </w:t>
      </w:r>
      <w:r w:rsidR="001F1F71">
        <w:rPr>
          <w:rFonts w:ascii="Verdana" w:hAnsi="Verdana"/>
          <w:sz w:val="20"/>
          <w:szCs w:val="20"/>
        </w:rPr>
        <w:t xml:space="preserve">ed </w:t>
      </w:r>
      <w:r w:rsidRPr="000532C5">
        <w:rPr>
          <w:rFonts w:ascii="Verdana" w:hAnsi="Verdana"/>
          <w:sz w:val="20"/>
          <w:szCs w:val="20"/>
        </w:rPr>
        <w:t>assoluta necessità,</w:t>
      </w:r>
      <w:r w:rsidR="00321F69" w:rsidRPr="00662DD7">
        <w:rPr>
          <w:rFonts w:ascii="Verdana" w:hAnsi="Verdana"/>
          <w:sz w:val="20"/>
          <w:szCs w:val="20"/>
        </w:rPr>
        <w:t xml:space="preserve"> </w:t>
      </w:r>
      <w:r w:rsidR="00E562A5" w:rsidRPr="00E562A5">
        <w:rPr>
          <w:rFonts w:ascii="Verdana" w:hAnsi="Verdana"/>
          <w:sz w:val="20"/>
          <w:szCs w:val="20"/>
        </w:rPr>
        <w:t>l'Acquirente non può eseguire né far eseguire interventi di riparazione, sostituzione, smontaggio o ripristino senza la preventiva autorizzazione di Fleequid. L'Acquirente è in ogni caso tenuto a conservare e a mettere a disposizione di Fleequid i componenti e gli elementi del Veicolo interessati dal difetto, dal danno o dall'intervento. La violazione di tali obblighi può comportare il rigetto del reclamo ove impedisca o renda più difficoltosa la verifica della causa, dell'entità o dell'imputabilità del vizio o del difetto</w:t>
      </w:r>
      <w:r w:rsidR="00E562A5">
        <w:rPr>
          <w:rFonts w:ascii="Verdana" w:hAnsi="Verdana"/>
          <w:sz w:val="20"/>
          <w:szCs w:val="20"/>
        </w:rPr>
        <w: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w:t>
      </w:r>
      <w:r w:rsidR="00462F1C">
        <w:rPr>
          <w:rFonts w:ascii="Verdana" w:hAnsi="Verdana"/>
          <w:sz w:val="20"/>
          <w:szCs w:val="20"/>
        </w:rPr>
        <w:t>ha</w:t>
      </w:r>
      <w:r w:rsidR="00462F1C" w:rsidRPr="000532C5">
        <w:rPr>
          <w:rFonts w:ascii="Verdana" w:hAnsi="Verdana"/>
          <w:sz w:val="20"/>
          <w:szCs w:val="20"/>
        </w:rPr>
        <w:t xml:space="preserve"> </w:t>
      </w:r>
      <w:r w:rsidRPr="000532C5">
        <w:rPr>
          <w:rFonts w:ascii="Verdana" w:hAnsi="Verdana"/>
          <w:sz w:val="20"/>
          <w:szCs w:val="20"/>
        </w:rPr>
        <w:t xml:space="preserve">il diritto di nominare un proprio perito fiduciario per l’ispezione del Veicolo. L’Acquirente, su richiesta di Fleequid, </w:t>
      </w:r>
      <w:r w:rsidR="00462F1C">
        <w:rPr>
          <w:rFonts w:ascii="Verdana" w:hAnsi="Verdana"/>
          <w:sz w:val="20"/>
          <w:szCs w:val="20"/>
        </w:rPr>
        <w:t>è tenuto a</w:t>
      </w:r>
      <w:r w:rsidRPr="000532C5">
        <w:rPr>
          <w:rFonts w:ascii="Verdana" w:hAnsi="Verdana"/>
          <w:sz w:val="20"/>
          <w:szCs w:val="20"/>
        </w:rPr>
        <w:t xml:space="preserve"> fornire, a proprie cure e spese, diagnosi</w:t>
      </w:r>
      <w:r w:rsidR="009715AC">
        <w:rPr>
          <w:rFonts w:ascii="Verdana" w:hAnsi="Verdana"/>
          <w:sz w:val="20"/>
          <w:szCs w:val="20"/>
        </w:rPr>
        <w:t>,</w:t>
      </w:r>
      <w:r w:rsidRPr="000532C5">
        <w:rPr>
          <w:rFonts w:ascii="Verdana" w:hAnsi="Verdana"/>
          <w:sz w:val="20"/>
          <w:szCs w:val="20"/>
        </w:rPr>
        <w:t xml:space="preserve"> </w:t>
      </w:r>
      <w:r w:rsidRPr="000532C5">
        <w:rPr>
          <w:rFonts w:ascii="Verdana" w:hAnsi="Verdana"/>
          <w:sz w:val="20"/>
          <w:szCs w:val="20"/>
        </w:rPr>
        <w:lastRenderedPageBreak/>
        <w:t xml:space="preserve">preventivi di riparazione </w:t>
      </w:r>
      <w:r w:rsidR="009715AC">
        <w:rPr>
          <w:rFonts w:ascii="Verdana" w:hAnsi="Verdana"/>
          <w:sz w:val="20"/>
          <w:szCs w:val="20"/>
        </w:rPr>
        <w:t xml:space="preserve">e ogni ulteriore documentazione tecnica ragionevolmente necessaria alla valutazione </w:t>
      </w:r>
      <w:r w:rsidRPr="000532C5">
        <w:rPr>
          <w:rFonts w:ascii="Verdana" w:hAnsi="Verdana"/>
          <w:sz w:val="20"/>
          <w:szCs w:val="20"/>
        </w:rPr>
        <w:t xml:space="preserve">del </w:t>
      </w:r>
      <w:r w:rsidR="009715AC">
        <w:rPr>
          <w:rFonts w:ascii="Verdana" w:hAnsi="Verdana"/>
          <w:sz w:val="20"/>
          <w:szCs w:val="20"/>
        </w:rPr>
        <w:t>reclamo</w:t>
      </w:r>
      <w:r w:rsidRPr="000532C5">
        <w:rPr>
          <w:rFonts w:ascii="Verdana" w:hAnsi="Verdana"/>
          <w:sz w:val="20"/>
          <w:szCs w:val="20"/>
        </w:rPr>
        <w:t>.</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si impegna a gestire i reclami entro 15 giorni dal momento in cui </w:t>
      </w:r>
      <w:r w:rsidR="00603018">
        <w:rPr>
          <w:rFonts w:ascii="Verdana" w:hAnsi="Verdana"/>
          <w:sz w:val="20"/>
          <w:szCs w:val="20"/>
        </w:rPr>
        <w:t>abbia ricevuto t</w:t>
      </w:r>
      <w:r w:rsidR="00745F37">
        <w:rPr>
          <w:rFonts w:ascii="Verdana" w:hAnsi="Verdana"/>
          <w:sz w:val="20"/>
          <w:szCs w:val="20"/>
        </w:rPr>
        <w:t>utte le</w:t>
      </w:r>
      <w:r w:rsidRPr="000532C5">
        <w:rPr>
          <w:rFonts w:ascii="Verdana" w:hAnsi="Verdana"/>
          <w:sz w:val="20"/>
          <w:szCs w:val="20"/>
        </w:rPr>
        <w:t xml:space="preserve"> informazion</w:t>
      </w:r>
      <w:r w:rsidR="00745F37">
        <w:rPr>
          <w:rFonts w:ascii="Verdana" w:hAnsi="Verdana"/>
          <w:sz w:val="20"/>
          <w:szCs w:val="20"/>
        </w:rPr>
        <w:t>i e la documentazione necessarie</w:t>
      </w:r>
      <w:r w:rsidR="006448F4">
        <w:rPr>
          <w:rFonts w:ascii="Verdana" w:hAnsi="Verdana"/>
          <w:sz w:val="20"/>
          <w:szCs w:val="20"/>
        </w:rPr>
        <w:t xml:space="preserve"> </w:t>
      </w:r>
      <w:r w:rsidR="00745F37">
        <w:rPr>
          <w:rFonts w:ascii="Verdana" w:hAnsi="Verdana"/>
          <w:sz w:val="20"/>
          <w:szCs w:val="20"/>
        </w:rPr>
        <w:t xml:space="preserve">alla relativa valutazione, comunicando </w:t>
      </w:r>
      <w:r w:rsidRPr="000532C5">
        <w:rPr>
          <w:rFonts w:ascii="Verdana" w:hAnsi="Verdana"/>
          <w:sz w:val="20"/>
          <w:szCs w:val="20"/>
        </w:rPr>
        <w:t xml:space="preserve"> </w:t>
      </w:r>
      <w:r w:rsidR="00745F37">
        <w:rPr>
          <w:rFonts w:ascii="Verdana" w:hAnsi="Verdana"/>
          <w:sz w:val="20"/>
          <w:szCs w:val="20"/>
        </w:rPr>
        <w:t>a</w:t>
      </w:r>
      <w:r w:rsidRPr="000532C5">
        <w:rPr>
          <w:rFonts w:ascii="Verdana" w:hAnsi="Verdana"/>
          <w:sz w:val="20"/>
          <w:szCs w:val="20"/>
        </w:rPr>
        <w:t>ll’Acquirente</w:t>
      </w:r>
      <w:r w:rsidR="008229A8">
        <w:rPr>
          <w:rFonts w:ascii="Verdana" w:hAnsi="Verdana"/>
          <w:sz w:val="20"/>
          <w:szCs w:val="20"/>
        </w:rPr>
        <w:t xml:space="preserve"> le</w:t>
      </w:r>
      <w:r w:rsidRPr="000532C5">
        <w:rPr>
          <w:rFonts w:ascii="Verdana" w:hAnsi="Verdana"/>
          <w:sz w:val="20"/>
          <w:szCs w:val="20"/>
        </w:rPr>
        <w:t xml:space="preserve"> determinazioni assunte.</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3A1E21">
        <w:rPr>
          <w:rFonts w:ascii="Verdana" w:hAnsi="Verdana"/>
          <w:sz w:val="20"/>
          <w:szCs w:val="20"/>
        </w:rPr>
        <w:t xml:space="preserve">All’esito </w:t>
      </w:r>
      <w:r w:rsidR="0033420F" w:rsidRPr="003A1E21">
        <w:rPr>
          <w:rFonts w:ascii="Verdana" w:hAnsi="Verdana"/>
          <w:sz w:val="20"/>
          <w:szCs w:val="20"/>
        </w:rPr>
        <w:t>dell’istruttoria,</w:t>
      </w:r>
      <w:r w:rsidRPr="003A1E21">
        <w:rPr>
          <w:rFonts w:ascii="Verdana" w:hAnsi="Verdana"/>
          <w:sz w:val="20"/>
          <w:szCs w:val="20"/>
        </w:rPr>
        <w:t xml:space="preserve"> Fleequid</w:t>
      </w:r>
      <w:r w:rsidR="00966B48" w:rsidRPr="003A1E21">
        <w:rPr>
          <w:rFonts w:ascii="Verdana" w:hAnsi="Verdana"/>
          <w:sz w:val="20"/>
          <w:szCs w:val="20"/>
        </w:rPr>
        <w:t xml:space="preserve"> </w:t>
      </w:r>
      <w:r w:rsidR="003A1E21" w:rsidRPr="00662DD7">
        <w:rPr>
          <w:rFonts w:ascii="Verdana" w:hAnsi="Verdana"/>
          <w:sz w:val="20"/>
          <w:szCs w:val="20"/>
        </w:rPr>
        <w:t xml:space="preserve">può accogliere o motivatamente respingere il reclamo </w:t>
      </w:r>
      <w:r w:rsidR="00CC03E4" w:rsidRPr="00CC03E4">
        <w:rPr>
          <w:rFonts w:ascii="Verdana" w:hAnsi="Verdana"/>
          <w:sz w:val="20"/>
          <w:szCs w:val="20"/>
        </w:rPr>
        <w:t xml:space="preserve">e può formulare al Venditore e all'Acquirente proposte di definizione bonaria della controversia. Tali proposte non costituiscono riconoscimento di responsabilità né rinuncia a eccezioni, decadenze, diritti o rimedi spettanti a Fleequid o alle altre Parti. Le comunicazioni e le informazioni scambiate nell'ambito della gestione del reclamo hanno carattere riservato e confidenziale e non possono essere diffuse, utilizzate o citate per finalità estranee alla relativa procedura né prodotte in giudizio, salvo quanto inderogabilmente richiesto dalla legge. </w:t>
      </w:r>
      <w:r w:rsidR="002A69E6" w:rsidRPr="002A69E6">
        <w:rPr>
          <w:rFonts w:ascii="Verdana" w:hAnsi="Verdana"/>
          <w:sz w:val="20"/>
          <w:szCs w:val="20"/>
        </w:rPr>
        <w:t>La violazione dell'obbligo di riservatezza e del divieto di utilizzo comporta, a carico dell'Utente inadempiente e in favore di Fleequid</w:t>
      </w:r>
      <w:r w:rsidR="00CC03E4" w:rsidRPr="00CC03E4">
        <w:rPr>
          <w:rFonts w:ascii="Verdana" w:hAnsi="Verdana"/>
          <w:sz w:val="20"/>
          <w:szCs w:val="20"/>
        </w:rPr>
        <w:t>, una penale di € 5.000,00 (euro cinquemila/00), fatto salvo il risarcimento del maggior danno.</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sidRPr="00C000F1">
        <w:rPr>
          <w:rFonts w:ascii="Verdana" w:hAnsi="Verdana"/>
          <w:sz w:val="20"/>
          <w:szCs w:val="20"/>
        </w:rPr>
        <w:t xml:space="preserve">Qualora il </w:t>
      </w:r>
      <w:r w:rsidR="001774AE" w:rsidRPr="00C000F1">
        <w:rPr>
          <w:rFonts w:ascii="Verdana" w:hAnsi="Verdana"/>
          <w:sz w:val="20"/>
          <w:szCs w:val="20"/>
        </w:rPr>
        <w:t>r</w:t>
      </w:r>
      <w:r w:rsidRPr="00C000F1">
        <w:rPr>
          <w:rFonts w:ascii="Verdana" w:hAnsi="Verdana"/>
          <w:sz w:val="20"/>
          <w:szCs w:val="20"/>
        </w:rPr>
        <w:t xml:space="preserve">eclamo </w:t>
      </w:r>
      <w:r w:rsidR="001774AE" w:rsidRPr="00C000F1">
        <w:rPr>
          <w:rFonts w:ascii="Verdana" w:hAnsi="Verdana"/>
          <w:sz w:val="20"/>
          <w:szCs w:val="20"/>
        </w:rPr>
        <w:t xml:space="preserve">sia </w:t>
      </w:r>
      <w:r w:rsidRPr="00C000F1">
        <w:rPr>
          <w:rFonts w:ascii="Verdana" w:hAnsi="Verdana"/>
          <w:sz w:val="20"/>
          <w:szCs w:val="20"/>
        </w:rPr>
        <w:t xml:space="preserve">accolto, Fleequid </w:t>
      </w:r>
      <w:r w:rsidR="00185BCA" w:rsidRPr="00C000F1">
        <w:rPr>
          <w:rFonts w:ascii="Verdana" w:hAnsi="Verdana"/>
          <w:sz w:val="20"/>
          <w:szCs w:val="20"/>
        </w:rPr>
        <w:t>può, a propria disc</w:t>
      </w:r>
      <w:r w:rsidR="00845B58">
        <w:rPr>
          <w:rFonts w:ascii="Verdana" w:hAnsi="Verdana"/>
          <w:sz w:val="20"/>
          <w:szCs w:val="20"/>
        </w:rPr>
        <w:t>r</w:t>
      </w:r>
      <w:r w:rsidR="00185BCA" w:rsidRPr="00C000F1">
        <w:rPr>
          <w:rFonts w:ascii="Verdana" w:hAnsi="Verdana"/>
          <w:sz w:val="20"/>
          <w:szCs w:val="20"/>
        </w:rPr>
        <w:t xml:space="preserve">ezione e nei limiti del regime di garanzia applicabile,  </w:t>
      </w:r>
      <w:r w:rsidRPr="00C000F1">
        <w:rPr>
          <w:rFonts w:ascii="Verdana" w:hAnsi="Verdana"/>
          <w:sz w:val="20"/>
          <w:szCs w:val="20"/>
        </w:rPr>
        <w:t xml:space="preserve">accollarsi in tutto o in parte i costi della riparazione presso un’officina di sua fiducia, </w:t>
      </w:r>
      <w:r w:rsidR="00C000F1" w:rsidRPr="00C000F1">
        <w:rPr>
          <w:rFonts w:ascii="Verdana" w:hAnsi="Verdana"/>
          <w:sz w:val="20"/>
          <w:szCs w:val="20"/>
        </w:rPr>
        <w:t>ovvero autorizzare la riparazione presso altra officina e, previa presentazione di fattura quietanzata conforme al preventivo espressamente approvato da Fleequid, rimborsare all'Acquirente, in tutto o in parte, i relativi costi. Restano impregiudicati i diritti di garanzia, manleva, rimborso, regresso e risarcimento spettanti a Fleequid nei confronti del Venditore.</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sidRPr="00C000F1">
        <w:rPr>
          <w:rFonts w:ascii="Verdana" w:hAnsi="Verdana"/>
          <w:sz w:val="20"/>
          <w:szCs w:val="20"/>
        </w:rPr>
        <w:t xml:space="preserve">Il </w:t>
      </w:r>
      <w:r w:rsidR="007B2510" w:rsidRPr="00C000F1">
        <w:rPr>
          <w:rFonts w:ascii="Verdana" w:hAnsi="Verdana"/>
          <w:sz w:val="20"/>
          <w:szCs w:val="20"/>
        </w:rPr>
        <w:t xml:space="preserve">Venditore e </w:t>
      </w:r>
      <w:r w:rsidRPr="00C000F1">
        <w:rPr>
          <w:rFonts w:ascii="Verdana" w:hAnsi="Verdana"/>
          <w:sz w:val="20"/>
          <w:szCs w:val="20"/>
        </w:rPr>
        <w:t>l’</w:t>
      </w:r>
      <w:r w:rsidR="007B2510" w:rsidRPr="00C000F1">
        <w:rPr>
          <w:rFonts w:ascii="Verdana" w:hAnsi="Verdana"/>
          <w:sz w:val="20"/>
          <w:szCs w:val="20"/>
        </w:rPr>
        <w:t xml:space="preserve">Acquirente accettano e riconoscono il diritto di Fleequid di </w:t>
      </w:r>
      <w:r w:rsidR="00664237" w:rsidRPr="00662DD7">
        <w:rPr>
          <w:rFonts w:ascii="Verdana" w:hAnsi="Verdana"/>
          <w:sz w:val="20"/>
          <w:szCs w:val="20"/>
        </w:rPr>
        <w:t xml:space="preserve">definire </w:t>
      </w:r>
      <w:r w:rsidR="00BC0A88" w:rsidRPr="00BC0A88">
        <w:rPr>
          <w:rFonts w:ascii="Verdana" w:hAnsi="Verdana"/>
          <w:sz w:val="20"/>
          <w:szCs w:val="20"/>
        </w:rPr>
        <w:t xml:space="preserve">il reclamo mediante Annullamento della vendita, a propria discrezione e in ogni tempo, anche in deroga ai termini previsti per la denuncia di vizi e difetti e a prescindere dalla fondatezza dei vizi eventualmente lamentati dall'Acquirente. Nella Vendita in commissione tale facoltà opera anche in deroga ai termini di denuncia e di decadenza previsti dal Contratto, dalle presenti Condizioni Generali e dalle ulteriori condizioni contrattuali applicabili ai rapporti interessati dall'operazione. Nel Dealer Sales l'Annullamento disposto ai sensi del presente comma riguarda la vendita tra Fleequid e l'Acquirente e non determina, di per sé, il venir meno dell'acquisto del Veicolo da parte di Fleequid presso il Venditore, restando impregiudicati gli autonomi diritti di Fleequid di risoluzione, garanzia, manleva, rimborso, regresso e risarcimento nei confronti di quest'ultimo ai sensi degli artt. 18.5 e 19.6. Nei limiti consentiti dalla legge, il Venditore e l'Acquirente manlevano e tengono indenne Fleequid da pretese o responsabilità derivanti dalla decisione di procedere all'Annullamento. Per la disciplina generale dell'Annullamento si applica l'art. 14 e per gli effetti restitutori, i relativi termini e adempimenti si applica l'art. 15. Restano in ogni caso non rimborsabili, né al Venditore né all'Acquirente, le Commissioni già maturate, le Tariffe relative ai Servizi già resi e le spese e i costi già sostenuti da Fleequid in relazione all'operazione, secondo quanto previsto dall'art. 15.6. Nella Vendita in commissione le spese conseguenti alla restituzione del Veicolo e al ripristino dell'operazione restano a carico del Venditore, ivi compresi il rimborso </w:t>
      </w:r>
      <w:r w:rsidR="00BC0A88" w:rsidRPr="00BC0A88">
        <w:rPr>
          <w:rFonts w:ascii="Verdana" w:hAnsi="Verdana"/>
          <w:sz w:val="20"/>
          <w:szCs w:val="20"/>
        </w:rPr>
        <w:lastRenderedPageBreak/>
        <w:t>delle spese relative alla precedente consegna del Veicolo all'Acquirente e delle spese sostenute per le formalità del precedente trasferimento di proprietà, nonché gli ulteriori costi specifici di ripristino applicabili alla specifica fattispecie; nel Dealer Sales la relativa allocazione segue la causa dell'Annullamento, fermo il diritto di Fleequid di recuperarne integralmente l'importo dal Venditore originario quando la causa sia a quest'ultimo imputabile. Con specifico riferimento ai Veicoli qualificabili come VFU o comunque come rifiuti, il Venditore e l'Acquirente manlevano e tengono indenne Fleequid da ogni responsabilità connessa alla loro qualificazione, gestione, detenzione, trasporto, recupero o smaltimento, attività che restano integralmente a loro carico secondo le rispettive competenze normative, e si impegnano a compiere ogni adempimento necessario affinché la restituzione e il ripristino avvengano nel rispetto della normativa ambientale applicabile, restando a carico del soggetto cui la causa dell'Annullamento è imputabile i relativi costi, ivi compresi quelli della precedente consegna e delle formalità del precedente trasferimento di proprietà.</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75" w:name="_Toc241518326"/>
      <w:r w:rsidRPr="000532C5">
        <w:rPr>
          <w:rFonts w:ascii="Verdana" w:hAnsi="Verdana"/>
          <w:b/>
          <w:bCs/>
          <w:smallCaps/>
          <w:sz w:val="20"/>
          <w:szCs w:val="20"/>
        </w:rPr>
        <w:t>Clausola di collegamento.</w:t>
      </w:r>
      <w:bookmarkEnd w:id="275"/>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sidRPr="00A832AE">
        <w:rPr>
          <w:rFonts w:ascii="Verdana" w:hAnsi="Verdana"/>
          <w:sz w:val="20"/>
          <w:szCs w:val="20"/>
        </w:rPr>
        <w:t>Le disposizioni del presente articolo si applicano esclusivamente alle operazioni strutturate secondo la Vendita in commissione ed eseguite mediante Rivendita. Esse non si applicano alle operazioni eseguite da Fleequid quale Intermediario puro né al Dealer Sales e non sono suscettibili di applicazione analogica a tali fattispecie.</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sidRPr="00D2753D">
        <w:rPr>
          <w:rFonts w:ascii="Verdana" w:hAnsi="Verdana"/>
          <w:sz w:val="20"/>
          <w:szCs w:val="20"/>
        </w:rPr>
        <w:t>Qualora un reclamo non sia definito bonariamente e Fleequid non proceda all'Annullamento della vendita ai sensi dell'art. 20.8, nella Vendita in commissione eseguita mediante Rivendita il Venditore e l'Acquirente riconoscono che l'acquisto del Veicolo da parte di Fleequid e la successiva Rivendita sono funzionalmente collegati nell'ambito della medesima operazione commissionale e sono posti in essere esclusivamente al fine di consentire il trasferimento del Veicolo dal Venditore all'Acquirente, senza applicazione da parte di Fleequid di una maggiorazione sul prezzo di compravendita del Veicolo</w:t>
      </w:r>
      <w:r w:rsidR="00535105" w:rsidRPr="00535105">
        <w:rPr>
          <w:rFonts w:ascii="Verdana" w:hAnsi="Verdana"/>
          <w:sz w:val="20"/>
          <w:szCs w:val="20"/>
        </w:rPr>
        <w:t>.</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sidRPr="00780638">
        <w:rPr>
          <w:rFonts w:ascii="Verdana" w:hAnsi="Verdana"/>
          <w:sz w:val="20"/>
          <w:szCs w:val="20"/>
        </w:rPr>
        <w:t>In ragione di tale collegamento, limitatamente ai diritti e agli obblighi relativi alla garanzia, alla conformità, ai vizi, ai difetti e alle qualità del Veicolo, Fleequid trasferisce all'Acquirente, che accetta, la propria posizione sostanziale nei confronti del Venditore, con facoltà dell'Acquirente di esercitare direttamente nei confronti di quest'ultimo ogni domanda, azione, eccezione, difesa e rimedio, anche di natura restitutoria o comunque incidente sull'efficacia o sugli effetti economici del rapporto collegato; il Venditore riconosce e accetta tale attribuzione. Le relative pretese sono pertanto fatte valere direttamente tra Venditore e Acquirente, restando esclusa ogni responsabilità di Fleequid salvo quanto da essa espressamente assunto o inderogabilmente previsto dalla legge</w:t>
      </w:r>
      <w:r w:rsidR="00057406" w:rsidRPr="00662DD7">
        <w:rPr>
          <w:rFonts w:ascii="Verdana" w:hAnsi="Verdana"/>
          <w:sz w:val="20"/>
          <w:szCs w:val="20"/>
        </w:rPr>
        <w:t>.</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sidRPr="00014FB6">
        <w:rPr>
          <w:rFonts w:ascii="Verdana" w:hAnsi="Verdana"/>
          <w:sz w:val="20"/>
          <w:szCs w:val="20"/>
        </w:rPr>
        <w:t xml:space="preserve">L'esercizio dei diritti e dei rimedi di cui al presente articolo e le relative conseguenze sui rapporti collegati non incidono sulle Commissioni già maturate in favore di Fleequid ai sensi dell'art. 12.4, che restano definitivamente dovute e non sono soggette a restituzione o caducazione. Nei limiti consentiti dalla legge, il Venditore e l'Acquirente manlevano e tengono </w:t>
      </w:r>
      <w:r w:rsidRPr="00014FB6">
        <w:rPr>
          <w:rFonts w:ascii="Verdana" w:hAnsi="Verdana"/>
          <w:sz w:val="20"/>
          <w:szCs w:val="20"/>
        </w:rPr>
        <w:lastRenderedPageBreak/>
        <w:t>indenne Fleequid da ogni pretesa, costo, onere o conseguenza derivante dall'esercizio tra loro dei predetti diritti e rimedi, ferme esclusivamente le responsabilità direttamente imputabili a Fleequid per obblighi da essa espressamente assunti o derivanti da disposizioni inderogabili di legge</w:t>
      </w:r>
      <w:r w:rsidR="00EC5937" w:rsidRPr="00662DD7">
        <w:rPr>
          <w:rFonts w:ascii="Verdana" w:hAnsi="Verdana"/>
          <w:sz w:val="20"/>
          <w:szCs w:val="20"/>
        </w:rPr>
        <w:t>.</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76" w:name="_Toc241518327"/>
      <w:r>
        <w:rPr>
          <w:rFonts w:ascii="Verdana" w:hAnsi="Verdana"/>
          <w:b/>
          <w:bCs/>
          <w:smallCaps/>
          <w:sz w:val="20"/>
          <w:szCs w:val="20"/>
        </w:rPr>
        <w:t xml:space="preserve">Soluzioni di finanziamento </w:t>
      </w:r>
      <w:r w:rsidR="00474D23">
        <w:rPr>
          <w:rFonts w:ascii="Verdana" w:hAnsi="Verdana"/>
          <w:b/>
          <w:bCs/>
          <w:smallCaps/>
          <w:sz w:val="20"/>
          <w:szCs w:val="20"/>
        </w:rPr>
        <w:t>offerte da terzi.</w:t>
      </w:r>
      <w:bookmarkEnd w:id="276"/>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sidRPr="004B3C8E">
        <w:rPr>
          <w:rFonts w:ascii="Verdana" w:hAnsi="Verdana"/>
          <w:sz w:val="20"/>
          <w:szCs w:val="20"/>
        </w:rPr>
        <w:t>Fleequid può rendere disponibili o segnalare agli Utenti Soluzioni di finanziamento offerte da terzi per l'acquisto dei Veicoli. Il relativo contratto di finanziamento, di locazione finanziaria o di altra forma di provvista intercorre esclusivamente tra l'Utente e il Finanziatore, secondo le condizioni da quest'ultimo praticate. Fleequid non concede il finanziamento, non ne garantisce la disponibilità, l'approvazione, i tempi o le condizioni economiche e non risponde dell'inadempimento del Finanziatore. Le disposizioni del presente articolo contengono esclusivamente le specificità conseguenti all'intervento di un Finanziatore terzo e non derogano, se non nei limiti espressamente previsti, alla disciplina della Proforma, del pagamento, del trasferimento della proprietà, del rischio, dei Modelli di Vendita e delle comunicazioni</w:t>
      </w:r>
      <w:r w:rsidR="00474D23" w:rsidRPr="00662DD7">
        <w:rPr>
          <w:rFonts w:ascii="Verdana" w:hAnsi="Verdana"/>
          <w:sz w:val="20"/>
          <w:szCs w:val="20"/>
        </w:rPr>
        <w:t>.</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sidRPr="00A81FC2">
        <w:rPr>
          <w:rFonts w:ascii="Verdana" w:hAnsi="Verdana"/>
          <w:sz w:val="20"/>
          <w:szCs w:val="20"/>
        </w:rPr>
        <w:t>Fleequid può raccogliere le richieste di informazione, di contatto o di finanziamento manifestate dagli Utenti e trasmetterle ai Finanziatori interessati. La comunicazione dei relativi dati avviene secondo quanto previsto dall'Informativa Privacy richiamata dall'art. 7</w:t>
      </w:r>
      <w:r w:rsidR="00531FF7" w:rsidRPr="00662DD7">
        <w:rPr>
          <w:rFonts w:ascii="Verdana" w:hAnsi="Verdana"/>
          <w:sz w:val="20"/>
          <w:szCs w:val="20"/>
        </w:rPr>
        <w:t>.</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sidRPr="00943085">
        <w:rPr>
          <w:rFonts w:ascii="Verdana" w:hAnsi="Verdana"/>
          <w:sz w:val="20"/>
          <w:szCs w:val="20"/>
        </w:rPr>
        <w:t>La richiesta di finanziamento, l'apertura dell'istruttoria, la pre-delibera e la delibera favorevole del Finanziatore non sospendono gli obblighi dell'Acquirente né il decorso del Termine di pagamento e non equivalgono al pagamento. Restano ferme le eventuali diverse previsioni delle Condizioni Specifiche applicabili alla Soluzione di finanziamento</w:t>
      </w:r>
      <w:r w:rsidR="00E1004E" w:rsidRPr="00E1004E">
        <w:rPr>
          <w:rFonts w:ascii="Verdana" w:hAnsi="Verdana"/>
          <w:sz w:val="20"/>
          <w:szCs w:val="20"/>
        </w:rPr>
        <w:t>.</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sidRPr="00277AA9">
        <w:rPr>
          <w:rFonts w:ascii="Verdana" w:hAnsi="Verdana"/>
          <w:sz w:val="20"/>
          <w:szCs w:val="20"/>
        </w:rPr>
        <w:t>Qualora l'Acquirente resti parte della compravendita e il Finanziatore intervenga quale mero soggetto pagatore, l'obbligazione di pagamento dell'Acquirente permane fino all'effettiva ricezione integrale delle somme dovute da parte dei rispettivi destinatari ai sensi dell'art. 12.2, salvo che le Condizioni Specifiche applicabili attribuiscano espressamente effetto liberatorio anticipato a un impegno irrevocabile del Finanziatore ai sensi dell'art. 22.6</w:t>
      </w:r>
      <w:r w:rsidR="00F06715" w:rsidRPr="00F06715">
        <w:rPr>
          <w:rFonts w:ascii="Verdana" w:hAnsi="Verdana"/>
          <w:sz w:val="20"/>
          <w:szCs w:val="20"/>
        </w:rPr>
        <w:t>.</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sidRPr="007A0B6B">
        <w:rPr>
          <w:rFonts w:ascii="Verdana" w:hAnsi="Verdana"/>
          <w:sz w:val="20"/>
          <w:szCs w:val="20"/>
        </w:rPr>
        <w:t xml:space="preserve">Le Condizioni Specifiche possono prevedere, su scelta dell'Acquirente originario, che il Finanziatore assuma la qualità di Acquirente, restando l'Acquirente originario utilizzatore del Veicolo. Le medesime Condizioni Specifiche individuano il momento e gli effetti di tale subentro, dal quale cessa l'obbligazione di pagamento dell'Acquirente originario. Tale eventualità è resa conoscibile prima della formulazione dell'Offerta ai sensi dell'art. 3.2, lett. d), e deve essere compatibile con il Modello di Vendita applicabile. </w:t>
      </w:r>
      <w:r w:rsidR="006E0470" w:rsidRPr="006E0470">
        <w:rPr>
          <w:rFonts w:ascii="Verdana" w:hAnsi="Verdana"/>
          <w:sz w:val="20"/>
          <w:szCs w:val="20"/>
        </w:rPr>
        <w:t>Quando Fleequid opera quale Intermediario puro, con la formulazione della Proposta di vendita il Venditore presta sin d'ora il proprio consenso al subentro del Finanziatore nella posizione dell'Acquirente originario, nei casi e secondo le modalità previste dalle Condizioni Specifiche applicabili. Il subentro acquista efficacia nei confronti del Venditore dal momento in cui gli è comunicato da Fleequid ai sensi dell'art. 24.</w:t>
      </w:r>
    </w:p>
    <w:p w14:paraId="2A0FB2FE" w14:textId="4A855F1F" w:rsidR="005A4B95" w:rsidRDefault="004F1A70" w:rsidP="00474D23">
      <w:pPr>
        <w:pStyle w:val="Paragrafoelenco"/>
        <w:numPr>
          <w:ilvl w:val="1"/>
          <w:numId w:val="1"/>
        </w:numPr>
        <w:spacing w:line="360" w:lineRule="auto"/>
        <w:ind w:left="0" w:firstLine="0"/>
        <w:jc w:val="both"/>
        <w:rPr>
          <w:rFonts w:ascii="Verdana" w:hAnsi="Verdana"/>
          <w:sz w:val="20"/>
          <w:szCs w:val="20"/>
        </w:rPr>
      </w:pPr>
      <w:r w:rsidRPr="004F1A70">
        <w:rPr>
          <w:rFonts w:ascii="Verdana" w:hAnsi="Verdana"/>
          <w:sz w:val="20"/>
          <w:szCs w:val="20"/>
        </w:rPr>
        <w:t xml:space="preserve">Ai fini dell'art. 12.2 le Condizioni Specifiche possono attribuire a un impegno irrevocabile del Finanziatore, avente i requisiti </w:t>
      </w:r>
      <w:del w:id="277" w:author="Avv. Rosario Panzariello" w:date="2026-10-09T13:11:00Z">
        <w:r w:rsidRPr="004F1A70" w:rsidDel="00F835B9">
          <w:rPr>
            <w:rFonts w:ascii="Verdana" w:hAnsi="Verdana"/>
            <w:sz w:val="20"/>
            <w:szCs w:val="20"/>
          </w:rPr>
          <w:delText xml:space="preserve">ivi </w:delText>
        </w:r>
      </w:del>
      <w:r w:rsidRPr="004F1A70">
        <w:rPr>
          <w:rFonts w:ascii="Verdana" w:hAnsi="Verdana"/>
          <w:sz w:val="20"/>
          <w:szCs w:val="20"/>
        </w:rPr>
        <w:t>previsti</w:t>
      </w:r>
      <w:ins w:id="278" w:author="Avv. Rosario Panzariello" w:date="2026-10-09T13:11:00Z">
        <w:r w:rsidR="00F835B9">
          <w:rPr>
            <w:rFonts w:ascii="Verdana" w:hAnsi="Verdana"/>
            <w:sz w:val="20"/>
            <w:szCs w:val="20"/>
          </w:rPr>
          <w:t xml:space="preserve"> dalle medesime </w:t>
        </w:r>
      </w:ins>
      <w:ins w:id="279" w:author="Avv. Rosario Panzariello" w:date="2026-10-09T13:12:00Z">
        <w:r w:rsidR="00F835B9">
          <w:rPr>
            <w:rFonts w:ascii="Verdana" w:hAnsi="Verdana"/>
            <w:sz w:val="20"/>
            <w:szCs w:val="20"/>
          </w:rPr>
          <w:t>Condizioni Specifiche</w:t>
        </w:r>
      </w:ins>
      <w:r w:rsidRPr="004F1A70">
        <w:rPr>
          <w:rFonts w:ascii="Verdana" w:hAnsi="Verdana"/>
          <w:sz w:val="20"/>
          <w:szCs w:val="20"/>
        </w:rPr>
        <w:t xml:space="preserve">, effetto </w:t>
      </w:r>
      <w:r w:rsidRPr="004F1A70">
        <w:rPr>
          <w:rFonts w:ascii="Verdana" w:hAnsi="Verdana"/>
          <w:sz w:val="20"/>
          <w:szCs w:val="20"/>
        </w:rPr>
        <w:lastRenderedPageBreak/>
        <w:t>equivalente all'integrale adempimento dell'obbligo di pagamento, individuando il momento dal quale tale effetto si produce. In assenza di tale espressa previsione rilevano esclusivamente i pagamenti effettivamente ricevuti dai rispettivi destinatari</w:t>
      </w:r>
      <w:r w:rsidR="005A4B95" w:rsidRPr="005A4B95">
        <w:rPr>
          <w:rFonts w:ascii="Verdana" w:hAnsi="Verdana"/>
          <w:sz w:val="20"/>
          <w:szCs w:val="20"/>
        </w:rPr>
        <w:t>.</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sidRPr="005747FF">
        <w:rPr>
          <w:rFonts w:ascii="Verdana" w:hAnsi="Verdana"/>
          <w:sz w:val="20"/>
          <w:szCs w:val="20"/>
        </w:rPr>
        <w:t>Nelle operazioni assistite da una Soluzione di finanziamento il Termine di pagamento è quello indicato nelle Condizioni Specifiche applicabili ovvero nella Proforma, secondo quanto previsto dall'art. 11.6, lett.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sidRPr="00805219">
        <w:rPr>
          <w:rFonts w:ascii="Verdana" w:hAnsi="Verdana"/>
          <w:sz w:val="20"/>
          <w:szCs w:val="20"/>
        </w:rPr>
        <w:t>Nelle operazioni assistite da una Soluzione di finanziamento la sequenza degli adempimenti di acquisto dal Venditore, intestazione, emissione del documento di circolazione, fatturazione, trasferimento della proprietà, pagamento e consegna può differire dalla sequenza ordinaria secondo quanto previsto dalle Condizioni Specifiche applicabili. Resta fermo che il compimento di adempimenti documentali o di intestazione in favore del Finanziatore non determina, di per sé, il trasferimento della proprietà del Veicolo né, nel caso delle Aste, l'Aggiudicazione definitiva, secondo quanto previsto dall'art. 16.4</w:t>
      </w:r>
      <w:r w:rsidR="00942EBF" w:rsidRPr="00662DD7">
        <w:rPr>
          <w:rFonts w:ascii="Verdana" w:hAnsi="Verdana"/>
          <w:sz w:val="20"/>
          <w:szCs w:val="20"/>
        </w:rPr>
        <w:t>.</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sidRPr="008D129E">
        <w:rPr>
          <w:rFonts w:ascii="Verdana" w:hAnsi="Verdana"/>
          <w:sz w:val="20"/>
          <w:szCs w:val="20"/>
        </w:rPr>
        <w:t>Nella Vendita in commissione eseguita mediante Rivendita, in espressa deroga all'art. 17.4 e limitatamente a quanto ivi previsto, le Condizioni Specifiche applicabili possono prevedere che Fleequid corrisponda al Venditore il Prezzo di acquisto netto prima di avere ricevuto integralmente le somme dovute dall'Acquirente o dal Finanziatore. Tale pagamento anticipato non determina, di per sé, l'avvio della fase esecutiva dell'operazione, non anticipa il trasferimento della proprietà del Veicolo all'Acquirente e, nel caso delle Aste, non determina l'Aggiudicazione definitiva</w:t>
      </w:r>
      <w:r w:rsidR="00F7517E" w:rsidRPr="00F7517E">
        <w:rPr>
          <w:rFonts w:ascii="Verdana" w:hAnsi="Verdana"/>
          <w:sz w:val="20"/>
          <w:szCs w:val="20"/>
        </w:rPr>
        <w:t>.</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sidRPr="00D0163A">
        <w:rPr>
          <w:rFonts w:ascii="Verdana" w:hAnsi="Verdana"/>
          <w:sz w:val="20"/>
          <w:szCs w:val="20"/>
        </w:rPr>
        <w:t>Nelle operazioni in cui il Finanziatore assume la qualità di Acquirente, le Condizioni Specifiche individuano il soggetto legittimato: a) al ritiro del Veicolo e alla sottoscrizione del verbale di consegna ai sensi degli artt. 16.7 e 16.10; b) alle verifiche alla consegna ai sensi dell'art. 16.12; c) alla presentazione e alla gestione del reclamo ai sensi dell'art. 20; d) a ricevere le eventuali restituzioni ai sensi dell'art. 15.4</w:t>
      </w:r>
      <w:r w:rsidR="00E20D13" w:rsidRPr="00E20D13">
        <w:rPr>
          <w:rFonts w:ascii="Verdana" w:hAnsi="Verdana"/>
          <w:sz w:val="20"/>
          <w:szCs w:val="20"/>
        </w:rPr>
        <w:t>.</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sidRPr="006562B0">
        <w:rPr>
          <w:rFonts w:ascii="Verdana" w:hAnsi="Verdana"/>
          <w:sz w:val="20"/>
          <w:szCs w:val="20"/>
        </w:rPr>
        <w:t>Gli eventuali corrispettivi dovuti a Fleequid per Servizi connessi alle Soluzioni di finanziamento sono indicati nelle Condizioni Specifiche applicabili ovvero nel Tariffario Fleequid. Le singole Soluzioni di finanziamento possono essere disciplinate da Condizioni Specifiche, che integrano le presenti Condizioni Generali e, in caso di contrasto, prevalgono limitatamente agli aspetti specificamente regolati, secondo quanto previsto dagli artt. 4.3 e 4.4</w:t>
      </w:r>
      <w:r w:rsidR="003370C0" w:rsidRPr="003370C0">
        <w:rPr>
          <w:rFonts w:ascii="Verdana" w:hAnsi="Verdana"/>
          <w:sz w:val="20"/>
          <w:szCs w:val="20"/>
        </w:rPr>
        <w:t>.</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80" w:name="_Toc241518328"/>
      <w:r w:rsidRPr="000532C5">
        <w:rPr>
          <w:rFonts w:ascii="Verdana" w:hAnsi="Verdana"/>
          <w:b/>
          <w:bCs/>
          <w:smallCaps/>
          <w:sz w:val="20"/>
          <w:szCs w:val="20"/>
        </w:rPr>
        <w:t>Legge applicabile, Lingua e Foro competente.</w:t>
      </w:r>
      <w:bookmarkEnd w:id="280"/>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r w:rsidR="00B0647E">
        <w:rPr>
          <w:rFonts w:ascii="Verdana" w:hAnsi="Verdana"/>
          <w:sz w:val="20"/>
          <w:szCs w:val="20"/>
        </w:rPr>
        <w:t xml:space="preserve">, </w:t>
      </w:r>
      <w:r w:rsidR="00B0647E" w:rsidRPr="00B0647E">
        <w:rPr>
          <w:rFonts w:ascii="Verdana" w:hAnsi="Verdana"/>
          <w:sz w:val="20"/>
          <w:szCs w:val="20"/>
        </w:rPr>
        <w:t>con espressa esclusione dell’applicazione della Convenzione delle Nazioni Unite sui contratti di compravendita internazionale di merci, conclusa a Vienna l’11 aprile 1980 (CISG)</w:t>
      </w:r>
      <w:r w:rsidRPr="000532C5">
        <w:rPr>
          <w:rFonts w:ascii="Verdana" w:hAnsi="Verdana"/>
          <w:sz w:val="20"/>
          <w:szCs w:val="20"/>
        </w:rPr>
        <w:t>.</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sidRPr="00750DC8">
        <w:rPr>
          <w:rFonts w:ascii="Verdana" w:hAnsi="Verdana"/>
          <w:sz w:val="20"/>
          <w:szCs w:val="20"/>
        </w:rPr>
        <w:t xml:space="preserve">Eventuali controversie relative alla validità, all'interpretazione, all'applicazione o alla cessazione, a qualsiasi titolo, delle presenti Condizioni Generali, delle Condizioni Specifiche, delle </w:t>
      </w:r>
      <w:r w:rsidRPr="00750DC8">
        <w:rPr>
          <w:rFonts w:ascii="Verdana" w:hAnsi="Verdana"/>
          <w:sz w:val="20"/>
          <w:szCs w:val="20"/>
        </w:rPr>
        <w:lastRenderedPageBreak/>
        <w:t xml:space="preserve">Condizioni particolari di vendita, dei Contratti individuali, dei Contratti di compravendita e delle ulteriori operazioni concluse tramite il Marketplace, ovvero di qualsivoglia ulteriore negozio giuridico ad essi collegato, </w:t>
      </w:r>
      <w:r w:rsidR="00ED1CD9" w:rsidRPr="00ED1CD9">
        <w:rPr>
          <w:rFonts w:ascii="Verdana" w:hAnsi="Verdana"/>
          <w:sz w:val="20"/>
          <w:szCs w:val="20"/>
        </w:rPr>
        <w:t>sono devolute in via esclusiva alla giurisdizione dell'autorità giudiziaria italiana e, nell'ambito di essa, alla competenza territoriale esclusiva del Foro di Como, con esclusione di ogni altro foro concorrente, ferme le competenze inderogabili previste dalla legge</w:t>
      </w:r>
      <w:r w:rsidR="001953A5" w:rsidRPr="000532C5">
        <w:rPr>
          <w:rFonts w:ascii="Verdana" w:hAnsi="Verdana"/>
          <w:sz w:val="20"/>
          <w:szCs w:val="20"/>
        </w:rPr>
        <w:t xml:space="preserve">. </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lingua contrattuale è l’italiano. Qualora l</w:t>
      </w:r>
      <w:r w:rsidR="004C7B6C" w:rsidRPr="000532C5">
        <w:rPr>
          <w:rFonts w:ascii="Verdana" w:hAnsi="Verdana"/>
          <w:sz w:val="20"/>
          <w:szCs w:val="20"/>
        </w:rPr>
        <w:t xml:space="preserve">e presenti CG </w:t>
      </w:r>
      <w:r w:rsidR="00750DC8">
        <w:rPr>
          <w:rFonts w:ascii="Verdana" w:hAnsi="Verdana"/>
          <w:sz w:val="20"/>
          <w:szCs w:val="20"/>
        </w:rPr>
        <w:t>siano</w:t>
      </w:r>
      <w:r w:rsidR="00750DC8" w:rsidRPr="000532C5">
        <w:rPr>
          <w:rFonts w:ascii="Verdana" w:hAnsi="Verdana"/>
          <w:sz w:val="20"/>
          <w:szCs w:val="20"/>
        </w:rPr>
        <w:t xml:space="preserve"> </w:t>
      </w:r>
      <w:r w:rsidRPr="000532C5">
        <w:rPr>
          <w:rFonts w:ascii="Verdana" w:hAnsi="Verdana"/>
          <w:sz w:val="20"/>
          <w:szCs w:val="20"/>
        </w:rPr>
        <w:t>res</w:t>
      </w:r>
      <w:r w:rsidR="004C7B6C" w:rsidRPr="000532C5">
        <w:rPr>
          <w:rFonts w:ascii="Verdana" w:hAnsi="Verdana"/>
          <w:sz w:val="20"/>
          <w:szCs w:val="20"/>
        </w:rPr>
        <w:t>e</w:t>
      </w:r>
      <w:r w:rsidRPr="000532C5">
        <w:rPr>
          <w:rFonts w:ascii="Verdana" w:hAnsi="Verdana"/>
          <w:sz w:val="20"/>
          <w:szCs w:val="20"/>
        </w:rPr>
        <w:t xml:space="preserve"> anche in altre lingue, la versione italiana è l’unica vincolante.</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81" w:name="_Toc241518329"/>
      <w:r w:rsidRPr="000532C5">
        <w:rPr>
          <w:rFonts w:ascii="Verdana" w:hAnsi="Verdana"/>
          <w:b/>
          <w:bCs/>
          <w:smallCaps/>
          <w:sz w:val="20"/>
          <w:szCs w:val="20"/>
        </w:rPr>
        <w:t>Comunicazioni.</w:t>
      </w:r>
      <w:bookmarkEnd w:id="281"/>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sidRPr="00AD59F6">
        <w:rPr>
          <w:rFonts w:ascii="Verdana" w:hAnsi="Verdana"/>
          <w:sz w:val="20"/>
          <w:szCs w:val="20"/>
        </w:rPr>
        <w:t>Il presente articolo disciplina in via generale le comunicazioni tra Fleequid e gli Utenti. Le ulteriori disposizioni delle presenti Condizioni Generali individuano esclusivamente quali comunicazioni devono essere effettuate e in quale momento, restando fermi i requisiti di canale speciale espressamente previsti per determinate comunicazioni, quali il reclamo di cui all'art. 20.2 e la comunicazione di recesso di cui all'art.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Salvo diversamente previsto, le comunicazioni </w:t>
      </w:r>
      <w:r w:rsidR="00E63A14">
        <w:rPr>
          <w:rFonts w:ascii="Verdana" w:hAnsi="Verdana"/>
          <w:sz w:val="20"/>
          <w:szCs w:val="20"/>
        </w:rPr>
        <w:t>dirette a</w:t>
      </w:r>
      <w:r w:rsidR="00E63A14" w:rsidRPr="000532C5">
        <w:rPr>
          <w:rFonts w:ascii="Verdana" w:hAnsi="Verdana"/>
          <w:sz w:val="20"/>
          <w:szCs w:val="20"/>
        </w:rPr>
        <w:t xml:space="preserve"> </w:t>
      </w:r>
      <w:r w:rsidRPr="000532C5">
        <w:rPr>
          <w:rFonts w:ascii="Verdana" w:hAnsi="Verdana"/>
          <w:sz w:val="20"/>
          <w:szCs w:val="20"/>
        </w:rPr>
        <w:t xml:space="preserve">Fleequid </w:t>
      </w:r>
      <w:r w:rsidR="004C7B6C" w:rsidRPr="000532C5">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del w:id="282" w:author="Avv. Rosario Panzariello" w:date="2026-10-09T14:05:00Z">
        <w:r w:rsidRPr="000532C5" w:rsidDel="00D635D7">
          <w:rPr>
            <w:rFonts w:ascii="Verdana" w:hAnsi="Verdana"/>
            <w:b/>
            <w:bCs/>
            <w:sz w:val="20"/>
            <w:szCs w:val="20"/>
          </w:rPr>
          <w:delText>,</w:delText>
        </w:r>
      </w:del>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C</w:t>
      </w:r>
      <w:r w:rsidR="00342375">
        <w:rPr>
          <w:rFonts w:ascii="Verdana" w:hAnsi="Verdana"/>
          <w:b/>
          <w:bCs/>
          <w:sz w:val="20"/>
          <w:szCs w:val="20"/>
        </w:rPr>
        <w:t>.F</w:t>
      </w:r>
      <w:r w:rsidRPr="000532C5">
        <w:rPr>
          <w:rFonts w:ascii="Verdana" w:hAnsi="Verdana"/>
          <w:b/>
          <w:bCs/>
          <w:sz w:val="20"/>
          <w:szCs w:val="20"/>
        </w:rPr>
        <w:t>. e P.</w:t>
      </w:r>
      <w:r w:rsidR="00342375" w:rsidRPr="00AE1B69">
        <w:rPr>
          <w:rFonts w:ascii="Verdana" w:hAnsi="Verdana"/>
          <w:b/>
          <w:bCs/>
          <w:sz w:val="20"/>
          <w:szCs w:val="20"/>
        </w:rPr>
        <w:t xml:space="preserve">IVA </w:t>
      </w:r>
      <w:r w:rsidRPr="00AE1B69">
        <w:rPr>
          <w:rFonts w:ascii="Verdana" w:hAnsi="Verdana"/>
          <w:b/>
          <w:bCs/>
          <w:sz w:val="20"/>
          <w:szCs w:val="20"/>
        </w:rPr>
        <w:t>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lang w:val="es-ES"/>
        </w:rPr>
      </w:pPr>
      <w:r w:rsidRPr="00662DD7">
        <w:rPr>
          <w:rFonts w:ascii="Verdana" w:hAnsi="Verdana"/>
          <w:b/>
          <w:bCs/>
          <w:sz w:val="20"/>
          <w:szCs w:val="20"/>
          <w:lang w:val="es-ES"/>
        </w:rPr>
        <w:t xml:space="preserve">Tel. </w:t>
      </w:r>
      <w:r w:rsidR="00C35E22" w:rsidRPr="00662DD7">
        <w:rPr>
          <w:rFonts w:ascii="Verdana" w:hAnsi="Verdana"/>
          <w:b/>
          <w:bCs/>
          <w:sz w:val="20"/>
          <w:szCs w:val="20"/>
          <w:lang w:val="es-ES"/>
        </w:rPr>
        <w:t>+39</w:t>
      </w:r>
      <w:r w:rsidR="00342375" w:rsidRPr="00100CB4">
        <w:rPr>
          <w:rFonts w:ascii="Verdana" w:hAnsi="Verdana"/>
          <w:b/>
          <w:bCs/>
          <w:sz w:val="20"/>
          <w:szCs w:val="20"/>
          <w:lang w:val="es-ES"/>
        </w:rPr>
        <w:t xml:space="preserve"> </w:t>
      </w:r>
      <w:r w:rsidR="00C35E22" w:rsidRPr="00662DD7">
        <w:rPr>
          <w:rFonts w:ascii="Verdana" w:hAnsi="Verdana"/>
          <w:b/>
          <w:bCs/>
          <w:sz w:val="20"/>
          <w:szCs w:val="20"/>
          <w:lang w:val="es-ES"/>
        </w:rPr>
        <w:t>02</w:t>
      </w:r>
      <w:r w:rsidR="00342375" w:rsidRPr="00100CB4">
        <w:rPr>
          <w:rFonts w:ascii="Verdana" w:hAnsi="Verdana"/>
          <w:b/>
          <w:bCs/>
          <w:sz w:val="20"/>
          <w:szCs w:val="20"/>
          <w:lang w:val="es-ES"/>
        </w:rPr>
        <w:t xml:space="preserve"> </w:t>
      </w:r>
      <w:r w:rsidR="00C35E22" w:rsidRPr="00662DD7">
        <w:rPr>
          <w:rFonts w:ascii="Verdana" w:hAnsi="Verdana"/>
          <w:b/>
          <w:bCs/>
          <w:sz w:val="20"/>
          <w:szCs w:val="20"/>
          <w:lang w:val="es-ES"/>
        </w:rPr>
        <w:t>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lang w:val="es-ES"/>
        </w:rPr>
      </w:pPr>
      <w:r w:rsidRPr="00662DD7">
        <w:rPr>
          <w:rFonts w:ascii="Verdana" w:hAnsi="Verdana"/>
          <w:b/>
          <w:bCs/>
          <w:sz w:val="20"/>
          <w:szCs w:val="20"/>
          <w:lang w:val="es-ES"/>
        </w:rPr>
        <w:t>e-mail </w:t>
      </w:r>
      <w:r w:rsidR="007567E6">
        <w:fldChar w:fldCharType="begin"/>
      </w:r>
      <w:r w:rsidR="007567E6" w:rsidRPr="000347B6">
        <w:rPr>
          <w:lang w:val="en-GB"/>
          <w:rPrChange w:id="283" w:author="Avv. Rosario Panzariello" w:date="2026-10-09T11:42:00Z">
            <w:rPr/>
          </w:rPrChange>
        </w:rPr>
        <w:instrText xml:space="preserve"> HYPERLINK "mailto:info@fleequid.com" </w:instrText>
      </w:r>
      <w:r w:rsidR="007567E6">
        <w:fldChar w:fldCharType="separate"/>
      </w:r>
      <w:r w:rsidR="00C35E22" w:rsidRPr="00662DD7">
        <w:rPr>
          <w:rFonts w:ascii="Verdana" w:hAnsi="Verdana"/>
          <w:b/>
          <w:bCs/>
          <w:sz w:val="20"/>
          <w:szCs w:val="20"/>
          <w:lang w:val="es-ES"/>
        </w:rPr>
        <w:t>info@fleequid.com</w:t>
      </w:r>
      <w:r w:rsidR="007567E6">
        <w:rPr>
          <w:rFonts w:ascii="Verdana" w:hAnsi="Verdana"/>
          <w:b/>
          <w:bCs/>
          <w:sz w:val="20"/>
          <w:szCs w:val="20"/>
          <w:lang w:val="es-ES"/>
        </w:rPr>
        <w:fldChar w:fldCharType="end"/>
      </w:r>
      <w:r w:rsidR="00C35E22" w:rsidRPr="00662DD7">
        <w:rPr>
          <w:rFonts w:ascii="Verdana" w:hAnsi="Verdana"/>
          <w:b/>
          <w:bCs/>
          <w:sz w:val="20"/>
          <w:szCs w:val="20"/>
          <w:lang w:val="es-ES"/>
        </w:rPr>
        <w:t xml:space="preserve"> </w:t>
      </w:r>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eastAsia="Aptos" w:hAnsi="Verdana" w:cs="Arial"/>
          <w:sz w:val="20"/>
          <w:szCs w:val="20"/>
        </w:rPr>
        <w:t xml:space="preserve">Le comunicazioni </w:t>
      </w:r>
      <w:r w:rsidR="00C03FC8">
        <w:rPr>
          <w:rFonts w:ascii="Verdana" w:eastAsia="Aptos" w:hAnsi="Verdana" w:cs="Arial"/>
          <w:sz w:val="20"/>
          <w:szCs w:val="20"/>
        </w:rPr>
        <w:t>dirette a Fleequid si</w:t>
      </w:r>
      <w:r w:rsidR="00C03FC8" w:rsidRPr="000532C5">
        <w:rPr>
          <w:rFonts w:ascii="Verdana" w:eastAsia="Aptos" w:hAnsi="Verdana" w:cs="Arial"/>
          <w:sz w:val="20"/>
          <w:szCs w:val="20"/>
        </w:rPr>
        <w:t xml:space="preserve"> </w:t>
      </w:r>
      <w:r w:rsidRPr="000532C5">
        <w:rPr>
          <w:rFonts w:ascii="Verdana" w:eastAsia="Aptos" w:hAnsi="Verdana" w:cs="Arial"/>
          <w:sz w:val="20"/>
          <w:szCs w:val="20"/>
        </w:rPr>
        <w:t>considerano valide e</w:t>
      </w:r>
      <w:r w:rsidR="00261B6B">
        <w:rPr>
          <w:rFonts w:ascii="Verdana" w:eastAsia="Aptos" w:hAnsi="Verdana" w:cs="Arial"/>
          <w:sz w:val="20"/>
          <w:szCs w:val="20"/>
        </w:rPr>
        <w:t xml:space="preserve">d efficaci </w:t>
      </w:r>
      <w:r w:rsidRPr="000532C5">
        <w:rPr>
          <w:rFonts w:ascii="Verdana" w:eastAsia="Aptos" w:hAnsi="Verdana" w:cs="Arial"/>
          <w:sz w:val="20"/>
          <w:szCs w:val="20"/>
        </w:rPr>
        <w:t>al momento della consegna se inviate per posta raccomandata con avviso di ricevimento, al momento della consegna al corriere se inviate tramite servizio di corriere espresso</w:t>
      </w:r>
      <w:r w:rsidR="00261B6B">
        <w:rPr>
          <w:rFonts w:ascii="Verdana" w:eastAsia="Aptos" w:hAnsi="Verdana" w:cs="Arial"/>
          <w:sz w:val="20"/>
          <w:szCs w:val="20"/>
        </w:rPr>
        <w:t xml:space="preserve">, </w:t>
      </w:r>
      <w:r w:rsidR="00BA0F5F">
        <w:rPr>
          <w:rFonts w:ascii="Verdana" w:eastAsia="Aptos" w:hAnsi="Verdana" w:cs="Arial"/>
          <w:sz w:val="20"/>
          <w:szCs w:val="20"/>
        </w:rPr>
        <w:t>ovvero</w:t>
      </w:r>
      <w:r w:rsidR="00BA0F5F" w:rsidRPr="000532C5">
        <w:rPr>
          <w:rFonts w:ascii="Verdana" w:eastAsia="Aptos" w:hAnsi="Verdana" w:cs="Arial"/>
          <w:sz w:val="20"/>
          <w:szCs w:val="20"/>
        </w:rPr>
        <w:t xml:space="preserve"> </w:t>
      </w:r>
      <w:r w:rsidRPr="000532C5">
        <w:rPr>
          <w:rFonts w:ascii="Verdana" w:eastAsia="Aptos" w:hAnsi="Verdana" w:cs="Arial"/>
          <w:sz w:val="20"/>
          <w:szCs w:val="20"/>
        </w:rPr>
        <w:t xml:space="preserve">al momento della conferma di ricezione se inviate </w:t>
      </w:r>
      <w:r w:rsidR="00AC24CB">
        <w:rPr>
          <w:rFonts w:ascii="Verdana" w:eastAsia="Aptos" w:hAnsi="Verdana" w:cs="Arial"/>
          <w:sz w:val="20"/>
          <w:szCs w:val="20"/>
        </w:rPr>
        <w:t>per posta elettronica</w:t>
      </w:r>
      <w:r w:rsidRPr="000532C5">
        <w:rPr>
          <w:rFonts w:ascii="Verdana" w:eastAsia="Aptos" w:hAnsi="Verdana" w:cs="Arial"/>
          <w:sz w:val="20"/>
          <w:szCs w:val="20"/>
        </w:rPr>
        <w:t>.</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comunicazioni di Fleequid verranno inoltrate dalla stessa ai recapiti, anche di </w:t>
      </w:r>
      <w:r w:rsidR="00D12E86">
        <w:rPr>
          <w:rFonts w:ascii="Verdana" w:hAnsi="Verdana"/>
          <w:sz w:val="20"/>
          <w:szCs w:val="20"/>
        </w:rPr>
        <w:t>posta elettronica</w:t>
      </w:r>
      <w:r w:rsidRPr="000532C5">
        <w:rPr>
          <w:rFonts w:ascii="Verdana" w:hAnsi="Verdana"/>
          <w:sz w:val="20"/>
          <w:szCs w:val="20"/>
        </w:rPr>
        <w:t xml:space="preserve"> ordinaria, indicati dall’Utente in fase di registrazione e si presumono note e pervenute al destinatario </w:t>
      </w:r>
      <w:r w:rsidR="00D12E86">
        <w:rPr>
          <w:rFonts w:ascii="Verdana" w:hAnsi="Verdana"/>
          <w:sz w:val="20"/>
          <w:szCs w:val="20"/>
        </w:rPr>
        <w:t>a seguito della loro</w:t>
      </w:r>
      <w:r w:rsidR="00D12E86" w:rsidRPr="000532C5">
        <w:rPr>
          <w:rFonts w:ascii="Verdana" w:hAnsi="Verdana"/>
          <w:sz w:val="20"/>
          <w:szCs w:val="20"/>
        </w:rPr>
        <w:t xml:space="preserve"> </w:t>
      </w:r>
      <w:r w:rsidRPr="000532C5">
        <w:rPr>
          <w:rFonts w:ascii="Verdana" w:hAnsi="Verdana"/>
          <w:sz w:val="20"/>
          <w:szCs w:val="20"/>
        </w:rPr>
        <w:t xml:space="preserve">spedizione da parte di Fleequid. Qualsiasi modifica </w:t>
      </w:r>
      <w:r w:rsidR="00956694" w:rsidRPr="00956694">
        <w:rPr>
          <w:rFonts w:ascii="Verdana" w:hAnsi="Verdana"/>
          <w:sz w:val="20"/>
          <w:szCs w:val="20"/>
        </w:rPr>
        <w:t>dei recapiti dell’Utente</w:t>
      </w:r>
      <w:r w:rsidR="00956694">
        <w:rPr>
          <w:rFonts w:ascii="Verdana" w:hAnsi="Verdana"/>
          <w:sz w:val="20"/>
          <w:szCs w:val="20"/>
        </w:rPr>
        <w:t xml:space="preserve"> </w:t>
      </w:r>
      <w:r w:rsidRPr="000532C5">
        <w:rPr>
          <w:rFonts w:ascii="Verdana" w:hAnsi="Verdana"/>
          <w:sz w:val="20"/>
          <w:szCs w:val="20"/>
        </w:rPr>
        <w:t xml:space="preserve">deve essere comunicata per iscritto </w:t>
      </w:r>
      <w:r w:rsidR="00956694">
        <w:rPr>
          <w:rFonts w:ascii="Verdana" w:hAnsi="Verdana"/>
          <w:sz w:val="20"/>
          <w:szCs w:val="20"/>
        </w:rPr>
        <w:t>a Fleequid</w:t>
      </w:r>
      <w:r w:rsidRPr="000532C5">
        <w:rPr>
          <w:rFonts w:ascii="Verdana" w:hAnsi="Verdana"/>
          <w:sz w:val="20"/>
          <w:szCs w:val="20"/>
        </w:rPr>
        <w:t xml:space="preserve"> per essere considerata valida.</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sidRPr="00D85249">
        <w:rPr>
          <w:rFonts w:ascii="Verdana" w:hAnsi="Verdana"/>
          <w:sz w:val="20"/>
          <w:szCs w:val="20"/>
        </w:rPr>
        <w:t xml:space="preserve">Fleequid può effettuare le comunicazioni relative all'operazione, ivi comprese la messa a disposizione della Proforma, la comunicazione del perfezionamento dell'Accordo vincolante, dell'Aggiudicazione definitiva nelle Aste, dell'Annullamento della vendita e della messa a disposizione del Veicolo per la consegna, mediante uno o più dei seguenti canali, che le Parti riconoscono idonei: a) posta elettronica all'indirizzo comunicato dall'Utente; b) area riservata dell'Utente sul Marketplace; c) notifica sul Marketplace; d) servizio di corriere espresso o posta raccomandata; e) ogni altro canale scritto o elettronico normalmente utilizzato nei rapporti tra Fleequid e l'Utente, ivi compresi PEC, SMS e sistemi di messaggistica istantanea, quando idoneo </w:t>
      </w:r>
      <w:r w:rsidRPr="00D85249">
        <w:rPr>
          <w:rFonts w:ascii="Verdana" w:hAnsi="Verdana"/>
          <w:sz w:val="20"/>
          <w:szCs w:val="20"/>
        </w:rPr>
        <w:lastRenderedPageBreak/>
        <w:t>a rendere conoscibile all'Utente il contenuto della comunicazione. La messa a disposizione del documento nell'area riservata dell'Utente equivale a comunicazione e da tale momento decorrono i termini ad essa collegati. Le comunicazioni previste dal presente comma non richiedono forme particolari né l'utilizzo di uno specifico mezzo di comunicazione, salvo che le presenti Condizioni Generali dispongano diversamente</w:t>
      </w:r>
      <w:r w:rsidR="009C44F2" w:rsidRPr="009C44F2">
        <w:rPr>
          <w:rFonts w:ascii="Verdana" w:hAnsi="Verdana"/>
          <w:sz w:val="20"/>
          <w:szCs w:val="20"/>
        </w:rPr>
        <w:t>.</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sidRPr="006B600E">
        <w:rPr>
          <w:rFonts w:ascii="Verdana" w:hAnsi="Verdana"/>
          <w:sz w:val="20"/>
          <w:szCs w:val="20"/>
        </w:rPr>
        <w:t>Ai fini della prova dell'avvenuta comunicazione Fleequid può avvalersi di ogni mezzo consentito dalla legge, ivi compresi i dati e i registri del Marketplace e dei propri sistemi informatici, le registrazioni dei relativi eventi e notifiche, le ricevute o attestazioni di invio o di consegna, la corrispondenza intercorsa, i messaggi e le relative evidenze elettroniche, nonché ogni altro elemento idoneo a documentare l'avvenuta comunicazione.</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sidRPr="00D638E4">
        <w:rPr>
          <w:rFonts w:ascii="Verdana" w:hAnsi="Verdana"/>
          <w:sz w:val="20"/>
          <w:szCs w:val="20"/>
        </w:rPr>
        <w:t>È onere dell'Utente mantenere attivi, funzionanti e regolarmente consultati i recapiti comunicati e l'accesso alla propria area riservata, nonché mantenerli aggiornati ai sensi dell'art. 5.4. L'Utente non può opporre a Fleequid la mancata conoscenza di una comunicazione derivante dall'omesso aggiornamento dei propri recapiti o da cause riferibili ai propri sistemi, dispositivi o fornitori di servizi di comunicazione. I solleciti, gli avvisi e le comunicazioni di cortesia eventualmente inviati da Fleequid non costituiscono condizione di efficacia dei termini né presupposto della mora, secondo quanto previsto dall'art.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sidRPr="00056BD1">
        <w:rPr>
          <w:rFonts w:ascii="Verdana" w:hAnsi="Verdana"/>
          <w:sz w:val="20"/>
          <w:szCs w:val="20"/>
        </w:rPr>
        <w:t>*****    *****</w:t>
      </w:r>
    </w:p>
    <w:p w14:paraId="53626765" w14:textId="6A2D6650" w:rsidR="00056BD1" w:rsidRPr="00662DD7" w:rsidRDefault="00F56DE9" w:rsidP="00662DD7">
      <w:pPr>
        <w:spacing w:line="360" w:lineRule="auto"/>
        <w:jc w:val="center"/>
        <w:rPr>
          <w:rFonts w:ascii="Verdana" w:hAnsi="Verdana"/>
          <w:b/>
          <w:bCs/>
          <w:smallCaps/>
          <w:sz w:val="20"/>
          <w:szCs w:val="20"/>
        </w:rPr>
      </w:pPr>
      <w:r w:rsidRPr="00662DD7">
        <w:rPr>
          <w:rFonts w:ascii="Verdana" w:hAnsi="Verdana"/>
          <w:b/>
          <w:bCs/>
          <w:smallCaps/>
          <w:sz w:val="20"/>
          <w:szCs w:val="20"/>
        </w:rPr>
        <w:t>Approvazione specifica ai sensi degli artt. 1341 e 1342 c.c.</w:t>
      </w:r>
    </w:p>
    <w:p w14:paraId="3A5312AB" w14:textId="3D19A3E3" w:rsidR="000A50E5" w:rsidRDefault="00F155E4" w:rsidP="00812943">
      <w:pPr>
        <w:spacing w:line="360" w:lineRule="auto"/>
        <w:jc w:val="both"/>
        <w:rPr>
          <w:rFonts w:ascii="Verdana" w:hAnsi="Verdana"/>
          <w:sz w:val="20"/>
          <w:szCs w:val="20"/>
        </w:rPr>
      </w:pPr>
      <w:bookmarkStart w:id="284" w:name="_Hlk162158661"/>
      <w:bookmarkStart w:id="285" w:name="_Hlk175340221"/>
      <w:r w:rsidRPr="00056BD1">
        <w:rPr>
          <w:rFonts w:ascii="Verdana" w:hAnsi="Verdana"/>
          <w:sz w:val="20"/>
          <w:szCs w:val="20"/>
        </w:rPr>
        <w:t xml:space="preserve">Ai sensi e per gli effetti di cui agli articoli 1341 e 1342 del Codice Civile italiano, l'Utente dichiara espressamente di aver letto, compreso e </w:t>
      </w:r>
      <w:r w:rsidR="00E23B26">
        <w:rPr>
          <w:rFonts w:ascii="Verdana" w:hAnsi="Verdana"/>
          <w:sz w:val="20"/>
          <w:szCs w:val="20"/>
        </w:rPr>
        <w:t>specificatamente approvato</w:t>
      </w:r>
      <w:r w:rsidRPr="00056BD1">
        <w:rPr>
          <w:rFonts w:ascii="Verdana" w:hAnsi="Verdana"/>
          <w:sz w:val="20"/>
          <w:szCs w:val="20"/>
        </w:rPr>
        <w:t xml:space="preserve"> le seguenti clausole</w:t>
      </w:r>
      <w:r w:rsidR="000A50E5">
        <w:rPr>
          <w:rFonts w:ascii="Verdana" w:hAnsi="Verdana"/>
          <w:sz w:val="20"/>
          <w:szCs w:val="20"/>
        </w:rPr>
        <w:t xml:space="preserve"> delle presenti Condizioni Generali</w:t>
      </w:r>
      <w:r w:rsidRPr="00056BD1">
        <w:rPr>
          <w:rFonts w:ascii="Verdana" w:hAnsi="Verdana"/>
          <w:sz w:val="20"/>
          <w:szCs w:val="20"/>
        </w:rPr>
        <w:t xml:space="preserve">: </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(Fonti contrattuali, Inserzione e condizioni applicabili alla specifica operazione)</w:t>
      </w:r>
      <w:r>
        <w:rPr>
          <w:rFonts w:ascii="Verdana" w:hAnsi="Verdana"/>
          <w:sz w:val="20"/>
          <w:szCs w:val="20"/>
        </w:rPr>
        <w:t>: 4.2 (onere probatorio a carico dell’Utente e limitazioni alla proposizione di eccezioni, domande o reclami in caso di controversia sulla versione o sull’applicabilità delle Condizioni Generali); 4.9 (facoltà di sospendere l’esecuzione e di procedere all’Annullamento della vendita in caso di sopravvenuta illiceità o incompatibilità normativa dell’operazione).</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(Registrazione e uso consentito del Marketplace)</w:t>
      </w:r>
      <w:r>
        <w:rPr>
          <w:rFonts w:ascii="Verdana" w:hAnsi="Verdana"/>
          <w:sz w:val="20"/>
          <w:szCs w:val="20"/>
        </w:rPr>
        <w:t xml:space="preserve">: 5.3 (facoltà di Fleequid di limitare, sospendere o escludere l’accesso al Marketplace e l’operatività dell’Utente); 5.4 (responsabilità dell’Utente per l’utilizzo delle credenziali e manleva in favore di Fleequid per gli utilizzi impropri o non autorizzati imputabili all’Utente o ai soggetti a esso riconducibili); 5.5 e 5.6 (divieti di utilizzo del Marketplace diretti all’aggiramento di Fleequid; divieto, per 24 mesi, di aggiramento di Fleequid da parte dell’Utente che operi quale potenziale acquirente, anche mediante condotte oggettivamente e inequivocabilmente dirette all’elusione, e relativa penale pari al triplo delle </w:t>
      </w:r>
      <w:r>
        <w:rPr>
          <w:rFonts w:ascii="Verdana" w:hAnsi="Verdana"/>
          <w:sz w:val="20"/>
          <w:szCs w:val="20"/>
        </w:rPr>
        <w:lastRenderedPageBreak/>
        <w:t>Commissioni a carico dell’Acquirente, determinate nel Dealer Sales quale mero parametro convenzionale</w:t>
      </w:r>
      <w:r w:rsidRPr="005700B3">
        <w:rPr>
          <w:rFonts w:ascii="Verdana" w:hAnsi="Verdana"/>
          <w:sz w:val="20"/>
          <w:szCs w:val="20"/>
        </w:rPr>
        <w:t>, secondo il Tariffario vigente al primo accesso e, in caso di operazione non perfezionata, secondo la gerarchia di basi ivi prevista</w:t>
      </w:r>
      <w:r>
        <w:rPr>
          <w:rFonts w:ascii="Verdana" w:hAnsi="Verdana"/>
          <w:sz w:val="20"/>
          <w:szCs w:val="20"/>
        </w:rPr>
        <w:t>, fatto salvo il maggior danno; facoltà di oscurare, limitare o bloccare l’accesso o la partecipazione agli Eventi di vendita e di adottare i relativi provvedimenti anche senza preventiva diffida nei casi previsti); 5.7 (clausola risolutiva espressa e facoltà di disattivazione definitiva del profilo in caso di reiterate violazioni degli obblighi e divieti previsti dall’art. 5.5</w:t>
      </w:r>
      <w:r w:rsidRPr="005700B3">
        <w:rPr>
          <w:rFonts w:ascii="Verdana" w:hAnsi="Verdana"/>
          <w:sz w:val="20"/>
          <w:szCs w:val="20"/>
        </w:rPr>
        <w:t>, con salvezza delle operazioni per le quali si sia già perfezionato l’Accordo vincolante</w:t>
      </w:r>
      <w:r>
        <w:rPr>
          <w:rFonts w:ascii="Verdana" w:hAnsi="Verdana"/>
          <w:sz w:val="20"/>
          <w:szCs w:val="20"/>
        </w:rPr>
        <w:t>); 5.8 (penale di € 3.000,00 conseguente alla risoluzione prevista dall’art. 5.7,</w:t>
      </w:r>
      <w:r w:rsidRPr="005700B3">
        <w:rPr>
          <w:rFonts w:ascii="Verdana" w:hAnsi="Verdana"/>
          <w:sz w:val="20"/>
          <w:szCs w:val="20"/>
        </w:rPr>
        <w:t xml:space="preserve"> autonoma e cumulabile con le penali per le singole violazioni dell’art. 5.5,</w:t>
      </w:r>
      <w:r>
        <w:rPr>
          <w:rFonts w:ascii="Verdana" w:hAnsi="Verdana"/>
          <w:sz w:val="20"/>
          <w:szCs w:val="20"/>
        </w:rPr>
        <w:t xml:space="preserve"> fatto salvo il maggior danno); 5.10 (allocazione del rischio nell’utilizzo del Marketplace ed esclusioni e limitazioni della responsabilità di Fleequid per difetti, malfunzionamenti, interruzioni, disservizi e anomalie tecniche, nei limiti previsti dalla clausola).</w:t>
      </w:r>
    </w:p>
    <w:p w14:paraId="23AD0097" w14:textId="77777777" w:rsidR="001A195D" w:rsidRDefault="001A195D" w:rsidP="001A195D">
      <w:pPr>
        <w:spacing w:line="360" w:lineRule="auto"/>
        <w:jc w:val="both"/>
        <w:rPr>
          <w:rFonts w:ascii="Verdana" w:hAnsi="Verdana"/>
          <w:sz w:val="20"/>
          <w:szCs w:val="20"/>
        </w:rPr>
      </w:pPr>
      <w:r w:rsidRPr="005700B3">
        <w:rPr>
          <w:rFonts w:ascii="Verdana" w:hAnsi="Verdana"/>
          <w:b/>
          <w:bCs/>
          <w:sz w:val="20"/>
          <w:szCs w:val="20"/>
        </w:rPr>
        <w:t>Art. 6 (Classificazione dell’Utente e Deposito cauzionale)</w:t>
      </w:r>
      <w:r w:rsidRPr="005700B3">
        <w:rPr>
          <w:rFonts w:ascii="Verdana" w:hAnsi="Verdana"/>
          <w:sz w:val="20"/>
          <w:szCs w:val="20"/>
        </w:rPr>
        <w:t>:</w:t>
      </w:r>
      <w:r>
        <w:rPr>
          <w:rFonts w:ascii="Verdana" w:hAnsi="Verdana"/>
          <w:color w:val="006100"/>
          <w:sz w:val="20"/>
          <w:szCs w:val="20"/>
        </w:rPr>
        <w:t xml:space="preserve"> </w:t>
      </w:r>
      <w:r w:rsidRPr="005700B3">
        <w:rPr>
          <w:rFonts w:ascii="Verdana" w:hAnsi="Verdana"/>
          <w:sz w:val="20"/>
          <w:szCs w:val="20"/>
        </w:rPr>
        <w:t>6.3 (funzione di garanzia del Deposito cauzionale, facoltà di trattenimento e di imputazione alle somme dovute, restituzione dell’eventuale eccedenza e restituzione senza interessi).</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(Proposta di vendita di Veicoli in Asta e obblighi del Venditore)</w:t>
      </w:r>
      <w:r>
        <w:rPr>
          <w:rFonts w:ascii="Verdana" w:hAnsi="Verdana"/>
          <w:sz w:val="20"/>
          <w:szCs w:val="20"/>
        </w:rPr>
        <w:t>: 8.2 (efficacia probatoria delle risultanze dei sistemi informatici di Fleequid e approvazione tacita del dossier tecnico e dell’Inserzione in assenza di tempestiva contestazione); 8.3 (obblighi e garanzie relativi alla proprietà e ai Gravami, termine per la relativa rimozione e penale di € 2.000,00 per ciascun Veicolo interessato dal Gravame); 8.8 (irrevocabilità e durata dell’impegno di commercializzazione, condizione sospensiva nell’interesse di Fleequid nel Dealer Sales e rinuncia del Venditore a pretese ed eccezioni nei casi previsti); 8.9 (obbligo di esclusiva e penale pari al triplo delle Commissioni</w:t>
      </w:r>
      <w:r w:rsidRPr="005700B3">
        <w:rPr>
          <w:rFonts w:ascii="Verdana" w:hAnsi="Verdana"/>
          <w:sz w:val="20"/>
          <w:szCs w:val="20"/>
        </w:rPr>
        <w:t>, determinate secondo il Tariffario vigente all’avvio della commercializzazione</w:t>
      </w:r>
      <w:r>
        <w:rPr>
          <w:rFonts w:ascii="Verdana" w:hAnsi="Verdana"/>
          <w:sz w:val="20"/>
          <w:szCs w:val="20"/>
        </w:rPr>
        <w:t>); 8.11 (divieto di aggiramento per 24 mesi, relative penali, penale per il rifiuto di trasferire la proprietà, criteri di integrazione del rifiuto anche a seguito di diffida, non cumulo delle penali</w:t>
      </w:r>
      <w:r w:rsidRPr="005700B3">
        <w:rPr>
          <w:rFonts w:ascii="Verdana" w:hAnsi="Verdana"/>
          <w:sz w:val="20"/>
          <w:szCs w:val="20"/>
        </w:rPr>
        <w:t xml:space="preserve"> e relativo ordine di applicazione</w:t>
      </w:r>
      <w:r>
        <w:rPr>
          <w:rFonts w:ascii="Verdana" w:hAnsi="Verdana"/>
          <w:sz w:val="20"/>
          <w:szCs w:val="20"/>
        </w:rPr>
        <w:t xml:space="preserve"> in caso di vendita a terzi durante lo Stato Opzionato e salvezza del maggior danno); 8.12 (obblighi di custodia, conservazione e non alterazione del Veicolo e penale di € 3.000,00</w:t>
      </w:r>
      <w:r w:rsidRPr="005700B3">
        <w:rPr>
          <w:rFonts w:ascii="Verdana" w:hAnsi="Verdana"/>
          <w:sz w:val="20"/>
          <w:szCs w:val="20"/>
        </w:rPr>
        <w:t>, anche successivamente al trasferimento della proprietà a Fleequid finché il Veicolo rimanga nella disponibilità del Venditore</w:t>
      </w:r>
      <w:r>
        <w:rPr>
          <w:rFonts w:ascii="Verdana" w:hAnsi="Verdana"/>
          <w:sz w:val="20"/>
          <w:szCs w:val="20"/>
        </w:rPr>
        <w:t>); 8.13 (obblighi di manleva, rimborso e regresso a carico del Venditore, anche con riferimento alle pretese dell’Acquirente nel Dealer Sales); 8.14 (obblighi di predisposizione e idoneità del Veicolo alla movimentazione, penale di € 500,00 per Veicolo, rimborso dei costi e risarcimento del maggior danno).</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(Eventi di vendita ed Inserzione)</w:t>
      </w:r>
      <w:r>
        <w:rPr>
          <w:rFonts w:ascii="Verdana" w:hAnsi="Verdana"/>
          <w:sz w:val="20"/>
          <w:szCs w:val="20"/>
        </w:rPr>
        <w:t>: 9.3 (facoltà di Fleequid di sospendere o annullare l’Evento di vendita nei casi previsti); 9.</w:t>
      </w:r>
      <w:r w:rsidR="005C33C7">
        <w:rPr>
          <w:rFonts w:ascii="Verdana" w:hAnsi="Verdana"/>
          <w:sz w:val="20"/>
          <w:szCs w:val="20"/>
        </w:rPr>
        <w:t>7</w:t>
      </w:r>
      <w:r>
        <w:rPr>
          <w:rFonts w:ascii="Verdana" w:hAnsi="Verdana"/>
          <w:sz w:val="20"/>
          <w:szCs w:val="20"/>
        </w:rPr>
        <w:t xml:space="preserve"> (facoltà di correzione dell’errore materiale manifesto e di Annullamento della vendita nei casi previsti).</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lastRenderedPageBreak/>
        <w:t>Art. 11 (Stato Opzionato, Proforma e Termine di pagamento)</w:t>
      </w:r>
      <w:r>
        <w:rPr>
          <w:rFonts w:ascii="Verdana" w:hAnsi="Verdana"/>
          <w:sz w:val="20"/>
          <w:szCs w:val="20"/>
        </w:rPr>
        <w:t>: 11.7 (discrezionalità della proroga del Termine di pagamento, permanenza delle conseguenze del ritardo</w:t>
      </w:r>
      <w:r w:rsidRPr="005700B3">
        <w:rPr>
          <w:rFonts w:ascii="Verdana" w:hAnsi="Verdana"/>
          <w:sz w:val="20"/>
          <w:szCs w:val="20"/>
        </w:rPr>
        <w:t xml:space="preserve">, </w:t>
      </w:r>
      <w:r w:rsidR="00EB13DE">
        <w:rPr>
          <w:rFonts w:ascii="Verdana" w:hAnsi="Verdana"/>
          <w:sz w:val="20"/>
          <w:szCs w:val="20"/>
        </w:rPr>
        <w:t>salvo che la proroga sia concessa in ragione di un disservizio che abbia concretamente impedito o ostacolato il tempestivo adempimento, nel qual caso per il ritardo cope</w:t>
      </w:r>
      <w:r w:rsidR="00BF056A">
        <w:rPr>
          <w:rFonts w:ascii="Verdana" w:hAnsi="Verdana"/>
          <w:sz w:val="20"/>
          <w:szCs w:val="20"/>
        </w:rPr>
        <w:t>rto dalla proroga non maturano penali né interessi</w:t>
      </w:r>
      <w:r w:rsidRPr="005700B3">
        <w:rPr>
          <w:rFonts w:ascii="Verdana" w:hAnsi="Verdana"/>
          <w:sz w:val="20"/>
          <w:szCs w:val="20"/>
        </w:rPr>
        <w:t>,</w:t>
      </w:r>
      <w:r>
        <w:rPr>
          <w:rFonts w:ascii="Verdana" w:hAnsi="Verdana"/>
          <w:sz w:val="20"/>
          <w:szCs w:val="20"/>
        </w:rPr>
        <w:t xml:space="preserve"> e autorizzazione del Venditore alla proroga con rinuncia alle pretese risarcitorie o indennitarie previste dalla clausola); 11.9 (natura meramente informativa dei solleciti e irrilevanza della loro mancata ricezione ai fini dell’efficacia dei termini e della mora).</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(Pagamento, Aggiudicazione definitiva nelle Aste, ritardo e Annullamento della vendita)</w:t>
      </w:r>
      <w:r>
        <w:rPr>
          <w:rFonts w:ascii="Verdana" w:hAnsi="Verdana"/>
          <w:sz w:val="20"/>
          <w:szCs w:val="20"/>
        </w:rPr>
        <w:t xml:space="preserve">: 12.1 (obbligo di pagamento integrale, divieto di compensazione, di pagamento parziale e di sospensione del pagamento in ragione di contestazioni); 12.5 (penale prevista per il pagamento frazionato); 12.6 (penale giornaliera per ciascun giorno di ritardo e per ciascun Veicolo, con massimale per Veicolo, interessi moratori e ulteriori conseguenze del ritardo nel pagamento); 12.7 (termine massimo per il pagamento tardivo, clausola risolutiva espressa e facoltà di Annullamento della vendita); 12.8 (effetti dell’Annullamento imputabile all’Acquirente, imputazione del Deposito cauzionale e limitazione delle pretese dell’Acquirente inadempiente sulla successiva vendita); 12.9 (Commissioni, penali, </w:t>
      </w:r>
      <w:r w:rsidRPr="005700B3">
        <w:rPr>
          <w:rFonts w:ascii="Verdana" w:hAnsi="Verdana"/>
          <w:sz w:val="20"/>
          <w:szCs w:val="20"/>
        </w:rPr>
        <w:t>soglia minima</w:t>
      </w:r>
      <w:r>
        <w:rPr>
          <w:rFonts w:ascii="Verdana" w:hAnsi="Verdana"/>
          <w:sz w:val="20"/>
          <w:szCs w:val="20"/>
        </w:rPr>
        <w:t>, computo nella soglia minima della penale derivante dalla conversione del Pagamento anticipato, cumulo nei casi previsti e salvezza del maggior danno); 12.10 (facoltà di limitare, sospendere o bloccare l’operatività del profilo dell’Acquirente); 12.11 (rinuncia del Venditore alle pretese ed eccezioni previste dalla clausola).</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(Vendita differita: pagamento anticipato e Veicolo temporaneamente in uso presso il Venditore)</w:t>
      </w:r>
      <w:r>
        <w:rPr>
          <w:rFonts w:ascii="Verdana" w:hAnsi="Verdana"/>
          <w:sz w:val="20"/>
          <w:szCs w:val="20"/>
        </w:rPr>
        <w:t>: 13.5 (penale giornaliera per ciascun giorno di ritardo e per ciascun Veicolo in caso di ritardo nel Pagamento anticipato o nel saldo, massimale unitario per Veicolo e operazione e termine massimo ai fini dell’Annullamento della vendita); 13.6 (</w:t>
      </w:r>
      <w:r w:rsidRPr="005700B3">
        <w:rPr>
          <w:rFonts w:ascii="Verdana" w:hAnsi="Verdana"/>
          <w:sz w:val="20"/>
          <w:szCs w:val="20"/>
        </w:rPr>
        <w:t>conversione in penale del Pagamento anticipato</w:t>
      </w:r>
      <w:r>
        <w:rPr>
          <w:rFonts w:ascii="Verdana" w:hAnsi="Verdana"/>
          <w:sz w:val="20"/>
          <w:szCs w:val="20"/>
        </w:rPr>
        <w:t xml:space="preserve"> in caso di Annullamento della vendita per mancato pagamento ai sensi dell’art. 13.5, computo ai fini della soglia minima dell’art. 12.9 e relativo coordinamento con le ulteriori conseguenze economiche);</w:t>
      </w:r>
      <w:r w:rsidRPr="005700B3">
        <w:rPr>
          <w:rFonts w:ascii="Verdana" w:hAnsi="Verdana"/>
          <w:sz w:val="20"/>
          <w:szCs w:val="20"/>
        </w:rPr>
        <w:t xml:space="preserve"> 13.7 (facoltà di Annullamento della vendita per fatto imputabile al Venditore, conseguenze economiche a suo carico e coordinamento con le penali degli artt. 8.11, 16.9 e 17.8);</w:t>
      </w:r>
      <w:r>
        <w:rPr>
          <w:rFonts w:ascii="Verdana" w:hAnsi="Verdana"/>
          <w:sz w:val="20"/>
          <w:szCs w:val="20"/>
        </w:rPr>
        <w:t xml:space="preserve"> 13.9 (allocazione dei rischi e obblighi di manleva a carico del Venditore durante la permanenza del Veicolo nella sua disponibilità).</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(Annullamento della vendita: disciplina generale e riduzione dell’oggetto)</w:t>
      </w:r>
      <w:r>
        <w:rPr>
          <w:rFonts w:ascii="Verdana" w:hAnsi="Verdana"/>
          <w:sz w:val="20"/>
          <w:szCs w:val="20"/>
        </w:rPr>
        <w:t>: 14.3 (efficacia dell’Annullamento dalla comunicazione e assenza di necessità di preventivo accertamento giudiziale); 14.4 (facoltà di Annullamento totale o parziale e di riduzione dell’oggetto della vendita nei casi previsti); 14.6 (limiti all’opposizione dell’Annullamento ed esclusione di indennizzi e risarcimenti nei limiti previsti dalla clausola)</w:t>
      </w:r>
      <w:r w:rsidRPr="005700B3">
        <w:rPr>
          <w:rFonts w:ascii="Verdana" w:hAnsi="Verdana"/>
          <w:sz w:val="20"/>
          <w:szCs w:val="20"/>
        </w:rPr>
        <w:t>; 14.7 (maturazione e permanenza delle Commissioni e loro sorte in caso di Annullamento o riduzione dell’oggetto della vendita, ivi compresa la restituzione delle Commissioni a carico dell’Acquirente in caso di Annullamento a lui non imputabile)</w:t>
      </w:r>
      <w:r>
        <w:rPr>
          <w:rFonts w:ascii="Verdana" w:hAnsi="Verdana"/>
          <w:sz w:val="20"/>
          <w:szCs w:val="20"/>
        </w:rPr>
        <w:t>.</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lastRenderedPageBreak/>
        <w:t>Art. 15 (Effetti patrimoniali: restituzioni, ripristino e coordinamento economico)</w:t>
      </w:r>
      <w:r>
        <w:rPr>
          <w:rFonts w:ascii="Verdana" w:hAnsi="Verdana"/>
          <w:sz w:val="20"/>
          <w:szCs w:val="20"/>
        </w:rPr>
        <w:t>: 15.2 (termine di restituzione delle somme ed esclusione degli interessi nei casi previsti); 15.6 (irripetibilità delle somme definitivamente dovute e irrimborsabilità di Commissioni, Tariffe e spese nei casi previsti); 15.7 (obblighi e termini di ripristino, penale giornaliera, addebito di costi e spese e limitazione alla facoltà di opporre il proprio inadempimento); 15.8 (autonomia e coordinamento delle conseguenze economiche, cumulo delle penali per violazioni autonome e distinte, non cumulo e prevalenza della penale specifica per il medesimo fatto e il medesimo interesse, salvezza delle facoltà concorrenti e del maggior danno).</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(Fase esecutiva verso l’Acquirente: fatturazione, trasferimento della proprietà, rischio, consegna e ritiro)</w:t>
      </w:r>
      <w:r>
        <w:rPr>
          <w:rFonts w:ascii="Verdana" w:hAnsi="Verdana"/>
          <w:sz w:val="20"/>
          <w:szCs w:val="20"/>
        </w:rPr>
        <w:t>: 16.3 (penale per il ritardo negli adempimenti documentali e coordinamento con la penale per il rifiuto di trasferire la proprietà</w:t>
      </w:r>
      <w:r w:rsidRPr="005700B3">
        <w:rPr>
          <w:rFonts w:ascii="Verdana" w:hAnsi="Verdana"/>
          <w:sz w:val="20"/>
          <w:szCs w:val="20"/>
        </w:rPr>
        <w:t xml:space="preserve"> e con le penali per la mancata messa a disposizione o consegna</w:t>
      </w:r>
      <w:r>
        <w:rPr>
          <w:rFonts w:ascii="Verdana" w:hAnsi="Verdana"/>
          <w:sz w:val="20"/>
          <w:szCs w:val="20"/>
        </w:rPr>
        <w:t>); 16.4 (differimento convenzionale del trasferimento della proprietà sino all’integrale pagamento e al compimento delle formalità eventualmente necessarie; manleva, obblighi, penale e facoltà di intestazione forzosa in caso di ritiro anticipato</w:t>
      </w:r>
      <w:r w:rsidRPr="005700B3">
        <w:rPr>
          <w:rFonts w:ascii="Verdana" w:hAnsi="Verdana"/>
          <w:sz w:val="20"/>
          <w:szCs w:val="20"/>
        </w:rPr>
        <w:t>; articolazione in due fasi dei termini e penale giornaliera a carico del Venditore quando Fleequid opera quale Intermediario puro</w:t>
      </w:r>
      <w:r>
        <w:rPr>
          <w:rFonts w:ascii="Verdana" w:hAnsi="Verdana"/>
          <w:sz w:val="20"/>
          <w:szCs w:val="20"/>
        </w:rPr>
        <w:t>); 16.5 (momento del passaggio del rischio e allocazione dei rischi e dei costi conseguenti al mancato ritiro); 16.6 (natura indicativa dei termini di consegna ed esclusioni e limitazioni di responsabilità per il relativo ritardo); 16.7 (conseguenze del mancato ritiro, penali giornaliere per ciascun Veicolo prive di massimale e costi di custodia, importo convenzionale di € 10,00 giornalieri dovuto al Venditore a titolo di parcheggio e custodia, esclusione di pretese del Venditore nei confronti di Fleequid per la permanenza del Veicolo, facoltà di Annullamento e allocazione dei relativi rischi e spese</w:t>
      </w:r>
      <w:r w:rsidRPr="005700B3">
        <w:rPr>
          <w:rFonts w:ascii="Verdana" w:hAnsi="Verdana"/>
          <w:sz w:val="20"/>
          <w:szCs w:val="20"/>
        </w:rPr>
        <w:t>, cessazione della penale giornaliera alla data di efficacia dell’Annullamento, decorrenza dell’importo giornaliero dovuto al Venditore dal trentunesimo giorno successivo alla comunicazione di messa a disposizione, natura autonoma ed effetti restitutori dell’Annullamento per mancato ritiro</w:t>
      </w:r>
      <w:r>
        <w:rPr>
          <w:rFonts w:ascii="Verdana" w:hAnsi="Verdana"/>
          <w:sz w:val="20"/>
          <w:szCs w:val="20"/>
        </w:rPr>
        <w:t xml:space="preserve">); 16.9 (facoltà di Annullamento e di limitazione, sospensione o blocco dell’accesso del Venditore al Marketplace; penali conseguenti all’Annullamento per mancata messa a disposizione o consegna del Veicolo, pari, nella Vendita in commissione, al triplo delle Commissioni effettivamente dovute dal Venditore e, nel Dealer Sales, al triplo delle Commissioni convenzionalmente determinate ai soli fini della penale assumendo quale riferimento il Prezzo di acquisto, senza che nel Dealer Sales divengano dovute Commissioni, oltre, in entrambi i casi, a € 3.000,00 per Veicolo; coordinamento con le penali degli artt. 8.11, 17.8 e 17.14; obblighi di manleva e rimborso e salvezza del maggior danno); 16.10 (imputazione all’Acquirente e preventiva ratifica dell’operato e delle dichiarazioni del soggetto da esso incaricato del ritiro); 16.11 (trasporto a rischio e spese dell’Acquirente e tolleranza chilometrica conseguente al trasferimento su strada); 16.12 (oneri di verifica alla consegna, annotazione delle difformità, effetti dell’accettazione senza riserve e decadenze previste); 16.13 (allocazione di obblighi e responsabilità in materia di VFU, manleva a carico del Venditore e facoltà di sospensione, rifiuto o Annullamento dell’operazione); 16.14 </w:t>
      </w:r>
      <w:r>
        <w:rPr>
          <w:rFonts w:ascii="Verdana" w:hAnsi="Verdana"/>
          <w:sz w:val="20"/>
          <w:szCs w:val="20"/>
        </w:rPr>
        <w:lastRenderedPageBreak/>
        <w:t>(verifica successiva dei requisiti dell’Acquirente e facoltà di sospensione dell’esecuzione e di Annullamento della vendita).</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(Vendita in commissione: disciplina comune, Rivendita e operatività quale Intermediario puro)</w:t>
      </w:r>
      <w:r>
        <w:rPr>
          <w:rFonts w:ascii="Verdana" w:hAnsi="Verdana"/>
          <w:sz w:val="20"/>
          <w:szCs w:val="20"/>
        </w:rPr>
        <w:t xml:space="preserve">: </w:t>
      </w:r>
      <w:r w:rsidRPr="005700B3">
        <w:rPr>
          <w:rFonts w:ascii="Verdana" w:hAnsi="Verdana"/>
          <w:sz w:val="20"/>
          <w:szCs w:val="20"/>
        </w:rPr>
        <w:t xml:space="preserve">17.1 (penale residuale del 30% prima della messa a disposizione della Proforma per le violazioni del Venditore non assistite da penale specifica); </w:t>
      </w:r>
      <w:r>
        <w:rPr>
          <w:rFonts w:ascii="Verdana" w:hAnsi="Verdana"/>
          <w:sz w:val="20"/>
          <w:szCs w:val="20"/>
        </w:rPr>
        <w:t>17.4 (determinazione del Prezzo di acquisto netto, subordinazione della sua esigibilità all’integrale incasso da parte di Fleequid, autorizzazione alla compensazione e limitazioni alle azioni di pagamento ed esecutive del Venditore); 17.5 (obblighi di fatturazione, penale giornaliera e compensazione nei casi previsti); 17.6 (clausola «salvo il venduto», facoltà di Annullamento ed esclusione di indennizzi e risarcimenti nei limiti previsti); 17.7 (termini convenzionali di denuncia e obblighi di rimborso e regresso a carico del Venditore); 17.8 (clausola risolutiva espressa, facoltà cautelare di sospensione, penale del 30%, determinata secondo la gerarchia ivi prevista con base sussidiaria finale del PMIV, per le fattispecie non assistite, per il medesimo fatto e interesse, da una penale specifica,</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 previste); 17.11 (obblighi di fatturazione nell’operatività quale Intermediario puro e penale giornaliera); 17.14 (operatività quale Intermediario puro: clausola risolutiva espressa riferita al rapporto di incarico con il Venditore, facoltà di Annullamento della vendita, facoltà cautelare di sospensione, penale residuale del 30% per le fattispecie non assistite da penale specifica, con base sussidiaria finale del PMIV,</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(obblighi di fatturazione del Venditore e penale giornaliera); 18.5 (estensione al rapporto di acquisto nel Dealer Sales delle garanzie, manleve, obblighi di regresso e rimborso, della clausola risolutiva espressa e delle conseguenze economiche di cui all’art. 17.8, con base sussidiaria del Prezzo di acquisto ai fini della relativa penale); 18.7 (disciplina dell’acquisto da stock e dell’eventuale clausola «salvo il venduto», facoltà di Annullamento ed esclusione di indennizzi nei casi previsti).</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(Garanzie, esclusioni e limitazioni)</w:t>
      </w:r>
      <w:r>
        <w:rPr>
          <w:rFonts w:ascii="Verdana" w:hAnsi="Verdana"/>
          <w:sz w:val="20"/>
          <w:szCs w:val="20"/>
        </w:rPr>
        <w:t>: 19.2 (clausola «visto, piaciuto ed accettato», esclusioni e limitazioni convenzionali della garanzia e manleve); 19.3 (oneri di esame, ispezione e prova del Veicolo ed esclusioni dalla qualificazione come vizi occulti e dai relativi rimedi); 19.4 (tolleranza chilometrica e limitazioni della garanzia connesse a vetustà, chilometraggio, stato d’uso, destinazione, caratteristiche e prezzo del Veicolo); 19.5 (natura, perimetro ed effetti del TrustReport e delle ulteriori attività di verifica e relative esclusioni di garanzia); 19.6 (responsabilità del Venditore e obblighi di manleva, rimborso e regresso); 19.7 (regimi di garanzia differenziati in relazione al Modello di Vendita e alla relativa modalità di esecuzione, rinunce e manleve, termini convenzionali di denuncia e decadenza e ulteriori limitazioni previste dalla clausola).</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lastRenderedPageBreak/>
        <w:t>Art. 20 (Reclami)</w:t>
      </w:r>
      <w:r>
        <w:rPr>
          <w:rFonts w:ascii="Verdana" w:hAnsi="Verdana"/>
          <w:sz w:val="20"/>
          <w:szCs w:val="20"/>
        </w:rPr>
        <w:t>: 20.2 (termini convenzionali di denuncia e decadenza, oneri documentali e archiviazione del reclamo); 20.3 (divieto di interventi sul Veicolo senza preventiva autorizzazione e conseguenze della relativa violazione); 20.6 (riservatezza delle comunicazioni relative al reclamo, limitazioni al loro utilizzo e produzione in giudizio e penale di € 5.000,00, fatto salvo il maggior danno); 20.8 (facoltà di definire il reclamo mediante Annullamento della vendita anche nei casi e nei termini derogatori ivi previsti, manleve, allocazione dei costi di ripristino e irrimborsabilità delle somme indicate nella clausola).</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(Clausola di collegamento)</w:t>
      </w:r>
      <w:r>
        <w:rPr>
          <w:rFonts w:ascii="Verdana" w:hAnsi="Verdana"/>
          <w:sz w:val="20"/>
          <w:szCs w:val="20"/>
        </w:rPr>
        <w:t>: 21.3 (canalizzazione delle azioni tra Venditore e Acquirente ed esclusioni e limitazioni della responsabilità di Fleequid); 21.4 (definitività delle Commissioni maturate e obblighi di manleva in favore di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(Soluzioni di finanziamento offerte da terzi)</w:t>
      </w:r>
      <w:r>
        <w:rPr>
          <w:rFonts w:ascii="Verdana" w:hAnsi="Verdana"/>
          <w:sz w:val="20"/>
          <w:szCs w:val="20"/>
        </w:rPr>
        <w:t>: 22.1 (esclusione della qualità di finanziatore in capo a Fleequid ed esclusioni di responsabilità e di garanzia quanto all’esito, ai tempi e all’esecuzione del finanziamento); 22.3 (irrilevanza della richiesta di finanziamento e degli atti preparatori ai fini della sospensione o del differimento del Termine di pagamento e degli obblighi dell’Acquirente, salvo quanto diversamente previsto).</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(Legge applicabile, Lingua e Foro competente)</w:t>
      </w:r>
      <w:r>
        <w:rPr>
          <w:rFonts w:ascii="Verdana" w:hAnsi="Verdana"/>
          <w:sz w:val="20"/>
          <w:szCs w:val="20"/>
        </w:rPr>
        <w:t>: 23.2 (devoluzione esclusiva delle controversie alla giurisdizione dell'autorità giudiziaria italiana e competenza territoriale esclusiva del Foro di Como, con esclusione di ogni altro foro concorrente, ferme le competenze inderogabili previste dalla legge).</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(Comunicazioni)</w:t>
      </w:r>
      <w:r>
        <w:rPr>
          <w:rFonts w:ascii="Verdana" w:hAnsi="Verdana"/>
          <w:sz w:val="20"/>
          <w:szCs w:val="20"/>
        </w:rPr>
        <w:t>: 24.4 (presunzione di conoscenza delle comunicazioni e validità delle comunicazioni inviate all’ultimo recapito comunicato dall’Utente); 24.5 (equiparazione della messa a disposizione nell’area riservata alla comunicazione e decorrenza dei relativi termini); 24.7 (oneri di aggiornamento e consultazione dei recapiti e dell’area riservata, inopponibilità della mancata conoscenza nei casi previsti e irrilevanza dei solleciti ai fini dell’efficacia dei termini e della mora).</w:t>
      </w:r>
    </w:p>
    <w:p w14:paraId="69F33264" w14:textId="37E685D5" w:rsidR="000A50E5" w:rsidRDefault="00BC7753" w:rsidP="00812943">
      <w:pPr>
        <w:spacing w:line="360" w:lineRule="auto"/>
        <w:jc w:val="both"/>
        <w:rPr>
          <w:rFonts w:ascii="Verdana" w:hAnsi="Verdana"/>
          <w:sz w:val="20"/>
          <w:szCs w:val="20"/>
        </w:rPr>
      </w:pPr>
      <w:r w:rsidRPr="00BC7753">
        <w:rPr>
          <w:rFonts w:ascii="Verdana" w:hAnsi="Verdana"/>
          <w:sz w:val="20"/>
          <w:szCs w:val="20"/>
        </w:rPr>
        <w:t>L’Utente prende atto che alla specifica operazione possono applicarsi Condizioni Specifiche e Condizioni particolari di vendita, ivi comprese quelle relative alle categorie di Evento di vendita identificate come «1 Euro Auctions», rese conoscibili prima della formulazione dell’Offerta secondo quanto previsto dagli artt. 3.2, 4.5 e 9.2 delle presenti Condizioni Generali. Le clausole contenute in tali testi per le quali sia richiesta una specifica approvazione ai sensi dell’art. 1341, comma 2, e dell’art. 1342 c.c. restano soggette all’autonomo e separato presidio di approvazione previsto dal testo che le contiene; l’approvazione prestata con la presente clausola riguarda esclusivamente le clausole delle presenti Condizioni Generali sopra elencate e non sostituisce né assorbe tale separata approvazione.</w:t>
      </w:r>
    </w:p>
    <w:bookmarkEnd w:id="284"/>
    <w:bookmarkEnd w:id="285"/>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93DE9" w14:textId="77777777" w:rsidR="007567E6" w:rsidRDefault="007567E6" w:rsidP="002528FB">
      <w:pPr>
        <w:spacing w:after="0" w:line="240" w:lineRule="auto"/>
      </w:pPr>
      <w:r>
        <w:separator/>
      </w:r>
    </w:p>
  </w:endnote>
  <w:endnote w:type="continuationSeparator" w:id="0">
    <w:p w14:paraId="4590E871" w14:textId="77777777" w:rsidR="007567E6" w:rsidRDefault="007567E6" w:rsidP="002528FB">
      <w:pPr>
        <w:spacing w:after="0" w:line="240" w:lineRule="auto"/>
      </w:pPr>
      <w:r>
        <w:continuationSeparator/>
      </w:r>
    </w:p>
  </w:endnote>
  <w:endnote w:type="continuationNotice" w:id="1">
    <w:p w14:paraId="10C4E344" w14:textId="77777777" w:rsidR="007567E6" w:rsidRDefault="007567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F53A9" w14:textId="77777777" w:rsidR="007567E6" w:rsidRDefault="007567E6" w:rsidP="002528FB">
      <w:pPr>
        <w:spacing w:after="0" w:line="240" w:lineRule="auto"/>
      </w:pPr>
      <w:r>
        <w:separator/>
      </w:r>
    </w:p>
  </w:footnote>
  <w:footnote w:type="continuationSeparator" w:id="0">
    <w:p w14:paraId="2FFFF94A" w14:textId="77777777" w:rsidR="007567E6" w:rsidRDefault="007567E6" w:rsidP="002528FB">
      <w:pPr>
        <w:spacing w:after="0" w:line="240" w:lineRule="auto"/>
      </w:pPr>
      <w:r>
        <w:continuationSeparator/>
      </w:r>
    </w:p>
  </w:footnote>
  <w:footnote w:type="continuationNotice" w:id="1">
    <w:p w14:paraId="7144A7A5" w14:textId="77777777" w:rsidR="007567E6" w:rsidRDefault="007567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76ABE5B8" w:rsidR="002528FB" w:rsidRPr="002528FB" w:rsidRDefault="007567E6"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Versione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21"/>
  </w:num>
  <w:num w:numId="2">
    <w:abstractNumId w:val="4"/>
  </w:num>
  <w:num w:numId="3">
    <w:abstractNumId w:val="7"/>
  </w:num>
  <w:num w:numId="4">
    <w:abstractNumId w:val="9"/>
  </w:num>
  <w:num w:numId="5">
    <w:abstractNumId w:val="24"/>
  </w:num>
  <w:num w:numId="6">
    <w:abstractNumId w:val="19"/>
  </w:num>
  <w:num w:numId="7">
    <w:abstractNumId w:val="15"/>
  </w:num>
  <w:num w:numId="8">
    <w:abstractNumId w:val="1"/>
  </w:num>
  <w:num w:numId="9">
    <w:abstractNumId w:val="8"/>
  </w:num>
  <w:num w:numId="10">
    <w:abstractNumId w:val="20"/>
  </w:num>
  <w:num w:numId="11">
    <w:abstractNumId w:val="23"/>
  </w:num>
  <w:num w:numId="12">
    <w:abstractNumId w:val="25"/>
  </w:num>
  <w:num w:numId="13">
    <w:abstractNumId w:val="28"/>
  </w:num>
  <w:num w:numId="14">
    <w:abstractNumId w:val="2"/>
  </w:num>
  <w:num w:numId="15">
    <w:abstractNumId w:val="22"/>
  </w:num>
  <w:num w:numId="16">
    <w:abstractNumId w:val="17"/>
  </w:num>
  <w:num w:numId="17">
    <w:abstractNumId w:val="27"/>
  </w:num>
  <w:num w:numId="18">
    <w:abstractNumId w:val="14"/>
  </w:num>
  <w:num w:numId="19">
    <w:abstractNumId w:val="12"/>
  </w:num>
  <w:num w:numId="20">
    <w:abstractNumId w:val="18"/>
  </w:num>
  <w:num w:numId="21">
    <w:abstractNumId w:val="16"/>
  </w:num>
  <w:num w:numId="22">
    <w:abstractNumId w:val="11"/>
  </w:num>
  <w:num w:numId="23">
    <w:abstractNumId w:val="13"/>
  </w:num>
  <w:num w:numId="24">
    <w:abstractNumId w:val="0"/>
  </w:num>
  <w:num w:numId="25">
    <w:abstractNumId w:val="26"/>
  </w:num>
  <w:num w:numId="26">
    <w:abstractNumId w:val="10"/>
  </w:num>
  <w:num w:numId="27">
    <w:abstractNumId w:val="6"/>
  </w:num>
  <w:num w:numId="28">
    <w:abstractNumId w:val="3"/>
  </w:num>
  <w:num w:numId="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vv. Rosario Panzariello">
    <w15:presenceInfo w15:providerId="None" w15:userId="Avv. Rosario Panzarie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trackRevisions/>
  <w:defaultTabStop w:val="708"/>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7B6"/>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3F16"/>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59F8"/>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655"/>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7F2"/>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37FBF"/>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D70"/>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3FE"/>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17AEF"/>
    <w:rsid w:val="003204B4"/>
    <w:rsid w:val="00321538"/>
    <w:rsid w:val="00321F69"/>
    <w:rsid w:val="00322252"/>
    <w:rsid w:val="003230A9"/>
    <w:rsid w:val="0032333D"/>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2AC8"/>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2B8"/>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182"/>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792"/>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2E8E"/>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655"/>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726"/>
    <w:rsid w:val="005F493B"/>
    <w:rsid w:val="005F4E70"/>
    <w:rsid w:val="005F6EBB"/>
    <w:rsid w:val="005F6ED6"/>
    <w:rsid w:val="005F72C2"/>
    <w:rsid w:val="005F797B"/>
    <w:rsid w:val="006001F7"/>
    <w:rsid w:val="00600E5F"/>
    <w:rsid w:val="006013BB"/>
    <w:rsid w:val="00603018"/>
    <w:rsid w:val="006031AD"/>
    <w:rsid w:val="00603280"/>
    <w:rsid w:val="00603A27"/>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679C"/>
    <w:rsid w:val="00647D37"/>
    <w:rsid w:val="006503C4"/>
    <w:rsid w:val="00650B4D"/>
    <w:rsid w:val="006514B3"/>
    <w:rsid w:val="006520F5"/>
    <w:rsid w:val="006540B3"/>
    <w:rsid w:val="0065498F"/>
    <w:rsid w:val="006550D1"/>
    <w:rsid w:val="006557C0"/>
    <w:rsid w:val="006562B0"/>
    <w:rsid w:val="00656582"/>
    <w:rsid w:val="006605B4"/>
    <w:rsid w:val="006607A5"/>
    <w:rsid w:val="00660B35"/>
    <w:rsid w:val="006620FF"/>
    <w:rsid w:val="0066214C"/>
    <w:rsid w:val="006622F2"/>
    <w:rsid w:val="00662916"/>
    <w:rsid w:val="00662A7A"/>
    <w:rsid w:val="00662DD7"/>
    <w:rsid w:val="00664237"/>
    <w:rsid w:val="00664500"/>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5226"/>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60C"/>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567E6"/>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71E"/>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6596"/>
    <w:rsid w:val="00837665"/>
    <w:rsid w:val="00837783"/>
    <w:rsid w:val="008412CF"/>
    <w:rsid w:val="00841CF2"/>
    <w:rsid w:val="00841F75"/>
    <w:rsid w:val="00842058"/>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57D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6CF"/>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3E6"/>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841"/>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0457"/>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1C4C"/>
    <w:rsid w:val="009E4902"/>
    <w:rsid w:val="009E4D82"/>
    <w:rsid w:val="009E641A"/>
    <w:rsid w:val="009E7000"/>
    <w:rsid w:val="009E78FA"/>
    <w:rsid w:val="009F0C6D"/>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47D6F"/>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0763F"/>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CBA"/>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196"/>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AA0"/>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6FE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04E"/>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1BCC"/>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526"/>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0ED5"/>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1DFE"/>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5D7"/>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6BE"/>
    <w:rsid w:val="00D82E38"/>
    <w:rsid w:val="00D84537"/>
    <w:rsid w:val="00D85249"/>
    <w:rsid w:val="00D855D4"/>
    <w:rsid w:val="00D85753"/>
    <w:rsid w:val="00D865C2"/>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540"/>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5C1D"/>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0B6B"/>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3E"/>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3539"/>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EF72BF"/>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16C1"/>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04"/>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77FFD"/>
    <w:rsid w:val="00F813AD"/>
    <w:rsid w:val="00F8172D"/>
    <w:rsid w:val="00F81B5D"/>
    <w:rsid w:val="00F835B9"/>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17CB"/>
    <w:rsid w:val="00FD32C5"/>
    <w:rsid w:val="00FD58A9"/>
    <w:rsid w:val="00FD62B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15927654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554277">
      <w:bodyDiv w:val="1"/>
      <w:marLeft w:val="0"/>
      <w:marRight w:val="0"/>
      <w:marTop w:val="0"/>
      <w:marBottom w:val="0"/>
      <w:divBdr>
        <w:top w:val="none" w:sz="0" w:space="0" w:color="auto"/>
        <w:left w:val="none" w:sz="0" w:space="0" w:color="auto"/>
        <w:bottom w:val="none" w:sz="0" w:space="0" w:color="auto"/>
        <w:right w:val="none" w:sz="0" w:space="0" w:color="auto"/>
      </w:divBdr>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098820031">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en/pricing-sell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claims@fleequid.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en/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100</Pages>
  <Words>51980</Words>
  <Characters>296286</Characters>
  <Application>Microsoft Office Word</Application>
  <DocSecurity>2</DocSecurity>
  <Lines>2469</Lines>
  <Paragraphs>695</Paragraphs>
  <ScaleCrop>false</ScaleCrop>
  <Company/>
  <LinksUpToDate>false</LinksUpToDate>
  <CharactersWithSpaces>347571</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8</cp:revision>
  <cp:lastPrinted>2026-09-27T08:35:00Z</cp:lastPrinted>
  <dcterms:created xsi:type="dcterms:W3CDTF">2026-10-09T12:36:00Z</dcterms:created>
  <dcterms:modified xsi:type="dcterms:W3CDTF">2026-10-09T12:41:00Z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