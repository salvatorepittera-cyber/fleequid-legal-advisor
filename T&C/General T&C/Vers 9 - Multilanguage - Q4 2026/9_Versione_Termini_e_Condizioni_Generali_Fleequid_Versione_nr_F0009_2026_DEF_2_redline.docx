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sidRPr="000532C5">
        <w:rPr>
          <w:rFonts w:ascii="Verdana" w:hAnsi="Verdana"/>
          <w:b/>
          <w:bCs/>
          <w:smallCaps/>
          <w:sz w:val="20"/>
          <w:szCs w:val="20"/>
        </w:rPr>
        <w:t xml:space="preserve">Termini e Condizioni Generali </w:t>
      </w:r>
      <w:r w:rsidR="00FC643E">
        <w:rPr>
          <w:rFonts w:ascii="Verdana" w:hAnsi="Verdana"/>
          <w:b/>
          <w:bCs/>
          <w:smallCaps/>
          <w:sz w:val="20"/>
          <w:szCs w:val="20"/>
        </w:rPr>
        <w:t xml:space="preserve">- </w:t>
      </w:r>
      <w:r w:rsidR="00CB5C06" w:rsidRPr="000532C5">
        <w:rPr>
          <w:rFonts w:ascii="Verdana" w:hAnsi="Verdana"/>
          <w:b/>
          <w:bCs/>
          <w:smallCaps/>
          <w:sz w:val="20"/>
          <w:szCs w:val="20"/>
        </w:rPr>
        <w:t>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lang w:eastAsia="en-US"/>
          <w14:ligatures w14:val="standardContextual"/>
        </w:rPr>
        <w:id w:val="1297331762"/>
        <w:docPartObj>
          <w:docPartGallery w:val="Table of Contents"/>
          <w:docPartUnique/>
        </w:docPartObj>
      </w:sdtPr>
      <w:sdtEndPr>
        <w:rPr>
          <w:rFonts w:asciiTheme="majorHAnsi" w:hAnsiTheme="majorHAnsi"/>
          <w:b/>
          <w:bCs/>
          <w:rPrChange w:id="1" w:author="Unknown">
            <w:rPr>
              <w:rStyle w:val="Normale"/>
            </w:rPr>
          </w:rPrChange>
        </w:rPr>
      </w:sdtEndPr>
      <w:sdtContent>
        <w:p w14:paraId="163B898B" w14:textId="0EB57318" w:rsidR="006B0D40" w:rsidRPr="00344018" w:rsidRDefault="006B0D40">
          <w:pPr>
            <w:pStyle w:val="Titolosommario"/>
            <w:rPr>
              <w:i/>
              <w:iCs/>
              <w:color w:val="auto"/>
              <w:sz w:val="20"/>
              <w:szCs w:val="20"/>
              <w:rPrChange w:id="2" w:author="Avv. Rosario Panzariello" w:date="2026-09-28T20:01:00Z" w16du:dateUtc="2026-09-28T18:01:00Z">
                <w:rPr>
                  <w:i/>
                  <w:iCs/>
                  <w:color w:val="auto"/>
                  <w:sz w:val="22"/>
                  <w:szCs w:val="22"/>
                </w:rPr>
              </w:rPrChange>
            </w:rPr>
          </w:pPr>
          <w:r w:rsidRPr="0030105E">
            <w:rPr>
              <w:i/>
              <w:iCs/>
              <w:color w:val="auto"/>
              <w:sz w:val="22"/>
              <w:szCs w:val="22"/>
            </w:rPr>
            <w:t>Sommario</w:t>
          </w:r>
        </w:p>
        <w:p w14:paraId="663BCFCD" w14:textId="247F6225" w:rsidR="00D90D9A" w:rsidRPr="000A1D2D" w:rsidRDefault="006B0D40">
          <w:pPr>
            <w:pStyle w:val="Sommario1"/>
            <w:rPr>
              <w:ins w:id="3" w:author="Avv. Rosario Panzariello" w:date="2026-09-28T20:04:00Z" w16du:dateUtc="2026-09-28T18:04:00Z"/>
              <w:rFonts w:asciiTheme="majorHAnsi" w:eastAsiaTheme="minorEastAsia" w:hAnsiTheme="majorHAnsi"/>
              <w:noProof/>
              <w:lang w:eastAsia="it-IT"/>
              <w:rPrChange w:id="4" w:author="Avv. Rosario Panzariello" w:date="2026-09-28T20:05:00Z" w16du:dateUtc="2026-09-28T18:05:00Z">
                <w:rPr>
                  <w:ins w:id="5" w:author="Avv. Rosario Panzariello" w:date="2026-09-28T20:04:00Z" w16du:dateUtc="2026-09-28T18:04:00Z"/>
                  <w:rFonts w:eastAsiaTheme="minorEastAsia"/>
                  <w:noProof/>
                  <w:sz w:val="24"/>
                  <w:szCs w:val="24"/>
                  <w:lang w:eastAsia="it-IT"/>
                </w:rPr>
              </w:rPrChange>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ins w:id="6" w:author="Avv. Rosario Panzariello" w:date="2026-09-28T20:04:00Z" w16du:dateUtc="2026-09-28T18:04:00Z">
            <w:r w:rsidR="00D90D9A" w:rsidRPr="000A1D2D">
              <w:rPr>
                <w:rStyle w:val="Collegamentoipertestuale"/>
                <w:rFonts w:asciiTheme="majorHAnsi" w:hAnsiTheme="majorHAnsi"/>
                <w:noProof/>
                <w:rPrChange w:id="7" w:author="Avv. Rosario Panzariello" w:date="2026-09-28T20:05:00Z" w16du:dateUtc="2026-09-28T18:05:00Z">
                  <w:rPr>
                    <w:rStyle w:val="Collegamentoipertestuale"/>
                    <w:noProof/>
                  </w:rPr>
                </w:rPrChange>
              </w:rPr>
              <w:fldChar w:fldCharType="begin"/>
            </w:r>
            <w:r w:rsidR="00D90D9A" w:rsidRPr="000A1D2D">
              <w:rPr>
                <w:rStyle w:val="Collegamentoipertestuale"/>
                <w:rFonts w:asciiTheme="majorHAnsi" w:hAnsiTheme="majorHAnsi"/>
                <w:noProof/>
                <w:rPrChange w:id="8" w:author="Avv. Rosario Panzariello" w:date="2026-09-28T20:05:00Z" w16du:dateUtc="2026-09-28T18:05:00Z">
                  <w:rPr>
                    <w:rStyle w:val="Collegamentoipertestuale"/>
                    <w:noProof/>
                  </w:rPr>
                </w:rPrChange>
              </w:rPr>
              <w:instrText xml:space="preserve"> </w:instrText>
            </w:r>
            <w:r w:rsidR="00D90D9A" w:rsidRPr="000A1D2D">
              <w:rPr>
                <w:rFonts w:asciiTheme="majorHAnsi" w:hAnsiTheme="majorHAnsi"/>
                <w:noProof/>
                <w:rPrChange w:id="9" w:author="Avv. Rosario Panzariello" w:date="2026-09-28T20:05:00Z" w16du:dateUtc="2026-09-28T18:05:00Z">
                  <w:rPr>
                    <w:noProof/>
                  </w:rPr>
                </w:rPrChange>
              </w:rPr>
              <w:instrText>HYPERLINK \l "_Toc241518306"</w:instrText>
            </w:r>
            <w:r w:rsidR="00D90D9A" w:rsidRPr="000A1D2D">
              <w:rPr>
                <w:rStyle w:val="Collegamentoipertestuale"/>
                <w:rFonts w:asciiTheme="majorHAnsi" w:hAnsiTheme="majorHAnsi"/>
                <w:noProof/>
                <w:rPrChange w:id="10" w:author="Avv. Rosario Panzariello" w:date="2026-09-28T20:05:00Z" w16du:dateUtc="2026-09-28T18:05:00Z">
                  <w:rPr>
                    <w:rStyle w:val="Collegamentoipertestuale"/>
                    <w:noProof/>
                  </w:rPr>
                </w:rPrChange>
              </w:rPr>
              <w:instrText xml:space="preserve"> </w:instrText>
            </w:r>
            <w:r w:rsidR="00D90D9A" w:rsidRPr="000A1D2D">
              <w:rPr>
                <w:rStyle w:val="Collegamentoipertestuale"/>
                <w:rFonts w:asciiTheme="majorHAnsi" w:hAnsiTheme="majorHAnsi"/>
                <w:noProof/>
                <w:rPrChange w:id="11" w:author="Avv. Rosario Panzariello" w:date="2026-09-28T20:05:00Z" w16du:dateUtc="2026-09-28T18:05:00Z">
                  <w:rPr>
                    <w:rStyle w:val="Collegamentoipertestuale"/>
                    <w:noProof/>
                  </w:rPr>
                </w:rPrChange>
              </w:rPr>
            </w:r>
            <w:r w:rsidR="00D90D9A" w:rsidRPr="000A1D2D">
              <w:rPr>
                <w:rStyle w:val="Collegamentoipertestuale"/>
                <w:rFonts w:asciiTheme="majorHAnsi" w:hAnsiTheme="majorHAnsi"/>
                <w:noProof/>
                <w:rPrChange w:id="12" w:author="Avv. Rosario Panzariello" w:date="2026-09-28T20:05:00Z" w16du:dateUtc="2026-09-28T18:05:00Z">
                  <w:rPr>
                    <w:rStyle w:val="Collegamentoipertestuale"/>
                    <w:noProof/>
                  </w:rPr>
                </w:rPrChange>
              </w:rPr>
              <w:fldChar w:fldCharType="separate"/>
            </w:r>
            <w:r w:rsidR="00D90D9A" w:rsidRPr="000A1D2D">
              <w:rPr>
                <w:rStyle w:val="Collegamentoipertestuale"/>
                <w:rFonts w:asciiTheme="majorHAnsi" w:hAnsiTheme="majorHAnsi"/>
                <w:b/>
                <w:bCs/>
                <w:noProof/>
                <w:rPrChange w:id="13" w:author="Avv. Rosario Panzariello" w:date="2026-09-28T20:05:00Z" w16du:dateUtc="2026-09-28T18:05:00Z">
                  <w:rPr>
                    <w:rStyle w:val="Collegamentoipertestuale"/>
                    <w:rFonts w:ascii="Verdana" w:hAnsi="Verdana"/>
                    <w:b/>
                    <w:bCs/>
                    <w:noProof/>
                  </w:rPr>
                </w:rPrChange>
              </w:rPr>
              <w:t>1.</w:t>
            </w:r>
            <w:r w:rsidR="00D90D9A" w:rsidRPr="000A1D2D">
              <w:rPr>
                <w:rFonts w:asciiTheme="majorHAnsi" w:eastAsiaTheme="minorEastAsia" w:hAnsiTheme="majorHAnsi"/>
                <w:noProof/>
                <w:lang w:eastAsia="it-IT"/>
                <w:rPrChange w:id="14" w:author="Avv. Rosario Panzariello" w:date="2026-09-28T20:05:00Z" w16du:dateUtc="2026-09-28T18:05:00Z">
                  <w:rPr>
                    <w:rFonts w:eastAsiaTheme="minorEastAsia"/>
                    <w:noProof/>
                    <w:sz w:val="24"/>
                    <w:szCs w:val="24"/>
                    <w:lang w:eastAsia="it-IT"/>
                  </w:rPr>
                </w:rPrChange>
              </w:rPr>
              <w:tab/>
            </w:r>
            <w:r w:rsidR="00D90D9A" w:rsidRPr="000A1D2D">
              <w:rPr>
                <w:rStyle w:val="Collegamentoipertestuale"/>
                <w:rFonts w:asciiTheme="majorHAnsi" w:hAnsiTheme="majorHAnsi"/>
                <w:b/>
                <w:bCs/>
                <w:smallCaps/>
                <w:noProof/>
                <w:rPrChange w:id="15" w:author="Avv. Rosario Panzariello" w:date="2026-09-28T20:05:00Z" w16du:dateUtc="2026-09-28T18:05:00Z">
                  <w:rPr>
                    <w:rStyle w:val="Collegamentoipertestuale"/>
                    <w:rFonts w:ascii="Verdana" w:hAnsi="Verdana"/>
                    <w:b/>
                    <w:bCs/>
                    <w:smallCaps/>
                    <w:noProof/>
                  </w:rPr>
                </w:rPrChange>
              </w:rPr>
              <w:t>Definizioni</w:t>
            </w:r>
            <w:r w:rsidR="00D90D9A" w:rsidRPr="000A1D2D">
              <w:rPr>
                <w:rStyle w:val="Collegamentoipertestuale"/>
                <w:rFonts w:asciiTheme="majorHAnsi" w:hAnsiTheme="majorHAnsi"/>
                <w:noProof/>
                <w:rPrChange w:id="16" w:author="Avv. Rosario Panzariello" w:date="2026-09-28T20:05:00Z" w16du:dateUtc="2026-09-28T18:05:00Z">
                  <w:rPr>
                    <w:rStyle w:val="Collegamentoipertestuale"/>
                    <w:rFonts w:ascii="Verdana" w:hAnsi="Verdana"/>
                    <w:noProof/>
                  </w:rPr>
                </w:rPrChange>
              </w:rPr>
              <w:t>.</w:t>
            </w:r>
            <w:r w:rsidR="00D90D9A" w:rsidRPr="000A1D2D">
              <w:rPr>
                <w:rFonts w:asciiTheme="majorHAnsi" w:hAnsiTheme="majorHAnsi"/>
                <w:noProof/>
                <w:webHidden/>
                <w:rPrChange w:id="17" w:author="Avv. Rosario Panzariello" w:date="2026-09-28T20:05:00Z" w16du:dateUtc="2026-09-28T18:05:00Z">
                  <w:rPr>
                    <w:noProof/>
                    <w:webHidden/>
                  </w:rPr>
                </w:rPrChange>
              </w:rPr>
              <w:tab/>
            </w:r>
            <w:r w:rsidR="00D90D9A" w:rsidRPr="000A1D2D">
              <w:rPr>
                <w:rFonts w:asciiTheme="majorHAnsi" w:hAnsiTheme="majorHAnsi"/>
                <w:noProof/>
                <w:webHidden/>
                <w:rPrChange w:id="18" w:author="Avv. Rosario Panzariello" w:date="2026-09-28T20:05:00Z" w16du:dateUtc="2026-09-28T18:05:00Z">
                  <w:rPr>
                    <w:noProof/>
                    <w:webHidden/>
                  </w:rPr>
                </w:rPrChange>
              </w:rPr>
              <w:fldChar w:fldCharType="begin"/>
            </w:r>
            <w:r w:rsidR="00D90D9A" w:rsidRPr="000A1D2D">
              <w:rPr>
                <w:rFonts w:asciiTheme="majorHAnsi" w:hAnsiTheme="majorHAnsi"/>
                <w:noProof/>
                <w:webHidden/>
                <w:rPrChange w:id="19" w:author="Avv. Rosario Panzariello" w:date="2026-09-28T20:05:00Z" w16du:dateUtc="2026-09-28T18:05:00Z">
                  <w:rPr>
                    <w:noProof/>
                    <w:webHidden/>
                  </w:rPr>
                </w:rPrChange>
              </w:rPr>
              <w:instrText xml:space="preserve"> PAGEREF _Toc241518306 \h </w:instrText>
            </w:r>
            <w:r w:rsidR="00D90D9A" w:rsidRPr="000A1D2D">
              <w:rPr>
                <w:rFonts w:asciiTheme="majorHAnsi" w:hAnsiTheme="majorHAnsi"/>
                <w:noProof/>
                <w:webHidden/>
                <w:rPrChange w:id="20" w:author="Avv. Rosario Panzariello" w:date="2026-09-28T20:05:00Z" w16du:dateUtc="2026-09-28T18:05:00Z">
                  <w:rPr>
                    <w:noProof/>
                    <w:webHidden/>
                  </w:rPr>
                </w:rPrChange>
              </w:rPr>
            </w:r>
            <w:r w:rsidR="00D90D9A" w:rsidRPr="000A1D2D">
              <w:rPr>
                <w:rFonts w:asciiTheme="majorHAnsi" w:hAnsiTheme="majorHAnsi"/>
                <w:noProof/>
                <w:webHidden/>
                <w:rPrChange w:id="21" w:author="Avv. Rosario Panzariello" w:date="2026-09-28T20:05:00Z" w16du:dateUtc="2026-09-28T18:05:00Z">
                  <w:rPr>
                    <w:noProof/>
                    <w:webHidden/>
                  </w:rPr>
                </w:rPrChange>
              </w:rPr>
              <w:fldChar w:fldCharType="separate"/>
            </w:r>
            <w:r w:rsidR="00D90D9A" w:rsidRPr="000A1D2D">
              <w:rPr>
                <w:rFonts w:asciiTheme="majorHAnsi" w:hAnsiTheme="majorHAnsi"/>
                <w:noProof/>
                <w:webHidden/>
                <w:rPrChange w:id="22" w:author="Avv. Rosario Panzariello" w:date="2026-09-28T20:05:00Z" w16du:dateUtc="2026-09-28T18:05:00Z">
                  <w:rPr>
                    <w:noProof/>
                    <w:webHidden/>
                  </w:rPr>
                </w:rPrChange>
              </w:rPr>
              <w:t>2</w:t>
            </w:r>
            <w:r w:rsidR="00D90D9A" w:rsidRPr="000A1D2D">
              <w:rPr>
                <w:rFonts w:asciiTheme="majorHAnsi" w:hAnsiTheme="majorHAnsi"/>
                <w:noProof/>
                <w:webHidden/>
                <w:rPrChange w:id="23" w:author="Avv. Rosario Panzariello" w:date="2026-09-28T20:05:00Z" w16du:dateUtc="2026-09-28T18:05:00Z">
                  <w:rPr>
                    <w:noProof/>
                    <w:webHidden/>
                  </w:rPr>
                </w:rPrChange>
              </w:rPr>
              <w:fldChar w:fldCharType="end"/>
            </w:r>
            <w:r w:rsidR="00D90D9A" w:rsidRPr="000A1D2D">
              <w:rPr>
                <w:rStyle w:val="Collegamentoipertestuale"/>
                <w:rFonts w:asciiTheme="majorHAnsi" w:hAnsiTheme="majorHAnsi"/>
                <w:noProof/>
                <w:rPrChange w:id="24" w:author="Avv. Rosario Panzariello" w:date="2026-09-28T20:05:00Z" w16du:dateUtc="2026-09-28T18:05:00Z">
                  <w:rPr>
                    <w:rStyle w:val="Collegamentoipertestuale"/>
                    <w:noProof/>
                  </w:rPr>
                </w:rPrChange>
              </w:rPr>
              <w:fldChar w:fldCharType="end"/>
            </w:r>
          </w:ins>
        </w:p>
        <w:p w14:paraId="1F9FE828" w14:textId="79B86624" w:rsidR="00D90D9A" w:rsidRPr="000A1D2D" w:rsidRDefault="00D90D9A">
          <w:pPr>
            <w:pStyle w:val="Sommario1"/>
            <w:rPr>
              <w:ins w:id="25" w:author="Avv. Rosario Panzariello" w:date="2026-09-28T20:04:00Z" w16du:dateUtc="2026-09-28T18:04:00Z"/>
              <w:rFonts w:asciiTheme="majorHAnsi" w:eastAsiaTheme="minorEastAsia" w:hAnsiTheme="majorHAnsi"/>
              <w:noProof/>
              <w:lang w:eastAsia="it-IT"/>
              <w:rPrChange w:id="26" w:author="Avv. Rosario Panzariello" w:date="2026-09-28T20:05:00Z" w16du:dateUtc="2026-09-28T18:05:00Z">
                <w:rPr>
                  <w:ins w:id="27" w:author="Avv. Rosario Panzariello" w:date="2026-09-28T20:04:00Z" w16du:dateUtc="2026-09-28T18:04:00Z"/>
                  <w:rFonts w:eastAsiaTheme="minorEastAsia"/>
                  <w:noProof/>
                  <w:sz w:val="24"/>
                  <w:szCs w:val="24"/>
                  <w:lang w:eastAsia="it-IT"/>
                </w:rPr>
              </w:rPrChange>
            </w:rPr>
          </w:pPr>
          <w:ins w:id="28" w:author="Avv. Rosario Panzariello" w:date="2026-09-28T20:04:00Z" w16du:dateUtc="2026-09-28T18:04:00Z">
            <w:r w:rsidRPr="000A1D2D">
              <w:rPr>
                <w:rStyle w:val="Collegamentoipertestuale"/>
                <w:rFonts w:asciiTheme="majorHAnsi" w:hAnsiTheme="majorHAnsi"/>
                <w:noProof/>
                <w:rPrChange w:id="29"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30"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31" w:author="Avv. Rosario Panzariello" w:date="2026-09-28T20:05:00Z" w16du:dateUtc="2026-09-28T18:05:00Z">
                  <w:rPr>
                    <w:noProof/>
                  </w:rPr>
                </w:rPrChange>
              </w:rPr>
              <w:instrText>HYPERLINK \l "_Toc241518307"</w:instrText>
            </w:r>
            <w:r w:rsidRPr="000A1D2D">
              <w:rPr>
                <w:rStyle w:val="Collegamentoipertestuale"/>
                <w:rFonts w:asciiTheme="majorHAnsi" w:hAnsiTheme="majorHAnsi"/>
                <w:noProof/>
                <w:rPrChange w:id="32"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33"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34"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noProof/>
                <w:rPrChange w:id="35" w:author="Avv. Rosario Panzariello" w:date="2026-09-28T20:05:00Z" w16du:dateUtc="2026-09-28T18:05:00Z">
                  <w:rPr>
                    <w:rStyle w:val="Collegamentoipertestuale"/>
                    <w:rFonts w:ascii="Verdana" w:hAnsi="Verdana"/>
                    <w:b/>
                    <w:bCs/>
                    <w:noProof/>
                  </w:rPr>
                </w:rPrChange>
              </w:rPr>
              <w:t>2.</w:t>
            </w:r>
            <w:r w:rsidRPr="000A1D2D">
              <w:rPr>
                <w:rFonts w:asciiTheme="majorHAnsi" w:eastAsiaTheme="minorEastAsia" w:hAnsiTheme="majorHAnsi"/>
                <w:noProof/>
                <w:lang w:eastAsia="it-IT"/>
                <w:rPrChange w:id="36"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37" w:author="Avv. Rosario Panzariello" w:date="2026-09-28T20:05:00Z" w16du:dateUtc="2026-09-28T18:05:00Z">
                  <w:rPr>
                    <w:rStyle w:val="Collegamentoipertestuale"/>
                    <w:rFonts w:ascii="Verdana" w:hAnsi="Verdana"/>
                    <w:b/>
                    <w:bCs/>
                    <w:smallCaps/>
                    <w:noProof/>
                  </w:rPr>
                </w:rPrChange>
              </w:rPr>
              <w:t>Scopi, ruolo di Fleequid e Modelli di Vendita</w:t>
            </w:r>
            <w:r w:rsidRPr="000A1D2D">
              <w:rPr>
                <w:rStyle w:val="Collegamentoipertestuale"/>
                <w:rFonts w:asciiTheme="majorHAnsi" w:hAnsiTheme="majorHAnsi"/>
                <w:noProof/>
                <w:rPrChange w:id="38" w:author="Avv. Rosario Panzariello" w:date="2026-09-28T20:05:00Z" w16du:dateUtc="2026-09-28T18:05:00Z">
                  <w:rPr>
                    <w:rStyle w:val="Collegamentoipertestuale"/>
                    <w:rFonts w:ascii="Verdana" w:hAnsi="Verdana"/>
                    <w:noProof/>
                  </w:rPr>
                </w:rPrChange>
              </w:rPr>
              <w:t>.</w:t>
            </w:r>
            <w:r w:rsidRPr="000A1D2D">
              <w:rPr>
                <w:rFonts w:asciiTheme="majorHAnsi" w:hAnsiTheme="majorHAnsi"/>
                <w:noProof/>
                <w:webHidden/>
                <w:rPrChange w:id="39" w:author="Avv. Rosario Panzariello" w:date="2026-09-28T20:05:00Z" w16du:dateUtc="2026-09-28T18:05:00Z">
                  <w:rPr>
                    <w:noProof/>
                    <w:webHidden/>
                  </w:rPr>
                </w:rPrChange>
              </w:rPr>
              <w:tab/>
            </w:r>
            <w:r w:rsidRPr="000A1D2D">
              <w:rPr>
                <w:rFonts w:asciiTheme="majorHAnsi" w:hAnsiTheme="majorHAnsi"/>
                <w:noProof/>
                <w:webHidden/>
                <w:rPrChange w:id="40" w:author="Avv. Rosario Panzariello" w:date="2026-09-28T20:05:00Z" w16du:dateUtc="2026-09-28T18:05:00Z">
                  <w:rPr>
                    <w:noProof/>
                    <w:webHidden/>
                  </w:rPr>
                </w:rPrChange>
              </w:rPr>
              <w:fldChar w:fldCharType="begin"/>
            </w:r>
            <w:r w:rsidRPr="000A1D2D">
              <w:rPr>
                <w:rFonts w:asciiTheme="majorHAnsi" w:hAnsiTheme="majorHAnsi"/>
                <w:noProof/>
                <w:webHidden/>
                <w:rPrChange w:id="41" w:author="Avv. Rosario Panzariello" w:date="2026-09-28T20:05:00Z" w16du:dateUtc="2026-09-28T18:05:00Z">
                  <w:rPr>
                    <w:noProof/>
                    <w:webHidden/>
                  </w:rPr>
                </w:rPrChange>
              </w:rPr>
              <w:instrText xml:space="preserve"> PAGEREF _Toc241518307 \h </w:instrText>
            </w:r>
            <w:r w:rsidRPr="000A1D2D">
              <w:rPr>
                <w:rFonts w:asciiTheme="majorHAnsi" w:hAnsiTheme="majorHAnsi"/>
                <w:noProof/>
                <w:webHidden/>
                <w:rPrChange w:id="42" w:author="Avv. Rosario Panzariello" w:date="2026-09-28T20:05:00Z" w16du:dateUtc="2026-09-28T18:05:00Z">
                  <w:rPr>
                    <w:noProof/>
                    <w:webHidden/>
                  </w:rPr>
                </w:rPrChange>
              </w:rPr>
            </w:r>
            <w:r w:rsidRPr="000A1D2D">
              <w:rPr>
                <w:rFonts w:asciiTheme="majorHAnsi" w:hAnsiTheme="majorHAnsi"/>
                <w:noProof/>
                <w:webHidden/>
                <w:rPrChange w:id="43" w:author="Avv. Rosario Panzariello" w:date="2026-09-28T20:05:00Z" w16du:dateUtc="2026-09-28T18:05:00Z">
                  <w:rPr>
                    <w:noProof/>
                    <w:webHidden/>
                  </w:rPr>
                </w:rPrChange>
              </w:rPr>
              <w:fldChar w:fldCharType="separate"/>
            </w:r>
            <w:r w:rsidRPr="000A1D2D">
              <w:rPr>
                <w:rFonts w:asciiTheme="majorHAnsi" w:hAnsiTheme="majorHAnsi"/>
                <w:noProof/>
                <w:webHidden/>
                <w:rPrChange w:id="44" w:author="Avv. Rosario Panzariello" w:date="2026-09-28T20:05:00Z" w16du:dateUtc="2026-09-28T18:05:00Z">
                  <w:rPr>
                    <w:noProof/>
                    <w:webHidden/>
                  </w:rPr>
                </w:rPrChange>
              </w:rPr>
              <w:t>9</w:t>
            </w:r>
            <w:r w:rsidRPr="000A1D2D">
              <w:rPr>
                <w:rFonts w:asciiTheme="majorHAnsi" w:hAnsiTheme="majorHAnsi"/>
                <w:noProof/>
                <w:webHidden/>
                <w:rPrChange w:id="45"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46" w:author="Avv. Rosario Panzariello" w:date="2026-09-28T20:05:00Z" w16du:dateUtc="2026-09-28T18:05:00Z">
                  <w:rPr>
                    <w:rStyle w:val="Collegamentoipertestuale"/>
                    <w:noProof/>
                  </w:rPr>
                </w:rPrChange>
              </w:rPr>
              <w:fldChar w:fldCharType="end"/>
            </w:r>
          </w:ins>
        </w:p>
        <w:p w14:paraId="549A0399" w14:textId="78CF3A70" w:rsidR="00D90D9A" w:rsidRPr="000A1D2D" w:rsidRDefault="00D90D9A">
          <w:pPr>
            <w:pStyle w:val="Sommario1"/>
            <w:rPr>
              <w:ins w:id="47" w:author="Avv. Rosario Panzariello" w:date="2026-09-28T20:04:00Z" w16du:dateUtc="2026-09-28T18:04:00Z"/>
              <w:rFonts w:asciiTheme="majorHAnsi" w:eastAsiaTheme="minorEastAsia" w:hAnsiTheme="majorHAnsi"/>
              <w:noProof/>
              <w:lang w:eastAsia="it-IT"/>
              <w:rPrChange w:id="48" w:author="Avv. Rosario Panzariello" w:date="2026-09-28T20:05:00Z" w16du:dateUtc="2026-09-28T18:05:00Z">
                <w:rPr>
                  <w:ins w:id="49" w:author="Avv. Rosario Panzariello" w:date="2026-09-28T20:04:00Z" w16du:dateUtc="2026-09-28T18:04:00Z"/>
                  <w:rFonts w:eastAsiaTheme="minorEastAsia"/>
                  <w:noProof/>
                  <w:sz w:val="24"/>
                  <w:szCs w:val="24"/>
                  <w:lang w:eastAsia="it-IT"/>
                </w:rPr>
              </w:rPrChange>
            </w:rPr>
          </w:pPr>
          <w:ins w:id="50" w:author="Avv. Rosario Panzariello" w:date="2026-09-28T20:04:00Z" w16du:dateUtc="2026-09-28T18:04:00Z">
            <w:r w:rsidRPr="000A1D2D">
              <w:rPr>
                <w:rStyle w:val="Collegamentoipertestuale"/>
                <w:rFonts w:asciiTheme="majorHAnsi" w:hAnsiTheme="majorHAnsi"/>
                <w:noProof/>
                <w:rPrChange w:id="51"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52"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53" w:author="Avv. Rosario Panzariello" w:date="2026-09-28T20:05:00Z" w16du:dateUtc="2026-09-28T18:05:00Z">
                  <w:rPr>
                    <w:noProof/>
                  </w:rPr>
                </w:rPrChange>
              </w:rPr>
              <w:instrText>HYPERLINK \l "_Toc241518308"</w:instrText>
            </w:r>
            <w:r w:rsidRPr="000A1D2D">
              <w:rPr>
                <w:rStyle w:val="Collegamentoipertestuale"/>
                <w:rFonts w:asciiTheme="majorHAnsi" w:hAnsiTheme="majorHAnsi"/>
                <w:noProof/>
                <w:rPrChange w:id="54"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55"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56"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57" w:author="Avv. Rosario Panzariello" w:date="2026-09-28T20:05:00Z" w16du:dateUtc="2026-09-28T18:05:00Z">
                  <w:rPr>
                    <w:rStyle w:val="Collegamentoipertestuale"/>
                    <w:rFonts w:ascii="Verdana" w:hAnsi="Verdana"/>
                    <w:b/>
                    <w:bCs/>
                    <w:smallCaps/>
                    <w:noProof/>
                  </w:rPr>
                </w:rPrChange>
              </w:rPr>
              <w:t>3.</w:t>
            </w:r>
            <w:r w:rsidRPr="000A1D2D">
              <w:rPr>
                <w:rFonts w:asciiTheme="majorHAnsi" w:eastAsiaTheme="minorEastAsia" w:hAnsiTheme="majorHAnsi"/>
                <w:noProof/>
                <w:lang w:eastAsia="it-IT"/>
                <w:rPrChange w:id="58"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59" w:author="Avv. Rosario Panzariello" w:date="2026-09-28T20:05:00Z" w16du:dateUtc="2026-09-28T18:05:00Z">
                  <w:rPr>
                    <w:rStyle w:val="Collegamentoipertestuale"/>
                    <w:rFonts w:ascii="Verdana" w:hAnsi="Verdana"/>
                    <w:b/>
                    <w:bCs/>
                    <w:smallCaps/>
                    <w:noProof/>
                  </w:rPr>
                </w:rPrChange>
              </w:rPr>
              <w:t>Determinazione e conoscibilità del Modello di Vendita.</w:t>
            </w:r>
            <w:r w:rsidRPr="000A1D2D">
              <w:rPr>
                <w:rFonts w:asciiTheme="majorHAnsi" w:hAnsiTheme="majorHAnsi"/>
                <w:noProof/>
                <w:webHidden/>
                <w:rPrChange w:id="60" w:author="Avv. Rosario Panzariello" w:date="2026-09-28T20:05:00Z" w16du:dateUtc="2026-09-28T18:05:00Z">
                  <w:rPr>
                    <w:noProof/>
                    <w:webHidden/>
                  </w:rPr>
                </w:rPrChange>
              </w:rPr>
              <w:tab/>
            </w:r>
            <w:r w:rsidRPr="000A1D2D">
              <w:rPr>
                <w:rFonts w:asciiTheme="majorHAnsi" w:hAnsiTheme="majorHAnsi"/>
                <w:noProof/>
                <w:webHidden/>
                <w:rPrChange w:id="61" w:author="Avv. Rosario Panzariello" w:date="2026-09-28T20:05:00Z" w16du:dateUtc="2026-09-28T18:05:00Z">
                  <w:rPr>
                    <w:noProof/>
                    <w:webHidden/>
                  </w:rPr>
                </w:rPrChange>
              </w:rPr>
              <w:fldChar w:fldCharType="begin"/>
            </w:r>
            <w:r w:rsidRPr="000A1D2D">
              <w:rPr>
                <w:rFonts w:asciiTheme="majorHAnsi" w:hAnsiTheme="majorHAnsi"/>
                <w:noProof/>
                <w:webHidden/>
                <w:rPrChange w:id="62" w:author="Avv. Rosario Panzariello" w:date="2026-09-28T20:05:00Z" w16du:dateUtc="2026-09-28T18:05:00Z">
                  <w:rPr>
                    <w:noProof/>
                    <w:webHidden/>
                  </w:rPr>
                </w:rPrChange>
              </w:rPr>
              <w:instrText xml:space="preserve"> PAGEREF _Toc241518308 \h </w:instrText>
            </w:r>
            <w:r w:rsidRPr="000A1D2D">
              <w:rPr>
                <w:rFonts w:asciiTheme="majorHAnsi" w:hAnsiTheme="majorHAnsi"/>
                <w:noProof/>
                <w:webHidden/>
                <w:rPrChange w:id="63" w:author="Avv. Rosario Panzariello" w:date="2026-09-28T20:05:00Z" w16du:dateUtc="2026-09-28T18:05:00Z">
                  <w:rPr>
                    <w:noProof/>
                    <w:webHidden/>
                  </w:rPr>
                </w:rPrChange>
              </w:rPr>
            </w:r>
            <w:r w:rsidRPr="000A1D2D">
              <w:rPr>
                <w:rFonts w:asciiTheme="majorHAnsi" w:hAnsiTheme="majorHAnsi"/>
                <w:noProof/>
                <w:webHidden/>
                <w:rPrChange w:id="64" w:author="Avv. Rosario Panzariello" w:date="2026-09-28T20:05:00Z" w16du:dateUtc="2026-09-28T18:05:00Z">
                  <w:rPr>
                    <w:noProof/>
                    <w:webHidden/>
                  </w:rPr>
                </w:rPrChange>
              </w:rPr>
              <w:fldChar w:fldCharType="separate"/>
            </w:r>
            <w:r w:rsidRPr="000A1D2D">
              <w:rPr>
                <w:rFonts w:asciiTheme="majorHAnsi" w:hAnsiTheme="majorHAnsi"/>
                <w:noProof/>
                <w:webHidden/>
                <w:rPrChange w:id="65" w:author="Avv. Rosario Panzariello" w:date="2026-09-28T20:05:00Z" w16du:dateUtc="2026-09-28T18:05:00Z">
                  <w:rPr>
                    <w:noProof/>
                    <w:webHidden/>
                  </w:rPr>
                </w:rPrChange>
              </w:rPr>
              <w:t>13</w:t>
            </w:r>
            <w:r w:rsidRPr="000A1D2D">
              <w:rPr>
                <w:rFonts w:asciiTheme="majorHAnsi" w:hAnsiTheme="majorHAnsi"/>
                <w:noProof/>
                <w:webHidden/>
                <w:rPrChange w:id="66"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67" w:author="Avv. Rosario Panzariello" w:date="2026-09-28T20:05:00Z" w16du:dateUtc="2026-09-28T18:05:00Z">
                  <w:rPr>
                    <w:rStyle w:val="Collegamentoipertestuale"/>
                    <w:noProof/>
                  </w:rPr>
                </w:rPrChange>
              </w:rPr>
              <w:fldChar w:fldCharType="end"/>
            </w:r>
          </w:ins>
        </w:p>
        <w:p w14:paraId="3388DFD9" w14:textId="7D9C20FD" w:rsidR="00D90D9A" w:rsidRPr="000A1D2D" w:rsidRDefault="00D90D9A">
          <w:pPr>
            <w:pStyle w:val="Sommario1"/>
            <w:rPr>
              <w:ins w:id="68" w:author="Avv. Rosario Panzariello" w:date="2026-09-28T20:04:00Z" w16du:dateUtc="2026-09-28T18:04:00Z"/>
              <w:rFonts w:asciiTheme="majorHAnsi" w:eastAsiaTheme="minorEastAsia" w:hAnsiTheme="majorHAnsi"/>
              <w:noProof/>
              <w:lang w:eastAsia="it-IT"/>
              <w:rPrChange w:id="69" w:author="Avv. Rosario Panzariello" w:date="2026-09-28T20:05:00Z" w16du:dateUtc="2026-09-28T18:05:00Z">
                <w:rPr>
                  <w:ins w:id="70" w:author="Avv. Rosario Panzariello" w:date="2026-09-28T20:04:00Z" w16du:dateUtc="2026-09-28T18:04:00Z"/>
                  <w:rFonts w:eastAsiaTheme="minorEastAsia"/>
                  <w:noProof/>
                  <w:sz w:val="24"/>
                  <w:szCs w:val="24"/>
                  <w:lang w:eastAsia="it-IT"/>
                </w:rPr>
              </w:rPrChange>
            </w:rPr>
          </w:pPr>
          <w:ins w:id="71" w:author="Avv. Rosario Panzariello" w:date="2026-09-28T20:04:00Z" w16du:dateUtc="2026-09-28T18:04:00Z">
            <w:r w:rsidRPr="000A1D2D">
              <w:rPr>
                <w:rStyle w:val="Collegamentoipertestuale"/>
                <w:rFonts w:asciiTheme="majorHAnsi" w:hAnsiTheme="majorHAnsi"/>
                <w:noProof/>
                <w:rPrChange w:id="72"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73"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74" w:author="Avv. Rosario Panzariello" w:date="2026-09-28T20:05:00Z" w16du:dateUtc="2026-09-28T18:05:00Z">
                  <w:rPr>
                    <w:noProof/>
                  </w:rPr>
                </w:rPrChange>
              </w:rPr>
              <w:instrText>HYPERLINK \l "_Toc241518309"</w:instrText>
            </w:r>
            <w:r w:rsidRPr="000A1D2D">
              <w:rPr>
                <w:rStyle w:val="Collegamentoipertestuale"/>
                <w:rFonts w:asciiTheme="majorHAnsi" w:hAnsiTheme="majorHAnsi"/>
                <w:noProof/>
                <w:rPrChange w:id="75"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76"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77"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noProof/>
                <w:rPrChange w:id="78" w:author="Avv. Rosario Panzariello" w:date="2026-09-28T20:05:00Z" w16du:dateUtc="2026-09-28T18:05:00Z">
                  <w:rPr>
                    <w:rStyle w:val="Collegamentoipertestuale"/>
                    <w:rFonts w:ascii="Verdana" w:hAnsi="Verdana"/>
                    <w:b/>
                    <w:bCs/>
                    <w:noProof/>
                  </w:rPr>
                </w:rPrChange>
              </w:rPr>
              <w:t>4.</w:t>
            </w:r>
            <w:r w:rsidRPr="000A1D2D">
              <w:rPr>
                <w:rFonts w:asciiTheme="majorHAnsi" w:eastAsiaTheme="minorEastAsia" w:hAnsiTheme="majorHAnsi"/>
                <w:noProof/>
                <w:lang w:eastAsia="it-IT"/>
                <w:rPrChange w:id="79"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80" w:author="Avv. Rosario Panzariello" w:date="2026-09-28T20:05:00Z" w16du:dateUtc="2026-09-28T18:05:00Z">
                  <w:rPr>
                    <w:rStyle w:val="Collegamentoipertestuale"/>
                    <w:rFonts w:ascii="Verdana" w:hAnsi="Verdana"/>
                    <w:b/>
                    <w:bCs/>
                    <w:smallCaps/>
                    <w:noProof/>
                  </w:rPr>
                </w:rPrChange>
              </w:rPr>
              <w:t>Fonti contrattuali, Inserzione e condizioni applicabili alla specifica operazione</w:t>
            </w:r>
            <w:r w:rsidRPr="000A1D2D">
              <w:rPr>
                <w:rStyle w:val="Collegamentoipertestuale"/>
                <w:rFonts w:asciiTheme="majorHAnsi" w:hAnsiTheme="majorHAnsi"/>
                <w:noProof/>
                <w:rPrChange w:id="81" w:author="Avv. Rosario Panzariello" w:date="2026-09-28T20:05:00Z" w16du:dateUtc="2026-09-28T18:05:00Z">
                  <w:rPr>
                    <w:rStyle w:val="Collegamentoipertestuale"/>
                    <w:rFonts w:ascii="Verdana" w:hAnsi="Verdana"/>
                    <w:noProof/>
                  </w:rPr>
                </w:rPrChange>
              </w:rPr>
              <w:t>.</w:t>
            </w:r>
            <w:r w:rsidRPr="000A1D2D">
              <w:rPr>
                <w:rFonts w:asciiTheme="majorHAnsi" w:hAnsiTheme="majorHAnsi"/>
                <w:noProof/>
                <w:webHidden/>
                <w:rPrChange w:id="82" w:author="Avv. Rosario Panzariello" w:date="2026-09-28T20:05:00Z" w16du:dateUtc="2026-09-28T18:05:00Z">
                  <w:rPr>
                    <w:noProof/>
                    <w:webHidden/>
                  </w:rPr>
                </w:rPrChange>
              </w:rPr>
              <w:tab/>
            </w:r>
            <w:r w:rsidRPr="000A1D2D">
              <w:rPr>
                <w:rFonts w:asciiTheme="majorHAnsi" w:hAnsiTheme="majorHAnsi"/>
                <w:noProof/>
                <w:webHidden/>
                <w:rPrChange w:id="83" w:author="Avv. Rosario Panzariello" w:date="2026-09-28T20:05:00Z" w16du:dateUtc="2026-09-28T18:05:00Z">
                  <w:rPr>
                    <w:noProof/>
                    <w:webHidden/>
                  </w:rPr>
                </w:rPrChange>
              </w:rPr>
              <w:fldChar w:fldCharType="begin"/>
            </w:r>
            <w:r w:rsidRPr="000A1D2D">
              <w:rPr>
                <w:rFonts w:asciiTheme="majorHAnsi" w:hAnsiTheme="majorHAnsi"/>
                <w:noProof/>
                <w:webHidden/>
                <w:rPrChange w:id="84" w:author="Avv. Rosario Panzariello" w:date="2026-09-28T20:05:00Z" w16du:dateUtc="2026-09-28T18:05:00Z">
                  <w:rPr>
                    <w:noProof/>
                    <w:webHidden/>
                  </w:rPr>
                </w:rPrChange>
              </w:rPr>
              <w:instrText xml:space="preserve"> PAGEREF _Toc241518309 \h </w:instrText>
            </w:r>
            <w:r w:rsidRPr="000A1D2D">
              <w:rPr>
                <w:rFonts w:asciiTheme="majorHAnsi" w:hAnsiTheme="majorHAnsi"/>
                <w:noProof/>
                <w:webHidden/>
                <w:rPrChange w:id="85" w:author="Avv. Rosario Panzariello" w:date="2026-09-28T20:05:00Z" w16du:dateUtc="2026-09-28T18:05:00Z">
                  <w:rPr>
                    <w:noProof/>
                    <w:webHidden/>
                  </w:rPr>
                </w:rPrChange>
              </w:rPr>
            </w:r>
            <w:r w:rsidRPr="000A1D2D">
              <w:rPr>
                <w:rFonts w:asciiTheme="majorHAnsi" w:hAnsiTheme="majorHAnsi"/>
                <w:noProof/>
                <w:webHidden/>
                <w:rPrChange w:id="86" w:author="Avv. Rosario Panzariello" w:date="2026-09-28T20:05:00Z" w16du:dateUtc="2026-09-28T18:05:00Z">
                  <w:rPr>
                    <w:noProof/>
                    <w:webHidden/>
                  </w:rPr>
                </w:rPrChange>
              </w:rPr>
              <w:fldChar w:fldCharType="separate"/>
            </w:r>
            <w:r w:rsidRPr="000A1D2D">
              <w:rPr>
                <w:rFonts w:asciiTheme="majorHAnsi" w:hAnsiTheme="majorHAnsi"/>
                <w:noProof/>
                <w:webHidden/>
                <w:rPrChange w:id="87" w:author="Avv. Rosario Panzariello" w:date="2026-09-28T20:05:00Z" w16du:dateUtc="2026-09-28T18:05:00Z">
                  <w:rPr>
                    <w:noProof/>
                    <w:webHidden/>
                  </w:rPr>
                </w:rPrChange>
              </w:rPr>
              <w:t>15</w:t>
            </w:r>
            <w:r w:rsidRPr="000A1D2D">
              <w:rPr>
                <w:rFonts w:asciiTheme="majorHAnsi" w:hAnsiTheme="majorHAnsi"/>
                <w:noProof/>
                <w:webHidden/>
                <w:rPrChange w:id="88"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89" w:author="Avv. Rosario Panzariello" w:date="2026-09-28T20:05:00Z" w16du:dateUtc="2026-09-28T18:05:00Z">
                  <w:rPr>
                    <w:rStyle w:val="Collegamentoipertestuale"/>
                    <w:noProof/>
                  </w:rPr>
                </w:rPrChange>
              </w:rPr>
              <w:fldChar w:fldCharType="end"/>
            </w:r>
          </w:ins>
        </w:p>
        <w:p w14:paraId="25004473" w14:textId="5083D535" w:rsidR="00D90D9A" w:rsidRPr="000A1D2D" w:rsidRDefault="00D90D9A">
          <w:pPr>
            <w:pStyle w:val="Sommario1"/>
            <w:rPr>
              <w:ins w:id="90" w:author="Avv. Rosario Panzariello" w:date="2026-09-28T20:04:00Z" w16du:dateUtc="2026-09-28T18:04:00Z"/>
              <w:rFonts w:asciiTheme="majorHAnsi" w:eastAsiaTheme="minorEastAsia" w:hAnsiTheme="majorHAnsi"/>
              <w:noProof/>
              <w:lang w:eastAsia="it-IT"/>
              <w:rPrChange w:id="91" w:author="Avv. Rosario Panzariello" w:date="2026-09-28T20:05:00Z" w16du:dateUtc="2026-09-28T18:05:00Z">
                <w:rPr>
                  <w:ins w:id="92" w:author="Avv. Rosario Panzariello" w:date="2026-09-28T20:04:00Z" w16du:dateUtc="2026-09-28T18:04:00Z"/>
                  <w:rFonts w:eastAsiaTheme="minorEastAsia"/>
                  <w:noProof/>
                  <w:sz w:val="24"/>
                  <w:szCs w:val="24"/>
                  <w:lang w:eastAsia="it-IT"/>
                </w:rPr>
              </w:rPrChange>
            </w:rPr>
          </w:pPr>
          <w:ins w:id="93" w:author="Avv. Rosario Panzariello" w:date="2026-09-28T20:04:00Z" w16du:dateUtc="2026-09-28T18:04:00Z">
            <w:r w:rsidRPr="000A1D2D">
              <w:rPr>
                <w:rStyle w:val="Collegamentoipertestuale"/>
                <w:rFonts w:asciiTheme="majorHAnsi" w:hAnsiTheme="majorHAnsi"/>
                <w:noProof/>
                <w:rPrChange w:id="94"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95"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96" w:author="Avv. Rosario Panzariello" w:date="2026-09-28T20:05:00Z" w16du:dateUtc="2026-09-28T18:05:00Z">
                  <w:rPr>
                    <w:noProof/>
                  </w:rPr>
                </w:rPrChange>
              </w:rPr>
              <w:instrText>HYPERLINK \l "_Toc241518310"</w:instrText>
            </w:r>
            <w:r w:rsidRPr="000A1D2D">
              <w:rPr>
                <w:rStyle w:val="Collegamentoipertestuale"/>
                <w:rFonts w:asciiTheme="majorHAnsi" w:hAnsiTheme="majorHAnsi"/>
                <w:noProof/>
                <w:rPrChange w:id="97"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98"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99"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100" w:author="Avv. Rosario Panzariello" w:date="2026-09-28T20:05:00Z" w16du:dateUtc="2026-09-28T18:05:00Z">
                  <w:rPr>
                    <w:rStyle w:val="Collegamentoipertestuale"/>
                    <w:rFonts w:ascii="Verdana" w:hAnsi="Verdana"/>
                    <w:b/>
                    <w:bCs/>
                    <w:smallCaps/>
                    <w:noProof/>
                  </w:rPr>
                </w:rPrChange>
              </w:rPr>
              <w:t>5.</w:t>
            </w:r>
            <w:r w:rsidRPr="000A1D2D">
              <w:rPr>
                <w:rFonts w:asciiTheme="majorHAnsi" w:eastAsiaTheme="minorEastAsia" w:hAnsiTheme="majorHAnsi"/>
                <w:noProof/>
                <w:lang w:eastAsia="it-IT"/>
                <w:rPrChange w:id="101"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102" w:author="Avv. Rosario Panzariello" w:date="2026-09-28T20:05:00Z" w16du:dateUtc="2026-09-28T18:05:00Z">
                  <w:rPr>
                    <w:rStyle w:val="Collegamentoipertestuale"/>
                    <w:rFonts w:ascii="Verdana" w:hAnsi="Verdana"/>
                    <w:b/>
                    <w:bCs/>
                    <w:smallCaps/>
                    <w:noProof/>
                  </w:rPr>
                </w:rPrChange>
              </w:rPr>
              <w:t>Registrazione e uso consentito del Marketplace.</w:t>
            </w:r>
            <w:r w:rsidRPr="000A1D2D">
              <w:rPr>
                <w:rFonts w:asciiTheme="majorHAnsi" w:hAnsiTheme="majorHAnsi"/>
                <w:noProof/>
                <w:webHidden/>
                <w:rPrChange w:id="103" w:author="Avv. Rosario Panzariello" w:date="2026-09-28T20:05:00Z" w16du:dateUtc="2026-09-28T18:05:00Z">
                  <w:rPr>
                    <w:noProof/>
                    <w:webHidden/>
                  </w:rPr>
                </w:rPrChange>
              </w:rPr>
              <w:tab/>
            </w:r>
            <w:r w:rsidRPr="000A1D2D">
              <w:rPr>
                <w:rFonts w:asciiTheme="majorHAnsi" w:hAnsiTheme="majorHAnsi"/>
                <w:noProof/>
                <w:webHidden/>
                <w:rPrChange w:id="104" w:author="Avv. Rosario Panzariello" w:date="2026-09-28T20:05:00Z" w16du:dateUtc="2026-09-28T18:05:00Z">
                  <w:rPr>
                    <w:noProof/>
                    <w:webHidden/>
                  </w:rPr>
                </w:rPrChange>
              </w:rPr>
              <w:fldChar w:fldCharType="begin"/>
            </w:r>
            <w:r w:rsidRPr="000A1D2D">
              <w:rPr>
                <w:rFonts w:asciiTheme="majorHAnsi" w:hAnsiTheme="majorHAnsi"/>
                <w:noProof/>
                <w:webHidden/>
                <w:rPrChange w:id="105" w:author="Avv. Rosario Panzariello" w:date="2026-09-28T20:05:00Z" w16du:dateUtc="2026-09-28T18:05:00Z">
                  <w:rPr>
                    <w:noProof/>
                    <w:webHidden/>
                  </w:rPr>
                </w:rPrChange>
              </w:rPr>
              <w:instrText xml:space="preserve"> PAGEREF _Toc241518310 \h </w:instrText>
            </w:r>
            <w:r w:rsidRPr="000A1D2D">
              <w:rPr>
                <w:rFonts w:asciiTheme="majorHAnsi" w:hAnsiTheme="majorHAnsi"/>
                <w:noProof/>
                <w:webHidden/>
                <w:rPrChange w:id="106" w:author="Avv. Rosario Panzariello" w:date="2026-09-28T20:05:00Z" w16du:dateUtc="2026-09-28T18:05:00Z">
                  <w:rPr>
                    <w:noProof/>
                    <w:webHidden/>
                  </w:rPr>
                </w:rPrChange>
              </w:rPr>
            </w:r>
            <w:r w:rsidRPr="000A1D2D">
              <w:rPr>
                <w:rFonts w:asciiTheme="majorHAnsi" w:hAnsiTheme="majorHAnsi"/>
                <w:noProof/>
                <w:webHidden/>
                <w:rPrChange w:id="107" w:author="Avv. Rosario Panzariello" w:date="2026-09-28T20:05:00Z" w16du:dateUtc="2026-09-28T18:05:00Z">
                  <w:rPr>
                    <w:noProof/>
                    <w:webHidden/>
                  </w:rPr>
                </w:rPrChange>
              </w:rPr>
              <w:fldChar w:fldCharType="separate"/>
            </w:r>
            <w:r w:rsidRPr="000A1D2D">
              <w:rPr>
                <w:rFonts w:asciiTheme="majorHAnsi" w:hAnsiTheme="majorHAnsi"/>
                <w:noProof/>
                <w:webHidden/>
                <w:rPrChange w:id="108" w:author="Avv. Rosario Panzariello" w:date="2026-09-28T20:05:00Z" w16du:dateUtc="2026-09-28T18:05:00Z">
                  <w:rPr>
                    <w:noProof/>
                    <w:webHidden/>
                  </w:rPr>
                </w:rPrChange>
              </w:rPr>
              <w:t>18</w:t>
            </w:r>
            <w:r w:rsidRPr="000A1D2D">
              <w:rPr>
                <w:rFonts w:asciiTheme="majorHAnsi" w:hAnsiTheme="majorHAnsi"/>
                <w:noProof/>
                <w:webHidden/>
                <w:rPrChange w:id="109"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110" w:author="Avv. Rosario Panzariello" w:date="2026-09-28T20:05:00Z" w16du:dateUtc="2026-09-28T18:05:00Z">
                  <w:rPr>
                    <w:rStyle w:val="Collegamentoipertestuale"/>
                    <w:noProof/>
                  </w:rPr>
                </w:rPrChange>
              </w:rPr>
              <w:fldChar w:fldCharType="end"/>
            </w:r>
          </w:ins>
        </w:p>
        <w:p w14:paraId="164EC799" w14:textId="7F387E3D" w:rsidR="00D90D9A" w:rsidRPr="000A1D2D" w:rsidRDefault="00D90D9A">
          <w:pPr>
            <w:pStyle w:val="Sommario1"/>
            <w:rPr>
              <w:ins w:id="111" w:author="Avv. Rosario Panzariello" w:date="2026-09-28T20:04:00Z" w16du:dateUtc="2026-09-28T18:04:00Z"/>
              <w:rFonts w:asciiTheme="majorHAnsi" w:eastAsiaTheme="minorEastAsia" w:hAnsiTheme="majorHAnsi"/>
              <w:noProof/>
              <w:lang w:eastAsia="it-IT"/>
              <w:rPrChange w:id="112" w:author="Avv. Rosario Panzariello" w:date="2026-09-28T20:05:00Z" w16du:dateUtc="2026-09-28T18:05:00Z">
                <w:rPr>
                  <w:ins w:id="113" w:author="Avv. Rosario Panzariello" w:date="2026-09-28T20:04:00Z" w16du:dateUtc="2026-09-28T18:04:00Z"/>
                  <w:rFonts w:eastAsiaTheme="minorEastAsia"/>
                  <w:noProof/>
                  <w:sz w:val="24"/>
                  <w:szCs w:val="24"/>
                  <w:lang w:eastAsia="it-IT"/>
                </w:rPr>
              </w:rPrChange>
            </w:rPr>
          </w:pPr>
          <w:ins w:id="114" w:author="Avv. Rosario Panzariello" w:date="2026-09-28T20:04:00Z" w16du:dateUtc="2026-09-28T18:04:00Z">
            <w:r w:rsidRPr="000A1D2D">
              <w:rPr>
                <w:rStyle w:val="Collegamentoipertestuale"/>
                <w:rFonts w:asciiTheme="majorHAnsi" w:hAnsiTheme="majorHAnsi"/>
                <w:noProof/>
                <w:rPrChange w:id="115"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116"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117" w:author="Avv. Rosario Panzariello" w:date="2026-09-28T20:05:00Z" w16du:dateUtc="2026-09-28T18:05:00Z">
                  <w:rPr>
                    <w:noProof/>
                  </w:rPr>
                </w:rPrChange>
              </w:rPr>
              <w:instrText>HYPERLINK \l "_Toc241518311"</w:instrText>
            </w:r>
            <w:r w:rsidRPr="000A1D2D">
              <w:rPr>
                <w:rStyle w:val="Collegamentoipertestuale"/>
                <w:rFonts w:asciiTheme="majorHAnsi" w:hAnsiTheme="majorHAnsi"/>
                <w:noProof/>
                <w:rPrChange w:id="118"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119"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120"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121" w:author="Avv. Rosario Panzariello" w:date="2026-09-28T20:05:00Z" w16du:dateUtc="2026-09-28T18:05:00Z">
                  <w:rPr>
                    <w:rStyle w:val="Collegamentoipertestuale"/>
                    <w:rFonts w:ascii="Verdana" w:hAnsi="Verdana"/>
                    <w:b/>
                    <w:bCs/>
                    <w:smallCaps/>
                    <w:noProof/>
                  </w:rPr>
                </w:rPrChange>
              </w:rPr>
              <w:t>6.</w:t>
            </w:r>
            <w:r w:rsidRPr="000A1D2D">
              <w:rPr>
                <w:rFonts w:asciiTheme="majorHAnsi" w:eastAsiaTheme="minorEastAsia" w:hAnsiTheme="majorHAnsi"/>
                <w:noProof/>
                <w:lang w:eastAsia="it-IT"/>
                <w:rPrChange w:id="122"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123" w:author="Avv. Rosario Panzariello" w:date="2026-09-28T20:05:00Z" w16du:dateUtc="2026-09-28T18:05:00Z">
                  <w:rPr>
                    <w:rStyle w:val="Collegamentoipertestuale"/>
                    <w:rFonts w:ascii="Verdana" w:hAnsi="Verdana"/>
                    <w:b/>
                    <w:bCs/>
                    <w:smallCaps/>
                    <w:noProof/>
                  </w:rPr>
                </w:rPrChange>
              </w:rPr>
              <w:t>Classificazione dell’Utente e Deposito cauzionale.</w:t>
            </w:r>
            <w:r w:rsidRPr="000A1D2D">
              <w:rPr>
                <w:rFonts w:asciiTheme="majorHAnsi" w:hAnsiTheme="majorHAnsi"/>
                <w:noProof/>
                <w:webHidden/>
                <w:rPrChange w:id="124" w:author="Avv. Rosario Panzariello" w:date="2026-09-28T20:05:00Z" w16du:dateUtc="2026-09-28T18:05:00Z">
                  <w:rPr>
                    <w:noProof/>
                    <w:webHidden/>
                  </w:rPr>
                </w:rPrChange>
              </w:rPr>
              <w:tab/>
            </w:r>
            <w:r w:rsidRPr="000A1D2D">
              <w:rPr>
                <w:rFonts w:asciiTheme="majorHAnsi" w:hAnsiTheme="majorHAnsi"/>
                <w:noProof/>
                <w:webHidden/>
                <w:rPrChange w:id="125" w:author="Avv. Rosario Panzariello" w:date="2026-09-28T20:05:00Z" w16du:dateUtc="2026-09-28T18:05:00Z">
                  <w:rPr>
                    <w:noProof/>
                    <w:webHidden/>
                  </w:rPr>
                </w:rPrChange>
              </w:rPr>
              <w:fldChar w:fldCharType="begin"/>
            </w:r>
            <w:r w:rsidRPr="000A1D2D">
              <w:rPr>
                <w:rFonts w:asciiTheme="majorHAnsi" w:hAnsiTheme="majorHAnsi"/>
                <w:noProof/>
                <w:webHidden/>
                <w:rPrChange w:id="126" w:author="Avv. Rosario Panzariello" w:date="2026-09-28T20:05:00Z" w16du:dateUtc="2026-09-28T18:05:00Z">
                  <w:rPr>
                    <w:noProof/>
                    <w:webHidden/>
                  </w:rPr>
                </w:rPrChange>
              </w:rPr>
              <w:instrText xml:space="preserve"> PAGEREF _Toc241518311 \h </w:instrText>
            </w:r>
            <w:r w:rsidRPr="000A1D2D">
              <w:rPr>
                <w:rFonts w:asciiTheme="majorHAnsi" w:hAnsiTheme="majorHAnsi"/>
                <w:noProof/>
                <w:webHidden/>
                <w:rPrChange w:id="127" w:author="Avv. Rosario Panzariello" w:date="2026-09-28T20:05:00Z" w16du:dateUtc="2026-09-28T18:05:00Z">
                  <w:rPr>
                    <w:noProof/>
                    <w:webHidden/>
                  </w:rPr>
                </w:rPrChange>
              </w:rPr>
            </w:r>
            <w:r w:rsidRPr="000A1D2D">
              <w:rPr>
                <w:rFonts w:asciiTheme="majorHAnsi" w:hAnsiTheme="majorHAnsi"/>
                <w:noProof/>
                <w:webHidden/>
                <w:rPrChange w:id="128" w:author="Avv. Rosario Panzariello" w:date="2026-09-28T20:05:00Z" w16du:dateUtc="2026-09-28T18:05:00Z">
                  <w:rPr>
                    <w:noProof/>
                    <w:webHidden/>
                  </w:rPr>
                </w:rPrChange>
              </w:rPr>
              <w:fldChar w:fldCharType="separate"/>
            </w:r>
            <w:r w:rsidRPr="000A1D2D">
              <w:rPr>
                <w:rFonts w:asciiTheme="majorHAnsi" w:hAnsiTheme="majorHAnsi"/>
                <w:noProof/>
                <w:webHidden/>
                <w:rPrChange w:id="129" w:author="Avv. Rosario Panzariello" w:date="2026-09-28T20:05:00Z" w16du:dateUtc="2026-09-28T18:05:00Z">
                  <w:rPr>
                    <w:noProof/>
                    <w:webHidden/>
                  </w:rPr>
                </w:rPrChange>
              </w:rPr>
              <w:t>24</w:t>
            </w:r>
            <w:r w:rsidRPr="000A1D2D">
              <w:rPr>
                <w:rFonts w:asciiTheme="majorHAnsi" w:hAnsiTheme="majorHAnsi"/>
                <w:noProof/>
                <w:webHidden/>
                <w:rPrChange w:id="130"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131" w:author="Avv. Rosario Panzariello" w:date="2026-09-28T20:05:00Z" w16du:dateUtc="2026-09-28T18:05:00Z">
                  <w:rPr>
                    <w:rStyle w:val="Collegamentoipertestuale"/>
                    <w:noProof/>
                  </w:rPr>
                </w:rPrChange>
              </w:rPr>
              <w:fldChar w:fldCharType="end"/>
            </w:r>
          </w:ins>
        </w:p>
        <w:p w14:paraId="674BE78F" w14:textId="572674CA" w:rsidR="00D90D9A" w:rsidRPr="000A1D2D" w:rsidRDefault="00D90D9A">
          <w:pPr>
            <w:pStyle w:val="Sommario1"/>
            <w:rPr>
              <w:ins w:id="132" w:author="Avv. Rosario Panzariello" w:date="2026-09-28T20:04:00Z" w16du:dateUtc="2026-09-28T18:04:00Z"/>
              <w:rFonts w:asciiTheme="majorHAnsi" w:eastAsiaTheme="minorEastAsia" w:hAnsiTheme="majorHAnsi"/>
              <w:noProof/>
              <w:lang w:eastAsia="it-IT"/>
              <w:rPrChange w:id="133" w:author="Avv. Rosario Panzariello" w:date="2026-09-28T20:05:00Z" w16du:dateUtc="2026-09-28T18:05:00Z">
                <w:rPr>
                  <w:ins w:id="134" w:author="Avv. Rosario Panzariello" w:date="2026-09-28T20:04:00Z" w16du:dateUtc="2026-09-28T18:04:00Z"/>
                  <w:rFonts w:eastAsiaTheme="minorEastAsia"/>
                  <w:noProof/>
                  <w:sz w:val="24"/>
                  <w:szCs w:val="24"/>
                  <w:lang w:eastAsia="it-IT"/>
                </w:rPr>
              </w:rPrChange>
            </w:rPr>
          </w:pPr>
          <w:ins w:id="135" w:author="Avv. Rosario Panzariello" w:date="2026-09-28T20:04:00Z" w16du:dateUtc="2026-09-28T18:04:00Z">
            <w:r w:rsidRPr="000A1D2D">
              <w:rPr>
                <w:rStyle w:val="Collegamentoipertestuale"/>
                <w:rFonts w:asciiTheme="majorHAnsi" w:hAnsiTheme="majorHAnsi"/>
                <w:noProof/>
                <w:rPrChange w:id="136"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137"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138" w:author="Avv. Rosario Panzariello" w:date="2026-09-28T20:05:00Z" w16du:dateUtc="2026-09-28T18:05:00Z">
                  <w:rPr>
                    <w:noProof/>
                  </w:rPr>
                </w:rPrChange>
              </w:rPr>
              <w:instrText>HYPERLINK \l "_Toc241518312"</w:instrText>
            </w:r>
            <w:r w:rsidRPr="000A1D2D">
              <w:rPr>
                <w:rStyle w:val="Collegamentoipertestuale"/>
                <w:rFonts w:asciiTheme="majorHAnsi" w:hAnsiTheme="majorHAnsi"/>
                <w:noProof/>
                <w:rPrChange w:id="139"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140"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141"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142" w:author="Avv. Rosario Panzariello" w:date="2026-09-28T20:05:00Z" w16du:dateUtc="2026-09-28T18:05:00Z">
                  <w:rPr>
                    <w:rStyle w:val="Collegamentoipertestuale"/>
                    <w:rFonts w:ascii="Verdana" w:hAnsi="Verdana"/>
                    <w:b/>
                    <w:bCs/>
                    <w:smallCaps/>
                    <w:noProof/>
                  </w:rPr>
                </w:rPrChange>
              </w:rPr>
              <w:t>7.</w:t>
            </w:r>
            <w:r w:rsidRPr="000A1D2D">
              <w:rPr>
                <w:rFonts w:asciiTheme="majorHAnsi" w:eastAsiaTheme="minorEastAsia" w:hAnsiTheme="majorHAnsi"/>
                <w:noProof/>
                <w:lang w:eastAsia="it-IT"/>
                <w:rPrChange w:id="143"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144" w:author="Avv. Rosario Panzariello" w:date="2026-09-28T20:05:00Z" w16du:dateUtc="2026-09-28T18:05:00Z">
                  <w:rPr>
                    <w:rStyle w:val="Collegamentoipertestuale"/>
                    <w:rFonts w:ascii="Verdana" w:hAnsi="Verdana"/>
                    <w:b/>
                    <w:bCs/>
                    <w:smallCaps/>
                    <w:noProof/>
                  </w:rPr>
                </w:rPrChange>
              </w:rPr>
              <w:t>Trattamento dei dati personali degli Utenti.</w:t>
            </w:r>
            <w:r w:rsidRPr="000A1D2D">
              <w:rPr>
                <w:rFonts w:asciiTheme="majorHAnsi" w:hAnsiTheme="majorHAnsi"/>
                <w:noProof/>
                <w:webHidden/>
                <w:rPrChange w:id="145" w:author="Avv. Rosario Panzariello" w:date="2026-09-28T20:05:00Z" w16du:dateUtc="2026-09-28T18:05:00Z">
                  <w:rPr>
                    <w:noProof/>
                    <w:webHidden/>
                  </w:rPr>
                </w:rPrChange>
              </w:rPr>
              <w:tab/>
            </w:r>
            <w:r w:rsidRPr="000A1D2D">
              <w:rPr>
                <w:rFonts w:asciiTheme="majorHAnsi" w:hAnsiTheme="majorHAnsi"/>
                <w:noProof/>
                <w:webHidden/>
                <w:rPrChange w:id="146" w:author="Avv. Rosario Panzariello" w:date="2026-09-28T20:05:00Z" w16du:dateUtc="2026-09-28T18:05:00Z">
                  <w:rPr>
                    <w:noProof/>
                    <w:webHidden/>
                  </w:rPr>
                </w:rPrChange>
              </w:rPr>
              <w:fldChar w:fldCharType="begin"/>
            </w:r>
            <w:r w:rsidRPr="000A1D2D">
              <w:rPr>
                <w:rFonts w:asciiTheme="majorHAnsi" w:hAnsiTheme="majorHAnsi"/>
                <w:noProof/>
                <w:webHidden/>
                <w:rPrChange w:id="147" w:author="Avv. Rosario Panzariello" w:date="2026-09-28T20:05:00Z" w16du:dateUtc="2026-09-28T18:05:00Z">
                  <w:rPr>
                    <w:noProof/>
                    <w:webHidden/>
                  </w:rPr>
                </w:rPrChange>
              </w:rPr>
              <w:instrText xml:space="preserve"> PAGEREF _Toc241518312 \h </w:instrText>
            </w:r>
            <w:r w:rsidRPr="000A1D2D">
              <w:rPr>
                <w:rFonts w:asciiTheme="majorHAnsi" w:hAnsiTheme="majorHAnsi"/>
                <w:noProof/>
                <w:webHidden/>
                <w:rPrChange w:id="148" w:author="Avv. Rosario Panzariello" w:date="2026-09-28T20:05:00Z" w16du:dateUtc="2026-09-28T18:05:00Z">
                  <w:rPr>
                    <w:noProof/>
                    <w:webHidden/>
                  </w:rPr>
                </w:rPrChange>
              </w:rPr>
            </w:r>
            <w:r w:rsidRPr="000A1D2D">
              <w:rPr>
                <w:rFonts w:asciiTheme="majorHAnsi" w:hAnsiTheme="majorHAnsi"/>
                <w:noProof/>
                <w:webHidden/>
                <w:rPrChange w:id="149" w:author="Avv. Rosario Panzariello" w:date="2026-09-28T20:05:00Z" w16du:dateUtc="2026-09-28T18:05:00Z">
                  <w:rPr>
                    <w:noProof/>
                    <w:webHidden/>
                  </w:rPr>
                </w:rPrChange>
              </w:rPr>
              <w:fldChar w:fldCharType="separate"/>
            </w:r>
            <w:r w:rsidRPr="000A1D2D">
              <w:rPr>
                <w:rFonts w:asciiTheme="majorHAnsi" w:hAnsiTheme="majorHAnsi"/>
                <w:noProof/>
                <w:webHidden/>
                <w:rPrChange w:id="150" w:author="Avv. Rosario Panzariello" w:date="2026-09-28T20:05:00Z" w16du:dateUtc="2026-09-28T18:05:00Z">
                  <w:rPr>
                    <w:noProof/>
                    <w:webHidden/>
                  </w:rPr>
                </w:rPrChange>
              </w:rPr>
              <w:t>26</w:t>
            </w:r>
            <w:r w:rsidRPr="000A1D2D">
              <w:rPr>
                <w:rFonts w:asciiTheme="majorHAnsi" w:hAnsiTheme="majorHAnsi"/>
                <w:noProof/>
                <w:webHidden/>
                <w:rPrChange w:id="151"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152" w:author="Avv. Rosario Panzariello" w:date="2026-09-28T20:05:00Z" w16du:dateUtc="2026-09-28T18:05:00Z">
                  <w:rPr>
                    <w:rStyle w:val="Collegamentoipertestuale"/>
                    <w:noProof/>
                  </w:rPr>
                </w:rPrChange>
              </w:rPr>
              <w:fldChar w:fldCharType="end"/>
            </w:r>
          </w:ins>
        </w:p>
        <w:p w14:paraId="65FF54E1" w14:textId="3CBE986C" w:rsidR="00D90D9A" w:rsidRPr="000A1D2D" w:rsidRDefault="00D90D9A">
          <w:pPr>
            <w:pStyle w:val="Sommario1"/>
            <w:rPr>
              <w:ins w:id="153" w:author="Avv. Rosario Panzariello" w:date="2026-09-28T20:04:00Z" w16du:dateUtc="2026-09-28T18:04:00Z"/>
              <w:rFonts w:asciiTheme="majorHAnsi" w:eastAsiaTheme="minorEastAsia" w:hAnsiTheme="majorHAnsi"/>
              <w:noProof/>
              <w:lang w:eastAsia="it-IT"/>
              <w:rPrChange w:id="154" w:author="Avv. Rosario Panzariello" w:date="2026-09-28T20:05:00Z" w16du:dateUtc="2026-09-28T18:05:00Z">
                <w:rPr>
                  <w:ins w:id="155" w:author="Avv. Rosario Panzariello" w:date="2026-09-28T20:04:00Z" w16du:dateUtc="2026-09-28T18:04:00Z"/>
                  <w:rFonts w:eastAsiaTheme="minorEastAsia"/>
                  <w:noProof/>
                  <w:sz w:val="24"/>
                  <w:szCs w:val="24"/>
                  <w:lang w:eastAsia="it-IT"/>
                </w:rPr>
              </w:rPrChange>
            </w:rPr>
          </w:pPr>
          <w:ins w:id="156" w:author="Avv. Rosario Panzariello" w:date="2026-09-28T20:04:00Z" w16du:dateUtc="2026-09-28T18:04:00Z">
            <w:r w:rsidRPr="000A1D2D">
              <w:rPr>
                <w:rStyle w:val="Collegamentoipertestuale"/>
                <w:rFonts w:asciiTheme="majorHAnsi" w:hAnsiTheme="majorHAnsi"/>
                <w:noProof/>
                <w:rPrChange w:id="157"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158"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159" w:author="Avv. Rosario Panzariello" w:date="2026-09-28T20:05:00Z" w16du:dateUtc="2026-09-28T18:05:00Z">
                  <w:rPr>
                    <w:noProof/>
                  </w:rPr>
                </w:rPrChange>
              </w:rPr>
              <w:instrText>HYPERLINK \l "_Toc241518313"</w:instrText>
            </w:r>
            <w:r w:rsidRPr="000A1D2D">
              <w:rPr>
                <w:rStyle w:val="Collegamentoipertestuale"/>
                <w:rFonts w:asciiTheme="majorHAnsi" w:hAnsiTheme="majorHAnsi"/>
                <w:noProof/>
                <w:rPrChange w:id="160"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161"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162"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163" w:author="Avv. Rosario Panzariello" w:date="2026-09-28T20:05:00Z" w16du:dateUtc="2026-09-28T18:05:00Z">
                  <w:rPr>
                    <w:rStyle w:val="Collegamentoipertestuale"/>
                    <w:rFonts w:ascii="Verdana" w:hAnsi="Verdana"/>
                    <w:b/>
                    <w:bCs/>
                    <w:smallCaps/>
                    <w:noProof/>
                  </w:rPr>
                </w:rPrChange>
              </w:rPr>
              <w:t>8.</w:t>
            </w:r>
            <w:r w:rsidRPr="000A1D2D">
              <w:rPr>
                <w:rFonts w:asciiTheme="majorHAnsi" w:eastAsiaTheme="minorEastAsia" w:hAnsiTheme="majorHAnsi"/>
                <w:noProof/>
                <w:lang w:eastAsia="it-IT"/>
                <w:rPrChange w:id="164"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165" w:author="Avv. Rosario Panzariello" w:date="2026-09-28T20:05:00Z" w16du:dateUtc="2026-09-28T18:05:00Z">
                  <w:rPr>
                    <w:rStyle w:val="Collegamentoipertestuale"/>
                    <w:rFonts w:ascii="Verdana" w:hAnsi="Verdana"/>
                    <w:b/>
                    <w:bCs/>
                    <w:smallCaps/>
                    <w:noProof/>
                  </w:rPr>
                </w:rPrChange>
              </w:rPr>
              <w:t>Proposta di vendita di Veicoli in Asta e obblighi del Venditore.</w:t>
            </w:r>
            <w:r w:rsidRPr="000A1D2D">
              <w:rPr>
                <w:rFonts w:asciiTheme="majorHAnsi" w:hAnsiTheme="majorHAnsi"/>
                <w:noProof/>
                <w:webHidden/>
                <w:rPrChange w:id="166" w:author="Avv. Rosario Panzariello" w:date="2026-09-28T20:05:00Z" w16du:dateUtc="2026-09-28T18:05:00Z">
                  <w:rPr>
                    <w:noProof/>
                    <w:webHidden/>
                  </w:rPr>
                </w:rPrChange>
              </w:rPr>
              <w:tab/>
            </w:r>
            <w:r w:rsidRPr="000A1D2D">
              <w:rPr>
                <w:rFonts w:asciiTheme="majorHAnsi" w:hAnsiTheme="majorHAnsi"/>
                <w:noProof/>
                <w:webHidden/>
                <w:rPrChange w:id="167" w:author="Avv. Rosario Panzariello" w:date="2026-09-28T20:05:00Z" w16du:dateUtc="2026-09-28T18:05:00Z">
                  <w:rPr>
                    <w:noProof/>
                    <w:webHidden/>
                  </w:rPr>
                </w:rPrChange>
              </w:rPr>
              <w:fldChar w:fldCharType="begin"/>
            </w:r>
            <w:r w:rsidRPr="000A1D2D">
              <w:rPr>
                <w:rFonts w:asciiTheme="majorHAnsi" w:hAnsiTheme="majorHAnsi"/>
                <w:noProof/>
                <w:webHidden/>
                <w:rPrChange w:id="168" w:author="Avv. Rosario Panzariello" w:date="2026-09-28T20:05:00Z" w16du:dateUtc="2026-09-28T18:05:00Z">
                  <w:rPr>
                    <w:noProof/>
                    <w:webHidden/>
                  </w:rPr>
                </w:rPrChange>
              </w:rPr>
              <w:instrText xml:space="preserve"> PAGEREF _Toc241518313 \h </w:instrText>
            </w:r>
            <w:r w:rsidRPr="000A1D2D">
              <w:rPr>
                <w:rFonts w:asciiTheme="majorHAnsi" w:hAnsiTheme="majorHAnsi"/>
                <w:noProof/>
                <w:webHidden/>
                <w:rPrChange w:id="169" w:author="Avv. Rosario Panzariello" w:date="2026-09-28T20:05:00Z" w16du:dateUtc="2026-09-28T18:05:00Z">
                  <w:rPr>
                    <w:noProof/>
                    <w:webHidden/>
                  </w:rPr>
                </w:rPrChange>
              </w:rPr>
            </w:r>
            <w:r w:rsidRPr="000A1D2D">
              <w:rPr>
                <w:rFonts w:asciiTheme="majorHAnsi" w:hAnsiTheme="majorHAnsi"/>
                <w:noProof/>
                <w:webHidden/>
                <w:rPrChange w:id="170" w:author="Avv. Rosario Panzariello" w:date="2026-09-28T20:05:00Z" w16du:dateUtc="2026-09-28T18:05:00Z">
                  <w:rPr>
                    <w:noProof/>
                    <w:webHidden/>
                  </w:rPr>
                </w:rPrChange>
              </w:rPr>
              <w:fldChar w:fldCharType="separate"/>
            </w:r>
            <w:r w:rsidRPr="000A1D2D">
              <w:rPr>
                <w:rFonts w:asciiTheme="majorHAnsi" w:hAnsiTheme="majorHAnsi"/>
                <w:noProof/>
                <w:webHidden/>
                <w:rPrChange w:id="171" w:author="Avv. Rosario Panzariello" w:date="2026-09-28T20:05:00Z" w16du:dateUtc="2026-09-28T18:05:00Z">
                  <w:rPr>
                    <w:noProof/>
                    <w:webHidden/>
                  </w:rPr>
                </w:rPrChange>
              </w:rPr>
              <w:t>26</w:t>
            </w:r>
            <w:r w:rsidRPr="000A1D2D">
              <w:rPr>
                <w:rFonts w:asciiTheme="majorHAnsi" w:hAnsiTheme="majorHAnsi"/>
                <w:noProof/>
                <w:webHidden/>
                <w:rPrChange w:id="172"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173" w:author="Avv. Rosario Panzariello" w:date="2026-09-28T20:05:00Z" w16du:dateUtc="2026-09-28T18:05:00Z">
                  <w:rPr>
                    <w:rStyle w:val="Collegamentoipertestuale"/>
                    <w:noProof/>
                  </w:rPr>
                </w:rPrChange>
              </w:rPr>
              <w:fldChar w:fldCharType="end"/>
            </w:r>
          </w:ins>
        </w:p>
        <w:p w14:paraId="0F682637" w14:textId="14D7BBAE" w:rsidR="00D90D9A" w:rsidRPr="000A1D2D" w:rsidRDefault="00D90D9A">
          <w:pPr>
            <w:pStyle w:val="Sommario1"/>
            <w:rPr>
              <w:ins w:id="174" w:author="Avv. Rosario Panzariello" w:date="2026-09-28T20:04:00Z" w16du:dateUtc="2026-09-28T18:04:00Z"/>
              <w:rFonts w:asciiTheme="majorHAnsi" w:eastAsiaTheme="minorEastAsia" w:hAnsiTheme="majorHAnsi"/>
              <w:noProof/>
              <w:lang w:eastAsia="it-IT"/>
              <w:rPrChange w:id="175" w:author="Avv. Rosario Panzariello" w:date="2026-09-28T20:05:00Z" w16du:dateUtc="2026-09-28T18:05:00Z">
                <w:rPr>
                  <w:ins w:id="176" w:author="Avv. Rosario Panzariello" w:date="2026-09-28T20:04:00Z" w16du:dateUtc="2026-09-28T18:04:00Z"/>
                  <w:rFonts w:eastAsiaTheme="minorEastAsia"/>
                  <w:noProof/>
                  <w:sz w:val="24"/>
                  <w:szCs w:val="24"/>
                  <w:lang w:eastAsia="it-IT"/>
                </w:rPr>
              </w:rPrChange>
            </w:rPr>
          </w:pPr>
          <w:ins w:id="177" w:author="Avv. Rosario Panzariello" w:date="2026-09-28T20:04:00Z" w16du:dateUtc="2026-09-28T18:04:00Z">
            <w:r w:rsidRPr="000A1D2D">
              <w:rPr>
                <w:rStyle w:val="Collegamentoipertestuale"/>
                <w:rFonts w:asciiTheme="majorHAnsi" w:hAnsiTheme="majorHAnsi"/>
                <w:noProof/>
                <w:rPrChange w:id="178"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179"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180" w:author="Avv. Rosario Panzariello" w:date="2026-09-28T20:05:00Z" w16du:dateUtc="2026-09-28T18:05:00Z">
                  <w:rPr>
                    <w:noProof/>
                  </w:rPr>
                </w:rPrChange>
              </w:rPr>
              <w:instrText>HYPERLINK \l "_Toc241518314"</w:instrText>
            </w:r>
            <w:r w:rsidRPr="000A1D2D">
              <w:rPr>
                <w:rStyle w:val="Collegamentoipertestuale"/>
                <w:rFonts w:asciiTheme="majorHAnsi" w:hAnsiTheme="majorHAnsi"/>
                <w:noProof/>
                <w:rPrChange w:id="181"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182"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183"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184" w:author="Avv. Rosario Panzariello" w:date="2026-09-28T20:05:00Z" w16du:dateUtc="2026-09-28T18:05:00Z">
                  <w:rPr>
                    <w:rStyle w:val="Collegamentoipertestuale"/>
                    <w:rFonts w:ascii="Verdana" w:hAnsi="Verdana"/>
                    <w:b/>
                    <w:bCs/>
                    <w:smallCaps/>
                    <w:noProof/>
                  </w:rPr>
                </w:rPrChange>
              </w:rPr>
              <w:t>9.</w:t>
            </w:r>
            <w:r w:rsidRPr="000A1D2D">
              <w:rPr>
                <w:rFonts w:asciiTheme="majorHAnsi" w:eastAsiaTheme="minorEastAsia" w:hAnsiTheme="majorHAnsi"/>
                <w:noProof/>
                <w:lang w:eastAsia="it-IT"/>
                <w:rPrChange w:id="185"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186" w:author="Avv. Rosario Panzariello" w:date="2026-09-28T20:05:00Z" w16du:dateUtc="2026-09-28T18:05:00Z">
                  <w:rPr>
                    <w:rStyle w:val="Collegamentoipertestuale"/>
                    <w:rFonts w:ascii="Verdana" w:hAnsi="Verdana"/>
                    <w:b/>
                    <w:bCs/>
                    <w:smallCaps/>
                    <w:noProof/>
                  </w:rPr>
                </w:rPrChange>
              </w:rPr>
              <w:t>Eventi di vendita ed Inserzione.</w:t>
            </w:r>
            <w:r w:rsidRPr="000A1D2D">
              <w:rPr>
                <w:rFonts w:asciiTheme="majorHAnsi" w:hAnsiTheme="majorHAnsi"/>
                <w:noProof/>
                <w:webHidden/>
                <w:rPrChange w:id="187" w:author="Avv. Rosario Panzariello" w:date="2026-09-28T20:05:00Z" w16du:dateUtc="2026-09-28T18:05:00Z">
                  <w:rPr>
                    <w:noProof/>
                    <w:webHidden/>
                  </w:rPr>
                </w:rPrChange>
              </w:rPr>
              <w:tab/>
            </w:r>
            <w:r w:rsidRPr="000A1D2D">
              <w:rPr>
                <w:rFonts w:asciiTheme="majorHAnsi" w:hAnsiTheme="majorHAnsi"/>
                <w:noProof/>
                <w:webHidden/>
                <w:rPrChange w:id="188" w:author="Avv. Rosario Panzariello" w:date="2026-09-28T20:05:00Z" w16du:dateUtc="2026-09-28T18:05:00Z">
                  <w:rPr>
                    <w:noProof/>
                    <w:webHidden/>
                  </w:rPr>
                </w:rPrChange>
              </w:rPr>
              <w:fldChar w:fldCharType="begin"/>
            </w:r>
            <w:r w:rsidRPr="000A1D2D">
              <w:rPr>
                <w:rFonts w:asciiTheme="majorHAnsi" w:hAnsiTheme="majorHAnsi"/>
                <w:noProof/>
                <w:webHidden/>
                <w:rPrChange w:id="189" w:author="Avv. Rosario Panzariello" w:date="2026-09-28T20:05:00Z" w16du:dateUtc="2026-09-28T18:05:00Z">
                  <w:rPr>
                    <w:noProof/>
                    <w:webHidden/>
                  </w:rPr>
                </w:rPrChange>
              </w:rPr>
              <w:instrText xml:space="preserve"> PAGEREF _Toc241518314 \h </w:instrText>
            </w:r>
            <w:r w:rsidRPr="000A1D2D">
              <w:rPr>
                <w:rFonts w:asciiTheme="majorHAnsi" w:hAnsiTheme="majorHAnsi"/>
                <w:noProof/>
                <w:webHidden/>
                <w:rPrChange w:id="190" w:author="Avv. Rosario Panzariello" w:date="2026-09-28T20:05:00Z" w16du:dateUtc="2026-09-28T18:05:00Z">
                  <w:rPr>
                    <w:noProof/>
                    <w:webHidden/>
                  </w:rPr>
                </w:rPrChange>
              </w:rPr>
            </w:r>
            <w:r w:rsidRPr="000A1D2D">
              <w:rPr>
                <w:rFonts w:asciiTheme="majorHAnsi" w:hAnsiTheme="majorHAnsi"/>
                <w:noProof/>
                <w:webHidden/>
                <w:rPrChange w:id="191" w:author="Avv. Rosario Panzariello" w:date="2026-09-28T20:05:00Z" w16du:dateUtc="2026-09-28T18:05:00Z">
                  <w:rPr>
                    <w:noProof/>
                    <w:webHidden/>
                  </w:rPr>
                </w:rPrChange>
              </w:rPr>
              <w:fldChar w:fldCharType="separate"/>
            </w:r>
            <w:r w:rsidRPr="000A1D2D">
              <w:rPr>
                <w:rFonts w:asciiTheme="majorHAnsi" w:hAnsiTheme="majorHAnsi"/>
                <w:noProof/>
                <w:webHidden/>
                <w:rPrChange w:id="192" w:author="Avv. Rosario Panzariello" w:date="2026-09-28T20:05:00Z" w16du:dateUtc="2026-09-28T18:05:00Z">
                  <w:rPr>
                    <w:noProof/>
                    <w:webHidden/>
                  </w:rPr>
                </w:rPrChange>
              </w:rPr>
              <w:t>35</w:t>
            </w:r>
            <w:r w:rsidRPr="000A1D2D">
              <w:rPr>
                <w:rFonts w:asciiTheme="majorHAnsi" w:hAnsiTheme="majorHAnsi"/>
                <w:noProof/>
                <w:webHidden/>
                <w:rPrChange w:id="193"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194" w:author="Avv. Rosario Panzariello" w:date="2026-09-28T20:05:00Z" w16du:dateUtc="2026-09-28T18:05:00Z">
                  <w:rPr>
                    <w:rStyle w:val="Collegamentoipertestuale"/>
                    <w:noProof/>
                  </w:rPr>
                </w:rPrChange>
              </w:rPr>
              <w:fldChar w:fldCharType="end"/>
            </w:r>
          </w:ins>
        </w:p>
        <w:p w14:paraId="298EC3BB" w14:textId="61B2EB5E" w:rsidR="00D90D9A" w:rsidRPr="000A1D2D" w:rsidRDefault="00D90D9A">
          <w:pPr>
            <w:pStyle w:val="Sommario1"/>
            <w:rPr>
              <w:ins w:id="195" w:author="Avv. Rosario Panzariello" w:date="2026-09-28T20:04:00Z" w16du:dateUtc="2026-09-28T18:04:00Z"/>
              <w:rFonts w:asciiTheme="majorHAnsi" w:eastAsiaTheme="minorEastAsia" w:hAnsiTheme="majorHAnsi"/>
              <w:noProof/>
              <w:lang w:eastAsia="it-IT"/>
              <w:rPrChange w:id="196" w:author="Avv. Rosario Panzariello" w:date="2026-09-28T20:05:00Z" w16du:dateUtc="2026-09-28T18:05:00Z">
                <w:rPr>
                  <w:ins w:id="197" w:author="Avv. Rosario Panzariello" w:date="2026-09-28T20:04:00Z" w16du:dateUtc="2026-09-28T18:04:00Z"/>
                  <w:rFonts w:eastAsiaTheme="minorEastAsia"/>
                  <w:noProof/>
                  <w:sz w:val="24"/>
                  <w:szCs w:val="24"/>
                  <w:lang w:eastAsia="it-IT"/>
                </w:rPr>
              </w:rPrChange>
            </w:rPr>
          </w:pPr>
          <w:ins w:id="198" w:author="Avv. Rosario Panzariello" w:date="2026-09-28T20:04:00Z" w16du:dateUtc="2026-09-28T18:04:00Z">
            <w:r w:rsidRPr="000A1D2D">
              <w:rPr>
                <w:rStyle w:val="Collegamentoipertestuale"/>
                <w:rFonts w:asciiTheme="majorHAnsi" w:hAnsiTheme="majorHAnsi"/>
                <w:noProof/>
                <w:rPrChange w:id="199"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200"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201" w:author="Avv. Rosario Panzariello" w:date="2026-09-28T20:05:00Z" w16du:dateUtc="2026-09-28T18:05:00Z">
                  <w:rPr>
                    <w:noProof/>
                  </w:rPr>
                </w:rPrChange>
              </w:rPr>
              <w:instrText>HYPERLINK \l "_Toc241518315"</w:instrText>
            </w:r>
            <w:r w:rsidRPr="000A1D2D">
              <w:rPr>
                <w:rStyle w:val="Collegamentoipertestuale"/>
                <w:rFonts w:asciiTheme="majorHAnsi" w:hAnsiTheme="majorHAnsi"/>
                <w:noProof/>
                <w:rPrChange w:id="202"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203"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204"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205" w:author="Avv. Rosario Panzariello" w:date="2026-09-28T20:05:00Z" w16du:dateUtc="2026-09-28T18:05:00Z">
                  <w:rPr>
                    <w:rStyle w:val="Collegamentoipertestuale"/>
                    <w:rFonts w:ascii="Verdana" w:hAnsi="Verdana"/>
                    <w:b/>
                    <w:bCs/>
                    <w:smallCaps/>
                    <w:noProof/>
                  </w:rPr>
                </w:rPrChange>
              </w:rPr>
              <w:t>10.</w:t>
            </w:r>
            <w:r w:rsidRPr="000A1D2D">
              <w:rPr>
                <w:rFonts w:asciiTheme="majorHAnsi" w:eastAsiaTheme="minorEastAsia" w:hAnsiTheme="majorHAnsi"/>
                <w:noProof/>
                <w:lang w:eastAsia="it-IT"/>
                <w:rPrChange w:id="206"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207" w:author="Avv. Rosario Panzariello" w:date="2026-09-28T20:05:00Z" w16du:dateUtc="2026-09-28T18:05:00Z">
                  <w:rPr>
                    <w:rStyle w:val="Collegamentoipertestuale"/>
                    <w:rFonts w:ascii="Verdana" w:hAnsi="Verdana"/>
                    <w:b/>
                    <w:bCs/>
                    <w:smallCaps/>
                    <w:noProof/>
                  </w:rPr>
                </w:rPrChange>
              </w:rPr>
              <w:t>Offerte, negoziazione e Accordo vincolante.</w:t>
            </w:r>
            <w:r w:rsidRPr="000A1D2D">
              <w:rPr>
                <w:rFonts w:asciiTheme="majorHAnsi" w:hAnsiTheme="majorHAnsi"/>
                <w:noProof/>
                <w:webHidden/>
                <w:rPrChange w:id="208" w:author="Avv. Rosario Panzariello" w:date="2026-09-28T20:05:00Z" w16du:dateUtc="2026-09-28T18:05:00Z">
                  <w:rPr>
                    <w:noProof/>
                    <w:webHidden/>
                  </w:rPr>
                </w:rPrChange>
              </w:rPr>
              <w:tab/>
            </w:r>
            <w:r w:rsidRPr="000A1D2D">
              <w:rPr>
                <w:rFonts w:asciiTheme="majorHAnsi" w:hAnsiTheme="majorHAnsi"/>
                <w:noProof/>
                <w:webHidden/>
                <w:rPrChange w:id="209" w:author="Avv. Rosario Panzariello" w:date="2026-09-28T20:05:00Z" w16du:dateUtc="2026-09-28T18:05:00Z">
                  <w:rPr>
                    <w:noProof/>
                    <w:webHidden/>
                  </w:rPr>
                </w:rPrChange>
              </w:rPr>
              <w:fldChar w:fldCharType="begin"/>
            </w:r>
            <w:r w:rsidRPr="000A1D2D">
              <w:rPr>
                <w:rFonts w:asciiTheme="majorHAnsi" w:hAnsiTheme="majorHAnsi"/>
                <w:noProof/>
                <w:webHidden/>
                <w:rPrChange w:id="210" w:author="Avv. Rosario Panzariello" w:date="2026-09-28T20:05:00Z" w16du:dateUtc="2026-09-28T18:05:00Z">
                  <w:rPr>
                    <w:noProof/>
                    <w:webHidden/>
                  </w:rPr>
                </w:rPrChange>
              </w:rPr>
              <w:instrText xml:space="preserve"> PAGEREF _Toc241518315 \h </w:instrText>
            </w:r>
            <w:r w:rsidRPr="000A1D2D">
              <w:rPr>
                <w:rFonts w:asciiTheme="majorHAnsi" w:hAnsiTheme="majorHAnsi"/>
                <w:noProof/>
                <w:webHidden/>
                <w:rPrChange w:id="211" w:author="Avv. Rosario Panzariello" w:date="2026-09-28T20:05:00Z" w16du:dateUtc="2026-09-28T18:05:00Z">
                  <w:rPr>
                    <w:noProof/>
                    <w:webHidden/>
                  </w:rPr>
                </w:rPrChange>
              </w:rPr>
            </w:r>
            <w:r w:rsidRPr="000A1D2D">
              <w:rPr>
                <w:rFonts w:asciiTheme="majorHAnsi" w:hAnsiTheme="majorHAnsi"/>
                <w:noProof/>
                <w:webHidden/>
                <w:rPrChange w:id="212" w:author="Avv. Rosario Panzariello" w:date="2026-09-28T20:05:00Z" w16du:dateUtc="2026-09-28T18:05:00Z">
                  <w:rPr>
                    <w:noProof/>
                    <w:webHidden/>
                  </w:rPr>
                </w:rPrChange>
              </w:rPr>
              <w:fldChar w:fldCharType="separate"/>
            </w:r>
            <w:r w:rsidRPr="000A1D2D">
              <w:rPr>
                <w:rFonts w:asciiTheme="majorHAnsi" w:hAnsiTheme="majorHAnsi"/>
                <w:noProof/>
                <w:webHidden/>
                <w:rPrChange w:id="213" w:author="Avv. Rosario Panzariello" w:date="2026-09-28T20:05:00Z" w16du:dateUtc="2026-09-28T18:05:00Z">
                  <w:rPr>
                    <w:noProof/>
                    <w:webHidden/>
                  </w:rPr>
                </w:rPrChange>
              </w:rPr>
              <w:t>38</w:t>
            </w:r>
            <w:r w:rsidRPr="000A1D2D">
              <w:rPr>
                <w:rFonts w:asciiTheme="majorHAnsi" w:hAnsiTheme="majorHAnsi"/>
                <w:noProof/>
                <w:webHidden/>
                <w:rPrChange w:id="214"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215" w:author="Avv. Rosario Panzariello" w:date="2026-09-28T20:05:00Z" w16du:dateUtc="2026-09-28T18:05:00Z">
                  <w:rPr>
                    <w:rStyle w:val="Collegamentoipertestuale"/>
                    <w:noProof/>
                  </w:rPr>
                </w:rPrChange>
              </w:rPr>
              <w:fldChar w:fldCharType="end"/>
            </w:r>
          </w:ins>
        </w:p>
        <w:p w14:paraId="64F795CD" w14:textId="1546D365" w:rsidR="00D90D9A" w:rsidRPr="000A1D2D" w:rsidRDefault="00D90D9A">
          <w:pPr>
            <w:pStyle w:val="Sommario1"/>
            <w:rPr>
              <w:ins w:id="216" w:author="Avv. Rosario Panzariello" w:date="2026-09-28T20:04:00Z" w16du:dateUtc="2026-09-28T18:04:00Z"/>
              <w:rFonts w:asciiTheme="majorHAnsi" w:eastAsiaTheme="minorEastAsia" w:hAnsiTheme="majorHAnsi"/>
              <w:noProof/>
              <w:lang w:eastAsia="it-IT"/>
              <w:rPrChange w:id="217" w:author="Avv. Rosario Panzariello" w:date="2026-09-28T20:05:00Z" w16du:dateUtc="2026-09-28T18:05:00Z">
                <w:rPr>
                  <w:ins w:id="218" w:author="Avv. Rosario Panzariello" w:date="2026-09-28T20:04:00Z" w16du:dateUtc="2026-09-28T18:04:00Z"/>
                  <w:rFonts w:eastAsiaTheme="minorEastAsia"/>
                  <w:noProof/>
                  <w:sz w:val="24"/>
                  <w:szCs w:val="24"/>
                  <w:lang w:eastAsia="it-IT"/>
                </w:rPr>
              </w:rPrChange>
            </w:rPr>
          </w:pPr>
          <w:ins w:id="219" w:author="Avv. Rosario Panzariello" w:date="2026-09-28T20:04:00Z" w16du:dateUtc="2026-09-28T18:04:00Z">
            <w:r w:rsidRPr="000A1D2D">
              <w:rPr>
                <w:rStyle w:val="Collegamentoipertestuale"/>
                <w:rFonts w:asciiTheme="majorHAnsi" w:hAnsiTheme="majorHAnsi"/>
                <w:noProof/>
                <w:rPrChange w:id="220"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221"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222" w:author="Avv. Rosario Panzariello" w:date="2026-09-28T20:05:00Z" w16du:dateUtc="2026-09-28T18:05:00Z">
                  <w:rPr>
                    <w:noProof/>
                  </w:rPr>
                </w:rPrChange>
              </w:rPr>
              <w:instrText>HYPERLINK \l "_Toc241518316"</w:instrText>
            </w:r>
            <w:r w:rsidRPr="000A1D2D">
              <w:rPr>
                <w:rStyle w:val="Collegamentoipertestuale"/>
                <w:rFonts w:asciiTheme="majorHAnsi" w:hAnsiTheme="majorHAnsi"/>
                <w:noProof/>
                <w:rPrChange w:id="223"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224"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225"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226" w:author="Avv. Rosario Panzariello" w:date="2026-09-28T20:05:00Z" w16du:dateUtc="2026-09-28T18:05:00Z">
                  <w:rPr>
                    <w:rStyle w:val="Collegamentoipertestuale"/>
                    <w:rFonts w:ascii="Verdana" w:hAnsi="Verdana"/>
                    <w:b/>
                    <w:bCs/>
                    <w:smallCaps/>
                    <w:noProof/>
                  </w:rPr>
                </w:rPrChange>
              </w:rPr>
              <w:t>11.</w:t>
            </w:r>
            <w:r w:rsidRPr="000A1D2D">
              <w:rPr>
                <w:rFonts w:asciiTheme="majorHAnsi" w:eastAsiaTheme="minorEastAsia" w:hAnsiTheme="majorHAnsi"/>
                <w:noProof/>
                <w:lang w:eastAsia="it-IT"/>
                <w:rPrChange w:id="227"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228" w:author="Avv. Rosario Panzariello" w:date="2026-09-28T20:05:00Z" w16du:dateUtc="2026-09-28T18:05:00Z">
                  <w:rPr>
                    <w:rStyle w:val="Collegamentoipertestuale"/>
                    <w:rFonts w:ascii="Verdana" w:hAnsi="Verdana"/>
                    <w:b/>
                    <w:bCs/>
                    <w:smallCaps/>
                    <w:noProof/>
                  </w:rPr>
                </w:rPrChange>
              </w:rPr>
              <w:t>Stato Opzionato, Proforma e Termine di pagamento.</w:t>
            </w:r>
            <w:r w:rsidRPr="000A1D2D">
              <w:rPr>
                <w:rFonts w:asciiTheme="majorHAnsi" w:hAnsiTheme="majorHAnsi"/>
                <w:noProof/>
                <w:webHidden/>
                <w:rPrChange w:id="229" w:author="Avv. Rosario Panzariello" w:date="2026-09-28T20:05:00Z" w16du:dateUtc="2026-09-28T18:05:00Z">
                  <w:rPr>
                    <w:noProof/>
                    <w:webHidden/>
                  </w:rPr>
                </w:rPrChange>
              </w:rPr>
              <w:tab/>
            </w:r>
            <w:r w:rsidRPr="000A1D2D">
              <w:rPr>
                <w:rFonts w:asciiTheme="majorHAnsi" w:hAnsiTheme="majorHAnsi"/>
                <w:noProof/>
                <w:webHidden/>
                <w:rPrChange w:id="230" w:author="Avv. Rosario Panzariello" w:date="2026-09-28T20:05:00Z" w16du:dateUtc="2026-09-28T18:05:00Z">
                  <w:rPr>
                    <w:noProof/>
                    <w:webHidden/>
                  </w:rPr>
                </w:rPrChange>
              </w:rPr>
              <w:fldChar w:fldCharType="begin"/>
            </w:r>
            <w:r w:rsidRPr="000A1D2D">
              <w:rPr>
                <w:rFonts w:asciiTheme="majorHAnsi" w:hAnsiTheme="majorHAnsi"/>
                <w:noProof/>
                <w:webHidden/>
                <w:rPrChange w:id="231" w:author="Avv. Rosario Panzariello" w:date="2026-09-28T20:05:00Z" w16du:dateUtc="2026-09-28T18:05:00Z">
                  <w:rPr>
                    <w:noProof/>
                    <w:webHidden/>
                  </w:rPr>
                </w:rPrChange>
              </w:rPr>
              <w:instrText xml:space="preserve"> PAGEREF _Toc241518316 \h </w:instrText>
            </w:r>
            <w:r w:rsidRPr="000A1D2D">
              <w:rPr>
                <w:rFonts w:asciiTheme="majorHAnsi" w:hAnsiTheme="majorHAnsi"/>
                <w:noProof/>
                <w:webHidden/>
                <w:rPrChange w:id="232" w:author="Avv. Rosario Panzariello" w:date="2026-09-28T20:05:00Z" w16du:dateUtc="2026-09-28T18:05:00Z">
                  <w:rPr>
                    <w:noProof/>
                    <w:webHidden/>
                  </w:rPr>
                </w:rPrChange>
              </w:rPr>
            </w:r>
            <w:r w:rsidRPr="000A1D2D">
              <w:rPr>
                <w:rFonts w:asciiTheme="majorHAnsi" w:hAnsiTheme="majorHAnsi"/>
                <w:noProof/>
                <w:webHidden/>
                <w:rPrChange w:id="233" w:author="Avv. Rosario Panzariello" w:date="2026-09-28T20:05:00Z" w16du:dateUtc="2026-09-28T18:05:00Z">
                  <w:rPr>
                    <w:noProof/>
                    <w:webHidden/>
                  </w:rPr>
                </w:rPrChange>
              </w:rPr>
              <w:fldChar w:fldCharType="separate"/>
            </w:r>
            <w:r w:rsidRPr="000A1D2D">
              <w:rPr>
                <w:rFonts w:asciiTheme="majorHAnsi" w:hAnsiTheme="majorHAnsi"/>
                <w:noProof/>
                <w:webHidden/>
                <w:rPrChange w:id="234" w:author="Avv. Rosario Panzariello" w:date="2026-09-28T20:05:00Z" w16du:dateUtc="2026-09-28T18:05:00Z">
                  <w:rPr>
                    <w:noProof/>
                    <w:webHidden/>
                  </w:rPr>
                </w:rPrChange>
              </w:rPr>
              <w:t>42</w:t>
            </w:r>
            <w:r w:rsidRPr="000A1D2D">
              <w:rPr>
                <w:rFonts w:asciiTheme="majorHAnsi" w:hAnsiTheme="majorHAnsi"/>
                <w:noProof/>
                <w:webHidden/>
                <w:rPrChange w:id="235"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236" w:author="Avv. Rosario Panzariello" w:date="2026-09-28T20:05:00Z" w16du:dateUtc="2026-09-28T18:05:00Z">
                  <w:rPr>
                    <w:rStyle w:val="Collegamentoipertestuale"/>
                    <w:noProof/>
                  </w:rPr>
                </w:rPrChange>
              </w:rPr>
              <w:fldChar w:fldCharType="end"/>
            </w:r>
          </w:ins>
        </w:p>
        <w:p w14:paraId="093AD482" w14:textId="042B0BB5" w:rsidR="00D90D9A" w:rsidRPr="000A1D2D" w:rsidRDefault="00D90D9A">
          <w:pPr>
            <w:pStyle w:val="Sommario1"/>
            <w:rPr>
              <w:ins w:id="237" w:author="Avv. Rosario Panzariello" w:date="2026-09-28T20:04:00Z" w16du:dateUtc="2026-09-28T18:04:00Z"/>
              <w:rFonts w:asciiTheme="majorHAnsi" w:eastAsiaTheme="minorEastAsia" w:hAnsiTheme="majorHAnsi"/>
              <w:noProof/>
              <w:lang w:eastAsia="it-IT"/>
              <w:rPrChange w:id="238" w:author="Avv. Rosario Panzariello" w:date="2026-09-28T20:05:00Z" w16du:dateUtc="2026-09-28T18:05:00Z">
                <w:rPr>
                  <w:ins w:id="239" w:author="Avv. Rosario Panzariello" w:date="2026-09-28T20:04:00Z" w16du:dateUtc="2026-09-28T18:04:00Z"/>
                  <w:rFonts w:eastAsiaTheme="minorEastAsia"/>
                  <w:noProof/>
                  <w:sz w:val="24"/>
                  <w:szCs w:val="24"/>
                  <w:lang w:eastAsia="it-IT"/>
                </w:rPr>
              </w:rPrChange>
            </w:rPr>
          </w:pPr>
          <w:ins w:id="240" w:author="Avv. Rosario Panzariello" w:date="2026-09-28T20:04:00Z" w16du:dateUtc="2026-09-28T18:04:00Z">
            <w:r w:rsidRPr="000A1D2D">
              <w:rPr>
                <w:rStyle w:val="Collegamentoipertestuale"/>
                <w:rFonts w:asciiTheme="majorHAnsi" w:hAnsiTheme="majorHAnsi"/>
                <w:noProof/>
                <w:rPrChange w:id="241"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242"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243" w:author="Avv. Rosario Panzariello" w:date="2026-09-28T20:05:00Z" w16du:dateUtc="2026-09-28T18:05:00Z">
                  <w:rPr>
                    <w:noProof/>
                  </w:rPr>
                </w:rPrChange>
              </w:rPr>
              <w:instrText>HYPERLINK \l "_Toc241518317"</w:instrText>
            </w:r>
            <w:r w:rsidRPr="000A1D2D">
              <w:rPr>
                <w:rStyle w:val="Collegamentoipertestuale"/>
                <w:rFonts w:asciiTheme="majorHAnsi" w:hAnsiTheme="majorHAnsi"/>
                <w:noProof/>
                <w:rPrChange w:id="244"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245"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246"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247" w:author="Avv. Rosario Panzariello" w:date="2026-09-28T20:05:00Z" w16du:dateUtc="2026-09-28T18:05:00Z">
                  <w:rPr>
                    <w:rStyle w:val="Collegamentoipertestuale"/>
                    <w:rFonts w:ascii="Verdana" w:hAnsi="Verdana"/>
                    <w:b/>
                    <w:bCs/>
                    <w:smallCaps/>
                    <w:noProof/>
                  </w:rPr>
                </w:rPrChange>
              </w:rPr>
              <w:t>12.</w:t>
            </w:r>
            <w:r w:rsidRPr="000A1D2D">
              <w:rPr>
                <w:rFonts w:asciiTheme="majorHAnsi" w:eastAsiaTheme="minorEastAsia" w:hAnsiTheme="majorHAnsi"/>
                <w:noProof/>
                <w:lang w:eastAsia="it-IT"/>
                <w:rPrChange w:id="248"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249" w:author="Avv. Rosario Panzariello" w:date="2026-09-28T20:05:00Z" w16du:dateUtc="2026-09-28T18:05:00Z">
                  <w:rPr>
                    <w:rStyle w:val="Collegamentoipertestuale"/>
                    <w:rFonts w:ascii="Verdana" w:hAnsi="Verdana"/>
                    <w:b/>
                    <w:bCs/>
                    <w:smallCaps/>
                    <w:noProof/>
                  </w:rPr>
                </w:rPrChange>
              </w:rPr>
              <w:t>Pagamento, Aggiudicazione definitiva nelle Aste, ritardo e Annullamento della vendita.</w:t>
            </w:r>
            <w:r w:rsidRPr="000A1D2D">
              <w:rPr>
                <w:rFonts w:asciiTheme="majorHAnsi" w:hAnsiTheme="majorHAnsi"/>
                <w:noProof/>
                <w:webHidden/>
                <w:rPrChange w:id="250" w:author="Avv. Rosario Panzariello" w:date="2026-09-28T20:05:00Z" w16du:dateUtc="2026-09-28T18:05:00Z">
                  <w:rPr>
                    <w:noProof/>
                    <w:webHidden/>
                  </w:rPr>
                </w:rPrChange>
              </w:rPr>
              <w:tab/>
            </w:r>
            <w:r w:rsidRPr="000A1D2D">
              <w:rPr>
                <w:rFonts w:asciiTheme="majorHAnsi" w:hAnsiTheme="majorHAnsi"/>
                <w:noProof/>
                <w:webHidden/>
                <w:rPrChange w:id="251" w:author="Avv. Rosario Panzariello" w:date="2026-09-28T20:05:00Z" w16du:dateUtc="2026-09-28T18:05:00Z">
                  <w:rPr>
                    <w:noProof/>
                    <w:webHidden/>
                  </w:rPr>
                </w:rPrChange>
              </w:rPr>
              <w:fldChar w:fldCharType="begin"/>
            </w:r>
            <w:r w:rsidRPr="000A1D2D">
              <w:rPr>
                <w:rFonts w:asciiTheme="majorHAnsi" w:hAnsiTheme="majorHAnsi"/>
                <w:noProof/>
                <w:webHidden/>
                <w:rPrChange w:id="252" w:author="Avv. Rosario Panzariello" w:date="2026-09-28T20:05:00Z" w16du:dateUtc="2026-09-28T18:05:00Z">
                  <w:rPr>
                    <w:noProof/>
                    <w:webHidden/>
                  </w:rPr>
                </w:rPrChange>
              </w:rPr>
              <w:instrText xml:space="preserve"> PAGEREF _Toc241518317 \h </w:instrText>
            </w:r>
            <w:r w:rsidRPr="000A1D2D">
              <w:rPr>
                <w:rFonts w:asciiTheme="majorHAnsi" w:hAnsiTheme="majorHAnsi"/>
                <w:noProof/>
                <w:webHidden/>
                <w:rPrChange w:id="253" w:author="Avv. Rosario Panzariello" w:date="2026-09-28T20:05:00Z" w16du:dateUtc="2026-09-28T18:05:00Z">
                  <w:rPr>
                    <w:noProof/>
                    <w:webHidden/>
                  </w:rPr>
                </w:rPrChange>
              </w:rPr>
            </w:r>
            <w:r w:rsidRPr="000A1D2D">
              <w:rPr>
                <w:rFonts w:asciiTheme="majorHAnsi" w:hAnsiTheme="majorHAnsi"/>
                <w:noProof/>
                <w:webHidden/>
                <w:rPrChange w:id="254" w:author="Avv. Rosario Panzariello" w:date="2026-09-28T20:05:00Z" w16du:dateUtc="2026-09-28T18:05:00Z">
                  <w:rPr>
                    <w:noProof/>
                    <w:webHidden/>
                  </w:rPr>
                </w:rPrChange>
              </w:rPr>
              <w:fldChar w:fldCharType="separate"/>
            </w:r>
            <w:r w:rsidRPr="000A1D2D">
              <w:rPr>
                <w:rFonts w:asciiTheme="majorHAnsi" w:hAnsiTheme="majorHAnsi"/>
                <w:noProof/>
                <w:webHidden/>
                <w:rPrChange w:id="255" w:author="Avv. Rosario Panzariello" w:date="2026-09-28T20:05:00Z" w16du:dateUtc="2026-09-28T18:05:00Z">
                  <w:rPr>
                    <w:noProof/>
                    <w:webHidden/>
                  </w:rPr>
                </w:rPrChange>
              </w:rPr>
              <w:t>45</w:t>
            </w:r>
            <w:r w:rsidRPr="000A1D2D">
              <w:rPr>
                <w:rFonts w:asciiTheme="majorHAnsi" w:hAnsiTheme="majorHAnsi"/>
                <w:noProof/>
                <w:webHidden/>
                <w:rPrChange w:id="256"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257" w:author="Avv. Rosario Panzariello" w:date="2026-09-28T20:05:00Z" w16du:dateUtc="2026-09-28T18:05:00Z">
                  <w:rPr>
                    <w:rStyle w:val="Collegamentoipertestuale"/>
                    <w:noProof/>
                  </w:rPr>
                </w:rPrChange>
              </w:rPr>
              <w:fldChar w:fldCharType="end"/>
            </w:r>
          </w:ins>
        </w:p>
        <w:p w14:paraId="30F73C72" w14:textId="2351388A" w:rsidR="00D90D9A" w:rsidRPr="000A1D2D" w:rsidRDefault="00D90D9A">
          <w:pPr>
            <w:pStyle w:val="Sommario1"/>
            <w:rPr>
              <w:ins w:id="258" w:author="Avv. Rosario Panzariello" w:date="2026-09-28T20:04:00Z" w16du:dateUtc="2026-09-28T18:04:00Z"/>
              <w:rFonts w:asciiTheme="majorHAnsi" w:eastAsiaTheme="minorEastAsia" w:hAnsiTheme="majorHAnsi"/>
              <w:noProof/>
              <w:lang w:eastAsia="it-IT"/>
              <w:rPrChange w:id="259" w:author="Avv. Rosario Panzariello" w:date="2026-09-28T20:05:00Z" w16du:dateUtc="2026-09-28T18:05:00Z">
                <w:rPr>
                  <w:ins w:id="260" w:author="Avv. Rosario Panzariello" w:date="2026-09-28T20:04:00Z" w16du:dateUtc="2026-09-28T18:04:00Z"/>
                  <w:rFonts w:eastAsiaTheme="minorEastAsia"/>
                  <w:noProof/>
                  <w:sz w:val="24"/>
                  <w:szCs w:val="24"/>
                  <w:lang w:eastAsia="it-IT"/>
                </w:rPr>
              </w:rPrChange>
            </w:rPr>
          </w:pPr>
          <w:ins w:id="261" w:author="Avv. Rosario Panzariello" w:date="2026-09-28T20:04:00Z" w16du:dateUtc="2026-09-28T18:04:00Z">
            <w:r w:rsidRPr="000A1D2D">
              <w:rPr>
                <w:rStyle w:val="Collegamentoipertestuale"/>
                <w:rFonts w:asciiTheme="majorHAnsi" w:hAnsiTheme="majorHAnsi"/>
                <w:noProof/>
                <w:rPrChange w:id="262"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263"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264" w:author="Avv. Rosario Panzariello" w:date="2026-09-28T20:05:00Z" w16du:dateUtc="2026-09-28T18:05:00Z">
                  <w:rPr>
                    <w:noProof/>
                  </w:rPr>
                </w:rPrChange>
              </w:rPr>
              <w:instrText>HYPERLINK \l "_Toc241518318"</w:instrText>
            </w:r>
            <w:r w:rsidRPr="000A1D2D">
              <w:rPr>
                <w:rStyle w:val="Collegamentoipertestuale"/>
                <w:rFonts w:asciiTheme="majorHAnsi" w:hAnsiTheme="majorHAnsi"/>
                <w:noProof/>
                <w:rPrChange w:id="265"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266"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267"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268" w:author="Avv. Rosario Panzariello" w:date="2026-09-28T20:05:00Z" w16du:dateUtc="2026-09-28T18:05:00Z">
                  <w:rPr>
                    <w:rStyle w:val="Collegamentoipertestuale"/>
                    <w:rFonts w:ascii="Verdana" w:hAnsi="Verdana"/>
                    <w:b/>
                    <w:bCs/>
                    <w:smallCaps/>
                    <w:noProof/>
                  </w:rPr>
                </w:rPrChange>
              </w:rPr>
              <w:t>13.</w:t>
            </w:r>
            <w:r w:rsidRPr="000A1D2D">
              <w:rPr>
                <w:rFonts w:asciiTheme="majorHAnsi" w:eastAsiaTheme="minorEastAsia" w:hAnsiTheme="majorHAnsi"/>
                <w:noProof/>
                <w:lang w:eastAsia="it-IT"/>
                <w:rPrChange w:id="269"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270" w:author="Avv. Rosario Panzariello" w:date="2026-09-28T20:05:00Z" w16du:dateUtc="2026-09-28T18:05:00Z">
                  <w:rPr>
                    <w:rStyle w:val="Collegamentoipertestuale"/>
                    <w:rFonts w:ascii="Verdana" w:hAnsi="Verdana"/>
                    <w:b/>
                    <w:bCs/>
                    <w:smallCaps/>
                    <w:noProof/>
                  </w:rPr>
                </w:rPrChange>
              </w:rPr>
              <w:t>Vendita differita: pagamento anticipato e Veicolo temporaneamente in uso presso il Venditore.</w:t>
            </w:r>
            <w:r w:rsidRPr="000A1D2D">
              <w:rPr>
                <w:rFonts w:asciiTheme="majorHAnsi" w:hAnsiTheme="majorHAnsi"/>
                <w:noProof/>
                <w:webHidden/>
                <w:rPrChange w:id="271" w:author="Avv. Rosario Panzariello" w:date="2026-09-28T20:05:00Z" w16du:dateUtc="2026-09-28T18:05:00Z">
                  <w:rPr>
                    <w:noProof/>
                    <w:webHidden/>
                  </w:rPr>
                </w:rPrChange>
              </w:rPr>
              <w:tab/>
            </w:r>
            <w:r w:rsidRPr="000A1D2D">
              <w:rPr>
                <w:rFonts w:asciiTheme="majorHAnsi" w:hAnsiTheme="majorHAnsi"/>
                <w:noProof/>
                <w:webHidden/>
                <w:rPrChange w:id="272" w:author="Avv. Rosario Panzariello" w:date="2026-09-28T20:05:00Z" w16du:dateUtc="2026-09-28T18:05:00Z">
                  <w:rPr>
                    <w:noProof/>
                    <w:webHidden/>
                  </w:rPr>
                </w:rPrChange>
              </w:rPr>
              <w:fldChar w:fldCharType="begin"/>
            </w:r>
            <w:r w:rsidRPr="000A1D2D">
              <w:rPr>
                <w:rFonts w:asciiTheme="majorHAnsi" w:hAnsiTheme="majorHAnsi"/>
                <w:noProof/>
                <w:webHidden/>
                <w:rPrChange w:id="273" w:author="Avv. Rosario Panzariello" w:date="2026-09-28T20:05:00Z" w16du:dateUtc="2026-09-28T18:05:00Z">
                  <w:rPr>
                    <w:noProof/>
                    <w:webHidden/>
                  </w:rPr>
                </w:rPrChange>
              </w:rPr>
              <w:instrText xml:space="preserve"> PAGEREF _Toc241518318 \h </w:instrText>
            </w:r>
            <w:r w:rsidRPr="000A1D2D">
              <w:rPr>
                <w:rFonts w:asciiTheme="majorHAnsi" w:hAnsiTheme="majorHAnsi"/>
                <w:noProof/>
                <w:webHidden/>
                <w:rPrChange w:id="274" w:author="Avv. Rosario Panzariello" w:date="2026-09-28T20:05:00Z" w16du:dateUtc="2026-09-28T18:05:00Z">
                  <w:rPr>
                    <w:noProof/>
                    <w:webHidden/>
                  </w:rPr>
                </w:rPrChange>
              </w:rPr>
            </w:r>
            <w:r w:rsidRPr="000A1D2D">
              <w:rPr>
                <w:rFonts w:asciiTheme="majorHAnsi" w:hAnsiTheme="majorHAnsi"/>
                <w:noProof/>
                <w:webHidden/>
                <w:rPrChange w:id="275" w:author="Avv. Rosario Panzariello" w:date="2026-09-28T20:05:00Z" w16du:dateUtc="2026-09-28T18:05:00Z">
                  <w:rPr>
                    <w:noProof/>
                    <w:webHidden/>
                  </w:rPr>
                </w:rPrChange>
              </w:rPr>
              <w:fldChar w:fldCharType="separate"/>
            </w:r>
            <w:r w:rsidRPr="000A1D2D">
              <w:rPr>
                <w:rFonts w:asciiTheme="majorHAnsi" w:hAnsiTheme="majorHAnsi"/>
                <w:noProof/>
                <w:webHidden/>
                <w:rPrChange w:id="276" w:author="Avv. Rosario Panzariello" w:date="2026-09-28T20:05:00Z" w16du:dateUtc="2026-09-28T18:05:00Z">
                  <w:rPr>
                    <w:noProof/>
                    <w:webHidden/>
                  </w:rPr>
                </w:rPrChange>
              </w:rPr>
              <w:t>50</w:t>
            </w:r>
            <w:r w:rsidRPr="000A1D2D">
              <w:rPr>
                <w:rFonts w:asciiTheme="majorHAnsi" w:hAnsiTheme="majorHAnsi"/>
                <w:noProof/>
                <w:webHidden/>
                <w:rPrChange w:id="277"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278" w:author="Avv. Rosario Panzariello" w:date="2026-09-28T20:05:00Z" w16du:dateUtc="2026-09-28T18:05:00Z">
                  <w:rPr>
                    <w:rStyle w:val="Collegamentoipertestuale"/>
                    <w:noProof/>
                  </w:rPr>
                </w:rPrChange>
              </w:rPr>
              <w:fldChar w:fldCharType="end"/>
            </w:r>
          </w:ins>
        </w:p>
        <w:p w14:paraId="17D6A441" w14:textId="66A75D3D" w:rsidR="00D90D9A" w:rsidRPr="000A1D2D" w:rsidRDefault="00D90D9A">
          <w:pPr>
            <w:pStyle w:val="Sommario1"/>
            <w:rPr>
              <w:ins w:id="279" w:author="Avv. Rosario Panzariello" w:date="2026-09-28T20:04:00Z" w16du:dateUtc="2026-09-28T18:04:00Z"/>
              <w:rFonts w:asciiTheme="majorHAnsi" w:eastAsiaTheme="minorEastAsia" w:hAnsiTheme="majorHAnsi"/>
              <w:noProof/>
              <w:lang w:eastAsia="it-IT"/>
              <w:rPrChange w:id="280" w:author="Avv. Rosario Panzariello" w:date="2026-09-28T20:05:00Z" w16du:dateUtc="2026-09-28T18:05:00Z">
                <w:rPr>
                  <w:ins w:id="281" w:author="Avv. Rosario Panzariello" w:date="2026-09-28T20:04:00Z" w16du:dateUtc="2026-09-28T18:04:00Z"/>
                  <w:rFonts w:eastAsiaTheme="minorEastAsia"/>
                  <w:noProof/>
                  <w:sz w:val="24"/>
                  <w:szCs w:val="24"/>
                  <w:lang w:eastAsia="it-IT"/>
                </w:rPr>
              </w:rPrChange>
            </w:rPr>
          </w:pPr>
          <w:ins w:id="282" w:author="Avv. Rosario Panzariello" w:date="2026-09-28T20:04:00Z" w16du:dateUtc="2026-09-28T18:04:00Z">
            <w:r w:rsidRPr="000A1D2D">
              <w:rPr>
                <w:rStyle w:val="Collegamentoipertestuale"/>
                <w:rFonts w:asciiTheme="majorHAnsi" w:hAnsiTheme="majorHAnsi"/>
                <w:noProof/>
                <w:rPrChange w:id="283"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284"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285" w:author="Avv. Rosario Panzariello" w:date="2026-09-28T20:05:00Z" w16du:dateUtc="2026-09-28T18:05:00Z">
                  <w:rPr>
                    <w:noProof/>
                  </w:rPr>
                </w:rPrChange>
              </w:rPr>
              <w:instrText>HYPERLINK \l "_Toc241518319"</w:instrText>
            </w:r>
            <w:r w:rsidRPr="000A1D2D">
              <w:rPr>
                <w:rStyle w:val="Collegamentoipertestuale"/>
                <w:rFonts w:asciiTheme="majorHAnsi" w:hAnsiTheme="majorHAnsi"/>
                <w:noProof/>
                <w:rPrChange w:id="286"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287"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288"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289" w:author="Avv. Rosario Panzariello" w:date="2026-09-28T20:05:00Z" w16du:dateUtc="2026-09-28T18:05:00Z">
                  <w:rPr>
                    <w:rStyle w:val="Collegamentoipertestuale"/>
                    <w:rFonts w:ascii="Verdana" w:hAnsi="Verdana"/>
                    <w:b/>
                    <w:bCs/>
                    <w:smallCaps/>
                    <w:noProof/>
                  </w:rPr>
                </w:rPrChange>
              </w:rPr>
              <w:t>14.</w:t>
            </w:r>
            <w:r w:rsidRPr="000A1D2D">
              <w:rPr>
                <w:rFonts w:asciiTheme="majorHAnsi" w:eastAsiaTheme="minorEastAsia" w:hAnsiTheme="majorHAnsi"/>
                <w:noProof/>
                <w:lang w:eastAsia="it-IT"/>
                <w:rPrChange w:id="290"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291" w:author="Avv. Rosario Panzariello" w:date="2026-09-28T20:05:00Z" w16du:dateUtc="2026-09-28T18:05:00Z">
                  <w:rPr>
                    <w:rStyle w:val="Collegamentoipertestuale"/>
                    <w:rFonts w:ascii="Verdana" w:hAnsi="Verdana"/>
                    <w:b/>
                    <w:bCs/>
                    <w:smallCaps/>
                    <w:noProof/>
                  </w:rPr>
                </w:rPrChange>
              </w:rPr>
              <w:t>Annullamento della vendita: disciplina generale e riduzione dell’oggetto.</w:t>
            </w:r>
            <w:r w:rsidRPr="000A1D2D">
              <w:rPr>
                <w:rFonts w:asciiTheme="majorHAnsi" w:hAnsiTheme="majorHAnsi"/>
                <w:noProof/>
                <w:webHidden/>
                <w:rPrChange w:id="292" w:author="Avv. Rosario Panzariello" w:date="2026-09-28T20:05:00Z" w16du:dateUtc="2026-09-28T18:05:00Z">
                  <w:rPr>
                    <w:noProof/>
                    <w:webHidden/>
                  </w:rPr>
                </w:rPrChange>
              </w:rPr>
              <w:tab/>
            </w:r>
            <w:r w:rsidRPr="000A1D2D">
              <w:rPr>
                <w:rFonts w:asciiTheme="majorHAnsi" w:hAnsiTheme="majorHAnsi"/>
                <w:noProof/>
                <w:webHidden/>
                <w:rPrChange w:id="293" w:author="Avv. Rosario Panzariello" w:date="2026-09-28T20:05:00Z" w16du:dateUtc="2026-09-28T18:05:00Z">
                  <w:rPr>
                    <w:noProof/>
                    <w:webHidden/>
                  </w:rPr>
                </w:rPrChange>
              </w:rPr>
              <w:fldChar w:fldCharType="begin"/>
            </w:r>
            <w:r w:rsidRPr="000A1D2D">
              <w:rPr>
                <w:rFonts w:asciiTheme="majorHAnsi" w:hAnsiTheme="majorHAnsi"/>
                <w:noProof/>
                <w:webHidden/>
                <w:rPrChange w:id="294" w:author="Avv. Rosario Panzariello" w:date="2026-09-28T20:05:00Z" w16du:dateUtc="2026-09-28T18:05:00Z">
                  <w:rPr>
                    <w:noProof/>
                    <w:webHidden/>
                  </w:rPr>
                </w:rPrChange>
              </w:rPr>
              <w:instrText xml:space="preserve"> PAGEREF _Toc241518319 \h </w:instrText>
            </w:r>
            <w:r w:rsidRPr="000A1D2D">
              <w:rPr>
                <w:rFonts w:asciiTheme="majorHAnsi" w:hAnsiTheme="majorHAnsi"/>
                <w:noProof/>
                <w:webHidden/>
                <w:rPrChange w:id="295" w:author="Avv. Rosario Panzariello" w:date="2026-09-28T20:05:00Z" w16du:dateUtc="2026-09-28T18:05:00Z">
                  <w:rPr>
                    <w:noProof/>
                    <w:webHidden/>
                  </w:rPr>
                </w:rPrChange>
              </w:rPr>
            </w:r>
            <w:r w:rsidRPr="000A1D2D">
              <w:rPr>
                <w:rFonts w:asciiTheme="majorHAnsi" w:hAnsiTheme="majorHAnsi"/>
                <w:noProof/>
                <w:webHidden/>
                <w:rPrChange w:id="296" w:author="Avv. Rosario Panzariello" w:date="2026-09-28T20:05:00Z" w16du:dateUtc="2026-09-28T18:05:00Z">
                  <w:rPr>
                    <w:noProof/>
                    <w:webHidden/>
                  </w:rPr>
                </w:rPrChange>
              </w:rPr>
              <w:fldChar w:fldCharType="separate"/>
            </w:r>
            <w:r w:rsidRPr="000A1D2D">
              <w:rPr>
                <w:rFonts w:asciiTheme="majorHAnsi" w:hAnsiTheme="majorHAnsi"/>
                <w:noProof/>
                <w:webHidden/>
                <w:rPrChange w:id="297" w:author="Avv. Rosario Panzariello" w:date="2026-09-28T20:05:00Z" w16du:dateUtc="2026-09-28T18:05:00Z">
                  <w:rPr>
                    <w:noProof/>
                    <w:webHidden/>
                  </w:rPr>
                </w:rPrChange>
              </w:rPr>
              <w:t>53</w:t>
            </w:r>
            <w:r w:rsidRPr="000A1D2D">
              <w:rPr>
                <w:rFonts w:asciiTheme="majorHAnsi" w:hAnsiTheme="majorHAnsi"/>
                <w:noProof/>
                <w:webHidden/>
                <w:rPrChange w:id="298"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299" w:author="Avv. Rosario Panzariello" w:date="2026-09-28T20:05:00Z" w16du:dateUtc="2026-09-28T18:05:00Z">
                  <w:rPr>
                    <w:rStyle w:val="Collegamentoipertestuale"/>
                    <w:noProof/>
                  </w:rPr>
                </w:rPrChange>
              </w:rPr>
              <w:fldChar w:fldCharType="end"/>
            </w:r>
          </w:ins>
        </w:p>
        <w:p w14:paraId="206805FE" w14:textId="4344CBDC" w:rsidR="00D90D9A" w:rsidRPr="000A1D2D" w:rsidRDefault="00D90D9A">
          <w:pPr>
            <w:pStyle w:val="Sommario1"/>
            <w:rPr>
              <w:ins w:id="300" w:author="Avv. Rosario Panzariello" w:date="2026-09-28T20:04:00Z" w16du:dateUtc="2026-09-28T18:04:00Z"/>
              <w:rFonts w:asciiTheme="majorHAnsi" w:eastAsiaTheme="minorEastAsia" w:hAnsiTheme="majorHAnsi"/>
              <w:noProof/>
              <w:lang w:eastAsia="it-IT"/>
              <w:rPrChange w:id="301" w:author="Avv. Rosario Panzariello" w:date="2026-09-28T20:05:00Z" w16du:dateUtc="2026-09-28T18:05:00Z">
                <w:rPr>
                  <w:ins w:id="302" w:author="Avv. Rosario Panzariello" w:date="2026-09-28T20:04:00Z" w16du:dateUtc="2026-09-28T18:04:00Z"/>
                  <w:rFonts w:eastAsiaTheme="minorEastAsia"/>
                  <w:noProof/>
                  <w:sz w:val="24"/>
                  <w:szCs w:val="24"/>
                  <w:lang w:eastAsia="it-IT"/>
                </w:rPr>
              </w:rPrChange>
            </w:rPr>
          </w:pPr>
          <w:ins w:id="303" w:author="Avv. Rosario Panzariello" w:date="2026-09-28T20:04:00Z" w16du:dateUtc="2026-09-28T18:04:00Z">
            <w:r w:rsidRPr="000A1D2D">
              <w:rPr>
                <w:rStyle w:val="Collegamentoipertestuale"/>
                <w:rFonts w:asciiTheme="majorHAnsi" w:hAnsiTheme="majorHAnsi"/>
                <w:noProof/>
                <w:rPrChange w:id="304"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305"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306" w:author="Avv. Rosario Panzariello" w:date="2026-09-28T20:05:00Z" w16du:dateUtc="2026-09-28T18:05:00Z">
                  <w:rPr>
                    <w:noProof/>
                  </w:rPr>
                </w:rPrChange>
              </w:rPr>
              <w:instrText>HYPERLINK \l "_Toc241518320"</w:instrText>
            </w:r>
            <w:r w:rsidRPr="000A1D2D">
              <w:rPr>
                <w:rStyle w:val="Collegamentoipertestuale"/>
                <w:rFonts w:asciiTheme="majorHAnsi" w:hAnsiTheme="majorHAnsi"/>
                <w:noProof/>
                <w:rPrChange w:id="307"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308"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309"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310" w:author="Avv. Rosario Panzariello" w:date="2026-09-28T20:05:00Z" w16du:dateUtc="2026-09-28T18:05:00Z">
                  <w:rPr>
                    <w:rStyle w:val="Collegamentoipertestuale"/>
                    <w:rFonts w:ascii="Verdana" w:hAnsi="Verdana"/>
                    <w:b/>
                    <w:bCs/>
                    <w:smallCaps/>
                    <w:noProof/>
                  </w:rPr>
                </w:rPrChange>
              </w:rPr>
              <w:t>15.</w:t>
            </w:r>
            <w:r w:rsidRPr="000A1D2D">
              <w:rPr>
                <w:rFonts w:asciiTheme="majorHAnsi" w:eastAsiaTheme="minorEastAsia" w:hAnsiTheme="majorHAnsi"/>
                <w:noProof/>
                <w:lang w:eastAsia="it-IT"/>
                <w:rPrChange w:id="311"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312" w:author="Avv. Rosario Panzariello" w:date="2026-09-28T20:05:00Z" w16du:dateUtc="2026-09-28T18:05:00Z">
                  <w:rPr>
                    <w:rStyle w:val="Collegamentoipertestuale"/>
                    <w:rFonts w:ascii="Verdana" w:hAnsi="Verdana"/>
                    <w:b/>
                    <w:bCs/>
                    <w:smallCaps/>
                    <w:noProof/>
                  </w:rPr>
                </w:rPrChange>
              </w:rPr>
              <w:t>Effetti patrimoniali: restituzioni, ripristino e coordinamento economico.</w:t>
            </w:r>
            <w:r w:rsidRPr="000A1D2D">
              <w:rPr>
                <w:rFonts w:asciiTheme="majorHAnsi" w:hAnsiTheme="majorHAnsi"/>
                <w:noProof/>
                <w:webHidden/>
                <w:rPrChange w:id="313" w:author="Avv. Rosario Panzariello" w:date="2026-09-28T20:05:00Z" w16du:dateUtc="2026-09-28T18:05:00Z">
                  <w:rPr>
                    <w:noProof/>
                    <w:webHidden/>
                  </w:rPr>
                </w:rPrChange>
              </w:rPr>
              <w:tab/>
            </w:r>
            <w:r w:rsidRPr="000A1D2D">
              <w:rPr>
                <w:rFonts w:asciiTheme="majorHAnsi" w:hAnsiTheme="majorHAnsi"/>
                <w:noProof/>
                <w:webHidden/>
                <w:rPrChange w:id="314" w:author="Avv. Rosario Panzariello" w:date="2026-09-28T20:05:00Z" w16du:dateUtc="2026-09-28T18:05:00Z">
                  <w:rPr>
                    <w:noProof/>
                    <w:webHidden/>
                  </w:rPr>
                </w:rPrChange>
              </w:rPr>
              <w:fldChar w:fldCharType="begin"/>
            </w:r>
            <w:r w:rsidRPr="000A1D2D">
              <w:rPr>
                <w:rFonts w:asciiTheme="majorHAnsi" w:hAnsiTheme="majorHAnsi"/>
                <w:noProof/>
                <w:webHidden/>
                <w:rPrChange w:id="315" w:author="Avv. Rosario Panzariello" w:date="2026-09-28T20:05:00Z" w16du:dateUtc="2026-09-28T18:05:00Z">
                  <w:rPr>
                    <w:noProof/>
                    <w:webHidden/>
                  </w:rPr>
                </w:rPrChange>
              </w:rPr>
              <w:instrText xml:space="preserve"> PAGEREF _Toc241518320 \h </w:instrText>
            </w:r>
            <w:r w:rsidRPr="000A1D2D">
              <w:rPr>
                <w:rFonts w:asciiTheme="majorHAnsi" w:hAnsiTheme="majorHAnsi"/>
                <w:noProof/>
                <w:webHidden/>
                <w:rPrChange w:id="316" w:author="Avv. Rosario Panzariello" w:date="2026-09-28T20:05:00Z" w16du:dateUtc="2026-09-28T18:05:00Z">
                  <w:rPr>
                    <w:noProof/>
                    <w:webHidden/>
                  </w:rPr>
                </w:rPrChange>
              </w:rPr>
            </w:r>
            <w:r w:rsidRPr="000A1D2D">
              <w:rPr>
                <w:rFonts w:asciiTheme="majorHAnsi" w:hAnsiTheme="majorHAnsi"/>
                <w:noProof/>
                <w:webHidden/>
                <w:rPrChange w:id="317" w:author="Avv. Rosario Panzariello" w:date="2026-09-28T20:05:00Z" w16du:dateUtc="2026-09-28T18:05:00Z">
                  <w:rPr>
                    <w:noProof/>
                    <w:webHidden/>
                  </w:rPr>
                </w:rPrChange>
              </w:rPr>
              <w:fldChar w:fldCharType="separate"/>
            </w:r>
            <w:r w:rsidRPr="000A1D2D">
              <w:rPr>
                <w:rFonts w:asciiTheme="majorHAnsi" w:hAnsiTheme="majorHAnsi"/>
                <w:noProof/>
                <w:webHidden/>
                <w:rPrChange w:id="318" w:author="Avv. Rosario Panzariello" w:date="2026-09-28T20:05:00Z" w16du:dateUtc="2026-09-28T18:05:00Z">
                  <w:rPr>
                    <w:noProof/>
                    <w:webHidden/>
                  </w:rPr>
                </w:rPrChange>
              </w:rPr>
              <w:t>56</w:t>
            </w:r>
            <w:r w:rsidRPr="000A1D2D">
              <w:rPr>
                <w:rFonts w:asciiTheme="majorHAnsi" w:hAnsiTheme="majorHAnsi"/>
                <w:noProof/>
                <w:webHidden/>
                <w:rPrChange w:id="319"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320" w:author="Avv. Rosario Panzariello" w:date="2026-09-28T20:05:00Z" w16du:dateUtc="2026-09-28T18:05:00Z">
                  <w:rPr>
                    <w:rStyle w:val="Collegamentoipertestuale"/>
                    <w:noProof/>
                  </w:rPr>
                </w:rPrChange>
              </w:rPr>
              <w:fldChar w:fldCharType="end"/>
            </w:r>
          </w:ins>
        </w:p>
        <w:p w14:paraId="51BA937A" w14:textId="57D9D8F5" w:rsidR="00D90D9A" w:rsidRPr="000A1D2D" w:rsidRDefault="00D90D9A">
          <w:pPr>
            <w:pStyle w:val="Sommario1"/>
            <w:rPr>
              <w:ins w:id="321" w:author="Avv. Rosario Panzariello" w:date="2026-09-28T20:04:00Z" w16du:dateUtc="2026-09-28T18:04:00Z"/>
              <w:rFonts w:asciiTheme="majorHAnsi" w:eastAsiaTheme="minorEastAsia" w:hAnsiTheme="majorHAnsi"/>
              <w:noProof/>
              <w:lang w:eastAsia="it-IT"/>
              <w:rPrChange w:id="322" w:author="Avv. Rosario Panzariello" w:date="2026-09-28T20:05:00Z" w16du:dateUtc="2026-09-28T18:05:00Z">
                <w:rPr>
                  <w:ins w:id="323" w:author="Avv. Rosario Panzariello" w:date="2026-09-28T20:04:00Z" w16du:dateUtc="2026-09-28T18:04:00Z"/>
                  <w:rFonts w:eastAsiaTheme="minorEastAsia"/>
                  <w:noProof/>
                  <w:sz w:val="24"/>
                  <w:szCs w:val="24"/>
                  <w:lang w:eastAsia="it-IT"/>
                </w:rPr>
              </w:rPrChange>
            </w:rPr>
          </w:pPr>
          <w:ins w:id="324" w:author="Avv. Rosario Panzariello" w:date="2026-09-28T20:04:00Z" w16du:dateUtc="2026-09-28T18:04:00Z">
            <w:r w:rsidRPr="000A1D2D">
              <w:rPr>
                <w:rStyle w:val="Collegamentoipertestuale"/>
                <w:rFonts w:asciiTheme="majorHAnsi" w:hAnsiTheme="majorHAnsi"/>
                <w:noProof/>
                <w:rPrChange w:id="325"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326"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327" w:author="Avv. Rosario Panzariello" w:date="2026-09-28T20:05:00Z" w16du:dateUtc="2026-09-28T18:05:00Z">
                  <w:rPr>
                    <w:noProof/>
                  </w:rPr>
                </w:rPrChange>
              </w:rPr>
              <w:instrText>HYPERLINK \l "_Toc241518321"</w:instrText>
            </w:r>
            <w:r w:rsidRPr="000A1D2D">
              <w:rPr>
                <w:rStyle w:val="Collegamentoipertestuale"/>
                <w:rFonts w:asciiTheme="majorHAnsi" w:hAnsiTheme="majorHAnsi"/>
                <w:noProof/>
                <w:rPrChange w:id="328"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329"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330"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331" w:author="Avv. Rosario Panzariello" w:date="2026-09-28T20:05:00Z" w16du:dateUtc="2026-09-28T18:05:00Z">
                  <w:rPr>
                    <w:rStyle w:val="Collegamentoipertestuale"/>
                    <w:rFonts w:ascii="Verdana" w:hAnsi="Verdana"/>
                    <w:b/>
                    <w:bCs/>
                    <w:smallCaps/>
                    <w:noProof/>
                  </w:rPr>
                </w:rPrChange>
              </w:rPr>
              <w:t>16.</w:t>
            </w:r>
            <w:r w:rsidRPr="000A1D2D">
              <w:rPr>
                <w:rFonts w:asciiTheme="majorHAnsi" w:eastAsiaTheme="minorEastAsia" w:hAnsiTheme="majorHAnsi"/>
                <w:noProof/>
                <w:lang w:eastAsia="it-IT"/>
                <w:rPrChange w:id="332"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333" w:author="Avv. Rosario Panzariello" w:date="2026-09-28T20:05:00Z" w16du:dateUtc="2026-09-28T18:05:00Z">
                  <w:rPr>
                    <w:rStyle w:val="Collegamentoipertestuale"/>
                    <w:rFonts w:ascii="Verdana" w:hAnsi="Verdana"/>
                    <w:b/>
                    <w:bCs/>
                    <w:smallCaps/>
                    <w:noProof/>
                  </w:rPr>
                </w:rPrChange>
              </w:rPr>
              <w:t>Fase esecutiva verso l’Acquirente: fatturazione, trasferimento della proprietà, rischio, consegna e ritiro.</w:t>
            </w:r>
            <w:r w:rsidRPr="000A1D2D">
              <w:rPr>
                <w:rFonts w:asciiTheme="majorHAnsi" w:hAnsiTheme="majorHAnsi"/>
                <w:noProof/>
                <w:webHidden/>
                <w:rPrChange w:id="334" w:author="Avv. Rosario Panzariello" w:date="2026-09-28T20:05:00Z" w16du:dateUtc="2026-09-28T18:05:00Z">
                  <w:rPr>
                    <w:noProof/>
                    <w:webHidden/>
                  </w:rPr>
                </w:rPrChange>
              </w:rPr>
              <w:tab/>
            </w:r>
            <w:r w:rsidRPr="000A1D2D">
              <w:rPr>
                <w:rFonts w:asciiTheme="majorHAnsi" w:hAnsiTheme="majorHAnsi"/>
                <w:noProof/>
                <w:webHidden/>
                <w:rPrChange w:id="335" w:author="Avv. Rosario Panzariello" w:date="2026-09-28T20:05:00Z" w16du:dateUtc="2026-09-28T18:05:00Z">
                  <w:rPr>
                    <w:noProof/>
                    <w:webHidden/>
                  </w:rPr>
                </w:rPrChange>
              </w:rPr>
              <w:fldChar w:fldCharType="begin"/>
            </w:r>
            <w:r w:rsidRPr="000A1D2D">
              <w:rPr>
                <w:rFonts w:asciiTheme="majorHAnsi" w:hAnsiTheme="majorHAnsi"/>
                <w:noProof/>
                <w:webHidden/>
                <w:rPrChange w:id="336" w:author="Avv. Rosario Panzariello" w:date="2026-09-28T20:05:00Z" w16du:dateUtc="2026-09-28T18:05:00Z">
                  <w:rPr>
                    <w:noProof/>
                    <w:webHidden/>
                  </w:rPr>
                </w:rPrChange>
              </w:rPr>
              <w:instrText xml:space="preserve"> PAGEREF _Toc241518321 \h </w:instrText>
            </w:r>
            <w:r w:rsidRPr="000A1D2D">
              <w:rPr>
                <w:rFonts w:asciiTheme="majorHAnsi" w:hAnsiTheme="majorHAnsi"/>
                <w:noProof/>
                <w:webHidden/>
                <w:rPrChange w:id="337" w:author="Avv. Rosario Panzariello" w:date="2026-09-28T20:05:00Z" w16du:dateUtc="2026-09-28T18:05:00Z">
                  <w:rPr>
                    <w:noProof/>
                    <w:webHidden/>
                  </w:rPr>
                </w:rPrChange>
              </w:rPr>
            </w:r>
            <w:r w:rsidRPr="000A1D2D">
              <w:rPr>
                <w:rFonts w:asciiTheme="majorHAnsi" w:hAnsiTheme="majorHAnsi"/>
                <w:noProof/>
                <w:webHidden/>
                <w:rPrChange w:id="338" w:author="Avv. Rosario Panzariello" w:date="2026-09-28T20:05:00Z" w16du:dateUtc="2026-09-28T18:05:00Z">
                  <w:rPr>
                    <w:noProof/>
                    <w:webHidden/>
                  </w:rPr>
                </w:rPrChange>
              </w:rPr>
              <w:fldChar w:fldCharType="separate"/>
            </w:r>
            <w:r w:rsidRPr="000A1D2D">
              <w:rPr>
                <w:rFonts w:asciiTheme="majorHAnsi" w:hAnsiTheme="majorHAnsi"/>
                <w:noProof/>
                <w:webHidden/>
                <w:rPrChange w:id="339" w:author="Avv. Rosario Panzariello" w:date="2026-09-28T20:05:00Z" w16du:dateUtc="2026-09-28T18:05:00Z">
                  <w:rPr>
                    <w:noProof/>
                    <w:webHidden/>
                  </w:rPr>
                </w:rPrChange>
              </w:rPr>
              <w:t>60</w:t>
            </w:r>
            <w:r w:rsidRPr="000A1D2D">
              <w:rPr>
                <w:rFonts w:asciiTheme="majorHAnsi" w:hAnsiTheme="majorHAnsi"/>
                <w:noProof/>
                <w:webHidden/>
                <w:rPrChange w:id="340"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341" w:author="Avv. Rosario Panzariello" w:date="2026-09-28T20:05:00Z" w16du:dateUtc="2026-09-28T18:05:00Z">
                  <w:rPr>
                    <w:rStyle w:val="Collegamentoipertestuale"/>
                    <w:noProof/>
                  </w:rPr>
                </w:rPrChange>
              </w:rPr>
              <w:fldChar w:fldCharType="end"/>
            </w:r>
          </w:ins>
        </w:p>
        <w:p w14:paraId="7DB87D9E" w14:textId="521629D7" w:rsidR="00D90D9A" w:rsidRPr="000A1D2D" w:rsidRDefault="00D90D9A">
          <w:pPr>
            <w:pStyle w:val="Sommario1"/>
            <w:rPr>
              <w:ins w:id="342" w:author="Avv. Rosario Panzariello" w:date="2026-09-28T20:04:00Z" w16du:dateUtc="2026-09-28T18:04:00Z"/>
              <w:rFonts w:asciiTheme="majorHAnsi" w:eastAsiaTheme="minorEastAsia" w:hAnsiTheme="majorHAnsi"/>
              <w:noProof/>
              <w:lang w:eastAsia="it-IT"/>
              <w:rPrChange w:id="343" w:author="Avv. Rosario Panzariello" w:date="2026-09-28T20:05:00Z" w16du:dateUtc="2026-09-28T18:05:00Z">
                <w:rPr>
                  <w:ins w:id="344" w:author="Avv. Rosario Panzariello" w:date="2026-09-28T20:04:00Z" w16du:dateUtc="2026-09-28T18:04:00Z"/>
                  <w:rFonts w:eastAsiaTheme="minorEastAsia"/>
                  <w:noProof/>
                  <w:sz w:val="24"/>
                  <w:szCs w:val="24"/>
                  <w:lang w:eastAsia="it-IT"/>
                </w:rPr>
              </w:rPrChange>
            </w:rPr>
          </w:pPr>
          <w:ins w:id="345" w:author="Avv. Rosario Panzariello" w:date="2026-09-28T20:04:00Z" w16du:dateUtc="2026-09-28T18:04:00Z">
            <w:r w:rsidRPr="000A1D2D">
              <w:rPr>
                <w:rStyle w:val="Collegamentoipertestuale"/>
                <w:rFonts w:asciiTheme="majorHAnsi" w:hAnsiTheme="majorHAnsi"/>
                <w:noProof/>
                <w:rPrChange w:id="346"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347"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348" w:author="Avv. Rosario Panzariello" w:date="2026-09-28T20:05:00Z" w16du:dateUtc="2026-09-28T18:05:00Z">
                  <w:rPr>
                    <w:noProof/>
                  </w:rPr>
                </w:rPrChange>
              </w:rPr>
              <w:instrText>HYPERLINK \l "_Toc241518322"</w:instrText>
            </w:r>
            <w:r w:rsidRPr="000A1D2D">
              <w:rPr>
                <w:rStyle w:val="Collegamentoipertestuale"/>
                <w:rFonts w:asciiTheme="majorHAnsi" w:hAnsiTheme="majorHAnsi"/>
                <w:noProof/>
                <w:rPrChange w:id="349"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350"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351"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352" w:author="Avv. Rosario Panzariello" w:date="2026-09-28T20:05:00Z" w16du:dateUtc="2026-09-28T18:05:00Z">
                  <w:rPr>
                    <w:rStyle w:val="Collegamentoipertestuale"/>
                    <w:rFonts w:ascii="Verdana" w:hAnsi="Verdana"/>
                    <w:b/>
                    <w:bCs/>
                    <w:smallCaps/>
                    <w:noProof/>
                  </w:rPr>
                </w:rPrChange>
              </w:rPr>
              <w:t>17.</w:t>
            </w:r>
            <w:r w:rsidRPr="000A1D2D">
              <w:rPr>
                <w:rFonts w:asciiTheme="majorHAnsi" w:eastAsiaTheme="minorEastAsia" w:hAnsiTheme="majorHAnsi"/>
                <w:noProof/>
                <w:lang w:eastAsia="it-IT"/>
                <w:rPrChange w:id="353"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354" w:author="Avv. Rosario Panzariello" w:date="2026-09-28T20:05:00Z" w16du:dateUtc="2026-09-28T18:05:00Z">
                  <w:rPr>
                    <w:rStyle w:val="Collegamentoipertestuale"/>
                    <w:rFonts w:ascii="Verdana" w:hAnsi="Verdana"/>
                    <w:b/>
                    <w:bCs/>
                    <w:smallCaps/>
                    <w:noProof/>
                  </w:rPr>
                </w:rPrChange>
              </w:rPr>
              <w:t>Vendita in commissione: disciplina comune, Rivendita e operatività quale Intermediario puro.</w:t>
            </w:r>
            <w:r w:rsidRPr="000A1D2D">
              <w:rPr>
                <w:rFonts w:asciiTheme="majorHAnsi" w:hAnsiTheme="majorHAnsi"/>
                <w:noProof/>
                <w:webHidden/>
                <w:rPrChange w:id="355" w:author="Avv. Rosario Panzariello" w:date="2026-09-28T20:05:00Z" w16du:dateUtc="2026-09-28T18:05:00Z">
                  <w:rPr>
                    <w:noProof/>
                    <w:webHidden/>
                  </w:rPr>
                </w:rPrChange>
              </w:rPr>
              <w:tab/>
            </w:r>
            <w:r w:rsidRPr="000A1D2D">
              <w:rPr>
                <w:rFonts w:asciiTheme="majorHAnsi" w:hAnsiTheme="majorHAnsi"/>
                <w:noProof/>
                <w:webHidden/>
                <w:rPrChange w:id="356" w:author="Avv. Rosario Panzariello" w:date="2026-09-28T20:05:00Z" w16du:dateUtc="2026-09-28T18:05:00Z">
                  <w:rPr>
                    <w:noProof/>
                    <w:webHidden/>
                  </w:rPr>
                </w:rPrChange>
              </w:rPr>
              <w:fldChar w:fldCharType="begin"/>
            </w:r>
            <w:r w:rsidRPr="000A1D2D">
              <w:rPr>
                <w:rFonts w:asciiTheme="majorHAnsi" w:hAnsiTheme="majorHAnsi"/>
                <w:noProof/>
                <w:webHidden/>
                <w:rPrChange w:id="357" w:author="Avv. Rosario Panzariello" w:date="2026-09-28T20:05:00Z" w16du:dateUtc="2026-09-28T18:05:00Z">
                  <w:rPr>
                    <w:noProof/>
                    <w:webHidden/>
                  </w:rPr>
                </w:rPrChange>
              </w:rPr>
              <w:instrText xml:space="preserve"> PAGEREF _Toc241518322 \h </w:instrText>
            </w:r>
            <w:r w:rsidRPr="000A1D2D">
              <w:rPr>
                <w:rFonts w:asciiTheme="majorHAnsi" w:hAnsiTheme="majorHAnsi"/>
                <w:noProof/>
                <w:webHidden/>
                <w:rPrChange w:id="358" w:author="Avv. Rosario Panzariello" w:date="2026-09-28T20:05:00Z" w16du:dateUtc="2026-09-28T18:05:00Z">
                  <w:rPr>
                    <w:noProof/>
                    <w:webHidden/>
                  </w:rPr>
                </w:rPrChange>
              </w:rPr>
            </w:r>
            <w:r w:rsidRPr="000A1D2D">
              <w:rPr>
                <w:rFonts w:asciiTheme="majorHAnsi" w:hAnsiTheme="majorHAnsi"/>
                <w:noProof/>
                <w:webHidden/>
                <w:rPrChange w:id="359" w:author="Avv. Rosario Panzariello" w:date="2026-09-28T20:05:00Z" w16du:dateUtc="2026-09-28T18:05:00Z">
                  <w:rPr>
                    <w:noProof/>
                    <w:webHidden/>
                  </w:rPr>
                </w:rPrChange>
              </w:rPr>
              <w:fldChar w:fldCharType="separate"/>
            </w:r>
            <w:r w:rsidRPr="000A1D2D">
              <w:rPr>
                <w:rFonts w:asciiTheme="majorHAnsi" w:hAnsiTheme="majorHAnsi"/>
                <w:noProof/>
                <w:webHidden/>
                <w:rPrChange w:id="360" w:author="Avv. Rosario Panzariello" w:date="2026-09-28T20:05:00Z" w16du:dateUtc="2026-09-28T18:05:00Z">
                  <w:rPr>
                    <w:noProof/>
                    <w:webHidden/>
                  </w:rPr>
                </w:rPrChange>
              </w:rPr>
              <w:t>72</w:t>
            </w:r>
            <w:r w:rsidRPr="000A1D2D">
              <w:rPr>
                <w:rFonts w:asciiTheme="majorHAnsi" w:hAnsiTheme="majorHAnsi"/>
                <w:noProof/>
                <w:webHidden/>
                <w:rPrChange w:id="361"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362" w:author="Avv. Rosario Panzariello" w:date="2026-09-28T20:05:00Z" w16du:dateUtc="2026-09-28T18:05:00Z">
                  <w:rPr>
                    <w:rStyle w:val="Collegamentoipertestuale"/>
                    <w:noProof/>
                  </w:rPr>
                </w:rPrChange>
              </w:rPr>
              <w:fldChar w:fldCharType="end"/>
            </w:r>
          </w:ins>
        </w:p>
        <w:p w14:paraId="29B80F7C" w14:textId="14CF506A" w:rsidR="00D90D9A" w:rsidRPr="000A1D2D" w:rsidRDefault="00D90D9A">
          <w:pPr>
            <w:pStyle w:val="Sommario2"/>
            <w:rPr>
              <w:ins w:id="363" w:author="Avv. Rosario Panzariello" w:date="2026-09-28T20:04:00Z" w16du:dateUtc="2026-09-28T18:04:00Z"/>
              <w:rFonts w:asciiTheme="majorHAnsi" w:eastAsiaTheme="minorEastAsia" w:hAnsiTheme="majorHAnsi"/>
              <w:noProof/>
              <w:lang w:eastAsia="it-IT"/>
              <w:rPrChange w:id="364" w:author="Avv. Rosario Panzariello" w:date="2026-09-28T20:05:00Z" w16du:dateUtc="2026-09-28T18:05:00Z">
                <w:rPr>
                  <w:ins w:id="365" w:author="Avv. Rosario Panzariello" w:date="2026-09-28T20:04:00Z" w16du:dateUtc="2026-09-28T18:04:00Z"/>
                  <w:rFonts w:eastAsiaTheme="minorEastAsia"/>
                  <w:noProof/>
                  <w:sz w:val="24"/>
                  <w:szCs w:val="24"/>
                  <w:lang w:eastAsia="it-IT"/>
                </w:rPr>
              </w:rPrChange>
            </w:rPr>
          </w:pPr>
          <w:ins w:id="366" w:author="Avv. Rosario Panzariello" w:date="2026-09-28T20:04:00Z" w16du:dateUtc="2026-09-28T18:04:00Z">
            <w:r w:rsidRPr="000A1D2D">
              <w:rPr>
                <w:rStyle w:val="Collegamentoipertestuale"/>
                <w:rFonts w:asciiTheme="majorHAnsi" w:hAnsiTheme="majorHAnsi"/>
                <w:noProof/>
                <w:rPrChange w:id="367"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368"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369" w:author="Avv. Rosario Panzariello" w:date="2026-09-28T20:05:00Z" w16du:dateUtc="2026-09-28T18:05:00Z">
                  <w:rPr>
                    <w:noProof/>
                  </w:rPr>
                </w:rPrChange>
              </w:rPr>
              <w:instrText>HYPERLINK \l "_Toc241518323"</w:instrText>
            </w:r>
            <w:r w:rsidRPr="000A1D2D">
              <w:rPr>
                <w:rStyle w:val="Collegamentoipertestuale"/>
                <w:rFonts w:asciiTheme="majorHAnsi" w:hAnsiTheme="majorHAnsi"/>
                <w:noProof/>
                <w:rPrChange w:id="370"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371"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372"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373" w:author="Avv. Rosario Panzariello" w:date="2026-09-28T20:05:00Z" w16du:dateUtc="2026-09-28T18:05:00Z">
                  <w:rPr>
                    <w:rStyle w:val="Collegamentoipertestuale"/>
                    <w:rFonts w:ascii="Verdana" w:hAnsi="Verdana"/>
                    <w:b/>
                    <w:bCs/>
                    <w:smallCaps/>
                    <w:noProof/>
                  </w:rPr>
                </w:rPrChange>
              </w:rPr>
              <w:t>18.</w:t>
            </w:r>
            <w:r w:rsidRPr="000A1D2D">
              <w:rPr>
                <w:rFonts w:asciiTheme="majorHAnsi" w:eastAsiaTheme="minorEastAsia" w:hAnsiTheme="majorHAnsi"/>
                <w:noProof/>
                <w:lang w:eastAsia="it-IT"/>
                <w:rPrChange w:id="374"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375" w:author="Avv. Rosario Panzariello" w:date="2026-09-28T20:05:00Z" w16du:dateUtc="2026-09-28T18:05:00Z">
                  <w:rPr>
                    <w:rStyle w:val="Collegamentoipertestuale"/>
                    <w:rFonts w:ascii="Verdana" w:hAnsi="Verdana"/>
                    <w:b/>
                    <w:bCs/>
                    <w:smallCaps/>
                    <w:noProof/>
                  </w:rPr>
                </w:rPrChange>
              </w:rPr>
              <w:t>Dealer Sales.</w:t>
            </w:r>
            <w:r w:rsidRPr="000A1D2D">
              <w:rPr>
                <w:rFonts w:asciiTheme="majorHAnsi" w:hAnsiTheme="majorHAnsi"/>
                <w:noProof/>
                <w:webHidden/>
                <w:rPrChange w:id="376" w:author="Avv. Rosario Panzariello" w:date="2026-09-28T20:05:00Z" w16du:dateUtc="2026-09-28T18:05:00Z">
                  <w:rPr>
                    <w:noProof/>
                    <w:webHidden/>
                  </w:rPr>
                </w:rPrChange>
              </w:rPr>
              <w:tab/>
            </w:r>
            <w:r w:rsidRPr="000A1D2D">
              <w:rPr>
                <w:rFonts w:asciiTheme="majorHAnsi" w:hAnsiTheme="majorHAnsi"/>
                <w:noProof/>
                <w:webHidden/>
                <w:rPrChange w:id="377" w:author="Avv. Rosario Panzariello" w:date="2026-09-28T20:05:00Z" w16du:dateUtc="2026-09-28T18:05:00Z">
                  <w:rPr>
                    <w:noProof/>
                    <w:webHidden/>
                  </w:rPr>
                </w:rPrChange>
              </w:rPr>
              <w:fldChar w:fldCharType="begin"/>
            </w:r>
            <w:r w:rsidRPr="000A1D2D">
              <w:rPr>
                <w:rFonts w:asciiTheme="majorHAnsi" w:hAnsiTheme="majorHAnsi"/>
                <w:noProof/>
                <w:webHidden/>
                <w:rPrChange w:id="378" w:author="Avv. Rosario Panzariello" w:date="2026-09-28T20:05:00Z" w16du:dateUtc="2026-09-28T18:05:00Z">
                  <w:rPr>
                    <w:noProof/>
                    <w:webHidden/>
                  </w:rPr>
                </w:rPrChange>
              </w:rPr>
              <w:instrText xml:space="preserve"> PAGEREF _Toc241518323 \h </w:instrText>
            </w:r>
            <w:r w:rsidRPr="000A1D2D">
              <w:rPr>
                <w:rFonts w:asciiTheme="majorHAnsi" w:hAnsiTheme="majorHAnsi"/>
                <w:noProof/>
                <w:webHidden/>
                <w:rPrChange w:id="379" w:author="Avv. Rosario Panzariello" w:date="2026-09-28T20:05:00Z" w16du:dateUtc="2026-09-28T18:05:00Z">
                  <w:rPr>
                    <w:noProof/>
                    <w:webHidden/>
                  </w:rPr>
                </w:rPrChange>
              </w:rPr>
            </w:r>
            <w:r w:rsidRPr="000A1D2D">
              <w:rPr>
                <w:rFonts w:asciiTheme="majorHAnsi" w:hAnsiTheme="majorHAnsi"/>
                <w:noProof/>
                <w:webHidden/>
                <w:rPrChange w:id="380" w:author="Avv. Rosario Panzariello" w:date="2026-09-28T20:05:00Z" w16du:dateUtc="2026-09-28T18:05:00Z">
                  <w:rPr>
                    <w:noProof/>
                    <w:webHidden/>
                  </w:rPr>
                </w:rPrChange>
              </w:rPr>
              <w:fldChar w:fldCharType="separate"/>
            </w:r>
            <w:r w:rsidRPr="000A1D2D">
              <w:rPr>
                <w:rFonts w:asciiTheme="majorHAnsi" w:hAnsiTheme="majorHAnsi"/>
                <w:noProof/>
                <w:webHidden/>
                <w:rPrChange w:id="381" w:author="Avv. Rosario Panzariello" w:date="2026-09-28T20:05:00Z" w16du:dateUtc="2026-09-28T18:05:00Z">
                  <w:rPr>
                    <w:noProof/>
                    <w:webHidden/>
                  </w:rPr>
                </w:rPrChange>
              </w:rPr>
              <w:t>80</w:t>
            </w:r>
            <w:r w:rsidRPr="000A1D2D">
              <w:rPr>
                <w:rFonts w:asciiTheme="majorHAnsi" w:hAnsiTheme="majorHAnsi"/>
                <w:noProof/>
                <w:webHidden/>
                <w:rPrChange w:id="382"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383" w:author="Avv. Rosario Panzariello" w:date="2026-09-28T20:05:00Z" w16du:dateUtc="2026-09-28T18:05:00Z">
                  <w:rPr>
                    <w:rStyle w:val="Collegamentoipertestuale"/>
                    <w:noProof/>
                  </w:rPr>
                </w:rPrChange>
              </w:rPr>
              <w:fldChar w:fldCharType="end"/>
            </w:r>
          </w:ins>
        </w:p>
        <w:p w14:paraId="1536CFE8" w14:textId="4635557B" w:rsidR="00D90D9A" w:rsidRPr="000A1D2D" w:rsidRDefault="00D90D9A">
          <w:pPr>
            <w:pStyle w:val="Sommario2"/>
            <w:rPr>
              <w:ins w:id="384" w:author="Avv. Rosario Panzariello" w:date="2026-09-28T20:04:00Z" w16du:dateUtc="2026-09-28T18:04:00Z"/>
              <w:rFonts w:asciiTheme="majorHAnsi" w:eastAsiaTheme="minorEastAsia" w:hAnsiTheme="majorHAnsi"/>
              <w:noProof/>
              <w:lang w:eastAsia="it-IT"/>
              <w:rPrChange w:id="385" w:author="Avv. Rosario Panzariello" w:date="2026-09-28T20:05:00Z" w16du:dateUtc="2026-09-28T18:05:00Z">
                <w:rPr>
                  <w:ins w:id="386" w:author="Avv. Rosario Panzariello" w:date="2026-09-28T20:04:00Z" w16du:dateUtc="2026-09-28T18:04:00Z"/>
                  <w:rFonts w:eastAsiaTheme="minorEastAsia"/>
                  <w:noProof/>
                  <w:sz w:val="24"/>
                  <w:szCs w:val="24"/>
                  <w:lang w:eastAsia="it-IT"/>
                </w:rPr>
              </w:rPrChange>
            </w:rPr>
          </w:pPr>
          <w:ins w:id="387" w:author="Avv. Rosario Panzariello" w:date="2026-09-28T20:04:00Z" w16du:dateUtc="2026-09-28T18:04:00Z">
            <w:r w:rsidRPr="000A1D2D">
              <w:rPr>
                <w:rStyle w:val="Collegamentoipertestuale"/>
                <w:rFonts w:asciiTheme="majorHAnsi" w:hAnsiTheme="majorHAnsi"/>
                <w:noProof/>
                <w:rPrChange w:id="388"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389"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390" w:author="Avv. Rosario Panzariello" w:date="2026-09-28T20:05:00Z" w16du:dateUtc="2026-09-28T18:05:00Z">
                  <w:rPr>
                    <w:noProof/>
                  </w:rPr>
                </w:rPrChange>
              </w:rPr>
              <w:instrText>HYPERLINK \l "_Toc241518324"</w:instrText>
            </w:r>
            <w:r w:rsidRPr="000A1D2D">
              <w:rPr>
                <w:rStyle w:val="Collegamentoipertestuale"/>
                <w:rFonts w:asciiTheme="majorHAnsi" w:hAnsiTheme="majorHAnsi"/>
                <w:noProof/>
                <w:rPrChange w:id="391"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392"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393"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394" w:author="Avv. Rosario Panzariello" w:date="2026-09-28T20:05:00Z" w16du:dateUtc="2026-09-28T18:05:00Z">
                  <w:rPr>
                    <w:rStyle w:val="Collegamentoipertestuale"/>
                    <w:rFonts w:ascii="Verdana" w:hAnsi="Verdana"/>
                    <w:b/>
                    <w:bCs/>
                    <w:smallCaps/>
                    <w:noProof/>
                  </w:rPr>
                </w:rPrChange>
              </w:rPr>
              <w:t>19.</w:t>
            </w:r>
            <w:r w:rsidRPr="000A1D2D">
              <w:rPr>
                <w:rFonts w:asciiTheme="majorHAnsi" w:eastAsiaTheme="minorEastAsia" w:hAnsiTheme="majorHAnsi"/>
                <w:noProof/>
                <w:lang w:eastAsia="it-IT"/>
                <w:rPrChange w:id="395"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396" w:author="Avv. Rosario Panzariello" w:date="2026-09-28T20:05:00Z" w16du:dateUtc="2026-09-28T18:05:00Z">
                  <w:rPr>
                    <w:rStyle w:val="Collegamentoipertestuale"/>
                    <w:rFonts w:ascii="Verdana" w:hAnsi="Verdana"/>
                    <w:b/>
                    <w:bCs/>
                    <w:smallCaps/>
                    <w:noProof/>
                  </w:rPr>
                </w:rPrChange>
              </w:rPr>
              <w:t>Garanzie, esclusioni e limitazioni.</w:t>
            </w:r>
            <w:r w:rsidRPr="000A1D2D">
              <w:rPr>
                <w:rFonts w:asciiTheme="majorHAnsi" w:hAnsiTheme="majorHAnsi"/>
                <w:noProof/>
                <w:webHidden/>
                <w:rPrChange w:id="397" w:author="Avv. Rosario Panzariello" w:date="2026-09-28T20:05:00Z" w16du:dateUtc="2026-09-28T18:05:00Z">
                  <w:rPr>
                    <w:noProof/>
                    <w:webHidden/>
                  </w:rPr>
                </w:rPrChange>
              </w:rPr>
              <w:tab/>
            </w:r>
            <w:r w:rsidRPr="000A1D2D">
              <w:rPr>
                <w:rFonts w:asciiTheme="majorHAnsi" w:hAnsiTheme="majorHAnsi"/>
                <w:noProof/>
                <w:webHidden/>
                <w:rPrChange w:id="398" w:author="Avv. Rosario Panzariello" w:date="2026-09-28T20:05:00Z" w16du:dateUtc="2026-09-28T18:05:00Z">
                  <w:rPr>
                    <w:noProof/>
                    <w:webHidden/>
                  </w:rPr>
                </w:rPrChange>
              </w:rPr>
              <w:fldChar w:fldCharType="begin"/>
            </w:r>
            <w:r w:rsidRPr="000A1D2D">
              <w:rPr>
                <w:rFonts w:asciiTheme="majorHAnsi" w:hAnsiTheme="majorHAnsi"/>
                <w:noProof/>
                <w:webHidden/>
                <w:rPrChange w:id="399" w:author="Avv. Rosario Panzariello" w:date="2026-09-28T20:05:00Z" w16du:dateUtc="2026-09-28T18:05:00Z">
                  <w:rPr>
                    <w:noProof/>
                    <w:webHidden/>
                  </w:rPr>
                </w:rPrChange>
              </w:rPr>
              <w:instrText xml:space="preserve"> PAGEREF _Toc241518324 \h </w:instrText>
            </w:r>
            <w:r w:rsidRPr="000A1D2D">
              <w:rPr>
                <w:rFonts w:asciiTheme="majorHAnsi" w:hAnsiTheme="majorHAnsi"/>
                <w:noProof/>
                <w:webHidden/>
                <w:rPrChange w:id="400" w:author="Avv. Rosario Panzariello" w:date="2026-09-28T20:05:00Z" w16du:dateUtc="2026-09-28T18:05:00Z">
                  <w:rPr>
                    <w:noProof/>
                    <w:webHidden/>
                  </w:rPr>
                </w:rPrChange>
              </w:rPr>
            </w:r>
            <w:r w:rsidRPr="000A1D2D">
              <w:rPr>
                <w:rFonts w:asciiTheme="majorHAnsi" w:hAnsiTheme="majorHAnsi"/>
                <w:noProof/>
                <w:webHidden/>
                <w:rPrChange w:id="401" w:author="Avv. Rosario Panzariello" w:date="2026-09-28T20:05:00Z" w16du:dateUtc="2026-09-28T18:05:00Z">
                  <w:rPr>
                    <w:noProof/>
                    <w:webHidden/>
                  </w:rPr>
                </w:rPrChange>
              </w:rPr>
              <w:fldChar w:fldCharType="separate"/>
            </w:r>
            <w:r w:rsidRPr="000A1D2D">
              <w:rPr>
                <w:rFonts w:asciiTheme="majorHAnsi" w:hAnsiTheme="majorHAnsi"/>
                <w:noProof/>
                <w:webHidden/>
                <w:rPrChange w:id="402" w:author="Avv. Rosario Panzariello" w:date="2026-09-28T20:05:00Z" w16du:dateUtc="2026-09-28T18:05:00Z">
                  <w:rPr>
                    <w:noProof/>
                    <w:webHidden/>
                  </w:rPr>
                </w:rPrChange>
              </w:rPr>
              <w:t>83</w:t>
            </w:r>
            <w:r w:rsidRPr="000A1D2D">
              <w:rPr>
                <w:rFonts w:asciiTheme="majorHAnsi" w:hAnsiTheme="majorHAnsi"/>
                <w:noProof/>
                <w:webHidden/>
                <w:rPrChange w:id="403"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404" w:author="Avv. Rosario Panzariello" w:date="2026-09-28T20:05:00Z" w16du:dateUtc="2026-09-28T18:05:00Z">
                  <w:rPr>
                    <w:rStyle w:val="Collegamentoipertestuale"/>
                    <w:noProof/>
                  </w:rPr>
                </w:rPrChange>
              </w:rPr>
              <w:fldChar w:fldCharType="end"/>
            </w:r>
          </w:ins>
        </w:p>
        <w:p w14:paraId="72D2B22C" w14:textId="02E0619A" w:rsidR="00D90D9A" w:rsidRPr="000A1D2D" w:rsidRDefault="00D90D9A">
          <w:pPr>
            <w:pStyle w:val="Sommario1"/>
            <w:rPr>
              <w:ins w:id="405" w:author="Avv. Rosario Panzariello" w:date="2026-09-28T20:04:00Z" w16du:dateUtc="2026-09-28T18:04:00Z"/>
              <w:rFonts w:asciiTheme="majorHAnsi" w:eastAsiaTheme="minorEastAsia" w:hAnsiTheme="majorHAnsi"/>
              <w:noProof/>
              <w:lang w:eastAsia="it-IT"/>
              <w:rPrChange w:id="406" w:author="Avv. Rosario Panzariello" w:date="2026-09-28T20:05:00Z" w16du:dateUtc="2026-09-28T18:05:00Z">
                <w:rPr>
                  <w:ins w:id="407" w:author="Avv. Rosario Panzariello" w:date="2026-09-28T20:04:00Z" w16du:dateUtc="2026-09-28T18:04:00Z"/>
                  <w:rFonts w:eastAsiaTheme="minorEastAsia"/>
                  <w:noProof/>
                  <w:sz w:val="24"/>
                  <w:szCs w:val="24"/>
                  <w:lang w:eastAsia="it-IT"/>
                </w:rPr>
              </w:rPrChange>
            </w:rPr>
          </w:pPr>
          <w:ins w:id="408" w:author="Avv. Rosario Panzariello" w:date="2026-09-28T20:04:00Z" w16du:dateUtc="2026-09-28T18:04:00Z">
            <w:r w:rsidRPr="000A1D2D">
              <w:rPr>
                <w:rStyle w:val="Collegamentoipertestuale"/>
                <w:rFonts w:asciiTheme="majorHAnsi" w:hAnsiTheme="majorHAnsi"/>
                <w:noProof/>
                <w:rPrChange w:id="409" w:author="Avv. Rosario Panzariello" w:date="2026-09-28T20:05:00Z" w16du:dateUtc="2026-09-28T18:05:00Z">
                  <w:rPr>
                    <w:rStyle w:val="Collegamentoipertestuale"/>
                    <w:noProof/>
                  </w:rPr>
                </w:rPrChange>
              </w:rPr>
              <w:lastRenderedPageBreak/>
              <w:fldChar w:fldCharType="begin"/>
            </w:r>
            <w:r w:rsidRPr="000A1D2D">
              <w:rPr>
                <w:rStyle w:val="Collegamentoipertestuale"/>
                <w:rFonts w:asciiTheme="majorHAnsi" w:hAnsiTheme="majorHAnsi"/>
                <w:noProof/>
                <w:rPrChange w:id="410"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411" w:author="Avv. Rosario Panzariello" w:date="2026-09-28T20:05:00Z" w16du:dateUtc="2026-09-28T18:05:00Z">
                  <w:rPr>
                    <w:noProof/>
                  </w:rPr>
                </w:rPrChange>
              </w:rPr>
              <w:instrText>HYPERLINK \l "_Toc241518325"</w:instrText>
            </w:r>
            <w:r w:rsidRPr="000A1D2D">
              <w:rPr>
                <w:rStyle w:val="Collegamentoipertestuale"/>
                <w:rFonts w:asciiTheme="majorHAnsi" w:hAnsiTheme="majorHAnsi"/>
                <w:noProof/>
                <w:rPrChange w:id="412"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413"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414"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noProof/>
                <w:rPrChange w:id="415" w:author="Avv. Rosario Panzariello" w:date="2026-09-28T20:05:00Z" w16du:dateUtc="2026-09-28T18:05:00Z">
                  <w:rPr>
                    <w:rStyle w:val="Collegamentoipertestuale"/>
                    <w:rFonts w:ascii="Verdana" w:hAnsi="Verdana"/>
                    <w:b/>
                    <w:bCs/>
                    <w:noProof/>
                  </w:rPr>
                </w:rPrChange>
              </w:rPr>
              <w:t>20.</w:t>
            </w:r>
            <w:r w:rsidRPr="000A1D2D">
              <w:rPr>
                <w:rFonts w:asciiTheme="majorHAnsi" w:eastAsiaTheme="minorEastAsia" w:hAnsiTheme="majorHAnsi"/>
                <w:noProof/>
                <w:lang w:eastAsia="it-IT"/>
                <w:rPrChange w:id="416"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417" w:author="Avv. Rosario Panzariello" w:date="2026-09-28T20:05:00Z" w16du:dateUtc="2026-09-28T18:05:00Z">
                  <w:rPr>
                    <w:rStyle w:val="Collegamentoipertestuale"/>
                    <w:rFonts w:ascii="Verdana" w:hAnsi="Verdana"/>
                    <w:b/>
                    <w:bCs/>
                    <w:smallCaps/>
                    <w:noProof/>
                  </w:rPr>
                </w:rPrChange>
              </w:rPr>
              <w:t>Reclami.</w:t>
            </w:r>
            <w:r w:rsidRPr="000A1D2D">
              <w:rPr>
                <w:rFonts w:asciiTheme="majorHAnsi" w:hAnsiTheme="majorHAnsi"/>
                <w:noProof/>
                <w:webHidden/>
                <w:rPrChange w:id="418" w:author="Avv. Rosario Panzariello" w:date="2026-09-28T20:05:00Z" w16du:dateUtc="2026-09-28T18:05:00Z">
                  <w:rPr>
                    <w:noProof/>
                    <w:webHidden/>
                  </w:rPr>
                </w:rPrChange>
              </w:rPr>
              <w:tab/>
            </w:r>
            <w:r w:rsidRPr="000A1D2D">
              <w:rPr>
                <w:rFonts w:asciiTheme="majorHAnsi" w:hAnsiTheme="majorHAnsi"/>
                <w:noProof/>
                <w:webHidden/>
                <w:rPrChange w:id="419" w:author="Avv. Rosario Panzariello" w:date="2026-09-28T20:05:00Z" w16du:dateUtc="2026-09-28T18:05:00Z">
                  <w:rPr>
                    <w:noProof/>
                    <w:webHidden/>
                  </w:rPr>
                </w:rPrChange>
              </w:rPr>
              <w:fldChar w:fldCharType="begin"/>
            </w:r>
            <w:r w:rsidRPr="000A1D2D">
              <w:rPr>
                <w:rFonts w:asciiTheme="majorHAnsi" w:hAnsiTheme="majorHAnsi"/>
                <w:noProof/>
                <w:webHidden/>
                <w:rPrChange w:id="420" w:author="Avv. Rosario Panzariello" w:date="2026-09-28T20:05:00Z" w16du:dateUtc="2026-09-28T18:05:00Z">
                  <w:rPr>
                    <w:noProof/>
                    <w:webHidden/>
                  </w:rPr>
                </w:rPrChange>
              </w:rPr>
              <w:instrText xml:space="preserve"> PAGEREF _Toc241518325 \h </w:instrText>
            </w:r>
            <w:r w:rsidRPr="000A1D2D">
              <w:rPr>
                <w:rFonts w:asciiTheme="majorHAnsi" w:hAnsiTheme="majorHAnsi"/>
                <w:noProof/>
                <w:webHidden/>
                <w:rPrChange w:id="421" w:author="Avv. Rosario Panzariello" w:date="2026-09-28T20:05:00Z" w16du:dateUtc="2026-09-28T18:05:00Z">
                  <w:rPr>
                    <w:noProof/>
                    <w:webHidden/>
                  </w:rPr>
                </w:rPrChange>
              </w:rPr>
            </w:r>
            <w:r w:rsidRPr="000A1D2D">
              <w:rPr>
                <w:rFonts w:asciiTheme="majorHAnsi" w:hAnsiTheme="majorHAnsi"/>
                <w:noProof/>
                <w:webHidden/>
                <w:rPrChange w:id="422" w:author="Avv. Rosario Panzariello" w:date="2026-09-28T20:05:00Z" w16du:dateUtc="2026-09-28T18:05:00Z">
                  <w:rPr>
                    <w:noProof/>
                    <w:webHidden/>
                  </w:rPr>
                </w:rPrChange>
              </w:rPr>
              <w:fldChar w:fldCharType="separate"/>
            </w:r>
            <w:r w:rsidRPr="000A1D2D">
              <w:rPr>
                <w:rFonts w:asciiTheme="majorHAnsi" w:hAnsiTheme="majorHAnsi"/>
                <w:noProof/>
                <w:webHidden/>
                <w:rPrChange w:id="423" w:author="Avv. Rosario Panzariello" w:date="2026-09-28T20:05:00Z" w16du:dateUtc="2026-09-28T18:05:00Z">
                  <w:rPr>
                    <w:noProof/>
                    <w:webHidden/>
                  </w:rPr>
                </w:rPrChange>
              </w:rPr>
              <w:t>88</w:t>
            </w:r>
            <w:r w:rsidRPr="000A1D2D">
              <w:rPr>
                <w:rFonts w:asciiTheme="majorHAnsi" w:hAnsiTheme="majorHAnsi"/>
                <w:noProof/>
                <w:webHidden/>
                <w:rPrChange w:id="424"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425" w:author="Avv. Rosario Panzariello" w:date="2026-09-28T20:05:00Z" w16du:dateUtc="2026-09-28T18:05:00Z">
                  <w:rPr>
                    <w:rStyle w:val="Collegamentoipertestuale"/>
                    <w:noProof/>
                  </w:rPr>
                </w:rPrChange>
              </w:rPr>
              <w:fldChar w:fldCharType="end"/>
            </w:r>
          </w:ins>
        </w:p>
        <w:p w14:paraId="180A3959" w14:textId="0C5BD859" w:rsidR="00D90D9A" w:rsidRPr="000A1D2D" w:rsidRDefault="00D90D9A">
          <w:pPr>
            <w:pStyle w:val="Sommario1"/>
            <w:rPr>
              <w:ins w:id="426" w:author="Avv. Rosario Panzariello" w:date="2026-09-28T20:04:00Z" w16du:dateUtc="2026-09-28T18:04:00Z"/>
              <w:rFonts w:asciiTheme="majorHAnsi" w:eastAsiaTheme="minorEastAsia" w:hAnsiTheme="majorHAnsi"/>
              <w:noProof/>
              <w:lang w:eastAsia="it-IT"/>
              <w:rPrChange w:id="427" w:author="Avv. Rosario Panzariello" w:date="2026-09-28T20:05:00Z" w16du:dateUtc="2026-09-28T18:05:00Z">
                <w:rPr>
                  <w:ins w:id="428" w:author="Avv. Rosario Panzariello" w:date="2026-09-28T20:04:00Z" w16du:dateUtc="2026-09-28T18:04:00Z"/>
                  <w:rFonts w:eastAsiaTheme="minorEastAsia"/>
                  <w:noProof/>
                  <w:sz w:val="24"/>
                  <w:szCs w:val="24"/>
                  <w:lang w:eastAsia="it-IT"/>
                </w:rPr>
              </w:rPrChange>
            </w:rPr>
          </w:pPr>
          <w:ins w:id="429" w:author="Avv. Rosario Panzariello" w:date="2026-09-28T20:04:00Z" w16du:dateUtc="2026-09-28T18:04:00Z">
            <w:r w:rsidRPr="000A1D2D">
              <w:rPr>
                <w:rStyle w:val="Collegamentoipertestuale"/>
                <w:rFonts w:asciiTheme="majorHAnsi" w:hAnsiTheme="majorHAnsi"/>
                <w:noProof/>
                <w:rPrChange w:id="430"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431"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432" w:author="Avv. Rosario Panzariello" w:date="2026-09-28T20:05:00Z" w16du:dateUtc="2026-09-28T18:05:00Z">
                  <w:rPr>
                    <w:noProof/>
                  </w:rPr>
                </w:rPrChange>
              </w:rPr>
              <w:instrText>HYPERLINK \l "_Toc241518326"</w:instrText>
            </w:r>
            <w:r w:rsidRPr="000A1D2D">
              <w:rPr>
                <w:rStyle w:val="Collegamentoipertestuale"/>
                <w:rFonts w:asciiTheme="majorHAnsi" w:hAnsiTheme="majorHAnsi"/>
                <w:noProof/>
                <w:rPrChange w:id="433"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434"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435"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436" w:author="Avv. Rosario Panzariello" w:date="2026-09-28T20:05:00Z" w16du:dateUtc="2026-09-28T18:05:00Z">
                  <w:rPr>
                    <w:rStyle w:val="Collegamentoipertestuale"/>
                    <w:rFonts w:ascii="Verdana" w:hAnsi="Verdana"/>
                    <w:b/>
                    <w:bCs/>
                    <w:smallCaps/>
                    <w:noProof/>
                  </w:rPr>
                </w:rPrChange>
              </w:rPr>
              <w:t>21.</w:t>
            </w:r>
            <w:r w:rsidRPr="000A1D2D">
              <w:rPr>
                <w:rFonts w:asciiTheme="majorHAnsi" w:eastAsiaTheme="minorEastAsia" w:hAnsiTheme="majorHAnsi"/>
                <w:noProof/>
                <w:lang w:eastAsia="it-IT"/>
                <w:rPrChange w:id="437"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438" w:author="Avv. Rosario Panzariello" w:date="2026-09-28T20:05:00Z" w16du:dateUtc="2026-09-28T18:05:00Z">
                  <w:rPr>
                    <w:rStyle w:val="Collegamentoipertestuale"/>
                    <w:rFonts w:ascii="Verdana" w:hAnsi="Verdana"/>
                    <w:b/>
                    <w:bCs/>
                    <w:smallCaps/>
                    <w:noProof/>
                  </w:rPr>
                </w:rPrChange>
              </w:rPr>
              <w:t>Clausola di collegamento.</w:t>
            </w:r>
            <w:r w:rsidRPr="000A1D2D">
              <w:rPr>
                <w:rFonts w:asciiTheme="majorHAnsi" w:hAnsiTheme="majorHAnsi"/>
                <w:noProof/>
                <w:webHidden/>
                <w:rPrChange w:id="439" w:author="Avv. Rosario Panzariello" w:date="2026-09-28T20:05:00Z" w16du:dateUtc="2026-09-28T18:05:00Z">
                  <w:rPr>
                    <w:noProof/>
                    <w:webHidden/>
                  </w:rPr>
                </w:rPrChange>
              </w:rPr>
              <w:tab/>
            </w:r>
            <w:r w:rsidRPr="000A1D2D">
              <w:rPr>
                <w:rFonts w:asciiTheme="majorHAnsi" w:hAnsiTheme="majorHAnsi"/>
                <w:noProof/>
                <w:webHidden/>
                <w:rPrChange w:id="440" w:author="Avv. Rosario Panzariello" w:date="2026-09-28T20:05:00Z" w16du:dateUtc="2026-09-28T18:05:00Z">
                  <w:rPr>
                    <w:noProof/>
                    <w:webHidden/>
                  </w:rPr>
                </w:rPrChange>
              </w:rPr>
              <w:fldChar w:fldCharType="begin"/>
            </w:r>
            <w:r w:rsidRPr="000A1D2D">
              <w:rPr>
                <w:rFonts w:asciiTheme="majorHAnsi" w:hAnsiTheme="majorHAnsi"/>
                <w:noProof/>
                <w:webHidden/>
                <w:rPrChange w:id="441" w:author="Avv. Rosario Panzariello" w:date="2026-09-28T20:05:00Z" w16du:dateUtc="2026-09-28T18:05:00Z">
                  <w:rPr>
                    <w:noProof/>
                    <w:webHidden/>
                  </w:rPr>
                </w:rPrChange>
              </w:rPr>
              <w:instrText xml:space="preserve"> PAGEREF _Toc241518326 \h </w:instrText>
            </w:r>
            <w:r w:rsidRPr="000A1D2D">
              <w:rPr>
                <w:rFonts w:asciiTheme="majorHAnsi" w:hAnsiTheme="majorHAnsi"/>
                <w:noProof/>
                <w:webHidden/>
                <w:rPrChange w:id="442" w:author="Avv. Rosario Panzariello" w:date="2026-09-28T20:05:00Z" w16du:dateUtc="2026-09-28T18:05:00Z">
                  <w:rPr>
                    <w:noProof/>
                    <w:webHidden/>
                  </w:rPr>
                </w:rPrChange>
              </w:rPr>
            </w:r>
            <w:r w:rsidRPr="000A1D2D">
              <w:rPr>
                <w:rFonts w:asciiTheme="majorHAnsi" w:hAnsiTheme="majorHAnsi"/>
                <w:noProof/>
                <w:webHidden/>
                <w:rPrChange w:id="443" w:author="Avv. Rosario Panzariello" w:date="2026-09-28T20:05:00Z" w16du:dateUtc="2026-09-28T18:05:00Z">
                  <w:rPr>
                    <w:noProof/>
                    <w:webHidden/>
                  </w:rPr>
                </w:rPrChange>
              </w:rPr>
              <w:fldChar w:fldCharType="separate"/>
            </w:r>
            <w:r w:rsidRPr="000A1D2D">
              <w:rPr>
                <w:rFonts w:asciiTheme="majorHAnsi" w:hAnsiTheme="majorHAnsi"/>
                <w:noProof/>
                <w:webHidden/>
                <w:rPrChange w:id="444" w:author="Avv. Rosario Panzariello" w:date="2026-09-28T20:05:00Z" w16du:dateUtc="2026-09-28T18:05:00Z">
                  <w:rPr>
                    <w:noProof/>
                    <w:webHidden/>
                  </w:rPr>
                </w:rPrChange>
              </w:rPr>
              <w:t>91</w:t>
            </w:r>
            <w:r w:rsidRPr="000A1D2D">
              <w:rPr>
                <w:rFonts w:asciiTheme="majorHAnsi" w:hAnsiTheme="majorHAnsi"/>
                <w:noProof/>
                <w:webHidden/>
                <w:rPrChange w:id="445"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446" w:author="Avv. Rosario Panzariello" w:date="2026-09-28T20:05:00Z" w16du:dateUtc="2026-09-28T18:05:00Z">
                  <w:rPr>
                    <w:rStyle w:val="Collegamentoipertestuale"/>
                    <w:noProof/>
                  </w:rPr>
                </w:rPrChange>
              </w:rPr>
              <w:fldChar w:fldCharType="end"/>
            </w:r>
          </w:ins>
        </w:p>
        <w:p w14:paraId="5B46CC72" w14:textId="7BAE3251" w:rsidR="00D90D9A" w:rsidRPr="000A1D2D" w:rsidRDefault="00D90D9A">
          <w:pPr>
            <w:pStyle w:val="Sommario1"/>
            <w:rPr>
              <w:ins w:id="447" w:author="Avv. Rosario Panzariello" w:date="2026-09-28T20:04:00Z" w16du:dateUtc="2026-09-28T18:04:00Z"/>
              <w:rFonts w:asciiTheme="majorHAnsi" w:eastAsiaTheme="minorEastAsia" w:hAnsiTheme="majorHAnsi"/>
              <w:noProof/>
              <w:lang w:eastAsia="it-IT"/>
              <w:rPrChange w:id="448" w:author="Avv. Rosario Panzariello" w:date="2026-09-28T20:05:00Z" w16du:dateUtc="2026-09-28T18:05:00Z">
                <w:rPr>
                  <w:ins w:id="449" w:author="Avv. Rosario Panzariello" w:date="2026-09-28T20:04:00Z" w16du:dateUtc="2026-09-28T18:04:00Z"/>
                  <w:rFonts w:eastAsiaTheme="minorEastAsia"/>
                  <w:noProof/>
                  <w:sz w:val="24"/>
                  <w:szCs w:val="24"/>
                  <w:lang w:eastAsia="it-IT"/>
                </w:rPr>
              </w:rPrChange>
            </w:rPr>
          </w:pPr>
          <w:ins w:id="450" w:author="Avv. Rosario Panzariello" w:date="2026-09-28T20:04:00Z" w16du:dateUtc="2026-09-28T18:04:00Z">
            <w:r w:rsidRPr="000A1D2D">
              <w:rPr>
                <w:rStyle w:val="Collegamentoipertestuale"/>
                <w:rFonts w:asciiTheme="majorHAnsi" w:hAnsiTheme="majorHAnsi"/>
                <w:noProof/>
                <w:rPrChange w:id="451"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452"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453" w:author="Avv. Rosario Panzariello" w:date="2026-09-28T20:05:00Z" w16du:dateUtc="2026-09-28T18:05:00Z">
                  <w:rPr>
                    <w:noProof/>
                  </w:rPr>
                </w:rPrChange>
              </w:rPr>
              <w:instrText>HYPERLINK \l "_Toc241518327"</w:instrText>
            </w:r>
            <w:r w:rsidRPr="000A1D2D">
              <w:rPr>
                <w:rStyle w:val="Collegamentoipertestuale"/>
                <w:rFonts w:asciiTheme="majorHAnsi" w:hAnsiTheme="majorHAnsi"/>
                <w:noProof/>
                <w:rPrChange w:id="454"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455"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456"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457" w:author="Avv. Rosario Panzariello" w:date="2026-09-28T20:05:00Z" w16du:dateUtc="2026-09-28T18:05:00Z">
                  <w:rPr>
                    <w:rStyle w:val="Collegamentoipertestuale"/>
                    <w:rFonts w:ascii="Verdana" w:hAnsi="Verdana"/>
                    <w:b/>
                    <w:bCs/>
                    <w:smallCaps/>
                    <w:noProof/>
                  </w:rPr>
                </w:rPrChange>
              </w:rPr>
              <w:t>22.</w:t>
            </w:r>
            <w:r w:rsidRPr="000A1D2D">
              <w:rPr>
                <w:rFonts w:asciiTheme="majorHAnsi" w:eastAsiaTheme="minorEastAsia" w:hAnsiTheme="majorHAnsi"/>
                <w:noProof/>
                <w:lang w:eastAsia="it-IT"/>
                <w:rPrChange w:id="458"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459" w:author="Avv. Rosario Panzariello" w:date="2026-09-28T20:05:00Z" w16du:dateUtc="2026-09-28T18:05:00Z">
                  <w:rPr>
                    <w:rStyle w:val="Collegamentoipertestuale"/>
                    <w:rFonts w:ascii="Verdana" w:hAnsi="Verdana"/>
                    <w:b/>
                    <w:bCs/>
                    <w:smallCaps/>
                    <w:noProof/>
                  </w:rPr>
                </w:rPrChange>
              </w:rPr>
              <w:t>Soluzioni di finanziamento offerte da terzi.</w:t>
            </w:r>
            <w:r w:rsidRPr="000A1D2D">
              <w:rPr>
                <w:rFonts w:asciiTheme="majorHAnsi" w:hAnsiTheme="majorHAnsi"/>
                <w:noProof/>
                <w:webHidden/>
                <w:rPrChange w:id="460" w:author="Avv. Rosario Panzariello" w:date="2026-09-28T20:05:00Z" w16du:dateUtc="2026-09-28T18:05:00Z">
                  <w:rPr>
                    <w:noProof/>
                    <w:webHidden/>
                  </w:rPr>
                </w:rPrChange>
              </w:rPr>
              <w:tab/>
            </w:r>
            <w:r w:rsidRPr="000A1D2D">
              <w:rPr>
                <w:rFonts w:asciiTheme="majorHAnsi" w:hAnsiTheme="majorHAnsi"/>
                <w:noProof/>
                <w:webHidden/>
                <w:rPrChange w:id="461" w:author="Avv. Rosario Panzariello" w:date="2026-09-28T20:05:00Z" w16du:dateUtc="2026-09-28T18:05:00Z">
                  <w:rPr>
                    <w:noProof/>
                    <w:webHidden/>
                  </w:rPr>
                </w:rPrChange>
              </w:rPr>
              <w:fldChar w:fldCharType="begin"/>
            </w:r>
            <w:r w:rsidRPr="000A1D2D">
              <w:rPr>
                <w:rFonts w:asciiTheme="majorHAnsi" w:hAnsiTheme="majorHAnsi"/>
                <w:noProof/>
                <w:webHidden/>
                <w:rPrChange w:id="462" w:author="Avv. Rosario Panzariello" w:date="2026-09-28T20:05:00Z" w16du:dateUtc="2026-09-28T18:05:00Z">
                  <w:rPr>
                    <w:noProof/>
                    <w:webHidden/>
                  </w:rPr>
                </w:rPrChange>
              </w:rPr>
              <w:instrText xml:space="preserve"> PAGEREF _Toc241518327 \h </w:instrText>
            </w:r>
            <w:r w:rsidRPr="000A1D2D">
              <w:rPr>
                <w:rFonts w:asciiTheme="majorHAnsi" w:hAnsiTheme="majorHAnsi"/>
                <w:noProof/>
                <w:webHidden/>
                <w:rPrChange w:id="463" w:author="Avv. Rosario Panzariello" w:date="2026-09-28T20:05:00Z" w16du:dateUtc="2026-09-28T18:05:00Z">
                  <w:rPr>
                    <w:noProof/>
                    <w:webHidden/>
                  </w:rPr>
                </w:rPrChange>
              </w:rPr>
            </w:r>
            <w:r w:rsidRPr="000A1D2D">
              <w:rPr>
                <w:rFonts w:asciiTheme="majorHAnsi" w:hAnsiTheme="majorHAnsi"/>
                <w:noProof/>
                <w:webHidden/>
                <w:rPrChange w:id="464" w:author="Avv. Rosario Panzariello" w:date="2026-09-28T20:05:00Z" w16du:dateUtc="2026-09-28T18:05:00Z">
                  <w:rPr>
                    <w:noProof/>
                    <w:webHidden/>
                  </w:rPr>
                </w:rPrChange>
              </w:rPr>
              <w:fldChar w:fldCharType="separate"/>
            </w:r>
            <w:r w:rsidRPr="000A1D2D">
              <w:rPr>
                <w:rFonts w:asciiTheme="majorHAnsi" w:hAnsiTheme="majorHAnsi"/>
                <w:noProof/>
                <w:webHidden/>
                <w:rPrChange w:id="465" w:author="Avv. Rosario Panzariello" w:date="2026-09-28T20:05:00Z" w16du:dateUtc="2026-09-28T18:05:00Z">
                  <w:rPr>
                    <w:noProof/>
                    <w:webHidden/>
                  </w:rPr>
                </w:rPrChange>
              </w:rPr>
              <w:t>91</w:t>
            </w:r>
            <w:r w:rsidRPr="000A1D2D">
              <w:rPr>
                <w:rFonts w:asciiTheme="majorHAnsi" w:hAnsiTheme="majorHAnsi"/>
                <w:noProof/>
                <w:webHidden/>
                <w:rPrChange w:id="466"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467" w:author="Avv. Rosario Panzariello" w:date="2026-09-28T20:05:00Z" w16du:dateUtc="2026-09-28T18:05:00Z">
                  <w:rPr>
                    <w:rStyle w:val="Collegamentoipertestuale"/>
                    <w:noProof/>
                  </w:rPr>
                </w:rPrChange>
              </w:rPr>
              <w:fldChar w:fldCharType="end"/>
            </w:r>
          </w:ins>
        </w:p>
        <w:p w14:paraId="461E0555" w14:textId="316D3F27" w:rsidR="00D90D9A" w:rsidRPr="000A1D2D" w:rsidRDefault="00D90D9A">
          <w:pPr>
            <w:pStyle w:val="Sommario1"/>
            <w:rPr>
              <w:ins w:id="468" w:author="Avv. Rosario Panzariello" w:date="2026-09-28T20:04:00Z" w16du:dateUtc="2026-09-28T18:04:00Z"/>
              <w:rFonts w:asciiTheme="majorHAnsi" w:eastAsiaTheme="minorEastAsia" w:hAnsiTheme="majorHAnsi"/>
              <w:noProof/>
              <w:lang w:eastAsia="it-IT"/>
              <w:rPrChange w:id="469" w:author="Avv. Rosario Panzariello" w:date="2026-09-28T20:05:00Z" w16du:dateUtc="2026-09-28T18:05:00Z">
                <w:rPr>
                  <w:ins w:id="470" w:author="Avv. Rosario Panzariello" w:date="2026-09-28T20:04:00Z" w16du:dateUtc="2026-09-28T18:04:00Z"/>
                  <w:rFonts w:eastAsiaTheme="minorEastAsia"/>
                  <w:noProof/>
                  <w:sz w:val="24"/>
                  <w:szCs w:val="24"/>
                  <w:lang w:eastAsia="it-IT"/>
                </w:rPr>
              </w:rPrChange>
            </w:rPr>
          </w:pPr>
          <w:ins w:id="471" w:author="Avv. Rosario Panzariello" w:date="2026-09-28T20:04:00Z" w16du:dateUtc="2026-09-28T18:04:00Z">
            <w:r w:rsidRPr="000A1D2D">
              <w:rPr>
                <w:rStyle w:val="Collegamentoipertestuale"/>
                <w:rFonts w:asciiTheme="majorHAnsi" w:hAnsiTheme="majorHAnsi"/>
                <w:noProof/>
                <w:rPrChange w:id="472"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473"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474" w:author="Avv. Rosario Panzariello" w:date="2026-09-28T20:05:00Z" w16du:dateUtc="2026-09-28T18:05:00Z">
                  <w:rPr>
                    <w:noProof/>
                  </w:rPr>
                </w:rPrChange>
              </w:rPr>
              <w:instrText>HYPERLINK \l "_Toc241518328"</w:instrText>
            </w:r>
            <w:r w:rsidRPr="000A1D2D">
              <w:rPr>
                <w:rStyle w:val="Collegamentoipertestuale"/>
                <w:rFonts w:asciiTheme="majorHAnsi" w:hAnsiTheme="majorHAnsi"/>
                <w:noProof/>
                <w:rPrChange w:id="475"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476"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477"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478" w:author="Avv. Rosario Panzariello" w:date="2026-09-28T20:05:00Z" w16du:dateUtc="2026-09-28T18:05:00Z">
                  <w:rPr>
                    <w:rStyle w:val="Collegamentoipertestuale"/>
                    <w:rFonts w:ascii="Verdana" w:hAnsi="Verdana"/>
                    <w:b/>
                    <w:bCs/>
                    <w:smallCaps/>
                    <w:noProof/>
                  </w:rPr>
                </w:rPrChange>
              </w:rPr>
              <w:t>23.</w:t>
            </w:r>
            <w:r w:rsidRPr="000A1D2D">
              <w:rPr>
                <w:rFonts w:asciiTheme="majorHAnsi" w:eastAsiaTheme="minorEastAsia" w:hAnsiTheme="majorHAnsi"/>
                <w:noProof/>
                <w:lang w:eastAsia="it-IT"/>
                <w:rPrChange w:id="479"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480" w:author="Avv. Rosario Panzariello" w:date="2026-09-28T20:05:00Z" w16du:dateUtc="2026-09-28T18:05:00Z">
                  <w:rPr>
                    <w:rStyle w:val="Collegamentoipertestuale"/>
                    <w:rFonts w:ascii="Verdana" w:hAnsi="Verdana"/>
                    <w:b/>
                    <w:bCs/>
                    <w:smallCaps/>
                    <w:noProof/>
                  </w:rPr>
                </w:rPrChange>
              </w:rPr>
              <w:t>Legge applicabile, Lingua e Foro competente.</w:t>
            </w:r>
            <w:r w:rsidRPr="000A1D2D">
              <w:rPr>
                <w:rFonts w:asciiTheme="majorHAnsi" w:hAnsiTheme="majorHAnsi"/>
                <w:noProof/>
                <w:webHidden/>
                <w:rPrChange w:id="481" w:author="Avv. Rosario Panzariello" w:date="2026-09-28T20:05:00Z" w16du:dateUtc="2026-09-28T18:05:00Z">
                  <w:rPr>
                    <w:noProof/>
                    <w:webHidden/>
                  </w:rPr>
                </w:rPrChange>
              </w:rPr>
              <w:tab/>
            </w:r>
            <w:r w:rsidRPr="000A1D2D">
              <w:rPr>
                <w:rFonts w:asciiTheme="majorHAnsi" w:hAnsiTheme="majorHAnsi"/>
                <w:noProof/>
                <w:webHidden/>
                <w:rPrChange w:id="482" w:author="Avv. Rosario Panzariello" w:date="2026-09-28T20:05:00Z" w16du:dateUtc="2026-09-28T18:05:00Z">
                  <w:rPr>
                    <w:noProof/>
                    <w:webHidden/>
                  </w:rPr>
                </w:rPrChange>
              </w:rPr>
              <w:fldChar w:fldCharType="begin"/>
            </w:r>
            <w:r w:rsidRPr="000A1D2D">
              <w:rPr>
                <w:rFonts w:asciiTheme="majorHAnsi" w:hAnsiTheme="majorHAnsi"/>
                <w:noProof/>
                <w:webHidden/>
                <w:rPrChange w:id="483" w:author="Avv. Rosario Panzariello" w:date="2026-09-28T20:05:00Z" w16du:dateUtc="2026-09-28T18:05:00Z">
                  <w:rPr>
                    <w:noProof/>
                    <w:webHidden/>
                  </w:rPr>
                </w:rPrChange>
              </w:rPr>
              <w:instrText xml:space="preserve"> PAGEREF _Toc241518328 \h </w:instrText>
            </w:r>
            <w:r w:rsidRPr="000A1D2D">
              <w:rPr>
                <w:rFonts w:asciiTheme="majorHAnsi" w:hAnsiTheme="majorHAnsi"/>
                <w:noProof/>
                <w:webHidden/>
                <w:rPrChange w:id="484" w:author="Avv. Rosario Panzariello" w:date="2026-09-28T20:05:00Z" w16du:dateUtc="2026-09-28T18:05:00Z">
                  <w:rPr>
                    <w:noProof/>
                    <w:webHidden/>
                  </w:rPr>
                </w:rPrChange>
              </w:rPr>
            </w:r>
            <w:r w:rsidRPr="000A1D2D">
              <w:rPr>
                <w:rFonts w:asciiTheme="majorHAnsi" w:hAnsiTheme="majorHAnsi"/>
                <w:noProof/>
                <w:webHidden/>
                <w:rPrChange w:id="485" w:author="Avv. Rosario Panzariello" w:date="2026-09-28T20:05:00Z" w16du:dateUtc="2026-09-28T18:05:00Z">
                  <w:rPr>
                    <w:noProof/>
                    <w:webHidden/>
                  </w:rPr>
                </w:rPrChange>
              </w:rPr>
              <w:fldChar w:fldCharType="separate"/>
            </w:r>
            <w:r w:rsidRPr="000A1D2D">
              <w:rPr>
                <w:rFonts w:asciiTheme="majorHAnsi" w:hAnsiTheme="majorHAnsi"/>
                <w:noProof/>
                <w:webHidden/>
                <w:rPrChange w:id="486" w:author="Avv. Rosario Panzariello" w:date="2026-09-28T20:05:00Z" w16du:dateUtc="2026-09-28T18:05:00Z">
                  <w:rPr>
                    <w:noProof/>
                    <w:webHidden/>
                  </w:rPr>
                </w:rPrChange>
              </w:rPr>
              <w:t>93</w:t>
            </w:r>
            <w:r w:rsidRPr="000A1D2D">
              <w:rPr>
                <w:rFonts w:asciiTheme="majorHAnsi" w:hAnsiTheme="majorHAnsi"/>
                <w:noProof/>
                <w:webHidden/>
                <w:rPrChange w:id="487"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488" w:author="Avv. Rosario Panzariello" w:date="2026-09-28T20:05:00Z" w16du:dateUtc="2026-09-28T18:05:00Z">
                  <w:rPr>
                    <w:rStyle w:val="Collegamentoipertestuale"/>
                    <w:noProof/>
                  </w:rPr>
                </w:rPrChange>
              </w:rPr>
              <w:fldChar w:fldCharType="end"/>
            </w:r>
          </w:ins>
        </w:p>
        <w:p w14:paraId="08BF7881" w14:textId="2CE6B269" w:rsidR="00D90D9A" w:rsidRPr="000A1D2D" w:rsidRDefault="00D90D9A">
          <w:pPr>
            <w:pStyle w:val="Sommario2"/>
            <w:rPr>
              <w:ins w:id="489" w:author="Avv. Rosario Panzariello" w:date="2026-09-28T20:04:00Z" w16du:dateUtc="2026-09-28T18:04:00Z"/>
              <w:rFonts w:asciiTheme="majorHAnsi" w:eastAsiaTheme="minorEastAsia" w:hAnsiTheme="majorHAnsi"/>
              <w:noProof/>
              <w:lang w:eastAsia="it-IT"/>
              <w:rPrChange w:id="490" w:author="Avv. Rosario Panzariello" w:date="2026-09-28T20:05:00Z" w16du:dateUtc="2026-09-28T18:05:00Z">
                <w:rPr>
                  <w:ins w:id="491" w:author="Avv. Rosario Panzariello" w:date="2026-09-28T20:04:00Z" w16du:dateUtc="2026-09-28T18:04:00Z"/>
                  <w:rFonts w:eastAsiaTheme="minorEastAsia"/>
                  <w:noProof/>
                  <w:sz w:val="24"/>
                  <w:szCs w:val="24"/>
                  <w:lang w:eastAsia="it-IT"/>
                </w:rPr>
              </w:rPrChange>
            </w:rPr>
          </w:pPr>
          <w:ins w:id="492" w:author="Avv. Rosario Panzariello" w:date="2026-09-28T20:04:00Z" w16du:dateUtc="2026-09-28T18:04:00Z">
            <w:r w:rsidRPr="000A1D2D">
              <w:rPr>
                <w:rStyle w:val="Collegamentoipertestuale"/>
                <w:rFonts w:asciiTheme="majorHAnsi" w:hAnsiTheme="majorHAnsi"/>
                <w:noProof/>
                <w:rPrChange w:id="493" w:author="Avv. Rosario Panzariello" w:date="2026-09-28T20:05:00Z" w16du:dateUtc="2026-09-28T18:05:00Z">
                  <w:rPr>
                    <w:rStyle w:val="Collegamentoipertestuale"/>
                    <w:noProof/>
                  </w:rPr>
                </w:rPrChange>
              </w:rPr>
              <w:fldChar w:fldCharType="begin"/>
            </w:r>
            <w:r w:rsidRPr="000A1D2D">
              <w:rPr>
                <w:rStyle w:val="Collegamentoipertestuale"/>
                <w:rFonts w:asciiTheme="majorHAnsi" w:hAnsiTheme="majorHAnsi"/>
                <w:noProof/>
                <w:rPrChange w:id="494" w:author="Avv. Rosario Panzariello" w:date="2026-09-28T20:05:00Z" w16du:dateUtc="2026-09-28T18:05:00Z">
                  <w:rPr>
                    <w:rStyle w:val="Collegamentoipertestuale"/>
                    <w:noProof/>
                  </w:rPr>
                </w:rPrChange>
              </w:rPr>
              <w:instrText xml:space="preserve"> </w:instrText>
            </w:r>
            <w:r w:rsidRPr="000A1D2D">
              <w:rPr>
                <w:rFonts w:asciiTheme="majorHAnsi" w:hAnsiTheme="majorHAnsi"/>
                <w:noProof/>
                <w:rPrChange w:id="495" w:author="Avv. Rosario Panzariello" w:date="2026-09-28T20:05:00Z" w16du:dateUtc="2026-09-28T18:05:00Z">
                  <w:rPr>
                    <w:noProof/>
                  </w:rPr>
                </w:rPrChange>
              </w:rPr>
              <w:instrText>HYPERLINK \l "_Toc241518329"</w:instrText>
            </w:r>
            <w:r w:rsidRPr="000A1D2D">
              <w:rPr>
                <w:rStyle w:val="Collegamentoipertestuale"/>
                <w:rFonts w:asciiTheme="majorHAnsi" w:hAnsiTheme="majorHAnsi"/>
                <w:noProof/>
                <w:rPrChange w:id="496" w:author="Avv. Rosario Panzariello" w:date="2026-09-28T20:05:00Z" w16du:dateUtc="2026-09-28T18:05:00Z">
                  <w:rPr>
                    <w:rStyle w:val="Collegamentoipertestuale"/>
                    <w:noProof/>
                  </w:rPr>
                </w:rPrChange>
              </w:rPr>
              <w:instrText xml:space="preserve"> </w:instrText>
            </w:r>
            <w:r w:rsidRPr="000A1D2D">
              <w:rPr>
                <w:rStyle w:val="Collegamentoipertestuale"/>
                <w:rFonts w:asciiTheme="majorHAnsi" w:hAnsiTheme="majorHAnsi"/>
                <w:noProof/>
                <w:rPrChange w:id="497" w:author="Avv. Rosario Panzariello" w:date="2026-09-28T20:05:00Z" w16du:dateUtc="2026-09-28T18:05:00Z">
                  <w:rPr>
                    <w:rStyle w:val="Collegamentoipertestuale"/>
                    <w:noProof/>
                  </w:rPr>
                </w:rPrChange>
              </w:rPr>
            </w:r>
            <w:r w:rsidRPr="000A1D2D">
              <w:rPr>
                <w:rStyle w:val="Collegamentoipertestuale"/>
                <w:rFonts w:asciiTheme="majorHAnsi" w:hAnsiTheme="majorHAnsi"/>
                <w:noProof/>
                <w:rPrChange w:id="498" w:author="Avv. Rosario Panzariello" w:date="2026-09-28T20:05:00Z" w16du:dateUtc="2026-09-28T18:05:00Z">
                  <w:rPr>
                    <w:rStyle w:val="Collegamentoipertestuale"/>
                    <w:noProof/>
                  </w:rPr>
                </w:rPrChange>
              </w:rPr>
              <w:fldChar w:fldCharType="separate"/>
            </w:r>
            <w:r w:rsidRPr="000A1D2D">
              <w:rPr>
                <w:rStyle w:val="Collegamentoipertestuale"/>
                <w:rFonts w:asciiTheme="majorHAnsi" w:hAnsiTheme="majorHAnsi"/>
                <w:b/>
                <w:bCs/>
                <w:smallCaps/>
                <w:noProof/>
                <w:rPrChange w:id="499" w:author="Avv. Rosario Panzariello" w:date="2026-09-28T20:05:00Z" w16du:dateUtc="2026-09-28T18:05:00Z">
                  <w:rPr>
                    <w:rStyle w:val="Collegamentoipertestuale"/>
                    <w:rFonts w:ascii="Verdana" w:hAnsi="Verdana"/>
                    <w:b/>
                    <w:bCs/>
                    <w:smallCaps/>
                    <w:noProof/>
                  </w:rPr>
                </w:rPrChange>
              </w:rPr>
              <w:t>24.</w:t>
            </w:r>
            <w:r w:rsidRPr="000A1D2D">
              <w:rPr>
                <w:rFonts w:asciiTheme="majorHAnsi" w:eastAsiaTheme="minorEastAsia" w:hAnsiTheme="majorHAnsi"/>
                <w:noProof/>
                <w:lang w:eastAsia="it-IT"/>
                <w:rPrChange w:id="500" w:author="Avv. Rosario Panzariello" w:date="2026-09-28T20:05:00Z" w16du:dateUtc="2026-09-28T18:05:00Z">
                  <w:rPr>
                    <w:rFonts w:eastAsiaTheme="minorEastAsia"/>
                    <w:noProof/>
                    <w:sz w:val="24"/>
                    <w:szCs w:val="24"/>
                    <w:lang w:eastAsia="it-IT"/>
                  </w:rPr>
                </w:rPrChange>
              </w:rPr>
              <w:tab/>
            </w:r>
            <w:r w:rsidRPr="000A1D2D">
              <w:rPr>
                <w:rStyle w:val="Collegamentoipertestuale"/>
                <w:rFonts w:asciiTheme="majorHAnsi" w:hAnsiTheme="majorHAnsi"/>
                <w:b/>
                <w:bCs/>
                <w:smallCaps/>
                <w:noProof/>
                <w:rPrChange w:id="501" w:author="Avv. Rosario Panzariello" w:date="2026-09-28T20:05:00Z" w16du:dateUtc="2026-09-28T18:05:00Z">
                  <w:rPr>
                    <w:rStyle w:val="Collegamentoipertestuale"/>
                    <w:rFonts w:ascii="Verdana" w:hAnsi="Verdana"/>
                    <w:b/>
                    <w:bCs/>
                    <w:smallCaps/>
                    <w:noProof/>
                  </w:rPr>
                </w:rPrChange>
              </w:rPr>
              <w:t>Comunicazioni.</w:t>
            </w:r>
            <w:r w:rsidRPr="000A1D2D">
              <w:rPr>
                <w:rFonts w:asciiTheme="majorHAnsi" w:hAnsiTheme="majorHAnsi"/>
                <w:noProof/>
                <w:webHidden/>
                <w:rPrChange w:id="502" w:author="Avv. Rosario Panzariello" w:date="2026-09-28T20:05:00Z" w16du:dateUtc="2026-09-28T18:05:00Z">
                  <w:rPr>
                    <w:noProof/>
                    <w:webHidden/>
                  </w:rPr>
                </w:rPrChange>
              </w:rPr>
              <w:tab/>
            </w:r>
            <w:r w:rsidRPr="000A1D2D">
              <w:rPr>
                <w:rFonts w:asciiTheme="majorHAnsi" w:hAnsiTheme="majorHAnsi"/>
                <w:noProof/>
                <w:webHidden/>
                <w:rPrChange w:id="503" w:author="Avv. Rosario Panzariello" w:date="2026-09-28T20:05:00Z" w16du:dateUtc="2026-09-28T18:05:00Z">
                  <w:rPr>
                    <w:noProof/>
                    <w:webHidden/>
                  </w:rPr>
                </w:rPrChange>
              </w:rPr>
              <w:fldChar w:fldCharType="begin"/>
            </w:r>
            <w:r w:rsidRPr="000A1D2D">
              <w:rPr>
                <w:rFonts w:asciiTheme="majorHAnsi" w:hAnsiTheme="majorHAnsi"/>
                <w:noProof/>
                <w:webHidden/>
                <w:rPrChange w:id="504" w:author="Avv. Rosario Panzariello" w:date="2026-09-28T20:05:00Z" w16du:dateUtc="2026-09-28T18:05:00Z">
                  <w:rPr>
                    <w:noProof/>
                    <w:webHidden/>
                  </w:rPr>
                </w:rPrChange>
              </w:rPr>
              <w:instrText xml:space="preserve"> PAGEREF _Toc241518329 \h </w:instrText>
            </w:r>
            <w:r w:rsidRPr="000A1D2D">
              <w:rPr>
                <w:rFonts w:asciiTheme="majorHAnsi" w:hAnsiTheme="majorHAnsi"/>
                <w:noProof/>
                <w:webHidden/>
                <w:rPrChange w:id="505" w:author="Avv. Rosario Panzariello" w:date="2026-09-28T20:05:00Z" w16du:dateUtc="2026-09-28T18:05:00Z">
                  <w:rPr>
                    <w:noProof/>
                    <w:webHidden/>
                  </w:rPr>
                </w:rPrChange>
              </w:rPr>
            </w:r>
            <w:r w:rsidRPr="000A1D2D">
              <w:rPr>
                <w:rFonts w:asciiTheme="majorHAnsi" w:hAnsiTheme="majorHAnsi"/>
                <w:noProof/>
                <w:webHidden/>
                <w:rPrChange w:id="506" w:author="Avv. Rosario Panzariello" w:date="2026-09-28T20:05:00Z" w16du:dateUtc="2026-09-28T18:05:00Z">
                  <w:rPr>
                    <w:noProof/>
                    <w:webHidden/>
                  </w:rPr>
                </w:rPrChange>
              </w:rPr>
              <w:fldChar w:fldCharType="separate"/>
            </w:r>
            <w:r w:rsidRPr="000A1D2D">
              <w:rPr>
                <w:rFonts w:asciiTheme="majorHAnsi" w:hAnsiTheme="majorHAnsi"/>
                <w:noProof/>
                <w:webHidden/>
                <w:rPrChange w:id="507" w:author="Avv. Rosario Panzariello" w:date="2026-09-28T20:05:00Z" w16du:dateUtc="2026-09-28T18:05:00Z">
                  <w:rPr>
                    <w:noProof/>
                    <w:webHidden/>
                  </w:rPr>
                </w:rPrChange>
              </w:rPr>
              <w:t>94</w:t>
            </w:r>
            <w:r w:rsidRPr="000A1D2D">
              <w:rPr>
                <w:rFonts w:asciiTheme="majorHAnsi" w:hAnsiTheme="majorHAnsi"/>
                <w:noProof/>
                <w:webHidden/>
                <w:rPrChange w:id="508" w:author="Avv. Rosario Panzariello" w:date="2026-09-28T20:05:00Z" w16du:dateUtc="2026-09-28T18:05:00Z">
                  <w:rPr>
                    <w:noProof/>
                    <w:webHidden/>
                  </w:rPr>
                </w:rPrChange>
              </w:rPr>
              <w:fldChar w:fldCharType="end"/>
            </w:r>
            <w:r w:rsidRPr="000A1D2D">
              <w:rPr>
                <w:rStyle w:val="Collegamentoipertestuale"/>
                <w:rFonts w:asciiTheme="majorHAnsi" w:hAnsiTheme="majorHAnsi"/>
                <w:noProof/>
                <w:rPrChange w:id="509" w:author="Avv. Rosario Panzariello" w:date="2026-09-28T20:05:00Z" w16du:dateUtc="2026-09-28T18:05:00Z">
                  <w:rPr>
                    <w:rStyle w:val="Collegamentoipertestuale"/>
                    <w:noProof/>
                  </w:rPr>
                </w:rPrChange>
              </w:rPr>
              <w:fldChar w:fldCharType="end"/>
            </w:r>
          </w:ins>
        </w:p>
        <w:p w14:paraId="754F3289" w14:textId="347EB28C" w:rsidR="006B0D40" w:rsidRPr="000A1D2D" w:rsidDel="00FF7A2B" w:rsidRDefault="006B0D40">
          <w:pPr>
            <w:pStyle w:val="Sommario1"/>
            <w:rPr>
              <w:del w:id="510" w:author="Avv. Rosario Panzariello" w:date="2026-09-28T19:30:00Z" w16du:dateUtc="2026-09-28T17:30:00Z"/>
              <w:rFonts w:asciiTheme="majorHAnsi" w:eastAsiaTheme="minorEastAsia" w:hAnsiTheme="majorHAnsi"/>
              <w:noProof/>
              <w:lang w:eastAsia="it-IT"/>
              <w:rPrChange w:id="511" w:author="Avv. Rosario Panzariello" w:date="2026-09-28T20:05:00Z" w16du:dateUtc="2026-09-28T18:05:00Z">
                <w:rPr>
                  <w:del w:id="512" w:author="Avv. Rosario Panzariello" w:date="2026-09-28T19:30:00Z" w16du:dateUtc="2026-09-28T17:30:00Z"/>
                  <w:rFonts w:asciiTheme="majorHAnsi" w:eastAsiaTheme="minorEastAsia" w:hAnsiTheme="majorHAnsi"/>
                  <w:noProof/>
                  <w:sz w:val="24"/>
                  <w:szCs w:val="24"/>
                  <w:lang w:eastAsia="it-IT"/>
                </w:rPr>
              </w:rPrChange>
            </w:rPr>
          </w:pPr>
          <w:del w:id="513" w:author="Avv. Rosario Panzariello" w:date="2026-09-28T19:30:00Z" w16du:dateUtc="2026-09-28T17:30:00Z">
            <w:r w:rsidRPr="000A1D2D" w:rsidDel="00FF7A2B">
              <w:rPr>
                <w:rFonts w:asciiTheme="majorHAnsi" w:hAnsiTheme="majorHAnsi"/>
                <w:b/>
                <w:bCs/>
                <w:noProof/>
                <w:rPrChange w:id="514" w:author="Avv. Rosario Panzariello" w:date="2026-09-28T20:05:00Z" w16du:dateUtc="2026-09-28T18:05:00Z">
                  <w:rPr>
                    <w:rStyle w:val="Collegamentoipertestuale"/>
                    <w:rFonts w:asciiTheme="majorHAnsi" w:hAnsiTheme="majorHAnsi"/>
                    <w:b/>
                    <w:bCs/>
                    <w:noProof/>
                  </w:rPr>
                </w:rPrChange>
              </w:rPr>
              <w:delText>1.</w:delText>
            </w:r>
            <w:r w:rsidRPr="000A1D2D" w:rsidDel="00FF7A2B">
              <w:rPr>
                <w:rFonts w:asciiTheme="majorHAnsi" w:eastAsiaTheme="minorEastAsia" w:hAnsiTheme="majorHAnsi"/>
                <w:noProof/>
                <w:lang w:eastAsia="it-IT"/>
                <w:rPrChange w:id="515"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16" w:author="Avv. Rosario Panzariello" w:date="2026-09-28T20:05:00Z" w16du:dateUtc="2026-09-28T18:05:00Z">
                  <w:rPr>
                    <w:rStyle w:val="Collegamentoipertestuale"/>
                    <w:rFonts w:asciiTheme="majorHAnsi" w:hAnsiTheme="majorHAnsi"/>
                    <w:b/>
                    <w:bCs/>
                    <w:smallCaps/>
                    <w:noProof/>
                    <w:sz w:val="18"/>
                    <w:szCs w:val="18"/>
                  </w:rPr>
                </w:rPrChange>
              </w:rPr>
              <w:delText>Definizioni</w:delText>
            </w:r>
            <w:r w:rsidRPr="000A1D2D" w:rsidDel="00FF7A2B">
              <w:rPr>
                <w:rFonts w:asciiTheme="majorHAnsi" w:hAnsiTheme="majorHAnsi"/>
                <w:b/>
                <w:bCs/>
                <w:smallCaps/>
                <w:noProof/>
                <w:rPrChange w:id="517" w:author="Avv. Rosario Panzariello" w:date="2026-09-28T20:05:00Z" w16du:dateUtc="2026-09-28T18:05:00Z">
                  <w:rPr>
                    <w:rStyle w:val="Collegamentoipertestuale"/>
                    <w:rFonts w:asciiTheme="majorHAnsi" w:hAnsiTheme="majorHAnsi"/>
                    <w:noProof/>
                  </w:rPr>
                </w:rPrChange>
              </w:rPr>
              <w:delText>.</w:delText>
            </w:r>
            <w:r w:rsidRPr="000A1D2D" w:rsidDel="00FF7A2B">
              <w:rPr>
                <w:rFonts w:asciiTheme="majorHAnsi" w:hAnsiTheme="majorHAnsi"/>
                <w:b/>
                <w:bCs/>
                <w:smallCaps/>
                <w:noProof/>
                <w:webHidden/>
                <w:rPrChange w:id="518" w:author="Avv. Rosario Panzariello" w:date="2026-09-28T20:05:00Z" w16du:dateUtc="2026-09-28T18:05:00Z">
                  <w:rPr>
                    <w:rFonts w:asciiTheme="majorHAnsi" w:hAnsiTheme="majorHAnsi"/>
                    <w:noProof/>
                    <w:webHidden/>
                  </w:rPr>
                </w:rPrChange>
              </w:rPr>
              <w:tab/>
            </w:r>
            <w:r w:rsidR="0030105E" w:rsidRPr="000A1D2D" w:rsidDel="00FF7A2B">
              <w:rPr>
                <w:rFonts w:asciiTheme="majorHAnsi" w:hAnsiTheme="majorHAnsi"/>
                <w:noProof/>
                <w:webHidden/>
              </w:rPr>
              <w:delText>2</w:delText>
            </w:r>
          </w:del>
        </w:p>
        <w:p w14:paraId="7A52B843" w14:textId="36330E7B" w:rsidR="006B0D40" w:rsidRPr="000A1D2D" w:rsidDel="00FF7A2B" w:rsidRDefault="006B0D40">
          <w:pPr>
            <w:pStyle w:val="Sommario1"/>
            <w:rPr>
              <w:del w:id="519" w:author="Avv. Rosario Panzariello" w:date="2026-09-28T19:30:00Z" w16du:dateUtc="2026-09-28T17:30:00Z"/>
              <w:rFonts w:asciiTheme="majorHAnsi" w:eastAsiaTheme="minorEastAsia" w:hAnsiTheme="majorHAnsi"/>
              <w:noProof/>
              <w:lang w:eastAsia="it-IT"/>
              <w:rPrChange w:id="520" w:author="Avv. Rosario Panzariello" w:date="2026-09-28T20:05:00Z" w16du:dateUtc="2026-09-28T18:05:00Z">
                <w:rPr>
                  <w:del w:id="521" w:author="Avv. Rosario Panzariello" w:date="2026-09-28T19:30:00Z" w16du:dateUtc="2026-09-28T17:30:00Z"/>
                  <w:rFonts w:asciiTheme="majorHAnsi" w:eastAsiaTheme="minorEastAsia" w:hAnsiTheme="majorHAnsi"/>
                  <w:noProof/>
                  <w:sz w:val="24"/>
                  <w:szCs w:val="24"/>
                  <w:lang w:eastAsia="it-IT"/>
                </w:rPr>
              </w:rPrChange>
            </w:rPr>
          </w:pPr>
          <w:del w:id="522" w:author="Avv. Rosario Panzariello" w:date="2026-09-28T19:30:00Z" w16du:dateUtc="2026-09-28T17:30:00Z">
            <w:r w:rsidRPr="000A1D2D" w:rsidDel="00FF7A2B">
              <w:rPr>
                <w:rFonts w:asciiTheme="majorHAnsi" w:hAnsiTheme="majorHAnsi"/>
                <w:b/>
                <w:bCs/>
                <w:noProof/>
                <w:rPrChange w:id="523" w:author="Avv. Rosario Panzariello" w:date="2026-09-28T20:05:00Z" w16du:dateUtc="2026-09-28T18:05:00Z">
                  <w:rPr>
                    <w:rStyle w:val="Collegamentoipertestuale"/>
                    <w:rFonts w:asciiTheme="majorHAnsi" w:hAnsiTheme="majorHAnsi"/>
                    <w:b/>
                    <w:bCs/>
                    <w:noProof/>
                  </w:rPr>
                </w:rPrChange>
              </w:rPr>
              <w:delText>2.</w:delText>
            </w:r>
            <w:r w:rsidRPr="000A1D2D" w:rsidDel="00FF7A2B">
              <w:rPr>
                <w:rFonts w:asciiTheme="majorHAnsi" w:eastAsiaTheme="minorEastAsia" w:hAnsiTheme="majorHAnsi"/>
                <w:noProof/>
                <w:lang w:eastAsia="it-IT"/>
                <w:rPrChange w:id="524"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25" w:author="Avv. Rosario Panzariello" w:date="2026-09-28T20:05:00Z" w16du:dateUtc="2026-09-28T18:05:00Z">
                  <w:rPr>
                    <w:rStyle w:val="Collegamentoipertestuale"/>
                    <w:rFonts w:asciiTheme="majorHAnsi" w:hAnsiTheme="majorHAnsi"/>
                    <w:b/>
                    <w:bCs/>
                    <w:smallCaps/>
                    <w:noProof/>
                  </w:rPr>
                </w:rPrChange>
              </w:rPr>
              <w:delText>Scopi, ruolo di Fleequid e Modelli di Vendita</w:delText>
            </w:r>
            <w:r w:rsidRPr="000A1D2D" w:rsidDel="00FF7A2B">
              <w:rPr>
                <w:rFonts w:asciiTheme="majorHAnsi" w:hAnsiTheme="majorHAnsi"/>
                <w:noProof/>
                <w:rPrChange w:id="526" w:author="Avv. Rosario Panzariello" w:date="2026-09-28T20:05:00Z" w16du:dateUtc="2026-09-28T18:05:00Z">
                  <w:rPr>
                    <w:rStyle w:val="Collegamentoipertestuale"/>
                    <w:rFonts w:asciiTheme="majorHAnsi" w:hAnsiTheme="majorHAnsi"/>
                    <w:noProof/>
                  </w:rPr>
                </w:rPrChange>
              </w:rPr>
              <w:delText>.</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9</w:delText>
            </w:r>
          </w:del>
        </w:p>
        <w:p w14:paraId="5273E457" w14:textId="7C4E0431" w:rsidR="006B0D40" w:rsidRPr="000A1D2D" w:rsidDel="00FF7A2B" w:rsidRDefault="006B0D40">
          <w:pPr>
            <w:pStyle w:val="Sommario1"/>
            <w:rPr>
              <w:del w:id="527" w:author="Avv. Rosario Panzariello" w:date="2026-09-28T19:30:00Z" w16du:dateUtc="2026-09-28T17:30:00Z"/>
              <w:rFonts w:asciiTheme="majorHAnsi" w:eastAsiaTheme="minorEastAsia" w:hAnsiTheme="majorHAnsi"/>
              <w:noProof/>
              <w:lang w:eastAsia="it-IT"/>
              <w:rPrChange w:id="528" w:author="Avv. Rosario Panzariello" w:date="2026-09-28T20:05:00Z" w16du:dateUtc="2026-09-28T18:05:00Z">
                <w:rPr>
                  <w:del w:id="529" w:author="Avv. Rosario Panzariello" w:date="2026-09-28T19:30:00Z" w16du:dateUtc="2026-09-28T17:30:00Z"/>
                  <w:rFonts w:asciiTheme="majorHAnsi" w:eastAsiaTheme="minorEastAsia" w:hAnsiTheme="majorHAnsi"/>
                  <w:noProof/>
                  <w:sz w:val="24"/>
                  <w:szCs w:val="24"/>
                  <w:lang w:eastAsia="it-IT"/>
                </w:rPr>
              </w:rPrChange>
            </w:rPr>
          </w:pPr>
          <w:del w:id="530" w:author="Avv. Rosario Panzariello" w:date="2026-09-28T19:30:00Z" w16du:dateUtc="2026-09-28T17:30:00Z">
            <w:r w:rsidRPr="000A1D2D" w:rsidDel="00FF7A2B">
              <w:rPr>
                <w:rFonts w:asciiTheme="majorHAnsi" w:hAnsiTheme="majorHAnsi"/>
                <w:b/>
                <w:bCs/>
                <w:smallCaps/>
                <w:noProof/>
                <w:rPrChange w:id="531" w:author="Avv. Rosario Panzariello" w:date="2026-09-28T20:05:00Z" w16du:dateUtc="2026-09-28T18:05:00Z">
                  <w:rPr>
                    <w:rStyle w:val="Collegamentoipertestuale"/>
                    <w:rFonts w:asciiTheme="majorHAnsi" w:hAnsiTheme="majorHAnsi"/>
                    <w:b/>
                    <w:bCs/>
                    <w:smallCaps/>
                    <w:noProof/>
                  </w:rPr>
                </w:rPrChange>
              </w:rPr>
              <w:delText>3.</w:delText>
            </w:r>
            <w:r w:rsidRPr="000A1D2D" w:rsidDel="00FF7A2B">
              <w:rPr>
                <w:rFonts w:asciiTheme="majorHAnsi" w:eastAsiaTheme="minorEastAsia" w:hAnsiTheme="majorHAnsi"/>
                <w:noProof/>
                <w:lang w:eastAsia="it-IT"/>
                <w:rPrChange w:id="532"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33" w:author="Avv. Rosario Panzariello" w:date="2026-09-28T20:05:00Z" w16du:dateUtc="2026-09-28T18:05:00Z">
                  <w:rPr>
                    <w:rStyle w:val="Collegamentoipertestuale"/>
                    <w:rFonts w:asciiTheme="majorHAnsi" w:hAnsiTheme="majorHAnsi"/>
                    <w:b/>
                    <w:bCs/>
                    <w:smallCaps/>
                    <w:noProof/>
                  </w:rPr>
                </w:rPrChange>
              </w:rPr>
              <w:delText>Determinazione e conoscibilità del Modello di Vendita.</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13</w:delText>
            </w:r>
          </w:del>
        </w:p>
        <w:p w14:paraId="430BBD24" w14:textId="068F6E42" w:rsidR="006B0D40" w:rsidRPr="000A1D2D" w:rsidDel="00FF7A2B" w:rsidRDefault="006B0D40">
          <w:pPr>
            <w:pStyle w:val="Sommario1"/>
            <w:rPr>
              <w:del w:id="534" w:author="Avv. Rosario Panzariello" w:date="2026-09-28T19:30:00Z" w16du:dateUtc="2026-09-28T17:30:00Z"/>
              <w:rFonts w:asciiTheme="majorHAnsi" w:eastAsiaTheme="minorEastAsia" w:hAnsiTheme="majorHAnsi"/>
              <w:noProof/>
              <w:lang w:eastAsia="it-IT"/>
              <w:rPrChange w:id="535" w:author="Avv. Rosario Panzariello" w:date="2026-09-28T20:05:00Z" w16du:dateUtc="2026-09-28T18:05:00Z">
                <w:rPr>
                  <w:del w:id="536" w:author="Avv. Rosario Panzariello" w:date="2026-09-28T19:30:00Z" w16du:dateUtc="2026-09-28T17:30:00Z"/>
                  <w:rFonts w:asciiTheme="majorHAnsi" w:eastAsiaTheme="minorEastAsia" w:hAnsiTheme="majorHAnsi"/>
                  <w:noProof/>
                  <w:sz w:val="24"/>
                  <w:szCs w:val="24"/>
                  <w:lang w:eastAsia="it-IT"/>
                </w:rPr>
              </w:rPrChange>
            </w:rPr>
          </w:pPr>
          <w:del w:id="537" w:author="Avv. Rosario Panzariello" w:date="2026-09-28T19:30:00Z" w16du:dateUtc="2026-09-28T17:30:00Z">
            <w:r w:rsidRPr="000A1D2D" w:rsidDel="00FF7A2B">
              <w:rPr>
                <w:rFonts w:asciiTheme="majorHAnsi" w:hAnsiTheme="majorHAnsi"/>
                <w:b/>
                <w:bCs/>
                <w:noProof/>
                <w:rPrChange w:id="538" w:author="Avv. Rosario Panzariello" w:date="2026-09-28T20:05:00Z" w16du:dateUtc="2026-09-28T18:05:00Z">
                  <w:rPr>
                    <w:rStyle w:val="Collegamentoipertestuale"/>
                    <w:rFonts w:asciiTheme="majorHAnsi" w:hAnsiTheme="majorHAnsi"/>
                    <w:b/>
                    <w:bCs/>
                    <w:noProof/>
                  </w:rPr>
                </w:rPrChange>
              </w:rPr>
              <w:delText>4.</w:delText>
            </w:r>
            <w:r w:rsidRPr="000A1D2D" w:rsidDel="00FF7A2B">
              <w:rPr>
                <w:rFonts w:asciiTheme="majorHAnsi" w:eastAsiaTheme="minorEastAsia" w:hAnsiTheme="majorHAnsi"/>
                <w:noProof/>
                <w:lang w:eastAsia="it-IT"/>
                <w:rPrChange w:id="539"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40" w:author="Avv. Rosario Panzariello" w:date="2026-09-28T20:05:00Z" w16du:dateUtc="2026-09-28T18:05:00Z">
                  <w:rPr>
                    <w:rStyle w:val="Collegamentoipertestuale"/>
                    <w:rFonts w:asciiTheme="majorHAnsi" w:hAnsiTheme="majorHAnsi"/>
                    <w:b/>
                    <w:bCs/>
                    <w:smallCaps/>
                    <w:noProof/>
                  </w:rPr>
                </w:rPrChange>
              </w:rPr>
              <w:delText>Fonti contrattuali, Inserzione e condizioni applicabili alla specifica operazione</w:delText>
            </w:r>
            <w:r w:rsidRPr="000A1D2D" w:rsidDel="00FF7A2B">
              <w:rPr>
                <w:rFonts w:asciiTheme="majorHAnsi" w:hAnsiTheme="majorHAnsi"/>
                <w:noProof/>
                <w:rPrChange w:id="541" w:author="Avv. Rosario Panzariello" w:date="2026-09-28T20:05:00Z" w16du:dateUtc="2026-09-28T18:05:00Z">
                  <w:rPr>
                    <w:rStyle w:val="Collegamentoipertestuale"/>
                    <w:rFonts w:asciiTheme="majorHAnsi" w:hAnsiTheme="majorHAnsi"/>
                    <w:noProof/>
                  </w:rPr>
                </w:rPrChange>
              </w:rPr>
              <w:delText>.</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15</w:delText>
            </w:r>
          </w:del>
        </w:p>
        <w:p w14:paraId="3463D842" w14:textId="70AFEE49" w:rsidR="006B0D40" w:rsidRPr="000A1D2D" w:rsidDel="00FF7A2B" w:rsidRDefault="006B0D40">
          <w:pPr>
            <w:pStyle w:val="Sommario1"/>
            <w:rPr>
              <w:del w:id="542" w:author="Avv. Rosario Panzariello" w:date="2026-09-28T19:30:00Z" w16du:dateUtc="2026-09-28T17:30:00Z"/>
              <w:rFonts w:asciiTheme="majorHAnsi" w:eastAsiaTheme="minorEastAsia" w:hAnsiTheme="majorHAnsi"/>
              <w:noProof/>
              <w:lang w:eastAsia="it-IT"/>
              <w:rPrChange w:id="543" w:author="Avv. Rosario Panzariello" w:date="2026-09-28T20:05:00Z" w16du:dateUtc="2026-09-28T18:05:00Z">
                <w:rPr>
                  <w:del w:id="544" w:author="Avv. Rosario Panzariello" w:date="2026-09-28T19:30:00Z" w16du:dateUtc="2026-09-28T17:30:00Z"/>
                  <w:rFonts w:asciiTheme="majorHAnsi" w:eastAsiaTheme="minorEastAsia" w:hAnsiTheme="majorHAnsi"/>
                  <w:noProof/>
                  <w:sz w:val="24"/>
                  <w:szCs w:val="24"/>
                  <w:lang w:eastAsia="it-IT"/>
                </w:rPr>
              </w:rPrChange>
            </w:rPr>
          </w:pPr>
          <w:del w:id="545" w:author="Avv. Rosario Panzariello" w:date="2026-09-28T19:30:00Z" w16du:dateUtc="2026-09-28T17:30:00Z">
            <w:r w:rsidRPr="000A1D2D" w:rsidDel="00FF7A2B">
              <w:rPr>
                <w:rFonts w:asciiTheme="majorHAnsi" w:hAnsiTheme="majorHAnsi"/>
                <w:b/>
                <w:bCs/>
                <w:smallCaps/>
                <w:noProof/>
                <w:rPrChange w:id="546" w:author="Avv. Rosario Panzariello" w:date="2026-09-28T20:05:00Z" w16du:dateUtc="2026-09-28T18:05:00Z">
                  <w:rPr>
                    <w:rStyle w:val="Collegamentoipertestuale"/>
                    <w:rFonts w:asciiTheme="majorHAnsi" w:hAnsiTheme="majorHAnsi"/>
                    <w:b/>
                    <w:bCs/>
                    <w:smallCaps/>
                    <w:noProof/>
                  </w:rPr>
                </w:rPrChange>
              </w:rPr>
              <w:delText>5.</w:delText>
            </w:r>
            <w:r w:rsidRPr="000A1D2D" w:rsidDel="00FF7A2B">
              <w:rPr>
                <w:rFonts w:asciiTheme="majorHAnsi" w:eastAsiaTheme="minorEastAsia" w:hAnsiTheme="majorHAnsi"/>
                <w:noProof/>
                <w:lang w:eastAsia="it-IT"/>
                <w:rPrChange w:id="547"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48" w:author="Avv. Rosario Panzariello" w:date="2026-09-28T20:05:00Z" w16du:dateUtc="2026-09-28T18:05:00Z">
                  <w:rPr>
                    <w:rStyle w:val="Collegamentoipertestuale"/>
                    <w:rFonts w:asciiTheme="majorHAnsi" w:hAnsiTheme="majorHAnsi"/>
                    <w:b/>
                    <w:bCs/>
                    <w:smallCaps/>
                    <w:noProof/>
                  </w:rPr>
                </w:rPrChange>
              </w:rPr>
              <w:delText>Registrazione e uso consentito del Marketplace.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18</w:delText>
            </w:r>
          </w:del>
        </w:p>
        <w:p w14:paraId="756C2F12" w14:textId="6391DE20" w:rsidR="006B0D40" w:rsidRPr="000A1D2D" w:rsidDel="00FF7A2B" w:rsidRDefault="006B0D40">
          <w:pPr>
            <w:pStyle w:val="Sommario1"/>
            <w:rPr>
              <w:del w:id="549" w:author="Avv. Rosario Panzariello" w:date="2026-09-28T19:30:00Z" w16du:dateUtc="2026-09-28T17:30:00Z"/>
              <w:rFonts w:asciiTheme="majorHAnsi" w:eastAsiaTheme="minorEastAsia" w:hAnsiTheme="majorHAnsi"/>
              <w:noProof/>
              <w:lang w:eastAsia="it-IT"/>
              <w:rPrChange w:id="550" w:author="Avv. Rosario Panzariello" w:date="2026-09-28T20:05:00Z" w16du:dateUtc="2026-09-28T18:05:00Z">
                <w:rPr>
                  <w:del w:id="551" w:author="Avv. Rosario Panzariello" w:date="2026-09-28T19:30:00Z" w16du:dateUtc="2026-09-28T17:30:00Z"/>
                  <w:rFonts w:asciiTheme="majorHAnsi" w:eastAsiaTheme="minorEastAsia" w:hAnsiTheme="majorHAnsi"/>
                  <w:noProof/>
                  <w:sz w:val="24"/>
                  <w:szCs w:val="24"/>
                  <w:lang w:eastAsia="it-IT"/>
                </w:rPr>
              </w:rPrChange>
            </w:rPr>
          </w:pPr>
          <w:del w:id="552" w:author="Avv. Rosario Panzariello" w:date="2026-09-28T19:30:00Z" w16du:dateUtc="2026-09-28T17:30:00Z">
            <w:r w:rsidRPr="000A1D2D" w:rsidDel="00FF7A2B">
              <w:rPr>
                <w:rFonts w:asciiTheme="majorHAnsi" w:hAnsiTheme="majorHAnsi"/>
                <w:b/>
                <w:bCs/>
                <w:smallCaps/>
                <w:noProof/>
                <w:rPrChange w:id="553" w:author="Avv. Rosario Panzariello" w:date="2026-09-28T20:05:00Z" w16du:dateUtc="2026-09-28T18:05:00Z">
                  <w:rPr>
                    <w:rStyle w:val="Collegamentoipertestuale"/>
                    <w:rFonts w:asciiTheme="majorHAnsi" w:hAnsiTheme="majorHAnsi"/>
                    <w:b/>
                    <w:bCs/>
                    <w:smallCaps/>
                    <w:noProof/>
                  </w:rPr>
                </w:rPrChange>
              </w:rPr>
              <w:delText>6.</w:delText>
            </w:r>
            <w:r w:rsidRPr="000A1D2D" w:rsidDel="00FF7A2B">
              <w:rPr>
                <w:rFonts w:asciiTheme="majorHAnsi" w:eastAsiaTheme="minorEastAsia" w:hAnsiTheme="majorHAnsi"/>
                <w:noProof/>
                <w:lang w:eastAsia="it-IT"/>
                <w:rPrChange w:id="554"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55" w:author="Avv. Rosario Panzariello" w:date="2026-09-28T20:05:00Z" w16du:dateUtc="2026-09-28T18:05:00Z">
                  <w:rPr>
                    <w:rStyle w:val="Collegamentoipertestuale"/>
                    <w:rFonts w:asciiTheme="majorHAnsi" w:hAnsiTheme="majorHAnsi"/>
                    <w:b/>
                    <w:bCs/>
                    <w:smallCaps/>
                    <w:noProof/>
                  </w:rPr>
                </w:rPrChange>
              </w:rPr>
              <w:delText>Classificazione dell’Utente e Deposito cauzionale.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24</w:delText>
            </w:r>
          </w:del>
        </w:p>
        <w:p w14:paraId="5256B03C" w14:textId="4152B0F8" w:rsidR="006B0D40" w:rsidRPr="000A1D2D" w:rsidDel="00FF7A2B" w:rsidRDefault="006B0D40">
          <w:pPr>
            <w:pStyle w:val="Sommario1"/>
            <w:rPr>
              <w:del w:id="556" w:author="Avv. Rosario Panzariello" w:date="2026-09-28T19:30:00Z" w16du:dateUtc="2026-09-28T17:30:00Z"/>
              <w:rFonts w:asciiTheme="majorHAnsi" w:eastAsiaTheme="minorEastAsia" w:hAnsiTheme="majorHAnsi"/>
              <w:noProof/>
              <w:lang w:eastAsia="it-IT"/>
              <w:rPrChange w:id="557" w:author="Avv. Rosario Panzariello" w:date="2026-09-28T20:05:00Z" w16du:dateUtc="2026-09-28T18:05:00Z">
                <w:rPr>
                  <w:del w:id="558" w:author="Avv. Rosario Panzariello" w:date="2026-09-28T19:30:00Z" w16du:dateUtc="2026-09-28T17:30:00Z"/>
                  <w:rFonts w:asciiTheme="majorHAnsi" w:eastAsiaTheme="minorEastAsia" w:hAnsiTheme="majorHAnsi"/>
                  <w:noProof/>
                  <w:sz w:val="24"/>
                  <w:szCs w:val="24"/>
                  <w:lang w:eastAsia="it-IT"/>
                </w:rPr>
              </w:rPrChange>
            </w:rPr>
          </w:pPr>
          <w:del w:id="559" w:author="Avv. Rosario Panzariello" w:date="2026-09-28T19:30:00Z" w16du:dateUtc="2026-09-28T17:30:00Z">
            <w:r w:rsidRPr="000A1D2D" w:rsidDel="00FF7A2B">
              <w:rPr>
                <w:rFonts w:asciiTheme="majorHAnsi" w:hAnsiTheme="majorHAnsi"/>
                <w:b/>
                <w:bCs/>
                <w:smallCaps/>
                <w:noProof/>
                <w:rPrChange w:id="560" w:author="Avv. Rosario Panzariello" w:date="2026-09-28T20:05:00Z" w16du:dateUtc="2026-09-28T18:05:00Z">
                  <w:rPr>
                    <w:rStyle w:val="Collegamentoipertestuale"/>
                    <w:rFonts w:asciiTheme="majorHAnsi" w:hAnsiTheme="majorHAnsi"/>
                    <w:b/>
                    <w:bCs/>
                    <w:smallCaps/>
                    <w:noProof/>
                  </w:rPr>
                </w:rPrChange>
              </w:rPr>
              <w:delText>7.</w:delText>
            </w:r>
            <w:r w:rsidRPr="000A1D2D" w:rsidDel="00FF7A2B">
              <w:rPr>
                <w:rFonts w:asciiTheme="majorHAnsi" w:eastAsiaTheme="minorEastAsia" w:hAnsiTheme="majorHAnsi"/>
                <w:noProof/>
                <w:lang w:eastAsia="it-IT"/>
                <w:rPrChange w:id="561"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62" w:author="Avv. Rosario Panzariello" w:date="2026-09-28T20:05:00Z" w16du:dateUtc="2026-09-28T18:05:00Z">
                  <w:rPr>
                    <w:rStyle w:val="Collegamentoipertestuale"/>
                    <w:rFonts w:asciiTheme="majorHAnsi" w:hAnsiTheme="majorHAnsi"/>
                    <w:b/>
                    <w:bCs/>
                    <w:smallCaps/>
                    <w:noProof/>
                  </w:rPr>
                </w:rPrChange>
              </w:rPr>
              <w:delText>Trattamento dei dati personali degli Utenti.</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26</w:delText>
            </w:r>
          </w:del>
        </w:p>
        <w:p w14:paraId="62B3E0CF" w14:textId="14368962" w:rsidR="006B0D40" w:rsidRPr="000A1D2D" w:rsidDel="00FF7A2B" w:rsidRDefault="006B0D40">
          <w:pPr>
            <w:pStyle w:val="Sommario1"/>
            <w:rPr>
              <w:del w:id="563" w:author="Avv. Rosario Panzariello" w:date="2026-09-28T19:30:00Z" w16du:dateUtc="2026-09-28T17:30:00Z"/>
              <w:rFonts w:asciiTheme="majorHAnsi" w:eastAsiaTheme="minorEastAsia" w:hAnsiTheme="majorHAnsi"/>
              <w:noProof/>
              <w:lang w:eastAsia="it-IT"/>
              <w:rPrChange w:id="564" w:author="Avv. Rosario Panzariello" w:date="2026-09-28T20:05:00Z" w16du:dateUtc="2026-09-28T18:05:00Z">
                <w:rPr>
                  <w:del w:id="565" w:author="Avv. Rosario Panzariello" w:date="2026-09-28T19:30:00Z" w16du:dateUtc="2026-09-28T17:30:00Z"/>
                  <w:rFonts w:asciiTheme="majorHAnsi" w:eastAsiaTheme="minorEastAsia" w:hAnsiTheme="majorHAnsi"/>
                  <w:noProof/>
                  <w:sz w:val="24"/>
                  <w:szCs w:val="24"/>
                  <w:lang w:eastAsia="it-IT"/>
                </w:rPr>
              </w:rPrChange>
            </w:rPr>
          </w:pPr>
          <w:del w:id="566" w:author="Avv. Rosario Panzariello" w:date="2026-09-28T19:30:00Z" w16du:dateUtc="2026-09-28T17:30:00Z">
            <w:r w:rsidRPr="000A1D2D" w:rsidDel="00FF7A2B">
              <w:rPr>
                <w:rFonts w:asciiTheme="majorHAnsi" w:hAnsiTheme="majorHAnsi"/>
                <w:b/>
                <w:bCs/>
                <w:smallCaps/>
                <w:noProof/>
                <w:rPrChange w:id="567" w:author="Avv. Rosario Panzariello" w:date="2026-09-28T20:05:00Z" w16du:dateUtc="2026-09-28T18:05:00Z">
                  <w:rPr>
                    <w:rStyle w:val="Collegamentoipertestuale"/>
                    <w:rFonts w:asciiTheme="majorHAnsi" w:hAnsiTheme="majorHAnsi"/>
                    <w:b/>
                    <w:bCs/>
                    <w:smallCaps/>
                    <w:noProof/>
                  </w:rPr>
                </w:rPrChange>
              </w:rPr>
              <w:delText>8.</w:delText>
            </w:r>
            <w:r w:rsidRPr="000A1D2D" w:rsidDel="00FF7A2B">
              <w:rPr>
                <w:rFonts w:asciiTheme="majorHAnsi" w:eastAsiaTheme="minorEastAsia" w:hAnsiTheme="majorHAnsi"/>
                <w:noProof/>
                <w:lang w:eastAsia="it-IT"/>
                <w:rPrChange w:id="568"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69" w:author="Avv. Rosario Panzariello" w:date="2026-09-28T20:05:00Z" w16du:dateUtc="2026-09-28T18:05:00Z">
                  <w:rPr>
                    <w:rStyle w:val="Collegamentoipertestuale"/>
                    <w:rFonts w:asciiTheme="majorHAnsi" w:hAnsiTheme="majorHAnsi"/>
                    <w:b/>
                    <w:bCs/>
                    <w:smallCaps/>
                    <w:noProof/>
                  </w:rPr>
                </w:rPrChange>
              </w:rPr>
              <w:delText>Proposta di vendita di Veicoli in Asta e obblighi del Venditore.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26</w:delText>
            </w:r>
          </w:del>
        </w:p>
        <w:p w14:paraId="29C45E6F" w14:textId="50E562F9" w:rsidR="006B0D40" w:rsidRPr="000A1D2D" w:rsidDel="00FF7A2B" w:rsidRDefault="006B0D40">
          <w:pPr>
            <w:pStyle w:val="Sommario1"/>
            <w:rPr>
              <w:del w:id="570" w:author="Avv. Rosario Panzariello" w:date="2026-09-28T19:30:00Z" w16du:dateUtc="2026-09-28T17:30:00Z"/>
              <w:rFonts w:asciiTheme="majorHAnsi" w:eastAsiaTheme="minorEastAsia" w:hAnsiTheme="majorHAnsi"/>
              <w:noProof/>
              <w:lang w:eastAsia="it-IT"/>
              <w:rPrChange w:id="571" w:author="Avv. Rosario Panzariello" w:date="2026-09-28T20:05:00Z" w16du:dateUtc="2026-09-28T18:05:00Z">
                <w:rPr>
                  <w:del w:id="572" w:author="Avv. Rosario Panzariello" w:date="2026-09-28T19:30:00Z" w16du:dateUtc="2026-09-28T17:30:00Z"/>
                  <w:rFonts w:asciiTheme="majorHAnsi" w:eastAsiaTheme="minorEastAsia" w:hAnsiTheme="majorHAnsi"/>
                  <w:noProof/>
                  <w:sz w:val="24"/>
                  <w:szCs w:val="24"/>
                  <w:lang w:eastAsia="it-IT"/>
                </w:rPr>
              </w:rPrChange>
            </w:rPr>
          </w:pPr>
          <w:del w:id="573" w:author="Avv. Rosario Panzariello" w:date="2026-09-28T19:30:00Z" w16du:dateUtc="2026-09-28T17:30:00Z">
            <w:r w:rsidRPr="000A1D2D" w:rsidDel="00FF7A2B">
              <w:rPr>
                <w:rFonts w:asciiTheme="majorHAnsi" w:hAnsiTheme="majorHAnsi"/>
                <w:b/>
                <w:bCs/>
                <w:smallCaps/>
                <w:noProof/>
                <w:rPrChange w:id="574" w:author="Avv. Rosario Panzariello" w:date="2026-09-28T20:05:00Z" w16du:dateUtc="2026-09-28T18:05:00Z">
                  <w:rPr>
                    <w:rStyle w:val="Collegamentoipertestuale"/>
                    <w:rFonts w:asciiTheme="majorHAnsi" w:hAnsiTheme="majorHAnsi"/>
                    <w:b/>
                    <w:bCs/>
                    <w:smallCaps/>
                    <w:noProof/>
                  </w:rPr>
                </w:rPrChange>
              </w:rPr>
              <w:delText>9.</w:delText>
            </w:r>
            <w:r w:rsidRPr="000A1D2D" w:rsidDel="00FF7A2B">
              <w:rPr>
                <w:rFonts w:asciiTheme="majorHAnsi" w:eastAsiaTheme="minorEastAsia" w:hAnsiTheme="majorHAnsi"/>
                <w:noProof/>
                <w:lang w:eastAsia="it-IT"/>
                <w:rPrChange w:id="575"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76" w:author="Avv. Rosario Panzariello" w:date="2026-09-28T20:05:00Z" w16du:dateUtc="2026-09-28T18:05:00Z">
                  <w:rPr>
                    <w:rStyle w:val="Collegamentoipertestuale"/>
                    <w:rFonts w:asciiTheme="majorHAnsi" w:hAnsiTheme="majorHAnsi"/>
                    <w:b/>
                    <w:bCs/>
                    <w:smallCaps/>
                    <w:noProof/>
                  </w:rPr>
                </w:rPrChange>
              </w:rPr>
              <w:delText>Eventi di vendita ed Inserzione.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35</w:delText>
            </w:r>
          </w:del>
        </w:p>
        <w:p w14:paraId="6D679E1D" w14:textId="03CB7B36" w:rsidR="006B0D40" w:rsidRPr="000A1D2D" w:rsidDel="00FF7A2B" w:rsidRDefault="006B0D40">
          <w:pPr>
            <w:pStyle w:val="Sommario1"/>
            <w:rPr>
              <w:del w:id="577" w:author="Avv. Rosario Panzariello" w:date="2026-09-28T19:30:00Z" w16du:dateUtc="2026-09-28T17:30:00Z"/>
              <w:rFonts w:asciiTheme="majorHAnsi" w:eastAsiaTheme="minorEastAsia" w:hAnsiTheme="majorHAnsi"/>
              <w:noProof/>
              <w:lang w:eastAsia="it-IT"/>
              <w:rPrChange w:id="578" w:author="Avv. Rosario Panzariello" w:date="2026-09-28T20:05:00Z" w16du:dateUtc="2026-09-28T18:05:00Z">
                <w:rPr>
                  <w:del w:id="579" w:author="Avv. Rosario Panzariello" w:date="2026-09-28T19:30:00Z" w16du:dateUtc="2026-09-28T17:30:00Z"/>
                  <w:rFonts w:asciiTheme="majorHAnsi" w:eastAsiaTheme="minorEastAsia" w:hAnsiTheme="majorHAnsi"/>
                  <w:noProof/>
                  <w:sz w:val="24"/>
                  <w:szCs w:val="24"/>
                  <w:lang w:eastAsia="it-IT"/>
                </w:rPr>
              </w:rPrChange>
            </w:rPr>
          </w:pPr>
          <w:del w:id="580" w:author="Avv. Rosario Panzariello" w:date="2026-09-28T19:30:00Z" w16du:dateUtc="2026-09-28T17:30:00Z">
            <w:r w:rsidRPr="000A1D2D" w:rsidDel="00FF7A2B">
              <w:rPr>
                <w:rFonts w:asciiTheme="majorHAnsi" w:hAnsiTheme="majorHAnsi"/>
                <w:b/>
                <w:bCs/>
                <w:smallCaps/>
                <w:noProof/>
                <w:rPrChange w:id="581" w:author="Avv. Rosario Panzariello" w:date="2026-09-28T20:05:00Z" w16du:dateUtc="2026-09-28T18:05:00Z">
                  <w:rPr>
                    <w:rStyle w:val="Collegamentoipertestuale"/>
                    <w:rFonts w:asciiTheme="majorHAnsi" w:hAnsiTheme="majorHAnsi"/>
                    <w:b/>
                    <w:bCs/>
                    <w:smallCaps/>
                    <w:noProof/>
                  </w:rPr>
                </w:rPrChange>
              </w:rPr>
              <w:delText>10.</w:delText>
            </w:r>
            <w:r w:rsidRPr="000A1D2D" w:rsidDel="00FF7A2B">
              <w:rPr>
                <w:rFonts w:asciiTheme="majorHAnsi" w:eastAsiaTheme="minorEastAsia" w:hAnsiTheme="majorHAnsi"/>
                <w:noProof/>
                <w:lang w:eastAsia="it-IT"/>
                <w:rPrChange w:id="582"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83" w:author="Avv. Rosario Panzariello" w:date="2026-09-28T20:05:00Z" w16du:dateUtc="2026-09-28T18:05:00Z">
                  <w:rPr>
                    <w:rStyle w:val="Collegamentoipertestuale"/>
                    <w:rFonts w:asciiTheme="majorHAnsi" w:hAnsiTheme="majorHAnsi"/>
                    <w:b/>
                    <w:bCs/>
                    <w:smallCaps/>
                    <w:noProof/>
                  </w:rPr>
                </w:rPrChange>
              </w:rPr>
              <w:delText>Offerte, negoziazione e Accordo vincolante.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38</w:delText>
            </w:r>
          </w:del>
        </w:p>
        <w:p w14:paraId="3B29BDEA" w14:textId="662405EB" w:rsidR="006B0D40" w:rsidRPr="000A1D2D" w:rsidDel="00FF7A2B" w:rsidRDefault="006B0D40">
          <w:pPr>
            <w:pStyle w:val="Sommario1"/>
            <w:rPr>
              <w:del w:id="584" w:author="Avv. Rosario Panzariello" w:date="2026-09-28T19:30:00Z" w16du:dateUtc="2026-09-28T17:30:00Z"/>
              <w:rFonts w:asciiTheme="majorHAnsi" w:eastAsiaTheme="minorEastAsia" w:hAnsiTheme="majorHAnsi"/>
              <w:noProof/>
              <w:lang w:eastAsia="it-IT"/>
              <w:rPrChange w:id="585" w:author="Avv. Rosario Panzariello" w:date="2026-09-28T20:05:00Z" w16du:dateUtc="2026-09-28T18:05:00Z">
                <w:rPr>
                  <w:del w:id="586" w:author="Avv. Rosario Panzariello" w:date="2026-09-28T19:30:00Z" w16du:dateUtc="2026-09-28T17:30:00Z"/>
                  <w:rFonts w:asciiTheme="majorHAnsi" w:eastAsiaTheme="minorEastAsia" w:hAnsiTheme="majorHAnsi"/>
                  <w:noProof/>
                  <w:sz w:val="24"/>
                  <w:szCs w:val="24"/>
                  <w:lang w:eastAsia="it-IT"/>
                </w:rPr>
              </w:rPrChange>
            </w:rPr>
          </w:pPr>
          <w:del w:id="587" w:author="Avv. Rosario Panzariello" w:date="2026-09-28T19:30:00Z" w16du:dateUtc="2026-09-28T17:30:00Z">
            <w:r w:rsidRPr="000A1D2D" w:rsidDel="00FF7A2B">
              <w:rPr>
                <w:rFonts w:asciiTheme="majorHAnsi" w:hAnsiTheme="majorHAnsi"/>
                <w:b/>
                <w:bCs/>
                <w:smallCaps/>
                <w:noProof/>
                <w:rPrChange w:id="588" w:author="Avv. Rosario Panzariello" w:date="2026-09-28T20:05:00Z" w16du:dateUtc="2026-09-28T18:05:00Z">
                  <w:rPr>
                    <w:rStyle w:val="Collegamentoipertestuale"/>
                    <w:rFonts w:asciiTheme="majorHAnsi" w:hAnsiTheme="majorHAnsi"/>
                    <w:b/>
                    <w:bCs/>
                    <w:smallCaps/>
                    <w:noProof/>
                  </w:rPr>
                </w:rPrChange>
              </w:rPr>
              <w:delText>11.</w:delText>
            </w:r>
            <w:r w:rsidRPr="000A1D2D" w:rsidDel="00FF7A2B">
              <w:rPr>
                <w:rFonts w:asciiTheme="majorHAnsi" w:eastAsiaTheme="minorEastAsia" w:hAnsiTheme="majorHAnsi"/>
                <w:noProof/>
                <w:lang w:eastAsia="it-IT"/>
                <w:rPrChange w:id="589"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90" w:author="Avv. Rosario Panzariello" w:date="2026-09-28T20:05:00Z" w16du:dateUtc="2026-09-28T18:05:00Z">
                  <w:rPr>
                    <w:rStyle w:val="Collegamentoipertestuale"/>
                    <w:rFonts w:asciiTheme="majorHAnsi" w:hAnsiTheme="majorHAnsi"/>
                    <w:b/>
                    <w:bCs/>
                    <w:smallCaps/>
                    <w:noProof/>
                  </w:rPr>
                </w:rPrChange>
              </w:rPr>
              <w:delText>Stato Opzionato, Proforma e Termine di pagamento.</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41</w:delText>
            </w:r>
          </w:del>
        </w:p>
        <w:p w14:paraId="4B678BC1" w14:textId="1993B02F" w:rsidR="006B0D40" w:rsidRPr="000A1D2D" w:rsidDel="00FF7A2B" w:rsidRDefault="006B0D40">
          <w:pPr>
            <w:pStyle w:val="Sommario1"/>
            <w:rPr>
              <w:del w:id="591" w:author="Avv. Rosario Panzariello" w:date="2026-09-28T19:30:00Z" w16du:dateUtc="2026-09-28T17:30:00Z"/>
              <w:rFonts w:asciiTheme="majorHAnsi" w:eastAsiaTheme="minorEastAsia" w:hAnsiTheme="majorHAnsi"/>
              <w:noProof/>
              <w:lang w:eastAsia="it-IT"/>
              <w:rPrChange w:id="592" w:author="Avv. Rosario Panzariello" w:date="2026-09-28T20:05:00Z" w16du:dateUtc="2026-09-28T18:05:00Z">
                <w:rPr>
                  <w:del w:id="593" w:author="Avv. Rosario Panzariello" w:date="2026-09-28T19:30:00Z" w16du:dateUtc="2026-09-28T17:30:00Z"/>
                  <w:rFonts w:asciiTheme="majorHAnsi" w:eastAsiaTheme="minorEastAsia" w:hAnsiTheme="majorHAnsi"/>
                  <w:noProof/>
                  <w:sz w:val="24"/>
                  <w:szCs w:val="24"/>
                  <w:lang w:eastAsia="it-IT"/>
                </w:rPr>
              </w:rPrChange>
            </w:rPr>
          </w:pPr>
          <w:del w:id="594" w:author="Avv. Rosario Panzariello" w:date="2026-09-28T19:30:00Z" w16du:dateUtc="2026-09-28T17:30:00Z">
            <w:r w:rsidRPr="000A1D2D" w:rsidDel="00FF7A2B">
              <w:rPr>
                <w:rFonts w:asciiTheme="majorHAnsi" w:hAnsiTheme="majorHAnsi"/>
                <w:b/>
                <w:bCs/>
                <w:smallCaps/>
                <w:noProof/>
                <w:rPrChange w:id="595" w:author="Avv. Rosario Panzariello" w:date="2026-09-28T20:05:00Z" w16du:dateUtc="2026-09-28T18:05:00Z">
                  <w:rPr>
                    <w:rStyle w:val="Collegamentoipertestuale"/>
                    <w:rFonts w:asciiTheme="majorHAnsi" w:hAnsiTheme="majorHAnsi"/>
                    <w:b/>
                    <w:bCs/>
                    <w:smallCaps/>
                    <w:noProof/>
                  </w:rPr>
                </w:rPrChange>
              </w:rPr>
              <w:delText>12.</w:delText>
            </w:r>
            <w:r w:rsidRPr="000A1D2D" w:rsidDel="00FF7A2B">
              <w:rPr>
                <w:rFonts w:asciiTheme="majorHAnsi" w:eastAsiaTheme="minorEastAsia" w:hAnsiTheme="majorHAnsi"/>
                <w:noProof/>
                <w:lang w:eastAsia="it-IT"/>
                <w:rPrChange w:id="596"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597" w:author="Avv. Rosario Panzariello" w:date="2026-09-28T20:05:00Z" w16du:dateUtc="2026-09-28T18:05:00Z">
                  <w:rPr>
                    <w:rStyle w:val="Collegamentoipertestuale"/>
                    <w:rFonts w:asciiTheme="majorHAnsi" w:hAnsiTheme="majorHAnsi"/>
                    <w:b/>
                    <w:bCs/>
                    <w:smallCaps/>
                    <w:noProof/>
                  </w:rPr>
                </w:rPrChange>
              </w:rPr>
              <w:delText>Pagamento, Aggiudicazione definitiva nelle Aste, ritardo e Annullamento della vendita.</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44</w:delText>
            </w:r>
          </w:del>
        </w:p>
        <w:p w14:paraId="5E694B78" w14:textId="2E301A63" w:rsidR="006B0D40" w:rsidRPr="000A1D2D" w:rsidDel="00FF7A2B" w:rsidRDefault="006B0D40">
          <w:pPr>
            <w:pStyle w:val="Sommario1"/>
            <w:rPr>
              <w:del w:id="598" w:author="Avv. Rosario Panzariello" w:date="2026-09-28T19:30:00Z" w16du:dateUtc="2026-09-28T17:30:00Z"/>
              <w:rFonts w:asciiTheme="majorHAnsi" w:eastAsiaTheme="minorEastAsia" w:hAnsiTheme="majorHAnsi"/>
              <w:noProof/>
              <w:lang w:eastAsia="it-IT"/>
              <w:rPrChange w:id="599" w:author="Avv. Rosario Panzariello" w:date="2026-09-28T20:05:00Z" w16du:dateUtc="2026-09-28T18:05:00Z">
                <w:rPr>
                  <w:del w:id="600" w:author="Avv. Rosario Panzariello" w:date="2026-09-28T19:30:00Z" w16du:dateUtc="2026-09-28T17:30:00Z"/>
                  <w:rFonts w:asciiTheme="majorHAnsi" w:eastAsiaTheme="minorEastAsia" w:hAnsiTheme="majorHAnsi"/>
                  <w:noProof/>
                  <w:sz w:val="24"/>
                  <w:szCs w:val="24"/>
                  <w:lang w:eastAsia="it-IT"/>
                </w:rPr>
              </w:rPrChange>
            </w:rPr>
          </w:pPr>
          <w:del w:id="601" w:author="Avv. Rosario Panzariello" w:date="2026-09-28T19:30:00Z" w16du:dateUtc="2026-09-28T17:30:00Z">
            <w:r w:rsidRPr="000A1D2D" w:rsidDel="00FF7A2B">
              <w:rPr>
                <w:rFonts w:asciiTheme="majorHAnsi" w:hAnsiTheme="majorHAnsi"/>
                <w:b/>
                <w:bCs/>
                <w:smallCaps/>
                <w:noProof/>
                <w:rPrChange w:id="602" w:author="Avv. Rosario Panzariello" w:date="2026-09-28T20:05:00Z" w16du:dateUtc="2026-09-28T18:05:00Z">
                  <w:rPr>
                    <w:rStyle w:val="Collegamentoipertestuale"/>
                    <w:rFonts w:asciiTheme="majorHAnsi" w:hAnsiTheme="majorHAnsi"/>
                    <w:b/>
                    <w:bCs/>
                    <w:smallCaps/>
                    <w:noProof/>
                  </w:rPr>
                </w:rPrChange>
              </w:rPr>
              <w:delText>13.</w:delText>
            </w:r>
            <w:r w:rsidRPr="000A1D2D" w:rsidDel="00FF7A2B">
              <w:rPr>
                <w:rFonts w:asciiTheme="majorHAnsi" w:eastAsiaTheme="minorEastAsia" w:hAnsiTheme="majorHAnsi"/>
                <w:noProof/>
                <w:lang w:eastAsia="it-IT"/>
                <w:rPrChange w:id="603"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04" w:author="Avv. Rosario Panzariello" w:date="2026-09-28T20:05:00Z" w16du:dateUtc="2026-09-28T18:05:00Z">
                  <w:rPr>
                    <w:rStyle w:val="Collegamentoipertestuale"/>
                    <w:rFonts w:asciiTheme="majorHAnsi" w:hAnsiTheme="majorHAnsi"/>
                    <w:b/>
                    <w:bCs/>
                    <w:smallCaps/>
                    <w:noProof/>
                  </w:rPr>
                </w:rPrChange>
              </w:rPr>
              <w:delText>Vendita differita: pagamento anticipato e Veicolo temporaneamente in uso presso il Venditore.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50</w:delText>
            </w:r>
          </w:del>
        </w:p>
        <w:p w14:paraId="08812B11" w14:textId="59211D2D" w:rsidR="006B0D40" w:rsidRPr="000A1D2D" w:rsidDel="00FF7A2B" w:rsidRDefault="006B0D40">
          <w:pPr>
            <w:pStyle w:val="Sommario1"/>
            <w:rPr>
              <w:del w:id="605" w:author="Avv. Rosario Panzariello" w:date="2026-09-28T19:30:00Z" w16du:dateUtc="2026-09-28T17:30:00Z"/>
              <w:rFonts w:asciiTheme="majorHAnsi" w:eastAsiaTheme="minorEastAsia" w:hAnsiTheme="majorHAnsi"/>
              <w:noProof/>
              <w:lang w:eastAsia="it-IT"/>
              <w:rPrChange w:id="606" w:author="Avv. Rosario Panzariello" w:date="2026-09-28T20:05:00Z" w16du:dateUtc="2026-09-28T18:05:00Z">
                <w:rPr>
                  <w:del w:id="607" w:author="Avv. Rosario Panzariello" w:date="2026-09-28T19:30:00Z" w16du:dateUtc="2026-09-28T17:30:00Z"/>
                  <w:rFonts w:asciiTheme="majorHAnsi" w:eastAsiaTheme="minorEastAsia" w:hAnsiTheme="majorHAnsi"/>
                  <w:noProof/>
                  <w:sz w:val="24"/>
                  <w:szCs w:val="24"/>
                  <w:lang w:eastAsia="it-IT"/>
                </w:rPr>
              </w:rPrChange>
            </w:rPr>
          </w:pPr>
          <w:del w:id="608" w:author="Avv. Rosario Panzariello" w:date="2026-09-28T19:30:00Z" w16du:dateUtc="2026-09-28T17:30:00Z">
            <w:r w:rsidRPr="000A1D2D" w:rsidDel="00FF7A2B">
              <w:rPr>
                <w:rFonts w:asciiTheme="majorHAnsi" w:hAnsiTheme="majorHAnsi"/>
                <w:b/>
                <w:bCs/>
                <w:smallCaps/>
                <w:noProof/>
                <w:rPrChange w:id="609" w:author="Avv. Rosario Panzariello" w:date="2026-09-28T20:05:00Z" w16du:dateUtc="2026-09-28T18:05:00Z">
                  <w:rPr>
                    <w:rStyle w:val="Collegamentoipertestuale"/>
                    <w:rFonts w:asciiTheme="majorHAnsi" w:hAnsiTheme="majorHAnsi"/>
                    <w:b/>
                    <w:bCs/>
                    <w:smallCaps/>
                    <w:noProof/>
                  </w:rPr>
                </w:rPrChange>
              </w:rPr>
              <w:delText>14.</w:delText>
            </w:r>
            <w:r w:rsidRPr="000A1D2D" w:rsidDel="00FF7A2B">
              <w:rPr>
                <w:rFonts w:asciiTheme="majorHAnsi" w:eastAsiaTheme="minorEastAsia" w:hAnsiTheme="majorHAnsi"/>
                <w:noProof/>
                <w:lang w:eastAsia="it-IT"/>
                <w:rPrChange w:id="610"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11" w:author="Avv. Rosario Panzariello" w:date="2026-09-28T20:05:00Z" w16du:dateUtc="2026-09-28T18:05:00Z">
                  <w:rPr>
                    <w:rStyle w:val="Collegamentoipertestuale"/>
                    <w:rFonts w:asciiTheme="majorHAnsi" w:hAnsiTheme="majorHAnsi"/>
                    <w:b/>
                    <w:bCs/>
                    <w:smallCaps/>
                    <w:noProof/>
                  </w:rPr>
                </w:rPrChange>
              </w:rPr>
              <w:delText>Annullamento della vendita: disciplina generale e riduzione dell’oggetto.</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53</w:delText>
            </w:r>
          </w:del>
        </w:p>
        <w:p w14:paraId="5E5DD0F0" w14:textId="2761A297" w:rsidR="006B0D40" w:rsidRPr="000A1D2D" w:rsidDel="00FF7A2B" w:rsidRDefault="006B0D40">
          <w:pPr>
            <w:pStyle w:val="Sommario1"/>
            <w:rPr>
              <w:del w:id="612" w:author="Avv. Rosario Panzariello" w:date="2026-09-28T19:30:00Z" w16du:dateUtc="2026-09-28T17:30:00Z"/>
              <w:rFonts w:asciiTheme="majorHAnsi" w:eastAsiaTheme="minorEastAsia" w:hAnsiTheme="majorHAnsi"/>
              <w:noProof/>
              <w:lang w:eastAsia="it-IT"/>
              <w:rPrChange w:id="613" w:author="Avv. Rosario Panzariello" w:date="2026-09-28T20:05:00Z" w16du:dateUtc="2026-09-28T18:05:00Z">
                <w:rPr>
                  <w:del w:id="614" w:author="Avv. Rosario Panzariello" w:date="2026-09-28T19:30:00Z" w16du:dateUtc="2026-09-28T17:30:00Z"/>
                  <w:rFonts w:asciiTheme="majorHAnsi" w:eastAsiaTheme="minorEastAsia" w:hAnsiTheme="majorHAnsi"/>
                  <w:noProof/>
                  <w:sz w:val="24"/>
                  <w:szCs w:val="24"/>
                  <w:lang w:eastAsia="it-IT"/>
                </w:rPr>
              </w:rPrChange>
            </w:rPr>
          </w:pPr>
          <w:del w:id="615" w:author="Avv. Rosario Panzariello" w:date="2026-09-28T19:30:00Z" w16du:dateUtc="2026-09-28T17:30:00Z">
            <w:r w:rsidRPr="000A1D2D" w:rsidDel="00FF7A2B">
              <w:rPr>
                <w:rFonts w:asciiTheme="majorHAnsi" w:hAnsiTheme="majorHAnsi"/>
                <w:b/>
                <w:bCs/>
                <w:smallCaps/>
                <w:noProof/>
                <w:rPrChange w:id="616" w:author="Avv. Rosario Panzariello" w:date="2026-09-28T20:05:00Z" w16du:dateUtc="2026-09-28T18:05:00Z">
                  <w:rPr>
                    <w:rStyle w:val="Collegamentoipertestuale"/>
                    <w:rFonts w:asciiTheme="majorHAnsi" w:hAnsiTheme="majorHAnsi"/>
                    <w:b/>
                    <w:bCs/>
                    <w:smallCaps/>
                    <w:noProof/>
                  </w:rPr>
                </w:rPrChange>
              </w:rPr>
              <w:delText>15.</w:delText>
            </w:r>
            <w:r w:rsidRPr="000A1D2D" w:rsidDel="00FF7A2B">
              <w:rPr>
                <w:rFonts w:asciiTheme="majorHAnsi" w:eastAsiaTheme="minorEastAsia" w:hAnsiTheme="majorHAnsi"/>
                <w:noProof/>
                <w:lang w:eastAsia="it-IT"/>
                <w:rPrChange w:id="617"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18" w:author="Avv. Rosario Panzariello" w:date="2026-09-28T20:05:00Z" w16du:dateUtc="2026-09-28T18:05:00Z">
                  <w:rPr>
                    <w:rStyle w:val="Collegamentoipertestuale"/>
                    <w:rFonts w:asciiTheme="majorHAnsi" w:hAnsiTheme="majorHAnsi"/>
                    <w:b/>
                    <w:bCs/>
                    <w:smallCaps/>
                    <w:noProof/>
                  </w:rPr>
                </w:rPrChange>
              </w:rPr>
              <w:delText>Effetti patrimoniali: restituzioni, ripristino e coordinamento economico.</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56</w:delText>
            </w:r>
          </w:del>
        </w:p>
        <w:p w14:paraId="50257601" w14:textId="136B325A" w:rsidR="006B0D40" w:rsidRPr="000A1D2D" w:rsidDel="00FF7A2B" w:rsidRDefault="006B0D40">
          <w:pPr>
            <w:pStyle w:val="Sommario1"/>
            <w:rPr>
              <w:del w:id="619" w:author="Avv. Rosario Panzariello" w:date="2026-09-28T19:30:00Z" w16du:dateUtc="2026-09-28T17:30:00Z"/>
              <w:rFonts w:asciiTheme="majorHAnsi" w:eastAsiaTheme="minorEastAsia" w:hAnsiTheme="majorHAnsi"/>
              <w:noProof/>
              <w:lang w:eastAsia="it-IT"/>
              <w:rPrChange w:id="620" w:author="Avv. Rosario Panzariello" w:date="2026-09-28T20:05:00Z" w16du:dateUtc="2026-09-28T18:05:00Z">
                <w:rPr>
                  <w:del w:id="621" w:author="Avv. Rosario Panzariello" w:date="2026-09-28T19:30:00Z" w16du:dateUtc="2026-09-28T17:30:00Z"/>
                  <w:rFonts w:asciiTheme="majorHAnsi" w:eastAsiaTheme="minorEastAsia" w:hAnsiTheme="majorHAnsi"/>
                  <w:noProof/>
                  <w:sz w:val="24"/>
                  <w:szCs w:val="24"/>
                  <w:lang w:eastAsia="it-IT"/>
                </w:rPr>
              </w:rPrChange>
            </w:rPr>
          </w:pPr>
          <w:del w:id="622" w:author="Avv. Rosario Panzariello" w:date="2026-09-28T19:30:00Z" w16du:dateUtc="2026-09-28T17:30:00Z">
            <w:r w:rsidRPr="000A1D2D" w:rsidDel="00FF7A2B">
              <w:rPr>
                <w:rFonts w:asciiTheme="majorHAnsi" w:hAnsiTheme="majorHAnsi"/>
                <w:b/>
                <w:bCs/>
                <w:smallCaps/>
                <w:noProof/>
                <w:rPrChange w:id="623" w:author="Avv. Rosario Panzariello" w:date="2026-09-28T20:05:00Z" w16du:dateUtc="2026-09-28T18:05:00Z">
                  <w:rPr>
                    <w:rStyle w:val="Collegamentoipertestuale"/>
                    <w:rFonts w:asciiTheme="majorHAnsi" w:hAnsiTheme="majorHAnsi"/>
                    <w:b/>
                    <w:bCs/>
                    <w:smallCaps/>
                    <w:noProof/>
                  </w:rPr>
                </w:rPrChange>
              </w:rPr>
              <w:delText>16.</w:delText>
            </w:r>
            <w:r w:rsidRPr="000A1D2D" w:rsidDel="00FF7A2B">
              <w:rPr>
                <w:rFonts w:asciiTheme="majorHAnsi" w:eastAsiaTheme="minorEastAsia" w:hAnsiTheme="majorHAnsi"/>
                <w:noProof/>
                <w:lang w:eastAsia="it-IT"/>
                <w:rPrChange w:id="624"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25" w:author="Avv. Rosario Panzariello" w:date="2026-09-28T20:05:00Z" w16du:dateUtc="2026-09-28T18:05:00Z">
                  <w:rPr>
                    <w:rStyle w:val="Collegamentoipertestuale"/>
                    <w:rFonts w:asciiTheme="majorHAnsi" w:hAnsiTheme="majorHAnsi"/>
                    <w:b/>
                    <w:bCs/>
                    <w:smallCaps/>
                    <w:noProof/>
                  </w:rPr>
                </w:rPrChange>
              </w:rPr>
              <w:delText>Fase esecutiva verso l’Acquirente: fatturazione, trasferimento della proprietà, rischio, consegna e ritiro.</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60</w:delText>
            </w:r>
          </w:del>
        </w:p>
        <w:p w14:paraId="482CF701" w14:textId="67E2F8E4" w:rsidR="006B0D40" w:rsidRPr="000A1D2D" w:rsidDel="00FF7A2B" w:rsidRDefault="006B0D40">
          <w:pPr>
            <w:pStyle w:val="Sommario1"/>
            <w:rPr>
              <w:del w:id="626" w:author="Avv. Rosario Panzariello" w:date="2026-09-28T19:30:00Z" w16du:dateUtc="2026-09-28T17:30:00Z"/>
              <w:rFonts w:asciiTheme="majorHAnsi" w:eastAsiaTheme="minorEastAsia" w:hAnsiTheme="majorHAnsi"/>
              <w:noProof/>
              <w:lang w:eastAsia="it-IT"/>
              <w:rPrChange w:id="627" w:author="Avv. Rosario Panzariello" w:date="2026-09-28T20:05:00Z" w16du:dateUtc="2026-09-28T18:05:00Z">
                <w:rPr>
                  <w:del w:id="628" w:author="Avv. Rosario Panzariello" w:date="2026-09-28T19:30:00Z" w16du:dateUtc="2026-09-28T17:30:00Z"/>
                  <w:rFonts w:asciiTheme="majorHAnsi" w:eastAsiaTheme="minorEastAsia" w:hAnsiTheme="majorHAnsi"/>
                  <w:noProof/>
                  <w:sz w:val="24"/>
                  <w:szCs w:val="24"/>
                  <w:lang w:eastAsia="it-IT"/>
                </w:rPr>
              </w:rPrChange>
            </w:rPr>
          </w:pPr>
          <w:del w:id="629" w:author="Avv. Rosario Panzariello" w:date="2026-09-28T19:30:00Z" w16du:dateUtc="2026-09-28T17:30:00Z">
            <w:r w:rsidRPr="000A1D2D" w:rsidDel="00FF7A2B">
              <w:rPr>
                <w:rFonts w:asciiTheme="majorHAnsi" w:hAnsiTheme="majorHAnsi"/>
                <w:b/>
                <w:bCs/>
                <w:smallCaps/>
                <w:noProof/>
                <w:rPrChange w:id="630" w:author="Avv. Rosario Panzariello" w:date="2026-09-28T20:05:00Z" w16du:dateUtc="2026-09-28T18:05:00Z">
                  <w:rPr>
                    <w:rStyle w:val="Collegamentoipertestuale"/>
                    <w:rFonts w:asciiTheme="majorHAnsi" w:hAnsiTheme="majorHAnsi"/>
                    <w:b/>
                    <w:bCs/>
                    <w:smallCaps/>
                    <w:noProof/>
                  </w:rPr>
                </w:rPrChange>
              </w:rPr>
              <w:delText>17.</w:delText>
            </w:r>
            <w:r w:rsidRPr="000A1D2D" w:rsidDel="00FF7A2B">
              <w:rPr>
                <w:rFonts w:asciiTheme="majorHAnsi" w:eastAsiaTheme="minorEastAsia" w:hAnsiTheme="majorHAnsi"/>
                <w:noProof/>
                <w:lang w:eastAsia="it-IT"/>
                <w:rPrChange w:id="631"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32" w:author="Avv. Rosario Panzariello" w:date="2026-09-28T20:05:00Z" w16du:dateUtc="2026-09-28T18:05:00Z">
                  <w:rPr>
                    <w:rStyle w:val="Collegamentoipertestuale"/>
                    <w:rFonts w:asciiTheme="majorHAnsi" w:hAnsiTheme="majorHAnsi"/>
                    <w:b/>
                    <w:bCs/>
                    <w:smallCaps/>
                    <w:noProof/>
                  </w:rPr>
                </w:rPrChange>
              </w:rPr>
              <w:delText>Vendita in commissione: disciplina comune, Rivendita e operatività quale Intermediario puro.</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72</w:delText>
            </w:r>
          </w:del>
        </w:p>
        <w:p w14:paraId="000CB7C3" w14:textId="24BF4545" w:rsidR="006B0D40" w:rsidRPr="000A1D2D" w:rsidDel="00FF7A2B" w:rsidRDefault="006B0D40">
          <w:pPr>
            <w:pStyle w:val="Sommario2"/>
            <w:rPr>
              <w:del w:id="633" w:author="Avv. Rosario Panzariello" w:date="2026-09-28T19:30:00Z" w16du:dateUtc="2026-09-28T17:30:00Z"/>
              <w:rFonts w:asciiTheme="majorHAnsi" w:eastAsiaTheme="minorEastAsia" w:hAnsiTheme="majorHAnsi"/>
              <w:noProof/>
              <w:lang w:eastAsia="it-IT"/>
              <w:rPrChange w:id="634" w:author="Avv. Rosario Panzariello" w:date="2026-09-28T20:05:00Z" w16du:dateUtc="2026-09-28T18:05:00Z">
                <w:rPr>
                  <w:del w:id="635" w:author="Avv. Rosario Panzariello" w:date="2026-09-28T19:30:00Z" w16du:dateUtc="2026-09-28T17:30:00Z"/>
                  <w:rFonts w:asciiTheme="majorHAnsi" w:eastAsiaTheme="minorEastAsia" w:hAnsiTheme="majorHAnsi"/>
                  <w:noProof/>
                  <w:sz w:val="24"/>
                  <w:szCs w:val="24"/>
                  <w:lang w:eastAsia="it-IT"/>
                </w:rPr>
              </w:rPrChange>
            </w:rPr>
          </w:pPr>
          <w:del w:id="636" w:author="Avv. Rosario Panzariello" w:date="2026-09-28T19:30:00Z" w16du:dateUtc="2026-09-28T17:30:00Z">
            <w:r w:rsidRPr="000A1D2D" w:rsidDel="00FF7A2B">
              <w:rPr>
                <w:rFonts w:asciiTheme="majorHAnsi" w:hAnsiTheme="majorHAnsi"/>
                <w:b/>
                <w:bCs/>
                <w:smallCaps/>
                <w:noProof/>
                <w:rPrChange w:id="637" w:author="Avv. Rosario Panzariello" w:date="2026-09-28T20:05:00Z" w16du:dateUtc="2026-09-28T18:05:00Z">
                  <w:rPr>
                    <w:rStyle w:val="Collegamentoipertestuale"/>
                    <w:rFonts w:asciiTheme="majorHAnsi" w:hAnsiTheme="majorHAnsi"/>
                    <w:b/>
                    <w:bCs/>
                    <w:smallCaps/>
                    <w:noProof/>
                  </w:rPr>
                </w:rPrChange>
              </w:rPr>
              <w:delText>18.</w:delText>
            </w:r>
            <w:r w:rsidRPr="000A1D2D" w:rsidDel="00FF7A2B">
              <w:rPr>
                <w:rFonts w:asciiTheme="majorHAnsi" w:eastAsiaTheme="minorEastAsia" w:hAnsiTheme="majorHAnsi"/>
                <w:noProof/>
                <w:lang w:eastAsia="it-IT"/>
                <w:rPrChange w:id="638"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39" w:author="Avv. Rosario Panzariello" w:date="2026-09-28T20:05:00Z" w16du:dateUtc="2026-09-28T18:05:00Z">
                  <w:rPr>
                    <w:rStyle w:val="Collegamentoipertestuale"/>
                    <w:rFonts w:asciiTheme="majorHAnsi" w:hAnsiTheme="majorHAnsi"/>
                    <w:b/>
                    <w:bCs/>
                    <w:smallCaps/>
                    <w:noProof/>
                  </w:rPr>
                </w:rPrChange>
              </w:rPr>
              <w:delText>Dealer Sales.</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79</w:delText>
            </w:r>
          </w:del>
        </w:p>
        <w:p w14:paraId="02F25184" w14:textId="5951A3D7" w:rsidR="006B0D40" w:rsidRPr="000A1D2D" w:rsidDel="00FF7A2B" w:rsidRDefault="006B0D40">
          <w:pPr>
            <w:pStyle w:val="Sommario2"/>
            <w:rPr>
              <w:del w:id="640" w:author="Avv. Rosario Panzariello" w:date="2026-09-28T19:30:00Z" w16du:dateUtc="2026-09-28T17:30:00Z"/>
              <w:rFonts w:asciiTheme="majorHAnsi" w:eastAsiaTheme="minorEastAsia" w:hAnsiTheme="majorHAnsi"/>
              <w:noProof/>
              <w:lang w:eastAsia="it-IT"/>
              <w:rPrChange w:id="641" w:author="Avv. Rosario Panzariello" w:date="2026-09-28T20:05:00Z" w16du:dateUtc="2026-09-28T18:05:00Z">
                <w:rPr>
                  <w:del w:id="642" w:author="Avv. Rosario Panzariello" w:date="2026-09-28T19:30:00Z" w16du:dateUtc="2026-09-28T17:30:00Z"/>
                  <w:rFonts w:asciiTheme="majorHAnsi" w:eastAsiaTheme="minorEastAsia" w:hAnsiTheme="majorHAnsi"/>
                  <w:noProof/>
                  <w:sz w:val="24"/>
                  <w:szCs w:val="24"/>
                  <w:lang w:eastAsia="it-IT"/>
                </w:rPr>
              </w:rPrChange>
            </w:rPr>
          </w:pPr>
          <w:del w:id="643" w:author="Avv. Rosario Panzariello" w:date="2026-09-28T19:30:00Z" w16du:dateUtc="2026-09-28T17:30:00Z">
            <w:r w:rsidRPr="000A1D2D" w:rsidDel="00FF7A2B">
              <w:rPr>
                <w:rFonts w:asciiTheme="majorHAnsi" w:hAnsiTheme="majorHAnsi"/>
                <w:b/>
                <w:bCs/>
                <w:smallCaps/>
                <w:noProof/>
                <w:rPrChange w:id="644" w:author="Avv. Rosario Panzariello" w:date="2026-09-28T20:05:00Z" w16du:dateUtc="2026-09-28T18:05:00Z">
                  <w:rPr>
                    <w:rStyle w:val="Collegamentoipertestuale"/>
                    <w:rFonts w:asciiTheme="majorHAnsi" w:hAnsiTheme="majorHAnsi"/>
                    <w:b/>
                    <w:bCs/>
                    <w:smallCaps/>
                    <w:noProof/>
                  </w:rPr>
                </w:rPrChange>
              </w:rPr>
              <w:delText>19.</w:delText>
            </w:r>
            <w:r w:rsidRPr="000A1D2D" w:rsidDel="00FF7A2B">
              <w:rPr>
                <w:rFonts w:asciiTheme="majorHAnsi" w:eastAsiaTheme="minorEastAsia" w:hAnsiTheme="majorHAnsi"/>
                <w:noProof/>
                <w:lang w:eastAsia="it-IT"/>
                <w:rPrChange w:id="645"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46" w:author="Avv. Rosario Panzariello" w:date="2026-09-28T20:05:00Z" w16du:dateUtc="2026-09-28T18:05:00Z">
                  <w:rPr>
                    <w:rStyle w:val="Collegamentoipertestuale"/>
                    <w:rFonts w:asciiTheme="majorHAnsi" w:hAnsiTheme="majorHAnsi"/>
                    <w:b/>
                    <w:bCs/>
                    <w:smallCaps/>
                    <w:noProof/>
                  </w:rPr>
                </w:rPrChange>
              </w:rPr>
              <w:delText>Garanzie, esclusioni e limitazioni.</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83</w:delText>
            </w:r>
          </w:del>
        </w:p>
        <w:p w14:paraId="252DE5BC" w14:textId="59074529" w:rsidR="006B0D40" w:rsidRPr="000A1D2D" w:rsidDel="00FF7A2B" w:rsidRDefault="006B0D40">
          <w:pPr>
            <w:pStyle w:val="Sommario1"/>
            <w:rPr>
              <w:del w:id="647" w:author="Avv. Rosario Panzariello" w:date="2026-09-28T19:30:00Z" w16du:dateUtc="2026-09-28T17:30:00Z"/>
              <w:rFonts w:asciiTheme="majorHAnsi" w:eastAsiaTheme="minorEastAsia" w:hAnsiTheme="majorHAnsi"/>
              <w:noProof/>
              <w:lang w:eastAsia="it-IT"/>
              <w:rPrChange w:id="648" w:author="Avv. Rosario Panzariello" w:date="2026-09-28T20:05:00Z" w16du:dateUtc="2026-09-28T18:05:00Z">
                <w:rPr>
                  <w:del w:id="649" w:author="Avv. Rosario Panzariello" w:date="2026-09-28T19:30:00Z" w16du:dateUtc="2026-09-28T17:30:00Z"/>
                  <w:rFonts w:asciiTheme="majorHAnsi" w:eastAsiaTheme="minorEastAsia" w:hAnsiTheme="majorHAnsi"/>
                  <w:noProof/>
                  <w:sz w:val="24"/>
                  <w:szCs w:val="24"/>
                  <w:lang w:eastAsia="it-IT"/>
                </w:rPr>
              </w:rPrChange>
            </w:rPr>
          </w:pPr>
          <w:del w:id="650" w:author="Avv. Rosario Panzariello" w:date="2026-09-28T19:30:00Z" w16du:dateUtc="2026-09-28T17:30:00Z">
            <w:r w:rsidRPr="000A1D2D" w:rsidDel="00FF7A2B">
              <w:rPr>
                <w:rFonts w:asciiTheme="majorHAnsi" w:hAnsiTheme="majorHAnsi"/>
                <w:b/>
                <w:bCs/>
                <w:noProof/>
                <w:rPrChange w:id="651" w:author="Avv. Rosario Panzariello" w:date="2026-09-28T20:05:00Z" w16du:dateUtc="2026-09-28T18:05:00Z">
                  <w:rPr>
                    <w:rStyle w:val="Collegamentoipertestuale"/>
                    <w:rFonts w:asciiTheme="majorHAnsi" w:hAnsiTheme="majorHAnsi"/>
                    <w:b/>
                    <w:bCs/>
                    <w:noProof/>
                  </w:rPr>
                </w:rPrChange>
              </w:rPr>
              <w:delText>20.</w:delText>
            </w:r>
            <w:r w:rsidRPr="000A1D2D" w:rsidDel="00FF7A2B">
              <w:rPr>
                <w:rFonts w:asciiTheme="majorHAnsi" w:eastAsiaTheme="minorEastAsia" w:hAnsiTheme="majorHAnsi"/>
                <w:noProof/>
                <w:lang w:eastAsia="it-IT"/>
                <w:rPrChange w:id="652"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53" w:author="Avv. Rosario Panzariello" w:date="2026-09-28T20:05:00Z" w16du:dateUtc="2026-09-28T18:05:00Z">
                  <w:rPr>
                    <w:rStyle w:val="Collegamentoipertestuale"/>
                    <w:rFonts w:asciiTheme="majorHAnsi" w:hAnsiTheme="majorHAnsi"/>
                    <w:b/>
                    <w:bCs/>
                    <w:smallCaps/>
                    <w:noProof/>
                  </w:rPr>
                </w:rPrChange>
              </w:rPr>
              <w:delText>Reclami.</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88</w:delText>
            </w:r>
          </w:del>
        </w:p>
        <w:p w14:paraId="6CD327F1" w14:textId="7C3A187E" w:rsidR="006B0D40" w:rsidRPr="000A1D2D" w:rsidDel="00FF7A2B" w:rsidRDefault="006B0D40">
          <w:pPr>
            <w:pStyle w:val="Sommario1"/>
            <w:rPr>
              <w:del w:id="654" w:author="Avv. Rosario Panzariello" w:date="2026-09-28T19:30:00Z" w16du:dateUtc="2026-09-28T17:30:00Z"/>
              <w:rFonts w:asciiTheme="majorHAnsi" w:eastAsiaTheme="minorEastAsia" w:hAnsiTheme="majorHAnsi"/>
              <w:noProof/>
              <w:lang w:eastAsia="it-IT"/>
              <w:rPrChange w:id="655" w:author="Avv. Rosario Panzariello" w:date="2026-09-28T20:05:00Z" w16du:dateUtc="2026-09-28T18:05:00Z">
                <w:rPr>
                  <w:del w:id="656" w:author="Avv. Rosario Panzariello" w:date="2026-09-28T19:30:00Z" w16du:dateUtc="2026-09-28T17:30:00Z"/>
                  <w:rFonts w:asciiTheme="majorHAnsi" w:eastAsiaTheme="minorEastAsia" w:hAnsiTheme="majorHAnsi"/>
                  <w:noProof/>
                  <w:sz w:val="24"/>
                  <w:szCs w:val="24"/>
                  <w:lang w:eastAsia="it-IT"/>
                </w:rPr>
              </w:rPrChange>
            </w:rPr>
          </w:pPr>
          <w:del w:id="657" w:author="Avv. Rosario Panzariello" w:date="2026-09-28T19:30:00Z" w16du:dateUtc="2026-09-28T17:30:00Z">
            <w:r w:rsidRPr="000A1D2D" w:rsidDel="00FF7A2B">
              <w:rPr>
                <w:rFonts w:asciiTheme="majorHAnsi" w:hAnsiTheme="majorHAnsi"/>
                <w:b/>
                <w:bCs/>
                <w:smallCaps/>
                <w:noProof/>
                <w:rPrChange w:id="658" w:author="Avv. Rosario Panzariello" w:date="2026-09-28T20:05:00Z" w16du:dateUtc="2026-09-28T18:05:00Z">
                  <w:rPr>
                    <w:rStyle w:val="Collegamentoipertestuale"/>
                    <w:rFonts w:asciiTheme="majorHAnsi" w:hAnsiTheme="majorHAnsi"/>
                    <w:b/>
                    <w:bCs/>
                    <w:smallCaps/>
                    <w:noProof/>
                  </w:rPr>
                </w:rPrChange>
              </w:rPr>
              <w:delText>21.</w:delText>
            </w:r>
            <w:r w:rsidRPr="000A1D2D" w:rsidDel="00FF7A2B">
              <w:rPr>
                <w:rFonts w:asciiTheme="majorHAnsi" w:eastAsiaTheme="minorEastAsia" w:hAnsiTheme="majorHAnsi"/>
                <w:noProof/>
                <w:lang w:eastAsia="it-IT"/>
                <w:rPrChange w:id="659"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60" w:author="Avv. Rosario Panzariello" w:date="2026-09-28T20:05:00Z" w16du:dateUtc="2026-09-28T18:05:00Z">
                  <w:rPr>
                    <w:rStyle w:val="Collegamentoipertestuale"/>
                    <w:rFonts w:asciiTheme="majorHAnsi" w:hAnsiTheme="majorHAnsi"/>
                    <w:b/>
                    <w:bCs/>
                    <w:smallCaps/>
                    <w:noProof/>
                  </w:rPr>
                </w:rPrChange>
              </w:rPr>
              <w:delText>Clausola di collegamento.</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90</w:delText>
            </w:r>
          </w:del>
        </w:p>
        <w:p w14:paraId="7BB03D96" w14:textId="74ABD145" w:rsidR="006B0D40" w:rsidRPr="000A1D2D" w:rsidDel="00FF7A2B" w:rsidRDefault="006B0D40">
          <w:pPr>
            <w:pStyle w:val="Sommario1"/>
            <w:rPr>
              <w:del w:id="661" w:author="Avv. Rosario Panzariello" w:date="2026-09-28T19:30:00Z" w16du:dateUtc="2026-09-28T17:30:00Z"/>
              <w:rFonts w:asciiTheme="majorHAnsi" w:eastAsiaTheme="minorEastAsia" w:hAnsiTheme="majorHAnsi"/>
              <w:noProof/>
              <w:lang w:eastAsia="it-IT"/>
              <w:rPrChange w:id="662" w:author="Avv. Rosario Panzariello" w:date="2026-09-28T20:05:00Z" w16du:dateUtc="2026-09-28T18:05:00Z">
                <w:rPr>
                  <w:del w:id="663" w:author="Avv. Rosario Panzariello" w:date="2026-09-28T19:30:00Z" w16du:dateUtc="2026-09-28T17:30:00Z"/>
                  <w:rFonts w:asciiTheme="majorHAnsi" w:eastAsiaTheme="minorEastAsia" w:hAnsiTheme="majorHAnsi"/>
                  <w:noProof/>
                  <w:sz w:val="24"/>
                  <w:szCs w:val="24"/>
                  <w:lang w:eastAsia="it-IT"/>
                </w:rPr>
              </w:rPrChange>
            </w:rPr>
          </w:pPr>
          <w:del w:id="664" w:author="Avv. Rosario Panzariello" w:date="2026-09-28T19:30:00Z" w16du:dateUtc="2026-09-28T17:30:00Z">
            <w:r w:rsidRPr="000A1D2D" w:rsidDel="00FF7A2B">
              <w:rPr>
                <w:rFonts w:asciiTheme="majorHAnsi" w:hAnsiTheme="majorHAnsi"/>
                <w:b/>
                <w:bCs/>
                <w:smallCaps/>
                <w:noProof/>
                <w:rPrChange w:id="665" w:author="Avv. Rosario Panzariello" w:date="2026-09-28T20:05:00Z" w16du:dateUtc="2026-09-28T18:05:00Z">
                  <w:rPr>
                    <w:rStyle w:val="Collegamentoipertestuale"/>
                    <w:rFonts w:asciiTheme="majorHAnsi" w:hAnsiTheme="majorHAnsi"/>
                    <w:b/>
                    <w:bCs/>
                    <w:smallCaps/>
                    <w:noProof/>
                  </w:rPr>
                </w:rPrChange>
              </w:rPr>
              <w:delText>22.</w:delText>
            </w:r>
            <w:r w:rsidRPr="000A1D2D" w:rsidDel="00FF7A2B">
              <w:rPr>
                <w:rFonts w:asciiTheme="majorHAnsi" w:eastAsiaTheme="minorEastAsia" w:hAnsiTheme="majorHAnsi"/>
                <w:noProof/>
                <w:lang w:eastAsia="it-IT"/>
                <w:rPrChange w:id="666"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67" w:author="Avv. Rosario Panzariello" w:date="2026-09-28T20:05:00Z" w16du:dateUtc="2026-09-28T18:05:00Z">
                  <w:rPr>
                    <w:rStyle w:val="Collegamentoipertestuale"/>
                    <w:rFonts w:asciiTheme="majorHAnsi" w:hAnsiTheme="majorHAnsi"/>
                    <w:b/>
                    <w:bCs/>
                    <w:smallCaps/>
                    <w:noProof/>
                  </w:rPr>
                </w:rPrChange>
              </w:rPr>
              <w:delText>Soluzioni di finanziamento offerte da terzi.</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91</w:delText>
            </w:r>
          </w:del>
        </w:p>
        <w:p w14:paraId="33379935" w14:textId="208A4779" w:rsidR="006B0D40" w:rsidRPr="000A1D2D" w:rsidDel="00FF7A2B" w:rsidRDefault="006B0D40">
          <w:pPr>
            <w:pStyle w:val="Sommario1"/>
            <w:rPr>
              <w:del w:id="668" w:author="Avv. Rosario Panzariello" w:date="2026-09-28T19:30:00Z" w16du:dateUtc="2026-09-28T17:30:00Z"/>
              <w:rFonts w:asciiTheme="majorHAnsi" w:eastAsiaTheme="minorEastAsia" w:hAnsiTheme="majorHAnsi"/>
              <w:noProof/>
              <w:lang w:eastAsia="it-IT"/>
              <w:rPrChange w:id="669" w:author="Avv. Rosario Panzariello" w:date="2026-09-28T20:05:00Z" w16du:dateUtc="2026-09-28T18:05:00Z">
                <w:rPr>
                  <w:del w:id="670" w:author="Avv. Rosario Panzariello" w:date="2026-09-28T19:30:00Z" w16du:dateUtc="2026-09-28T17:30:00Z"/>
                  <w:rFonts w:asciiTheme="majorHAnsi" w:eastAsiaTheme="minorEastAsia" w:hAnsiTheme="majorHAnsi"/>
                  <w:noProof/>
                  <w:sz w:val="24"/>
                  <w:szCs w:val="24"/>
                  <w:lang w:eastAsia="it-IT"/>
                </w:rPr>
              </w:rPrChange>
            </w:rPr>
          </w:pPr>
          <w:del w:id="671" w:author="Avv. Rosario Panzariello" w:date="2026-09-28T19:30:00Z" w16du:dateUtc="2026-09-28T17:30:00Z">
            <w:r w:rsidRPr="000A1D2D" w:rsidDel="00FF7A2B">
              <w:rPr>
                <w:rFonts w:asciiTheme="majorHAnsi" w:hAnsiTheme="majorHAnsi"/>
                <w:b/>
                <w:bCs/>
                <w:smallCaps/>
                <w:noProof/>
                <w:rPrChange w:id="672" w:author="Avv. Rosario Panzariello" w:date="2026-09-28T20:05:00Z" w16du:dateUtc="2026-09-28T18:05:00Z">
                  <w:rPr>
                    <w:rStyle w:val="Collegamentoipertestuale"/>
                    <w:rFonts w:asciiTheme="majorHAnsi" w:hAnsiTheme="majorHAnsi"/>
                    <w:b/>
                    <w:bCs/>
                    <w:smallCaps/>
                    <w:noProof/>
                  </w:rPr>
                </w:rPrChange>
              </w:rPr>
              <w:delText>23.</w:delText>
            </w:r>
            <w:r w:rsidRPr="000A1D2D" w:rsidDel="00FF7A2B">
              <w:rPr>
                <w:rFonts w:asciiTheme="majorHAnsi" w:eastAsiaTheme="minorEastAsia" w:hAnsiTheme="majorHAnsi"/>
                <w:noProof/>
                <w:lang w:eastAsia="it-IT"/>
                <w:rPrChange w:id="673"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74" w:author="Avv. Rosario Panzariello" w:date="2026-09-28T20:05:00Z" w16du:dateUtc="2026-09-28T18:05:00Z">
                  <w:rPr>
                    <w:rStyle w:val="Collegamentoipertestuale"/>
                    <w:rFonts w:asciiTheme="majorHAnsi" w:hAnsiTheme="majorHAnsi"/>
                    <w:b/>
                    <w:bCs/>
                    <w:smallCaps/>
                    <w:noProof/>
                  </w:rPr>
                </w:rPrChange>
              </w:rPr>
              <w:delText>Legge applicabile, Lingua e Foro competente.</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93</w:delText>
            </w:r>
          </w:del>
        </w:p>
        <w:p w14:paraId="76FD4783" w14:textId="4D749031" w:rsidR="006B0D40" w:rsidRPr="000A1D2D" w:rsidDel="00FF7A2B" w:rsidRDefault="006B0D40">
          <w:pPr>
            <w:pStyle w:val="Sommario2"/>
            <w:rPr>
              <w:del w:id="675" w:author="Avv. Rosario Panzariello" w:date="2026-09-28T19:30:00Z" w16du:dateUtc="2026-09-28T17:30:00Z"/>
              <w:rFonts w:asciiTheme="majorHAnsi" w:eastAsiaTheme="minorEastAsia" w:hAnsiTheme="majorHAnsi"/>
              <w:noProof/>
              <w:lang w:eastAsia="it-IT"/>
              <w:rPrChange w:id="676" w:author="Avv. Rosario Panzariello" w:date="2026-09-28T20:05:00Z" w16du:dateUtc="2026-09-28T18:05:00Z">
                <w:rPr>
                  <w:del w:id="677" w:author="Avv. Rosario Panzariello" w:date="2026-09-28T19:30:00Z" w16du:dateUtc="2026-09-28T17:30:00Z"/>
                  <w:rFonts w:asciiTheme="majorHAnsi" w:eastAsiaTheme="minorEastAsia" w:hAnsiTheme="majorHAnsi"/>
                  <w:noProof/>
                  <w:sz w:val="24"/>
                  <w:szCs w:val="24"/>
                  <w:lang w:eastAsia="it-IT"/>
                </w:rPr>
              </w:rPrChange>
            </w:rPr>
          </w:pPr>
          <w:del w:id="678" w:author="Avv. Rosario Panzariello" w:date="2026-09-28T19:30:00Z" w16du:dateUtc="2026-09-28T17:30:00Z">
            <w:r w:rsidRPr="000A1D2D" w:rsidDel="00FF7A2B">
              <w:rPr>
                <w:rFonts w:asciiTheme="majorHAnsi" w:hAnsiTheme="majorHAnsi"/>
                <w:b/>
                <w:bCs/>
                <w:smallCaps/>
                <w:noProof/>
                <w:rPrChange w:id="679" w:author="Avv. Rosario Panzariello" w:date="2026-09-28T20:05:00Z" w16du:dateUtc="2026-09-28T18:05:00Z">
                  <w:rPr>
                    <w:rStyle w:val="Collegamentoipertestuale"/>
                    <w:rFonts w:asciiTheme="majorHAnsi" w:hAnsiTheme="majorHAnsi"/>
                    <w:b/>
                    <w:bCs/>
                    <w:smallCaps/>
                    <w:noProof/>
                  </w:rPr>
                </w:rPrChange>
              </w:rPr>
              <w:delText>24.</w:delText>
            </w:r>
            <w:r w:rsidRPr="000A1D2D" w:rsidDel="00FF7A2B">
              <w:rPr>
                <w:rFonts w:asciiTheme="majorHAnsi" w:eastAsiaTheme="minorEastAsia" w:hAnsiTheme="majorHAnsi"/>
                <w:noProof/>
                <w:lang w:eastAsia="it-IT"/>
                <w:rPrChange w:id="680" w:author="Avv. Rosario Panzariello" w:date="2026-09-28T20:05:00Z" w16du:dateUtc="2026-09-28T18:05:00Z">
                  <w:rPr>
                    <w:rFonts w:asciiTheme="majorHAnsi" w:eastAsiaTheme="minorEastAsia" w:hAnsiTheme="majorHAnsi"/>
                    <w:noProof/>
                    <w:sz w:val="24"/>
                    <w:szCs w:val="24"/>
                    <w:lang w:eastAsia="it-IT"/>
                  </w:rPr>
                </w:rPrChange>
              </w:rPr>
              <w:tab/>
            </w:r>
            <w:r w:rsidRPr="000A1D2D" w:rsidDel="00FF7A2B">
              <w:rPr>
                <w:rFonts w:asciiTheme="majorHAnsi" w:hAnsiTheme="majorHAnsi"/>
                <w:b/>
                <w:bCs/>
                <w:smallCaps/>
                <w:noProof/>
                <w:rPrChange w:id="681" w:author="Avv. Rosario Panzariello" w:date="2026-09-28T20:05:00Z" w16du:dateUtc="2026-09-28T18:05:00Z">
                  <w:rPr>
                    <w:rStyle w:val="Collegamentoipertestuale"/>
                    <w:rFonts w:asciiTheme="majorHAnsi" w:hAnsiTheme="majorHAnsi"/>
                    <w:b/>
                    <w:bCs/>
                    <w:smallCaps/>
                    <w:noProof/>
                  </w:rPr>
                </w:rPrChange>
              </w:rPr>
              <w:delText>Comunicazioni.</w:delText>
            </w:r>
            <w:r w:rsidRPr="000A1D2D" w:rsidDel="00FF7A2B">
              <w:rPr>
                <w:rFonts w:asciiTheme="majorHAnsi" w:hAnsiTheme="majorHAnsi"/>
                <w:noProof/>
                <w:webHidden/>
              </w:rPr>
              <w:tab/>
            </w:r>
            <w:r w:rsidR="0030105E" w:rsidRPr="000A1D2D" w:rsidDel="00FF7A2B">
              <w:rPr>
                <w:rFonts w:asciiTheme="majorHAnsi" w:hAnsiTheme="majorHAnsi"/>
                <w:noProof/>
                <w:webHidden/>
              </w:rPr>
              <w:delText>93</w:delText>
            </w:r>
          </w:del>
        </w:p>
        <w:p w14:paraId="05184868" w14:textId="0250637D" w:rsidR="006B0D40" w:rsidRPr="000A1D2D" w:rsidRDefault="006B0D40">
          <w:pPr>
            <w:rPr>
              <w:rFonts w:asciiTheme="majorHAnsi" w:hAnsiTheme="majorHAnsi"/>
              <w:rPrChange w:id="682" w:author="Avv. Rosario Panzariello" w:date="2026-09-28T20:05:00Z" w16du:dateUtc="2026-09-28T18:05:00Z">
                <w:rPr/>
              </w:rPrChange>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683" w:name="_Toc241518306"/>
      <w:r w:rsidRPr="000532C5">
        <w:rPr>
          <w:rFonts w:ascii="Verdana" w:hAnsi="Verdana"/>
          <w:b/>
          <w:bCs/>
          <w:smallCaps/>
          <w:sz w:val="20"/>
          <w:szCs w:val="20"/>
        </w:rPr>
        <w:t>Definizioni</w:t>
      </w:r>
      <w:r w:rsidRPr="000532C5">
        <w:rPr>
          <w:rFonts w:ascii="Verdana" w:hAnsi="Verdana"/>
          <w:sz w:val="20"/>
          <w:szCs w:val="20"/>
        </w:rPr>
        <w:t>.</w:t>
      </w:r>
      <w:bookmarkEnd w:id="683"/>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sidRPr="000532C5">
        <w:rPr>
          <w:rFonts w:ascii="Verdana" w:hAnsi="Verdana"/>
          <w:sz w:val="20"/>
          <w:szCs w:val="20"/>
        </w:rPr>
        <w:t xml:space="preserve">In aggiunta alle altre definizioni contenute nelle presenti Condizioni Generali, </w:t>
      </w:r>
      <w:r w:rsidR="00FA6457" w:rsidRPr="00FA6457">
        <w:rPr>
          <w:rFonts w:ascii="Verdana" w:hAnsi="Verdana"/>
          <w:sz w:val="20"/>
          <w:szCs w:val="20"/>
        </w:rPr>
        <w:t>i termini di seguito indicati, quando riportati con iniziale maiuscola, hanno il significato qui attribuito. Le definizioni identificano il significato dei termini e non sostituiscono né duplicano la disciplina contenuta negli articoli che regolano le singole materie, alla quale si rinvia.</w:t>
      </w:r>
    </w:p>
    <w:bookmarkEnd w:id="0"/>
    <w:p w14:paraId="10BA0852" w14:textId="437261E1"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sidRPr="000929AA">
        <w:rPr>
          <w:rFonts w:ascii="Verdana" w:eastAsia="Calibri" w:hAnsi="Verdana" w:cs="Arial"/>
          <w:i/>
          <w:iCs/>
          <w:sz w:val="20"/>
          <w:szCs w:val="20"/>
          <w:rPrChange w:id="684" w:author="Avv. Rosario Panzariello" w:date="2026-09-28T20:09:00Z" w16du:dateUtc="2026-09-28T18:09:00Z">
            <w:rPr>
              <w:rFonts w:ascii="Verdana" w:eastAsia="Calibri" w:hAnsi="Verdana" w:cs="Arial"/>
              <w:sz w:val="20"/>
              <w:szCs w:val="20"/>
            </w:rPr>
          </w:rPrChange>
        </w:rPr>
        <w:t>“</w:t>
      </w:r>
      <w:r w:rsidR="003C6476" w:rsidRPr="00662DD7">
        <w:rPr>
          <w:rFonts w:ascii="Verdana" w:eastAsia="Verdana" w:hAnsi="Verdana" w:cs="Verdana"/>
          <w:b/>
          <w:bCs/>
          <w:i/>
          <w:iCs/>
          <w:sz w:val="20"/>
          <w:szCs w:val="20"/>
        </w:rPr>
        <w:t>1 Euro Auction</w:t>
      </w:r>
      <w:ins w:id="685" w:author="Avv. Rosario Panzariello" w:date="2026-09-28T20:09:00Z">
        <w:r w:rsidR="000929AA" w:rsidRPr="000929AA">
          <w:rPr>
            <w:rFonts w:ascii="Verdana" w:eastAsia="Calibri" w:hAnsi="Verdana" w:cs="Arial"/>
            <w:sz w:val="20"/>
            <w:szCs w:val="20"/>
          </w:rPr>
          <w:t>”</w:t>
        </w:r>
      </w:ins>
      <w:del w:id="686" w:author="Avv. Rosario Panzariello" w:date="2026-09-28T20:09:00Z" w16du:dateUtc="2026-09-28T18:09:00Z">
        <w:r w:rsidRPr="000532C5" w:rsidDel="000929AA">
          <w:rPr>
            <w:rFonts w:ascii="Verdana" w:eastAsia="Calibri" w:hAnsi="Verdana" w:cs="Arial"/>
            <w:sz w:val="20"/>
            <w:szCs w:val="20"/>
          </w:rPr>
          <w:delText>“</w:delText>
        </w:r>
      </w:del>
      <w:r w:rsidR="003C6476" w:rsidRPr="003C6476">
        <w:rPr>
          <w:rFonts w:ascii="Verdana" w:eastAsia="Verdana" w:hAnsi="Verdana" w:cs="Verdana"/>
          <w:sz w:val="20"/>
          <w:szCs w:val="20"/>
        </w:rPr>
        <w:t xml:space="preserve">: particolare categoria di Asta organizzata e qualificata come tale da Fleequid, </w:t>
      </w:r>
      <w:commentRangeStart w:id="687"/>
      <w:ins w:id="688" w:author="Avv. Rosario Panzariello" w:date="2026-09-28T17:03:00Z">
        <w:r w:rsidR="00E21D24" w:rsidRPr="00E21D24">
          <w:rPr>
            <w:rFonts w:ascii="Verdana" w:eastAsia="Verdana" w:hAnsi="Verdana" w:cs="Verdana"/>
            <w:sz w:val="20"/>
            <w:szCs w:val="20"/>
          </w:rPr>
          <w:t>utilizzabile, secondo il Modello di Vendita applicabile, tanto nell’ambito della Vendita in commissione quanto nel Dealer Sales, caratterizzata da specifiche modalità di determinazione del prezzo e da specifiche condizioni economiche, disciplinata dalle relative Condizioni particolari di vendita e regolata dall’art. 9.4, lett. d)</w:t>
        </w:r>
      </w:ins>
      <w:del w:id="689" w:author="Avv. Rosario Panzariello" w:date="2026-09-28T17:03:00Z" w16du:dateUtc="2026-09-28T15:03:00Z">
        <w:r w:rsidR="003C6476" w:rsidRPr="003C6476" w:rsidDel="00E21D24">
          <w:rPr>
            <w:rFonts w:ascii="Verdana" w:eastAsia="Verdana" w:hAnsi="Verdana" w:cs="Verdana"/>
            <w:sz w:val="20"/>
            <w:szCs w:val="20"/>
          </w:rPr>
          <w:delText>caratterizzata da specifiche modalità di determinazione del prezzo e da una specifica struttura commissionale, disciplinata dalle relative Condizioni particolari di vendita e regolata dall'art. 9.4, lett. d)</w:delText>
        </w:r>
      </w:del>
      <w:r w:rsidR="003C6476" w:rsidRPr="003C6476">
        <w:rPr>
          <w:rFonts w:ascii="Verdana" w:eastAsia="Verdana" w:hAnsi="Verdana" w:cs="Verdana"/>
          <w:sz w:val="20"/>
          <w:szCs w:val="20"/>
        </w:rPr>
        <w:t>.</w:t>
      </w:r>
      <w:commentRangeEnd w:id="687"/>
      <w:r w:rsidR="008B3ED8" w:rsidRPr="00662DD7">
        <w:rPr>
          <w:rStyle w:val="Rimandocommento"/>
          <w:rFonts w:ascii="Verdana" w:eastAsia="Verdana" w:hAnsi="Verdana" w:cs="Verdana"/>
          <w:sz w:val="20"/>
          <w:szCs w:val="20"/>
        </w:rPr>
        <w:commentReference w:id="687"/>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sidRPr="00E31F15">
        <w:rPr>
          <w:rFonts w:ascii="Verdana" w:eastAsia="Calibri" w:hAnsi="Verdana" w:cs="Arial"/>
          <w:i/>
          <w:iCs/>
          <w:sz w:val="20"/>
          <w:szCs w:val="20"/>
          <w:rPrChange w:id="690" w:author="Avv. Rosario Panzariello" w:date="2026-09-28T20:10:00Z" w16du:dateUtc="2026-09-28T18:10:00Z">
            <w:rPr>
              <w:rFonts w:ascii="Verdana" w:eastAsia="Calibri" w:hAnsi="Verdana" w:cs="Arial"/>
              <w:sz w:val="20"/>
              <w:szCs w:val="20"/>
            </w:rPr>
          </w:rPrChange>
        </w:rPr>
        <w:t>“</w:t>
      </w:r>
      <w:r>
        <w:rPr>
          <w:rFonts w:ascii="Verdana" w:eastAsia="Calibri" w:hAnsi="Verdana" w:cs="Arial"/>
          <w:b/>
          <w:bCs/>
          <w:i/>
          <w:iCs/>
          <w:sz w:val="20"/>
          <w:szCs w:val="20"/>
        </w:rPr>
        <w:t>Accordo vincolante</w:t>
      </w:r>
      <w:r w:rsidRPr="000532C5">
        <w:rPr>
          <w:rFonts w:ascii="Verdana" w:eastAsia="Calibri" w:hAnsi="Verdana" w:cs="Arial"/>
          <w:sz w:val="20"/>
          <w:szCs w:val="20"/>
        </w:rPr>
        <w:t>”:</w:t>
      </w:r>
      <w:r w:rsidR="00EF53C5">
        <w:rPr>
          <w:rFonts w:ascii="Verdana" w:eastAsia="Calibri" w:hAnsi="Verdana" w:cs="Arial"/>
          <w:sz w:val="20"/>
          <w:szCs w:val="20"/>
        </w:rPr>
        <w:t xml:space="preserve"> </w:t>
      </w:r>
      <w:r w:rsidR="001142F6" w:rsidRPr="00662DD7">
        <w:rPr>
          <w:rFonts w:ascii="Verdana" w:eastAsia="Verdana" w:hAnsi="Verdana" w:cs="Verdana"/>
          <w:sz w:val="20"/>
          <w:szCs w:val="20"/>
        </w:rPr>
        <w:t>l'accordo con il quale, secondo le modalità previste dall'art. 10.2, si perfeziona il Contratto di compravendita relativo al Veicolo e sorge in capo all'Acquirente l'obbligo di corrispondere l'Importo Totale Dovuto. Il perfezionamento dell'Accordo vincolante non dipende dal pagamento e non costituisce Aggiudicazione definitiva</w:t>
      </w:r>
      <w:r w:rsidR="00EF53C5" w:rsidRPr="00662DD7">
        <w:rPr>
          <w:rFonts w:ascii="Verdana" w:eastAsia="Verdana" w:hAnsi="Verdana" w:cs="Verdana"/>
          <w:sz w:val="20"/>
          <w:szCs w:val="20"/>
        </w:rPr>
        <w:t>.</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sidRPr="00E31F15">
        <w:rPr>
          <w:rFonts w:ascii="Verdana" w:eastAsia="Calibri" w:hAnsi="Verdana" w:cs="Arial"/>
          <w:sz w:val="20"/>
          <w:szCs w:val="20"/>
        </w:rPr>
        <w:t>“</w:t>
      </w:r>
      <w:r w:rsidRPr="000532C5">
        <w:rPr>
          <w:rFonts w:ascii="Verdana" w:eastAsia="Calibri" w:hAnsi="Verdana" w:cs="Arial"/>
          <w:b/>
          <w:bCs/>
          <w:i/>
          <w:iCs/>
          <w:sz w:val="20"/>
          <w:szCs w:val="20"/>
        </w:rPr>
        <w:t>Acquirente/i</w:t>
      </w:r>
      <w:r w:rsidRPr="000532C5">
        <w:rPr>
          <w:rFonts w:ascii="Verdana" w:eastAsia="Calibri" w:hAnsi="Verdana" w:cs="Arial"/>
          <w:sz w:val="20"/>
          <w:szCs w:val="20"/>
        </w:rPr>
        <w:t xml:space="preserve">”: </w:t>
      </w:r>
      <w:r w:rsidR="003136CD" w:rsidRPr="000532C5">
        <w:rPr>
          <w:rFonts w:ascii="Verdana" w:eastAsia="Verdana" w:hAnsi="Verdana" w:cs="Verdana"/>
          <w:sz w:val="20"/>
          <w:szCs w:val="20"/>
        </w:rPr>
        <w:t>l’Offerente</w:t>
      </w:r>
      <w:r w:rsidRPr="000532C5">
        <w:rPr>
          <w:rFonts w:ascii="Verdana" w:eastAsia="Verdana" w:hAnsi="Verdana" w:cs="Verdana"/>
          <w:sz w:val="20"/>
          <w:szCs w:val="20"/>
        </w:rPr>
        <w:t xml:space="preserve"> </w:t>
      </w:r>
      <w:r w:rsidR="00097D50" w:rsidRPr="00097D50">
        <w:rPr>
          <w:rFonts w:ascii="Verdana" w:eastAsia="Verdana" w:hAnsi="Verdana" w:cs="Verdana"/>
          <w:sz w:val="20"/>
          <w:szCs w:val="20"/>
        </w:rPr>
        <w:t>in favore del quale si è perfezionato l'Accordo vincolante e che è pertanto obbligato al pagamento dell'Importo Totale Dovuto, a prescindere dalla tipologia di Evento di vendita e dall'avvenuto pagamento. Nella Vendita in commissione, sia essa eseguita mediante Rivendita sia che Fleequid operi quale Intermediario puro, il termine è sempre riferito all'Acquirente sostanziale, soggetto diverso da Fleequid; nel Dealer Sales l'Acquirente è il soggetto che acquista il Veicolo da Fleequid. Nelle operazioni assistite da una Soluzione di finanziamento l'Acquirente può essere il Finanziatore, nei casi e nei termini previsti dall'art. 22.5</w:t>
      </w:r>
      <w:r w:rsidRPr="000532C5">
        <w:rPr>
          <w:rFonts w:ascii="Verdana" w:eastAsia="Verdana" w:hAnsi="Verdana" w:cs="Verdana"/>
          <w:sz w:val="20"/>
          <w:szCs w:val="20"/>
        </w:rPr>
        <w:t>.</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Aggiudicazione</w:t>
      </w:r>
      <w:r w:rsidR="007D1BC1">
        <w:rPr>
          <w:rFonts w:ascii="Verdana" w:eastAsia="Calibri" w:hAnsi="Verdana" w:cs="Arial"/>
          <w:b/>
          <w:bCs/>
          <w:i/>
          <w:iCs/>
          <w:sz w:val="20"/>
          <w:szCs w:val="20"/>
        </w:rPr>
        <w:t xml:space="preserve"> definitiva</w:t>
      </w:r>
      <w:r w:rsidRPr="000532C5">
        <w:rPr>
          <w:rFonts w:ascii="Verdana" w:eastAsia="Calibri" w:hAnsi="Verdana" w:cs="Arial"/>
          <w:sz w:val="20"/>
          <w:szCs w:val="20"/>
        </w:rPr>
        <w:t xml:space="preserve">”: </w:t>
      </w:r>
      <w:r w:rsidR="00723756" w:rsidRPr="00662DD7">
        <w:rPr>
          <w:rFonts w:ascii="Verdana" w:eastAsia="Verdana" w:hAnsi="Verdana" w:cs="Verdana"/>
          <w:sz w:val="20"/>
          <w:szCs w:val="20"/>
        </w:rPr>
        <w:t xml:space="preserve">l'evento, proprio esclusivamente delle Aste, che si produce con l'integrale adempimento dell'obbligo di pagamento ai sensi dell'art. 12.2 e che, unitamente all'avvio della fase esecutiva dell'operazione, ne costituisce l'effetto. L'Aggiudicazione definitiva non costituisce il momento di perfezionamento del Contratto, che si perfeziona con l'Accordo vincolante, e il suo mancato prodursi non incide sull'esistenza del Contratto già perfezionato. </w:t>
      </w:r>
      <w:r w:rsidR="00723756" w:rsidRPr="00662DD7">
        <w:rPr>
          <w:rFonts w:ascii="Verdana" w:eastAsia="Verdana" w:hAnsi="Verdana" w:cs="Verdana"/>
          <w:sz w:val="20"/>
          <w:szCs w:val="20"/>
        </w:rPr>
        <w:lastRenderedPageBreak/>
        <w:t>Negli Eventi di vendita diversi dalle Aste l'avvio della fase esecutiva consegue all'integrale adempimento dell'obbligo di pagamento senza dare luogo ad Aggiudicazione definitiva</w:t>
      </w:r>
      <w:r w:rsidR="00B240F1" w:rsidRPr="00662DD7">
        <w:rPr>
          <w:rFonts w:ascii="Verdana" w:eastAsia="Verdana" w:hAnsi="Verdana" w:cs="Verdana"/>
          <w:sz w:val="20"/>
          <w:szCs w:val="20"/>
        </w:rPr>
        <w:t>.</w:t>
      </w:r>
      <w:r w:rsidRPr="000532C5">
        <w:rPr>
          <w:rFonts w:ascii="Verdana" w:eastAsia="Calibri" w:hAnsi="Verdana" w:cs="Arial"/>
          <w:sz w:val="20"/>
          <w:szCs w:val="20"/>
        </w:rPr>
        <w:t xml:space="preserve"> </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Annullamento della vendita</w:t>
      </w:r>
      <w:r w:rsidRPr="000532C5">
        <w:rPr>
          <w:rFonts w:ascii="Verdana" w:eastAsia="Calibri" w:hAnsi="Verdana" w:cs="Arial"/>
          <w:sz w:val="20"/>
          <w:szCs w:val="20"/>
        </w:rPr>
        <w:t xml:space="preserve">”: </w:t>
      </w:r>
      <w:r w:rsidR="00D610EE" w:rsidRPr="00D610EE">
        <w:rPr>
          <w:rFonts w:ascii="Verdana" w:eastAsia="Verdana" w:hAnsi="Verdana" w:cs="Verdana"/>
          <w:sz w:val="20"/>
          <w:szCs w:val="20"/>
        </w:rPr>
        <w:t>l'istituto contrattuale, disciplinato in via generale dall'art. 14, mediante il quale Fleequid dispone, nei casi previsti, che l'operazione non sia eseguita o cessi di essere eseguita, in tutto o limitatamente a uno o più Veicoli. La causa giuridica concreta dell'Annullamento dipende dalla fattispecie che lo determina; quando consegue a un inadempimento assistito da clausola risolutiva espressa, esso opera quale risoluzione ai sensi dell'art. 1456 c.c.</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Asta</w:t>
      </w:r>
      <w:r w:rsidRPr="000532C5">
        <w:rPr>
          <w:rFonts w:ascii="Verdana" w:eastAsia="Calibri" w:hAnsi="Verdana" w:cs="Arial"/>
          <w:sz w:val="20"/>
          <w:szCs w:val="20"/>
        </w:rPr>
        <w:t xml:space="preserve">”: </w:t>
      </w:r>
      <w:r w:rsidR="008D6A95" w:rsidRPr="00662DD7">
        <w:rPr>
          <w:rFonts w:ascii="Verdana" w:eastAsia="Verdana" w:hAnsi="Verdana" w:cs="Verdana"/>
          <w:sz w:val="20"/>
          <w:szCs w:val="20"/>
        </w:rPr>
        <w:t>Evento di vendita consistente in un processo di vendita telematica operato tramite il Marketplace, che prevede una o più Offerte e si conclude, nei casi e alle condizioni previste dalle presenti Condizioni Generali, con il perfezionamento dell'Accordo vincolante in favore del migliore Offerente</w:t>
      </w:r>
      <w:r w:rsidR="00821234" w:rsidRPr="00662DD7">
        <w:rPr>
          <w:rFonts w:ascii="Verdana" w:eastAsia="Verdana" w:hAnsi="Verdana" w:cs="Verdana"/>
          <w:sz w:val="20"/>
          <w:szCs w:val="20"/>
        </w:rPr>
        <w:t>.</w:t>
      </w:r>
    </w:p>
    <w:p w14:paraId="24EA911B" w14:textId="5D7750A0"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sidRPr="006C27B6">
        <w:rPr>
          <w:rFonts w:ascii="Verdana" w:eastAsia="Calibri" w:hAnsi="Verdana" w:cs="Arial"/>
          <w:sz w:val="20"/>
          <w:szCs w:val="20"/>
        </w:rPr>
        <w:t>“</w:t>
      </w:r>
      <w:r>
        <w:rPr>
          <w:rFonts w:ascii="Verdana" w:eastAsia="Calibri" w:hAnsi="Verdana" w:cs="Arial"/>
          <w:b/>
          <w:bCs/>
          <w:i/>
          <w:iCs/>
          <w:sz w:val="20"/>
          <w:szCs w:val="20"/>
        </w:rPr>
        <w:t>Base d’asta</w:t>
      </w:r>
      <w:r w:rsidRPr="006C27B6">
        <w:rPr>
          <w:rFonts w:ascii="Verdana" w:eastAsia="Calibri" w:hAnsi="Verdana" w:cs="Arial"/>
          <w:sz w:val="20"/>
          <w:szCs w:val="20"/>
        </w:rPr>
        <w:t xml:space="preserve">”: </w:t>
      </w:r>
      <w:r w:rsidR="00F81B5D" w:rsidRPr="00F81B5D">
        <w:t xml:space="preserve">il prezzo </w:t>
      </w:r>
      <w:ins w:id="691" w:author="Avv. Rosario Panzariello" w:date="2026-09-28T17:24:00Z" w16du:dateUtc="2026-09-28T15:24:00Z">
        <w:r w:rsidR="008B7DED">
          <w:t xml:space="preserve">iniziale o </w:t>
        </w:r>
      </w:ins>
      <w:r w:rsidR="00F81B5D" w:rsidRPr="00F81B5D">
        <w:t xml:space="preserve">minimo del Veicolo </w:t>
      </w:r>
      <w:commentRangeStart w:id="692"/>
      <w:ins w:id="693" w:author="Avv. Rosario Panzariello" w:date="2026-09-28T17:25:00Z">
        <w:r w:rsidR="009A07D9" w:rsidRPr="009A07D9">
          <w:t xml:space="preserve">a partire dal quale, ove previsto dalla modalità dell’Evento di vendita applicabile, </w:t>
        </w:r>
      </w:ins>
      <w:commentRangeEnd w:id="692"/>
      <w:r w:rsidR="004868C9" w:rsidRPr="00F81B5D">
        <w:rPr>
          <w:rStyle w:val="Rimandocommento"/>
          <w:sz w:val="22"/>
          <w:szCs w:val="22"/>
        </w:rPr>
        <w:commentReference w:id="692"/>
      </w:r>
      <w:del w:id="694" w:author="Avv. Rosario Panzariello" w:date="2026-09-28T17:25:00Z" w16du:dateUtc="2026-09-28T15:25:00Z">
        <w:r w:rsidR="00F81B5D" w:rsidRPr="00F81B5D" w:rsidDel="009A07D9">
          <w:delText xml:space="preserve">al di sopra del </w:delText>
        </w:r>
        <w:r w:rsidR="00F81B5D" w:rsidRPr="00F81B5D" w:rsidDel="00E95E10">
          <w:delText xml:space="preserve">quale </w:delText>
        </w:r>
      </w:del>
      <w:r w:rsidR="00F81B5D" w:rsidRPr="00F81B5D">
        <w:t>gli Offerenti possono inserire Offerte o effettuare rilanci</w:t>
      </w:r>
      <w:r w:rsidR="00BF6ADA">
        <w:t>.</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Classificazione dell’Utente</w:t>
      </w:r>
      <w:r>
        <w:rPr>
          <w:rFonts w:ascii="Verdana" w:eastAsia="Calibri" w:hAnsi="Verdana" w:cs="Arial"/>
          <w:sz w:val="20"/>
          <w:szCs w:val="20"/>
        </w:rPr>
        <w:t>”:</w:t>
      </w:r>
      <w:r w:rsidRPr="00662DD7">
        <w:t xml:space="preserve"> </w:t>
      </w:r>
      <w:r w:rsidR="001648BE">
        <w:t>lo stato interno, operativo e dinamico attribuito da Fleequid all'Utente in funzione di elementi oggettivi relativi al suo storico e al comportamento tenuto, con gli effetti e nei limiti previsti dall'art. 6.</w:t>
      </w:r>
    </w:p>
    <w:p w14:paraId="2763E257" w14:textId="0D58B398"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Commissioni</w:t>
      </w:r>
      <w:r w:rsidRPr="000532C5">
        <w:rPr>
          <w:rFonts w:ascii="Verdana" w:eastAsia="Calibri" w:hAnsi="Verdana" w:cs="Arial"/>
          <w:sz w:val="20"/>
          <w:szCs w:val="20"/>
        </w:rPr>
        <w:t xml:space="preserve">”: </w:t>
      </w:r>
      <w:r w:rsidR="00B64FCD">
        <w:rPr>
          <w:rFonts w:ascii="Verdana" w:eastAsia="Calibri" w:hAnsi="Verdana" w:cs="Arial"/>
          <w:sz w:val="20"/>
          <w:szCs w:val="20"/>
        </w:rPr>
        <w:t>i corrispettivi</w:t>
      </w:r>
      <w:r w:rsidRPr="000532C5">
        <w:rPr>
          <w:rFonts w:ascii="Verdana" w:eastAsia="Calibri" w:hAnsi="Verdana" w:cs="Arial"/>
          <w:sz w:val="20"/>
          <w:szCs w:val="20"/>
        </w:rPr>
        <w:t xml:space="preserve"> dovut</w:t>
      </w:r>
      <w:r w:rsidR="00B64FCD">
        <w:rPr>
          <w:rFonts w:ascii="Verdana" w:eastAsia="Calibri" w:hAnsi="Verdana" w:cs="Arial"/>
          <w:sz w:val="20"/>
          <w:szCs w:val="20"/>
        </w:rPr>
        <w:t>i</w:t>
      </w:r>
      <w:r w:rsidRPr="000532C5">
        <w:rPr>
          <w:rFonts w:ascii="Verdana" w:eastAsia="Calibri" w:hAnsi="Verdana" w:cs="Arial"/>
          <w:sz w:val="20"/>
          <w:szCs w:val="20"/>
        </w:rPr>
        <w:t xml:space="preserve"> a Fleequid </w:t>
      </w:r>
      <w:r w:rsidR="008B590B" w:rsidRPr="008B590B">
        <w:rPr>
          <w:rFonts w:ascii="Verdana" w:eastAsia="Calibri" w:hAnsi="Verdana" w:cs="Arial"/>
          <w:sz w:val="20"/>
          <w:szCs w:val="20"/>
        </w:rPr>
        <w:t>dal Venditore e dall'Acquirente per la compravendita di Veicoli realizzata con l'impiego del Marketplace ovvero dei servizi e dei sistemi di compravendita di Fleequid, nei soli Modelli di Vendita che le prevedono. Salvo diverso accordo scritto ovvero diversa indicazione delle Condizioni particolari di vendita, le Commissioni sono determinate in base al Tariffario Fleequid</w:t>
      </w:r>
      <w:commentRangeStart w:id="695"/>
      <w:r w:rsidR="009F6818" w:rsidRPr="000532C5">
        <w:rPr>
          <w:rFonts w:ascii="Verdana" w:eastAsia="Calibri" w:hAnsi="Verdana" w:cs="Arial"/>
          <w:sz w:val="20"/>
          <w:szCs w:val="20"/>
        </w:rPr>
        <w:t>.</w:t>
      </w:r>
      <w:r w:rsidR="00E730DF" w:rsidRPr="000532C5">
        <w:rPr>
          <w:rFonts w:ascii="Verdana" w:eastAsia="Calibri" w:hAnsi="Verdana" w:cs="Arial"/>
          <w:sz w:val="20"/>
          <w:szCs w:val="20"/>
        </w:rPr>
        <w:t xml:space="preserve"> </w:t>
      </w:r>
      <w:r w:rsidRPr="00CF668F">
        <w:rPr>
          <w:rFonts w:ascii="Verdana" w:eastAsia="Calibri" w:hAnsi="Verdana" w:cs="Arial"/>
          <w:sz w:val="20"/>
          <w:szCs w:val="20"/>
          <w:rPrChange w:id="696" w:author="Avv. Rosario Panzariello" w:date="2026-09-28T17:31:00Z" w16du:dateUtc="2026-09-28T15:31:00Z">
            <w:rPr>
              <w:rFonts w:ascii="Verdana" w:eastAsiaTheme="minorEastAsia" w:hAnsi="Verdana"/>
              <w:sz w:val="20"/>
              <w:szCs w:val="20"/>
            </w:rPr>
          </w:rPrChange>
        </w:rPr>
        <w:t xml:space="preserve"> </w:t>
      </w:r>
      <w:ins w:id="697" w:author="Avv. Rosario Panzariello" w:date="2026-09-28T17:31:00Z" w16du:dateUtc="2026-09-28T15:31:00Z">
        <w:r w:rsidR="00CF668F" w:rsidRPr="00CF668F">
          <w:rPr>
            <w:rFonts w:ascii="Verdana" w:eastAsia="Calibri" w:hAnsi="Verdana" w:cs="Arial"/>
            <w:sz w:val="20"/>
            <w:szCs w:val="20"/>
          </w:rPr>
          <w:t>Nella Vendita in commissione, ai fini del calcolo del Prezzo di riserva rilevano esclusivamente le Commissioni poste contrattualmente a carico del Venditore</w:t>
        </w:r>
      </w:ins>
      <w:commentRangeEnd w:id="695"/>
      <w:r w:rsidR="00CF668F" w:rsidRPr="000532C5">
        <w:rPr>
          <w:rStyle w:val="Rimandocommento"/>
          <w:rFonts w:ascii="Verdana" w:eastAsia="Calibri" w:hAnsi="Verdana" w:cs="Arial"/>
          <w:sz w:val="20"/>
          <w:szCs w:val="20"/>
        </w:rPr>
        <w:commentReference w:id="695"/>
      </w:r>
      <w:del w:id="698" w:author="Avv. Rosario Panzariello" w:date="2026-09-28T17:31:00Z" w16du:dateUtc="2026-09-28T15:31:00Z">
        <w:r w:rsidR="2D4607F6" w:rsidRPr="000532C5" w:rsidDel="00CF668F">
          <w:rPr>
            <w:rFonts w:ascii="Verdana" w:eastAsia="Calibri" w:hAnsi="Verdana" w:cs="Arial"/>
            <w:sz w:val="20"/>
            <w:szCs w:val="20"/>
          </w:rPr>
          <w:delText xml:space="preserve">Con riferimento al calcolo del Prezzo di riserva </w:delText>
        </w:r>
        <w:r w:rsidR="0059682E" w:rsidRPr="0059682E" w:rsidDel="00CF668F">
          <w:rPr>
            <w:rFonts w:ascii="Verdana" w:eastAsia="Calibri" w:hAnsi="Verdana" w:cs="Arial"/>
            <w:sz w:val="20"/>
            <w:szCs w:val="20"/>
          </w:rPr>
          <w:delText>rilevano esclusivamente le Commissioni poste contrattualmente a carico del Venditore</w:delText>
        </w:r>
      </w:del>
      <w:r w:rsidR="0059682E" w:rsidRPr="0059682E">
        <w:rPr>
          <w:rFonts w:ascii="Verdana" w:eastAsia="Calibri" w:hAnsi="Verdana" w:cs="Arial"/>
          <w:sz w:val="20"/>
          <w:szCs w:val="20"/>
        </w:rPr>
        <w:t>. La maturazione delle Commissioni è disciplinata dall'art. 12.4. Nel Dealer Sales non sono dovute Commissioni e il risultato economico dell'attività di compravendita di Fleequid non costituisce Commissione</w:t>
      </w:r>
      <w:r w:rsidR="2D4607F6" w:rsidRPr="000532C5">
        <w:rPr>
          <w:rFonts w:ascii="Verdana" w:eastAsia="Calibri" w:hAnsi="Verdana" w:cs="Arial"/>
          <w:sz w:val="20"/>
          <w:szCs w:val="20"/>
        </w:rPr>
        <w:t>.</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sidRPr="00662DD7">
        <w:rPr>
          <w:rFonts w:ascii="Verdana" w:eastAsia="Calibri" w:hAnsi="Verdana" w:cs="Arial"/>
          <w:sz w:val="20"/>
          <w:szCs w:val="20"/>
        </w:rPr>
        <w:t>“</w:t>
      </w:r>
      <w:r w:rsidRPr="00662DD7">
        <w:rPr>
          <w:rFonts w:ascii="Verdana" w:eastAsia="Calibri" w:hAnsi="Verdana" w:cs="Arial"/>
          <w:b/>
          <w:bCs/>
          <w:i/>
          <w:iCs/>
          <w:sz w:val="20"/>
          <w:szCs w:val="20"/>
        </w:rPr>
        <w:t>Compra</w:t>
      </w:r>
      <w:r w:rsidR="006D7350" w:rsidRPr="00662DD7">
        <w:rPr>
          <w:rFonts w:ascii="Verdana" w:eastAsia="Calibri" w:hAnsi="Verdana" w:cs="Arial"/>
          <w:b/>
          <w:bCs/>
          <w:i/>
          <w:iCs/>
          <w:sz w:val="20"/>
          <w:szCs w:val="20"/>
        </w:rPr>
        <w:t>-Subito</w:t>
      </w:r>
      <w:r w:rsidR="006D7350" w:rsidRPr="00662DD7">
        <w:rPr>
          <w:rFonts w:ascii="Verdana" w:eastAsia="Calibri" w:hAnsi="Verdana" w:cs="Arial"/>
          <w:sz w:val="20"/>
          <w:szCs w:val="20"/>
        </w:rPr>
        <w:t>”</w:t>
      </w:r>
      <w:r w:rsidR="006D7350">
        <w:rPr>
          <w:rFonts w:ascii="Verdana" w:eastAsia="Calibri" w:hAnsi="Verdana" w:cs="Arial"/>
          <w:sz w:val="20"/>
          <w:szCs w:val="20"/>
        </w:rPr>
        <w:t xml:space="preserve">: </w:t>
      </w:r>
      <w:r w:rsidR="006D5146" w:rsidRPr="006D5146">
        <w:rPr>
          <w:rFonts w:ascii="Verdana" w:eastAsia="Calibri" w:hAnsi="Verdana" w:cs="Arial"/>
          <w:sz w:val="20"/>
          <w:szCs w:val="20"/>
        </w:rPr>
        <w:t>la modalità di Evento di vendita, autonoma ovvero associata a un'Asta a rilancio, disciplinata dall'art. 9.4, lett. b), nella quale l'Offerta è formulata al prezzo di acquisto immediato indicato per il Veicolo.</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Condizioni Generali</w:t>
      </w:r>
      <w:r w:rsidRPr="000532C5">
        <w:rPr>
          <w:rFonts w:ascii="Verdana" w:eastAsia="Calibri" w:hAnsi="Verdana" w:cs="Arial"/>
          <w:sz w:val="20"/>
          <w:szCs w:val="20"/>
        </w:rPr>
        <w:t>” o “</w:t>
      </w:r>
      <w:r w:rsidRPr="000532C5">
        <w:rPr>
          <w:rFonts w:ascii="Verdana" w:eastAsia="Calibri" w:hAnsi="Verdana" w:cs="Arial"/>
          <w:b/>
          <w:bCs/>
          <w:i/>
          <w:iCs/>
          <w:sz w:val="20"/>
          <w:szCs w:val="20"/>
        </w:rPr>
        <w:t>CG</w:t>
      </w:r>
      <w:r w:rsidRPr="000532C5">
        <w:rPr>
          <w:rFonts w:ascii="Verdana" w:eastAsia="Calibri" w:hAnsi="Verdana" w:cs="Arial"/>
          <w:sz w:val="20"/>
          <w:szCs w:val="20"/>
        </w:rPr>
        <w:t xml:space="preserve">”: le </w:t>
      </w:r>
      <w:r w:rsidR="005006D9" w:rsidRPr="000532C5">
        <w:rPr>
          <w:rFonts w:ascii="Verdana" w:eastAsia="Calibri" w:hAnsi="Verdana" w:cs="Arial"/>
          <w:sz w:val="20"/>
          <w:szCs w:val="20"/>
        </w:rPr>
        <w:t xml:space="preserve">presenti </w:t>
      </w:r>
      <w:r w:rsidRPr="000532C5">
        <w:rPr>
          <w:rFonts w:ascii="Verdana" w:eastAsia="Calibri" w:hAnsi="Verdana" w:cs="Arial"/>
          <w:sz w:val="20"/>
          <w:szCs w:val="20"/>
        </w:rPr>
        <w:t>condizioni generali di contratto, consultabili nell’apposita sezione del Marketplace, che regolano i rapporti tra Fleequid e la generalità degli Utenti</w:t>
      </w:r>
      <w:r w:rsidR="00F52B2B" w:rsidRPr="00662DD7">
        <w:rPr>
          <w:rFonts w:ascii="Verdana" w:eastAsia="Calibri" w:hAnsi="Verdana" w:cs="Arial"/>
          <w:sz w:val="20"/>
          <w:szCs w:val="20"/>
        </w:rPr>
        <w:t xml:space="preserve"> e costituiscono l'architettura contrattuale generale secondo la gerarchia di cui all'art. 4.3</w:t>
      </w:r>
      <w:r w:rsidRPr="000532C5">
        <w:rPr>
          <w:rFonts w:ascii="Verdana" w:eastAsia="Calibri" w:hAnsi="Verdana" w:cs="Arial"/>
          <w:sz w:val="20"/>
          <w:szCs w:val="20"/>
        </w:rPr>
        <w:t>.</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Pr="00A52CF8">
        <w:rPr>
          <w:rFonts w:ascii="Verdana" w:eastAsia="Calibri" w:hAnsi="Verdana" w:cs="Arial"/>
          <w:b/>
          <w:bCs/>
          <w:i/>
          <w:iCs/>
          <w:sz w:val="20"/>
          <w:szCs w:val="20"/>
        </w:rPr>
        <w:t xml:space="preserve">particolari </w:t>
      </w:r>
      <w:r w:rsidR="000E6C9E">
        <w:rPr>
          <w:rFonts w:ascii="Verdana" w:eastAsia="Calibri" w:hAnsi="Verdana" w:cs="Arial"/>
          <w:b/>
          <w:bCs/>
          <w:i/>
          <w:iCs/>
          <w:sz w:val="20"/>
          <w:szCs w:val="20"/>
        </w:rPr>
        <w:t>di vendita</w:t>
      </w:r>
      <w:r w:rsidRPr="000532C5">
        <w:rPr>
          <w:rFonts w:ascii="Verdana" w:eastAsia="Calibri" w:hAnsi="Verdana" w:cs="Arial"/>
          <w:sz w:val="20"/>
          <w:szCs w:val="20"/>
        </w:rPr>
        <w:t xml:space="preserve">”: </w:t>
      </w:r>
      <w:r w:rsidR="00D44FDB">
        <w:rPr>
          <w:rFonts w:ascii="Verdana" w:eastAsia="Calibri" w:hAnsi="Verdana" w:cs="Arial"/>
          <w:sz w:val="20"/>
          <w:szCs w:val="20"/>
        </w:rPr>
        <w:t>le</w:t>
      </w:r>
      <w:r w:rsidR="00D44FDB" w:rsidRPr="000532C5">
        <w:rPr>
          <w:rFonts w:ascii="Verdana" w:eastAsia="Calibri" w:hAnsi="Verdana" w:cs="Arial"/>
          <w:sz w:val="20"/>
          <w:szCs w:val="20"/>
        </w:rPr>
        <w:t xml:space="preserve"> </w:t>
      </w:r>
      <w:r w:rsidRPr="000532C5">
        <w:rPr>
          <w:rFonts w:ascii="Verdana" w:eastAsia="Calibri" w:hAnsi="Verdana" w:cs="Arial"/>
          <w:sz w:val="20"/>
          <w:szCs w:val="20"/>
        </w:rPr>
        <w:t>condizioni contrattuali</w:t>
      </w:r>
      <w:r w:rsidR="000E6C9E">
        <w:rPr>
          <w:rFonts w:ascii="Verdana" w:eastAsia="Calibri" w:hAnsi="Verdana" w:cs="Arial"/>
          <w:sz w:val="20"/>
          <w:szCs w:val="20"/>
        </w:rPr>
        <w:t xml:space="preserve"> che </w:t>
      </w:r>
      <w:r w:rsidR="00A52CF8" w:rsidRPr="00A52CF8">
        <w:rPr>
          <w:rFonts w:ascii="Verdana" w:eastAsia="Calibri" w:hAnsi="Verdana" w:cs="Arial"/>
          <w:sz w:val="20"/>
          <w:szCs w:val="20"/>
        </w:rPr>
        <w:t>stabiliscono i parametri, le condizioni e le deroghe espresse relativi alla singola operazione o al singolo Evento di vendita, applicabili secondo quanto previsto dagli artt. 4.3, 4.4 e 4.5</w:t>
      </w:r>
      <w:r w:rsidR="003C1324" w:rsidRPr="000532C5">
        <w:rPr>
          <w:rFonts w:ascii="Verdana" w:eastAsia="Calibri" w:hAnsi="Verdana" w:cs="Arial"/>
          <w:sz w:val="20"/>
          <w:szCs w:val="20"/>
        </w:rPr>
        <w:t>.</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000E6C9E">
        <w:rPr>
          <w:rFonts w:ascii="Verdana" w:eastAsia="Calibri" w:hAnsi="Verdana" w:cs="Arial"/>
          <w:b/>
          <w:bCs/>
          <w:i/>
          <w:iCs/>
          <w:sz w:val="20"/>
          <w:szCs w:val="20"/>
        </w:rPr>
        <w:t>S</w:t>
      </w:r>
      <w:r w:rsidR="000E6C9E" w:rsidRPr="000532C5">
        <w:rPr>
          <w:rFonts w:ascii="Verdana" w:eastAsia="Calibri" w:hAnsi="Verdana" w:cs="Arial"/>
          <w:b/>
          <w:bCs/>
          <w:i/>
          <w:iCs/>
          <w:sz w:val="20"/>
          <w:szCs w:val="20"/>
        </w:rPr>
        <w:t>pecifiche</w:t>
      </w:r>
      <w:r w:rsidRPr="000532C5">
        <w:rPr>
          <w:rFonts w:ascii="Verdana" w:eastAsia="Calibri" w:hAnsi="Verdana" w:cs="Arial"/>
          <w:sz w:val="20"/>
          <w:szCs w:val="20"/>
        </w:rPr>
        <w:t xml:space="preserve">”: </w:t>
      </w:r>
      <w:r w:rsidR="00FA15B5">
        <w:rPr>
          <w:rFonts w:ascii="Verdana" w:eastAsia="Calibri" w:hAnsi="Verdana" w:cs="Arial"/>
          <w:sz w:val="20"/>
          <w:szCs w:val="20"/>
        </w:rPr>
        <w:t xml:space="preserve">le </w:t>
      </w:r>
      <w:r w:rsidRPr="000532C5">
        <w:rPr>
          <w:rFonts w:ascii="Verdana" w:eastAsia="Calibri" w:hAnsi="Verdana" w:cs="Arial"/>
          <w:sz w:val="20"/>
          <w:szCs w:val="20"/>
        </w:rPr>
        <w:t xml:space="preserve">condizioni </w:t>
      </w:r>
      <w:r w:rsidR="007034D2">
        <w:rPr>
          <w:rFonts w:ascii="Verdana" w:eastAsia="Calibri" w:hAnsi="Verdana" w:cs="Arial"/>
          <w:sz w:val="20"/>
          <w:szCs w:val="20"/>
        </w:rPr>
        <w:t>contrattuali</w:t>
      </w:r>
      <w:r w:rsidRPr="000532C5">
        <w:rPr>
          <w:rFonts w:ascii="Verdana" w:eastAsia="Calibri" w:hAnsi="Verdana" w:cs="Arial"/>
          <w:sz w:val="20"/>
          <w:szCs w:val="20"/>
        </w:rPr>
        <w:t xml:space="preserve">, aggiuntive alle presenti CG, </w:t>
      </w:r>
      <w:r w:rsidR="00B00BDB" w:rsidRPr="00662DD7">
        <w:rPr>
          <w:rFonts w:ascii="Verdana" w:eastAsia="Calibri" w:hAnsi="Verdana" w:cs="Arial"/>
          <w:sz w:val="20"/>
          <w:szCs w:val="20"/>
        </w:rPr>
        <w:t xml:space="preserve">che contengono la disciplina speciale, standardizzata e ricorrente applicabile a una categoria </w:t>
      </w:r>
      <w:r w:rsidR="00B00BDB" w:rsidRPr="00662DD7">
        <w:rPr>
          <w:rFonts w:ascii="Verdana" w:eastAsia="Calibri" w:hAnsi="Verdana" w:cs="Arial"/>
          <w:sz w:val="20"/>
          <w:szCs w:val="20"/>
        </w:rPr>
        <w:lastRenderedPageBreak/>
        <w:t>identificabile di operazioni, Servizi, prodotti o materie, applicabili secondo quanto previsto dagli artt. 4.3 e 4.4</w:t>
      </w:r>
      <w:r w:rsidRPr="000532C5">
        <w:rPr>
          <w:rFonts w:ascii="Verdana" w:eastAsia="Calibri" w:hAnsi="Verdana" w:cs="Arial"/>
          <w:sz w:val="20"/>
          <w:szCs w:val="20"/>
        </w:rPr>
        <w:t xml:space="preserve">. </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Consumatore</w:t>
      </w:r>
      <w:r>
        <w:rPr>
          <w:rFonts w:ascii="Verdana" w:eastAsia="Calibri" w:hAnsi="Verdana" w:cs="Arial"/>
          <w:sz w:val="20"/>
          <w:szCs w:val="20"/>
        </w:rPr>
        <w:t xml:space="preserve">”: </w:t>
      </w:r>
      <w:r w:rsidR="00385DE5" w:rsidRPr="00662DD7">
        <w:rPr>
          <w:rFonts w:ascii="Verdana" w:eastAsia="Calibri" w:hAnsi="Verdana" w:cs="Arial"/>
          <w:sz w:val="20"/>
          <w:szCs w:val="20"/>
        </w:rPr>
        <w:t>la persona fisica che agisce per scopi estranei all'attività imprenditoriale, commerciale, artigianale o professionale eventualmente svolta, ai sensi dell'art. 3 del D.Lgs. 6 settembre 2005, n. 206</w:t>
      </w:r>
      <w:r w:rsidR="00385DE5">
        <w:rPr>
          <w:rFonts w:ascii="Verdana" w:eastAsia="Calibri" w:hAnsi="Verdana" w:cs="Arial"/>
          <w:sz w:val="20"/>
          <w:szCs w:val="20"/>
        </w:rPr>
        <w:t>.</w:t>
      </w:r>
    </w:p>
    <w:p w14:paraId="293A5238" w14:textId="0128CB77"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Contratto</w:t>
      </w:r>
      <w:r w:rsidRPr="000532C5">
        <w:rPr>
          <w:rFonts w:ascii="Verdana" w:eastAsia="Calibri" w:hAnsi="Verdana" w:cs="Arial"/>
          <w:sz w:val="20"/>
          <w:szCs w:val="20"/>
        </w:rPr>
        <w:t xml:space="preserve">”: </w:t>
      </w:r>
      <w:r w:rsidR="005E670E">
        <w:rPr>
          <w:rFonts w:ascii="Verdana" w:eastAsia="Calibri" w:hAnsi="Verdana" w:cs="Arial"/>
          <w:sz w:val="20"/>
          <w:szCs w:val="20"/>
        </w:rPr>
        <w:t xml:space="preserve">secondo </w:t>
      </w:r>
      <w:r w:rsidRPr="000532C5">
        <w:rPr>
          <w:rFonts w:ascii="Verdana" w:eastAsia="Calibri" w:hAnsi="Verdana" w:cs="Arial"/>
          <w:sz w:val="20"/>
          <w:szCs w:val="20"/>
        </w:rPr>
        <w:t xml:space="preserve">i casi, </w:t>
      </w:r>
      <w:r w:rsidR="00B56C62" w:rsidRPr="00B56C62">
        <w:rPr>
          <w:rFonts w:ascii="Verdana" w:eastAsia="Calibri" w:hAnsi="Verdana" w:cs="Arial"/>
          <w:sz w:val="20"/>
          <w:szCs w:val="20"/>
        </w:rPr>
        <w:t xml:space="preserve">ciascuno dei rapporti contrattuali rilevanti ai sensi delle presenti Condizioni Generali e regolati anche dalle eventuali Condizioni Specifiche, Condizioni particolari di vendita e Contratti individuali, e in particolare: (i) nella Vendita in commissione eseguita mediante Rivendita, la compravendita del Veicolo dal Venditore a Fleequid e la successiva Rivendita all'Acquirente; (ii) nella Vendita in commissione eseguita da Fleequid quale Intermediario puro, la compravendita diretta del Veicolo dal Venditore all'Acquirente; (iii) nel Dealer Sales, la compravendita del Veicolo dal Venditore a Fleequid e la successiva compravendita del medesimo Veicolo da Fleequid all'Acquirente, quali contratti distinti e autonomi; nonché il rapporto di commercializzazione concluso tra il Venditore e Fleequid </w:t>
      </w:r>
      <w:commentRangeStart w:id="699"/>
      <w:ins w:id="700" w:author="Avv. Rosario Panzariello" w:date="2026-09-28T17:40:00Z" w16du:dateUtc="2026-09-28T15:40:00Z">
        <w:r w:rsidR="004F43F5" w:rsidRPr="004F43F5">
          <w:rPr>
            <w:rFonts w:ascii="Verdana" w:eastAsia="Calibri" w:hAnsi="Verdana" w:cs="Arial"/>
            <w:sz w:val="20"/>
            <w:szCs w:val="20"/>
          </w:rPr>
          <w:t>ai sensi degli artt. 8.7 e 8.8. Il perfezionamento dell'Accordo vincolante relativo alla vendita all'Acquirente è disciplinato dall'art. 10.2; i rapporti di acquisto, vendita e trasferimento del Veicolo sono disciplinati, secondo il Modello di Vendita applicabile e la modalità di esecuzione prescelta, dagli artt. 8.8,</w:t>
        </w:r>
      </w:ins>
      <w:ins w:id="701" w:author="Avv. Rosario Panzariello" w:date="2026-09-28T19:37:00Z" w16du:dateUtc="2026-09-28T17:37:00Z">
        <w:r w:rsidR="00F92782">
          <w:rPr>
            <w:rFonts w:ascii="Verdana" w:eastAsia="Calibri" w:hAnsi="Verdana" w:cs="Arial"/>
            <w:sz w:val="20"/>
            <w:szCs w:val="20"/>
          </w:rPr>
          <w:t xml:space="preserve"> 16, </w:t>
        </w:r>
      </w:ins>
      <w:ins w:id="702" w:author="Avv. Rosario Panzariello" w:date="2026-09-28T17:40:00Z" w16du:dateUtc="2026-09-28T15:40:00Z">
        <w:r w:rsidR="004F43F5" w:rsidRPr="004F43F5">
          <w:rPr>
            <w:rFonts w:ascii="Verdana" w:eastAsia="Calibri" w:hAnsi="Verdana" w:cs="Arial"/>
            <w:sz w:val="20"/>
            <w:szCs w:val="20"/>
          </w:rPr>
          <w:t>17 e 18 e dalle ulteriori disposizioni applicabili. Quanto alla forma dei Contratti di compravendita, resta fermo quanto previsto dall'art. 10.2, ultimo periodo</w:t>
        </w:r>
      </w:ins>
      <w:commentRangeEnd w:id="699"/>
      <w:r w:rsidR="004F43F5" w:rsidRPr="00B56C62">
        <w:rPr>
          <w:rStyle w:val="Rimandocommento"/>
          <w:rFonts w:ascii="Verdana" w:eastAsia="Calibri" w:hAnsi="Verdana" w:cs="Arial"/>
          <w:sz w:val="20"/>
          <w:szCs w:val="20"/>
        </w:rPr>
        <w:commentReference w:id="699"/>
      </w:r>
      <w:del w:id="703" w:author="Avv. Rosario Panzariello" w:date="2026-09-28T17:40:00Z" w16du:dateUtc="2026-09-28T15:40:00Z">
        <w:r w:rsidR="00B56C62" w:rsidRPr="00B56C62" w:rsidDel="004F43F5">
          <w:rPr>
            <w:rFonts w:ascii="Verdana" w:eastAsia="Calibri" w:hAnsi="Verdana" w:cs="Arial"/>
            <w:sz w:val="20"/>
            <w:szCs w:val="20"/>
          </w:rPr>
          <w:delText>ai sensi dell'art. 8.8. La forma e le modalità di conclusione dei Contratti di compravendita sono disciplinate dall'art. 10.2; la conclusione del rapporto di commercializzazione è disciplinata dall'art. 8.7</w:delText>
        </w:r>
      </w:del>
      <w:r w:rsidRPr="000532C5">
        <w:rPr>
          <w:rFonts w:ascii="Verdana" w:eastAsia="Calibri" w:hAnsi="Verdana" w:cs="Arial"/>
          <w:sz w:val="20"/>
          <w:szCs w:val="20"/>
        </w:rPr>
        <w:t>.</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00B56C62" w:rsidRPr="00662DD7">
        <w:rPr>
          <w:rFonts w:ascii="Verdana" w:eastAsia="Calibri" w:hAnsi="Verdana" w:cs="Arial"/>
          <w:b/>
          <w:bCs/>
          <w:i/>
          <w:iCs/>
          <w:sz w:val="20"/>
          <w:szCs w:val="20"/>
        </w:rPr>
        <w:t>Contratto individuale</w:t>
      </w:r>
      <w:r w:rsidRPr="000532C5">
        <w:rPr>
          <w:rFonts w:ascii="Verdana" w:eastAsia="Calibri" w:hAnsi="Verdana" w:cs="Arial"/>
          <w:sz w:val="20"/>
          <w:szCs w:val="20"/>
        </w:rPr>
        <w:t xml:space="preserve">”: </w:t>
      </w:r>
      <w:r w:rsidR="00BD2B1D" w:rsidRPr="00662DD7">
        <w:rPr>
          <w:rFonts w:ascii="Verdana" w:eastAsia="Calibri" w:hAnsi="Verdana" w:cs="Arial"/>
          <w:sz w:val="20"/>
          <w:szCs w:val="20"/>
        </w:rPr>
        <w:t>l'accordo formalizzato per iscritto e approvato da Fleequid con uno o più Utenti determinati, collocato al primo posto nella gerarchia delle fonti contrattuali ai sensi dell'art. 4.3</w:t>
      </w:r>
      <w:r w:rsidRPr="000532C5">
        <w:rPr>
          <w:rFonts w:ascii="Verdana" w:eastAsia="Calibri" w:hAnsi="Verdana" w:cs="Arial"/>
          <w:sz w:val="20"/>
          <w:szCs w:val="20"/>
        </w:rPr>
        <w:t>.</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Dealer Sales</w:t>
      </w:r>
      <w:r w:rsidRPr="000532C5">
        <w:rPr>
          <w:rFonts w:ascii="Verdana" w:eastAsia="Calibri" w:hAnsi="Verdana" w:cs="Arial"/>
          <w:sz w:val="20"/>
          <w:szCs w:val="20"/>
        </w:rPr>
        <w:t xml:space="preserve">”: </w:t>
      </w:r>
      <w:r w:rsidR="00020D41" w:rsidRPr="00662DD7">
        <w:rPr>
          <w:rFonts w:ascii="Verdana" w:eastAsia="Calibri" w:hAnsi="Verdana" w:cs="Arial"/>
          <w:sz w:val="20"/>
          <w:szCs w:val="20"/>
        </w:rPr>
        <w:t>il Modello di Vendita, disciplinato dagli artt. 2.7 e 18, nel quale Fleequid acquista il Veicolo dal Venditore in nome e per conto proprio e lo rivende in nome e per conto proprio all'Acquirente, essendo parte sostanziale di entrambe le compravendite, distinte e autonome</w:t>
      </w:r>
      <w:r w:rsidR="00020D41">
        <w:rPr>
          <w:rFonts w:ascii="Verdana" w:eastAsia="Calibri" w:hAnsi="Verdana" w:cs="Arial"/>
          <w:sz w:val="20"/>
          <w:szCs w:val="20"/>
        </w:rPr>
        <w:t>.</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662DD7">
        <w:rPr>
          <w:rFonts w:ascii="Verdana" w:eastAsia="Calibri" w:hAnsi="Verdana" w:cs="Arial"/>
          <w:b/>
          <w:bCs/>
          <w:i/>
          <w:iCs/>
          <w:sz w:val="20"/>
          <w:szCs w:val="20"/>
        </w:rPr>
        <w:t>Deposito cauzionale</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r w:rsidR="00ED0A97">
        <w:rPr>
          <w:rFonts w:ascii="Verdana" w:eastAsia="Calibri" w:hAnsi="Verdana" w:cs="Arial"/>
          <w:sz w:val="20"/>
          <w:szCs w:val="20"/>
        </w:rPr>
        <w:t xml:space="preserve">la </w:t>
      </w:r>
      <w:r w:rsidRPr="000532C5">
        <w:rPr>
          <w:rFonts w:ascii="Verdana" w:eastAsia="Calibri" w:hAnsi="Verdana" w:cs="Arial"/>
          <w:sz w:val="20"/>
          <w:szCs w:val="20"/>
        </w:rPr>
        <w:t xml:space="preserve">somma di denaro che </w:t>
      </w:r>
      <w:r w:rsidR="003136CD" w:rsidRPr="000532C5">
        <w:rPr>
          <w:rFonts w:ascii="Verdana" w:eastAsia="Calibri" w:hAnsi="Verdana" w:cs="Arial"/>
          <w:sz w:val="20"/>
          <w:szCs w:val="20"/>
        </w:rPr>
        <w:t>l’Offerente</w:t>
      </w:r>
      <w:r w:rsidRPr="000532C5">
        <w:rPr>
          <w:rFonts w:ascii="Verdana" w:eastAsia="Calibri" w:hAnsi="Verdana" w:cs="Arial"/>
          <w:sz w:val="20"/>
          <w:szCs w:val="20"/>
        </w:rPr>
        <w:t xml:space="preserve"> </w:t>
      </w:r>
      <w:r w:rsidR="001367A0" w:rsidRPr="00662DD7">
        <w:rPr>
          <w:rFonts w:ascii="Verdana" w:eastAsia="Calibri" w:hAnsi="Verdana" w:cs="Arial"/>
          <w:sz w:val="20"/>
          <w:szCs w:val="20"/>
        </w:rPr>
        <w:t>è tenuto a versare a Fleequid, nei casi e nella misura previsti dall'art. 6, a garanzia dell'adempimento delle obbligazioni assunte e dei crediti di Fleequid relativi alla specifica operazione. Il Deposito cauzionale non costituisce penale e non è titolo autonomo di addebito</w:t>
      </w:r>
      <w:r w:rsidRPr="000532C5">
        <w:rPr>
          <w:rFonts w:ascii="Verdana" w:eastAsia="Calibri" w:hAnsi="Verdana" w:cs="Arial"/>
          <w:sz w:val="20"/>
          <w:szCs w:val="20"/>
        </w:rPr>
        <w:t>.</w:t>
      </w:r>
    </w:p>
    <w:p w14:paraId="4CEA9149" w14:textId="2129C3AF"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sidRPr="00662DD7">
        <w:rPr>
          <w:rFonts w:ascii="Verdana" w:eastAsia="Calibri" w:hAnsi="Verdana" w:cs="Arial"/>
          <w:sz w:val="20"/>
          <w:szCs w:val="20"/>
        </w:rPr>
        <w:t>“</w:t>
      </w:r>
      <w:r w:rsidRPr="00662DD7">
        <w:rPr>
          <w:rFonts w:ascii="Verdana" w:eastAsia="Calibri" w:hAnsi="Verdana" w:cs="Arial"/>
          <w:b/>
          <w:bCs/>
          <w:i/>
          <w:iCs/>
          <w:sz w:val="20"/>
          <w:szCs w:val="20"/>
        </w:rPr>
        <w:t>Evento di vendita</w:t>
      </w:r>
      <w:r w:rsidRPr="00662DD7">
        <w:rPr>
          <w:rFonts w:ascii="Verdana" w:eastAsia="Calibri" w:hAnsi="Verdana" w:cs="Arial"/>
          <w:sz w:val="20"/>
          <w:szCs w:val="20"/>
        </w:rPr>
        <w:t>”</w:t>
      </w:r>
      <w:r>
        <w:rPr>
          <w:rFonts w:ascii="Verdana" w:eastAsia="Calibri" w:hAnsi="Verdana" w:cs="Arial"/>
          <w:sz w:val="20"/>
          <w:szCs w:val="20"/>
        </w:rPr>
        <w:t xml:space="preserve">: </w:t>
      </w:r>
      <w:r w:rsidR="00113E60">
        <w:t xml:space="preserve">qualsiasi processo commerciale organizzato o gestito da Fleequid e finalizzato alla vendita di uno o più Veicoli, secondo le modalità previste dall'art. 9.4, e segnatamente l'Asta, </w:t>
      </w:r>
      <w:del w:id="704" w:author="Avv. Rosario Panzariello" w:date="2026-09-28T17:44:00Z" w16du:dateUtc="2026-09-28T15:44:00Z">
        <w:r w:rsidR="00113E60" w:rsidDel="005939E7">
          <w:delText>anche in modalità</w:delText>
        </w:r>
      </w:del>
      <w:ins w:id="705" w:author="Avv. Rosario Panzariello" w:date="2026-09-28T17:44:00Z" w16du:dateUtc="2026-09-28T15:44:00Z">
        <w:r w:rsidR="005939E7">
          <w:t>il</w:t>
        </w:r>
      </w:ins>
      <w:r w:rsidR="00113E60">
        <w:t xml:space="preserve"> Compra-Subito,</w:t>
      </w:r>
      <w:ins w:id="706" w:author="Avv. Rosario Panzariello" w:date="2026-09-28T17:44:00Z" w16du:dateUtc="2026-09-28T15:44:00Z">
        <w:r w:rsidR="00E76B92">
          <w:t xml:space="preserve"> </w:t>
        </w:r>
        <w:r w:rsidR="00E76B92" w:rsidRPr="00E76B92">
          <w:t>sia in modalità autonoma sia associato a un'Asta a rilancio,</w:t>
        </w:r>
      </w:ins>
      <w:r w:rsidR="00113E60">
        <w:t xml:space="preserve"> la Vendita riservata, la Negoziazione e la Vendita fuori asta.</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Finanziatore</w:t>
      </w:r>
      <w:r>
        <w:rPr>
          <w:rFonts w:ascii="Verdana" w:eastAsia="Calibri" w:hAnsi="Verdana" w:cs="Arial"/>
          <w:sz w:val="20"/>
          <w:szCs w:val="20"/>
        </w:rPr>
        <w:t>”:</w:t>
      </w:r>
      <w:r w:rsidR="00A47126" w:rsidRPr="00A47126">
        <w:t xml:space="preserve"> </w:t>
      </w:r>
      <w:r w:rsidR="00A47126">
        <w:t>il soggetto terzo che concede o eroga un finanziamento all'Utente nell'ambito di una Soluzione di finanziamento e che, secondo il prodotto prescelto e le Condizioni Specifiche applicabili, può intervenire quale soggetto pagatore, quale destinatario della fattura ovvero quale Acquirente ai sensi dell'art.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lastRenderedPageBreak/>
        <w:t>“</w:t>
      </w:r>
      <w:r w:rsidRPr="000532C5">
        <w:rPr>
          <w:rFonts w:ascii="Verdana" w:eastAsia="Calibri" w:hAnsi="Verdana" w:cs="Arial"/>
          <w:b/>
          <w:bCs/>
          <w:i/>
          <w:iCs/>
          <w:sz w:val="20"/>
          <w:szCs w:val="20"/>
        </w:rPr>
        <w:t>Fleequid</w:t>
      </w:r>
      <w:r w:rsidRPr="000532C5">
        <w:rPr>
          <w:rFonts w:ascii="Verdana" w:eastAsia="Calibri" w:hAnsi="Verdana" w:cs="Arial"/>
          <w:sz w:val="20"/>
          <w:szCs w:val="20"/>
        </w:rPr>
        <w:t xml:space="preserve">”: designa </w:t>
      </w:r>
      <w:r w:rsidR="007B6564" w:rsidRPr="000532C5">
        <w:rPr>
          <w:rFonts w:ascii="Verdana" w:eastAsia="Calibri" w:hAnsi="Verdana" w:cs="Arial"/>
          <w:sz w:val="20"/>
          <w:szCs w:val="20"/>
        </w:rPr>
        <w:t xml:space="preserve">principalmente </w:t>
      </w:r>
      <w:r w:rsidRPr="000532C5">
        <w:rPr>
          <w:rFonts w:ascii="Verdana" w:eastAsia="Calibri" w:hAnsi="Verdana" w:cs="Arial"/>
          <w:sz w:val="20"/>
          <w:szCs w:val="20"/>
        </w:rPr>
        <w:t xml:space="preserve">la </w:t>
      </w:r>
      <w:r w:rsidR="00595246" w:rsidRPr="000532C5">
        <w:rPr>
          <w:rFonts w:ascii="Verdana" w:eastAsia="Calibri" w:hAnsi="Verdana" w:cs="Arial"/>
          <w:sz w:val="20"/>
          <w:szCs w:val="20"/>
        </w:rPr>
        <w:t>Società</w:t>
      </w:r>
      <w:r w:rsidRPr="000532C5">
        <w:rPr>
          <w:rFonts w:ascii="Verdana" w:eastAsia="Calibri" w:hAnsi="Verdana" w:cs="Arial"/>
          <w:sz w:val="20"/>
          <w:szCs w:val="20"/>
        </w:rPr>
        <w:t xml:space="preserve"> Adorea S.r.l., con sede legale in Via Provinciale per Bizzarone, 43 – 22077 Olgiate Comasco (CO), </w:t>
      </w:r>
      <w:r w:rsidR="008C605D" w:rsidRPr="000532C5">
        <w:rPr>
          <w:rFonts w:ascii="Verdana" w:eastAsia="Calibri" w:hAnsi="Verdana" w:cs="Arial"/>
          <w:sz w:val="20"/>
          <w:szCs w:val="20"/>
        </w:rPr>
        <w:t xml:space="preserve">Codice Fiscale e Partita IVA </w:t>
      </w:r>
      <w:r w:rsidRPr="000532C5">
        <w:rPr>
          <w:rFonts w:ascii="Verdana" w:eastAsia="Calibri" w:hAnsi="Verdana" w:cs="Arial"/>
          <w:sz w:val="20"/>
          <w:szCs w:val="20"/>
        </w:rPr>
        <w:t>04114790134, iscrizione Registro Imprese di Como n. 420825, e-mail </w:t>
      </w:r>
      <w:hyperlink r:id="rId15" w:history="1">
        <w:r w:rsidR="00821234" w:rsidRPr="000532C5">
          <w:rPr>
            <w:rStyle w:val="Collegamentoipertestuale"/>
            <w:rFonts w:ascii="Verdana" w:eastAsia="Calibri" w:hAnsi="Verdana" w:cs="Arial"/>
            <w:sz w:val="20"/>
            <w:szCs w:val="20"/>
          </w:rPr>
          <w:t>info@fleequid.com</w:t>
        </w:r>
      </w:hyperlink>
      <w:r w:rsidRPr="000532C5">
        <w:rPr>
          <w:rFonts w:ascii="Verdana" w:eastAsia="Calibri" w:hAnsi="Verdana" w:cs="Arial"/>
          <w:sz w:val="20"/>
          <w:szCs w:val="20"/>
        </w:rPr>
        <w:t>, titolare del marchio Fleequid®</w:t>
      </w:r>
      <w:r w:rsidR="00595246" w:rsidRPr="000532C5">
        <w:rPr>
          <w:rFonts w:ascii="Verdana" w:eastAsia="Calibri" w:hAnsi="Verdana" w:cs="Arial"/>
          <w:sz w:val="20"/>
          <w:szCs w:val="20"/>
        </w:rPr>
        <w:t>.</w:t>
      </w:r>
      <w:r w:rsidR="00925466" w:rsidRPr="000532C5">
        <w:rPr>
          <w:rFonts w:ascii="Verdana" w:eastAsia="Calibri" w:hAnsi="Verdana" w:cs="Arial"/>
          <w:sz w:val="20"/>
          <w:szCs w:val="20"/>
        </w:rPr>
        <w:t xml:space="preserve"> </w:t>
      </w:r>
      <w:r w:rsidR="00595246" w:rsidRPr="000532C5">
        <w:rPr>
          <w:rFonts w:ascii="Verdana" w:eastAsia="Calibri" w:hAnsi="Verdana" w:cs="Arial"/>
          <w:sz w:val="20"/>
          <w:szCs w:val="20"/>
        </w:rPr>
        <w:t xml:space="preserve">Il termine può inoltre riferirsi ad altre entità giuridiche, affiliate o designate da Adorea S.r.l. per la </w:t>
      </w:r>
      <w:r w:rsidR="005E213A">
        <w:rPr>
          <w:rFonts w:ascii="Verdana" w:eastAsia="Calibri" w:hAnsi="Verdana" w:cs="Arial"/>
          <w:sz w:val="20"/>
          <w:szCs w:val="20"/>
        </w:rPr>
        <w:t>commercializzazione</w:t>
      </w:r>
      <w:r w:rsidR="005E213A" w:rsidRPr="000532C5">
        <w:rPr>
          <w:rFonts w:ascii="Verdana" w:eastAsia="Calibri" w:hAnsi="Verdana" w:cs="Arial"/>
          <w:sz w:val="20"/>
          <w:szCs w:val="20"/>
        </w:rPr>
        <w:t xml:space="preserve"> </w:t>
      </w:r>
      <w:r w:rsidR="00595246" w:rsidRPr="000532C5">
        <w:rPr>
          <w:rFonts w:ascii="Verdana" w:eastAsia="Calibri" w:hAnsi="Verdana" w:cs="Arial"/>
          <w:sz w:val="20"/>
          <w:szCs w:val="20"/>
        </w:rPr>
        <w:t>di Veicoli</w:t>
      </w:r>
      <w:r w:rsidR="005E213A">
        <w:rPr>
          <w:rFonts w:ascii="Verdana" w:eastAsia="Calibri" w:hAnsi="Verdana" w:cs="Arial"/>
          <w:sz w:val="20"/>
          <w:szCs w:val="20"/>
        </w:rPr>
        <w:t>, secondo quanto previsto dall’art. 2.9</w:t>
      </w:r>
      <w:r w:rsidR="00595246" w:rsidRPr="000532C5">
        <w:rPr>
          <w:rFonts w:ascii="Verdana" w:eastAsia="Calibri" w:hAnsi="Verdana" w:cs="Arial"/>
          <w:sz w:val="20"/>
          <w:szCs w:val="20"/>
        </w:rPr>
        <w:t xml:space="preserve">. </w:t>
      </w:r>
      <w:r w:rsidR="00925466" w:rsidRPr="000532C5">
        <w:rPr>
          <w:rFonts w:ascii="Verdana" w:eastAsia="Calibri" w:hAnsi="Verdana" w:cs="Arial"/>
          <w:sz w:val="20"/>
          <w:szCs w:val="20"/>
        </w:rPr>
        <w:t xml:space="preserve">Fleequid </w:t>
      </w:r>
      <w:r w:rsidR="006503C4" w:rsidRPr="006503C4">
        <w:rPr>
          <w:rFonts w:ascii="Verdana" w:eastAsia="Calibri" w:hAnsi="Verdana" w:cs="Arial"/>
          <w:sz w:val="20"/>
          <w:szCs w:val="20"/>
        </w:rPr>
        <w:t>gestisce il Marketplace e rende disponibili i Servizi; la veste nella quale essa interviene nella singola operazione dipende dal Modello di Vendita applicabile e, nella Vendita in commissione, dalla modalità di esecuzione prescelta, secondo quanto previsto dagli artt. 2.3-2.8, 3, 17 e 18. La posizione di Fleequid con riferimento ai Veicoli qualificabili come VFU o comunque come rifiuti è disciplinata dagli artt. 16.13 e 18.8</w:t>
      </w:r>
      <w:r w:rsidR="003E3F3B" w:rsidRPr="000A6706">
        <w:rPr>
          <w:rFonts w:ascii="Verdana" w:eastAsia="Calibri" w:hAnsi="Verdana" w:cs="Arial"/>
          <w:sz w:val="20"/>
          <w:szCs w:val="20"/>
        </w:rPr>
        <w:t>.</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Gravame</w:t>
      </w:r>
      <w:r w:rsidRPr="000532C5">
        <w:rPr>
          <w:rFonts w:ascii="Verdana" w:eastAsia="Calibri" w:hAnsi="Verdana" w:cs="Arial"/>
          <w:sz w:val="20"/>
          <w:szCs w:val="20"/>
        </w:rPr>
        <w:t xml:space="preserve">”: </w:t>
      </w:r>
      <w:r w:rsidR="006503C4">
        <w:rPr>
          <w:rFonts w:ascii="Verdana" w:eastAsia="Calibri" w:hAnsi="Verdana" w:cs="Arial"/>
          <w:sz w:val="20"/>
          <w:szCs w:val="20"/>
        </w:rPr>
        <w:t xml:space="preserve">qualsiasi </w:t>
      </w:r>
      <w:r w:rsidRPr="000532C5">
        <w:rPr>
          <w:rFonts w:ascii="Verdana" w:eastAsia="Calibri" w:hAnsi="Verdana" w:cs="Arial"/>
          <w:sz w:val="20"/>
          <w:szCs w:val="20"/>
        </w:rPr>
        <w:t>vincolo o peso, diritto di garanzia, pegno, mandat</w:t>
      </w:r>
      <w:r w:rsidR="0094594B">
        <w:rPr>
          <w:rFonts w:ascii="Verdana" w:eastAsia="Calibri" w:hAnsi="Verdana" w:cs="Arial"/>
          <w:sz w:val="20"/>
          <w:szCs w:val="20"/>
        </w:rPr>
        <w:t>o</w:t>
      </w:r>
      <w:r w:rsidRPr="000532C5">
        <w:rPr>
          <w:rFonts w:ascii="Verdana" w:eastAsia="Calibri" w:hAnsi="Verdana" w:cs="Arial"/>
          <w:sz w:val="20"/>
          <w:szCs w:val="20"/>
        </w:rPr>
        <w:t xml:space="preserve"> esecutiv</w:t>
      </w:r>
      <w:r w:rsidR="0094594B">
        <w:rPr>
          <w:rFonts w:ascii="Verdana" w:eastAsia="Calibri" w:hAnsi="Verdana" w:cs="Arial"/>
          <w:sz w:val="20"/>
          <w:szCs w:val="20"/>
        </w:rPr>
        <w:t>o</w:t>
      </w:r>
      <w:r w:rsidRPr="000532C5">
        <w:rPr>
          <w:rFonts w:ascii="Verdana" w:eastAsia="Calibri" w:hAnsi="Verdana" w:cs="Arial"/>
          <w:sz w:val="20"/>
          <w:szCs w:val="20"/>
        </w:rPr>
        <w:t>, obblig</w:t>
      </w:r>
      <w:r w:rsidR="0094594B">
        <w:rPr>
          <w:rFonts w:ascii="Verdana" w:eastAsia="Calibri" w:hAnsi="Verdana" w:cs="Arial"/>
          <w:sz w:val="20"/>
          <w:szCs w:val="20"/>
        </w:rPr>
        <w:t>o</w:t>
      </w:r>
      <w:r w:rsidRPr="000532C5">
        <w:rPr>
          <w:rFonts w:ascii="Verdana" w:eastAsia="Calibri" w:hAnsi="Verdana" w:cs="Arial"/>
          <w:sz w:val="20"/>
          <w:szCs w:val="20"/>
        </w:rPr>
        <w:t xml:space="preserve"> contrattual</w:t>
      </w:r>
      <w:r w:rsidR="0094594B">
        <w:rPr>
          <w:rFonts w:ascii="Verdana" w:eastAsia="Calibri" w:hAnsi="Verdana" w:cs="Arial"/>
          <w:sz w:val="20"/>
          <w:szCs w:val="20"/>
        </w:rPr>
        <w:t>e</w:t>
      </w:r>
      <w:r w:rsidRPr="000532C5">
        <w:rPr>
          <w:rFonts w:ascii="Verdana" w:eastAsia="Calibri" w:hAnsi="Verdana" w:cs="Arial"/>
          <w:sz w:val="20"/>
          <w:szCs w:val="20"/>
        </w:rPr>
        <w:t xml:space="preserve">, riserva di proprietà, </w:t>
      </w:r>
      <w:r w:rsidR="00A122AF" w:rsidRPr="000532C5">
        <w:rPr>
          <w:rFonts w:ascii="Verdana" w:eastAsia="Calibri" w:hAnsi="Verdana" w:cs="Arial"/>
          <w:sz w:val="20"/>
          <w:szCs w:val="20"/>
        </w:rPr>
        <w:t>obblig</w:t>
      </w:r>
      <w:r w:rsidR="00A122AF">
        <w:rPr>
          <w:rFonts w:ascii="Verdana" w:eastAsia="Calibri" w:hAnsi="Verdana" w:cs="Arial"/>
          <w:sz w:val="20"/>
          <w:szCs w:val="20"/>
        </w:rPr>
        <w:t>o</w:t>
      </w:r>
      <w:r w:rsidR="00A122AF" w:rsidRPr="000532C5">
        <w:rPr>
          <w:rFonts w:ascii="Verdana" w:eastAsia="Calibri" w:hAnsi="Verdana" w:cs="Arial"/>
          <w:sz w:val="20"/>
          <w:szCs w:val="20"/>
        </w:rPr>
        <w:t xml:space="preserve"> </w:t>
      </w:r>
      <w:r w:rsidRPr="000532C5">
        <w:rPr>
          <w:rFonts w:ascii="Verdana" w:eastAsia="Calibri" w:hAnsi="Verdana" w:cs="Arial"/>
          <w:sz w:val="20"/>
          <w:szCs w:val="20"/>
        </w:rPr>
        <w:t>relativ</w:t>
      </w:r>
      <w:r w:rsidR="00A122AF">
        <w:rPr>
          <w:rFonts w:ascii="Verdana" w:eastAsia="Calibri" w:hAnsi="Verdana" w:cs="Arial"/>
          <w:sz w:val="20"/>
          <w:szCs w:val="20"/>
        </w:rPr>
        <w:t>o</w:t>
      </w:r>
      <w:r w:rsidRPr="000532C5">
        <w:rPr>
          <w:rFonts w:ascii="Verdana" w:eastAsia="Calibri" w:hAnsi="Verdana" w:cs="Arial"/>
          <w:sz w:val="20"/>
          <w:szCs w:val="20"/>
        </w:rPr>
        <w:t xml:space="preserve"> a imposte o dazi, ipotec</w:t>
      </w:r>
      <w:r w:rsidR="00A122AF">
        <w:rPr>
          <w:rFonts w:ascii="Verdana" w:eastAsia="Calibri" w:hAnsi="Verdana" w:cs="Arial"/>
          <w:sz w:val="20"/>
          <w:szCs w:val="20"/>
        </w:rPr>
        <w:t xml:space="preserve">a o altro </w:t>
      </w:r>
      <w:r w:rsidR="009E0D18">
        <w:rPr>
          <w:rFonts w:ascii="Verdana" w:eastAsia="Calibri" w:hAnsi="Verdana" w:cs="Arial"/>
          <w:sz w:val="20"/>
          <w:szCs w:val="20"/>
        </w:rPr>
        <w:t>gravame</w:t>
      </w:r>
      <w:r w:rsidRPr="000532C5">
        <w:rPr>
          <w:rFonts w:ascii="Verdana" w:eastAsia="Calibri" w:hAnsi="Verdana" w:cs="Arial"/>
          <w:sz w:val="20"/>
          <w:szCs w:val="20"/>
        </w:rPr>
        <w:t>, di qualsivoglia natura, gravant</w:t>
      </w:r>
      <w:r w:rsidR="009E0D18">
        <w:rPr>
          <w:rFonts w:ascii="Verdana" w:eastAsia="Calibri" w:hAnsi="Verdana" w:cs="Arial"/>
          <w:sz w:val="20"/>
          <w:szCs w:val="20"/>
        </w:rPr>
        <w:t>e</w:t>
      </w:r>
      <w:r w:rsidRPr="000532C5">
        <w:rPr>
          <w:rFonts w:ascii="Verdana" w:eastAsia="Calibri" w:hAnsi="Verdana" w:cs="Arial"/>
          <w:sz w:val="20"/>
          <w:szCs w:val="20"/>
        </w:rPr>
        <w:t xml:space="preserve"> sul Veicolo e </w:t>
      </w:r>
      <w:r w:rsidR="009E0D18">
        <w:rPr>
          <w:rFonts w:ascii="Verdana" w:eastAsia="Calibri" w:hAnsi="Verdana" w:cs="Arial"/>
          <w:sz w:val="20"/>
          <w:szCs w:val="20"/>
        </w:rPr>
        <w:t>idoneo a</w:t>
      </w:r>
      <w:r w:rsidRPr="000532C5">
        <w:rPr>
          <w:rFonts w:ascii="Verdana" w:eastAsia="Calibri" w:hAnsi="Verdana" w:cs="Arial"/>
          <w:sz w:val="20"/>
          <w:szCs w:val="20"/>
        </w:rPr>
        <w:t xml:space="preserve"> impedire o </w:t>
      </w:r>
      <w:r w:rsidR="001265CB">
        <w:rPr>
          <w:rFonts w:ascii="Verdana" w:eastAsia="Calibri" w:hAnsi="Verdana" w:cs="Arial"/>
          <w:sz w:val="20"/>
          <w:szCs w:val="20"/>
        </w:rPr>
        <w:t xml:space="preserve">a </w:t>
      </w:r>
      <w:r w:rsidRPr="000532C5">
        <w:rPr>
          <w:rFonts w:ascii="Verdana" w:eastAsia="Calibri" w:hAnsi="Verdana" w:cs="Arial"/>
          <w:sz w:val="20"/>
          <w:szCs w:val="20"/>
        </w:rPr>
        <w:t xml:space="preserve">rendere più difficoltosa la circolazione giuridica e la commerciabilità. </w:t>
      </w:r>
      <w:r w:rsidR="002D0438" w:rsidRPr="000532C5">
        <w:rPr>
          <w:rFonts w:ascii="Verdana" w:eastAsia="Calibri" w:hAnsi="Verdana" w:cs="Arial"/>
          <w:sz w:val="20"/>
          <w:szCs w:val="20"/>
        </w:rPr>
        <w:t xml:space="preserve">È </w:t>
      </w:r>
      <w:r w:rsidRPr="000532C5">
        <w:rPr>
          <w:rFonts w:ascii="Verdana" w:eastAsia="Calibri" w:hAnsi="Verdana" w:cs="Arial"/>
          <w:sz w:val="20"/>
          <w:szCs w:val="20"/>
        </w:rPr>
        <w:t>da considerarsi Gravam</w:t>
      </w:r>
      <w:r w:rsidR="002D0438" w:rsidRPr="000532C5">
        <w:rPr>
          <w:rFonts w:ascii="Verdana" w:eastAsia="Calibri" w:hAnsi="Verdana" w:cs="Arial"/>
          <w:sz w:val="20"/>
          <w:szCs w:val="20"/>
        </w:rPr>
        <w:t>e</w:t>
      </w:r>
      <w:r w:rsidRPr="000532C5">
        <w:rPr>
          <w:rFonts w:ascii="Verdana" w:eastAsia="Calibri" w:hAnsi="Verdana" w:cs="Arial"/>
          <w:sz w:val="20"/>
          <w:szCs w:val="20"/>
        </w:rPr>
        <w:t xml:space="preserve"> qualsivoglia </w:t>
      </w:r>
      <w:r w:rsidR="001402AE" w:rsidRPr="00662DD7">
        <w:rPr>
          <w:rFonts w:ascii="Verdana" w:eastAsia="Calibri" w:hAnsi="Verdana" w:cs="Arial"/>
          <w:sz w:val="20"/>
          <w:szCs w:val="20"/>
        </w:rPr>
        <w:t>caratteristica del Veicolo che non ne consenta la libera circolazione all'interno dell'Unione europea ovvero l'assenza della certificazione CE conformemente alla legislazione dell'Unione europea applicabile, se richiesta</w:t>
      </w:r>
      <w:r w:rsidRPr="000532C5">
        <w:rPr>
          <w:rFonts w:ascii="Verdana" w:eastAsia="Calibri" w:hAnsi="Verdana" w:cs="Arial"/>
          <w:sz w:val="20"/>
          <w:szCs w:val="20"/>
        </w:rPr>
        <w:t>.</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sidRPr="00AB2808">
        <w:rPr>
          <w:rFonts w:ascii="Verdana" w:eastAsia="Calibri" w:hAnsi="Verdana" w:cs="Arial"/>
          <w:sz w:val="20"/>
          <w:szCs w:val="20"/>
        </w:rPr>
        <w:t>“</w:t>
      </w:r>
      <w:r>
        <w:rPr>
          <w:rFonts w:ascii="Verdana" w:eastAsia="Calibri" w:hAnsi="Verdana" w:cs="Arial"/>
          <w:b/>
          <w:bCs/>
          <w:i/>
          <w:iCs/>
          <w:sz w:val="20"/>
          <w:szCs w:val="20"/>
        </w:rPr>
        <w:t>Importo Totale Dovuto</w:t>
      </w:r>
      <w:r w:rsidRPr="00662DD7">
        <w:rPr>
          <w:rFonts w:ascii="Verdana" w:eastAsia="Calibri" w:hAnsi="Verdana" w:cs="Arial"/>
          <w:i/>
          <w:iCs/>
          <w:sz w:val="20"/>
          <w:szCs w:val="20"/>
        </w:rPr>
        <w:t>”</w:t>
      </w:r>
      <w:r w:rsidR="00AB2808">
        <w:rPr>
          <w:rFonts w:ascii="Verdana" w:eastAsia="Calibri" w:hAnsi="Verdana" w:cs="Arial"/>
          <w:sz w:val="20"/>
          <w:szCs w:val="20"/>
        </w:rPr>
        <w:t xml:space="preserve">: </w:t>
      </w:r>
      <w:r w:rsidR="008C14A5" w:rsidRPr="008C14A5">
        <w:rPr>
          <w:rFonts w:ascii="Verdana" w:eastAsia="Calibri" w:hAnsi="Verdana" w:cs="Arial"/>
          <w:sz w:val="20"/>
          <w:szCs w:val="20"/>
        </w:rPr>
        <w:t>l'importo complessivo dovuto dall'Acquirente in relazione alla specifica operazione, comprensivo, secondo il Modello di Vendita applicabile e la modalità di esecuzione prescelta, del Prezzo di vendita all'Acquirente, delle Commissioni, delle Tariffe, degli eventuali rimborsi spese e dell'IVA ove dovuta. L'Importo Totale Dovuto è indicato nella Proforma, salvo errore materiale manifesto; quando Fleequid opera quale Intermediario puro la Proforma ne espone distintamente le componenti dovute al Venditore e quelle dovute a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sidRPr="008B6209">
        <w:rPr>
          <w:rFonts w:ascii="Verdana" w:eastAsia="Calibri" w:hAnsi="Verdana" w:cs="Arial"/>
          <w:sz w:val="20"/>
          <w:szCs w:val="20"/>
        </w:rPr>
        <w:t>“</w:t>
      </w:r>
      <w:r>
        <w:rPr>
          <w:rFonts w:ascii="Verdana" w:eastAsia="Calibri" w:hAnsi="Verdana" w:cs="Arial"/>
          <w:b/>
          <w:bCs/>
          <w:i/>
          <w:iCs/>
          <w:sz w:val="20"/>
          <w:szCs w:val="20"/>
        </w:rPr>
        <w:t>Inserzione</w:t>
      </w:r>
      <w:r w:rsidR="008B6209" w:rsidRPr="00662DD7">
        <w:rPr>
          <w:rFonts w:ascii="Verdana" w:eastAsia="Calibri" w:hAnsi="Verdana" w:cs="Arial"/>
          <w:i/>
          <w:iCs/>
          <w:sz w:val="20"/>
          <w:szCs w:val="20"/>
        </w:rPr>
        <w:t>” (o “</w:t>
      </w:r>
      <w:r w:rsidR="008B6209">
        <w:rPr>
          <w:rFonts w:ascii="Verdana" w:eastAsia="Calibri" w:hAnsi="Verdana" w:cs="Arial"/>
          <w:b/>
          <w:bCs/>
          <w:i/>
          <w:iCs/>
          <w:sz w:val="20"/>
          <w:szCs w:val="20"/>
        </w:rPr>
        <w:t>Scheda d’Asta</w:t>
      </w:r>
      <w:r w:rsidR="008B6209" w:rsidRPr="00662DD7">
        <w:rPr>
          <w:rFonts w:ascii="Verdana" w:eastAsia="Calibri" w:hAnsi="Verdana" w:cs="Arial"/>
          <w:i/>
          <w:iCs/>
          <w:sz w:val="20"/>
          <w:szCs w:val="20"/>
        </w:rPr>
        <w:t>”)</w:t>
      </w:r>
      <w:r w:rsidR="008B6209">
        <w:rPr>
          <w:rFonts w:ascii="Verdana" w:eastAsia="Calibri" w:hAnsi="Verdana" w:cs="Arial"/>
          <w:sz w:val="20"/>
          <w:szCs w:val="20"/>
        </w:rPr>
        <w:t>:</w:t>
      </w:r>
      <w:r w:rsidR="00AD4C8A" w:rsidRPr="00AD4C8A">
        <w:t xml:space="preserve"> </w:t>
      </w:r>
      <w:r w:rsidR="00AD4C8A" w:rsidRPr="00AD4C8A">
        <w:rPr>
          <w:rFonts w:ascii="Verdana" w:eastAsia="Calibri" w:hAnsi="Verdana" w:cs="Arial"/>
          <w:sz w:val="20"/>
          <w:szCs w:val="20"/>
        </w:rPr>
        <w:t>il contenuto informativo e descrittivo relativo al Veicolo e alla specifica operazione, comprensivo, a titolo esemplificativo e non esaustivo, delle Specifiche tecniche, delle immagini, del dossier tecnico, dell'eventuale TrustReport e di ogni altra informazione resa disponibile agli Utenti, avente altresì la funzione di contenere, individuare o richiamare le Condizioni particolari di vendita e di rendere conoscibili gli elementi previsti dall'art. 3.2, secondo quanto disciplinato dall'art.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662DD7">
        <w:rPr>
          <w:rFonts w:ascii="Verdana" w:eastAsia="Calibri" w:hAnsi="Verdana" w:cs="Arial"/>
          <w:b/>
          <w:bCs/>
          <w:i/>
          <w:iCs/>
          <w:sz w:val="20"/>
          <w:szCs w:val="20"/>
        </w:rPr>
        <w:t>Intermediario puro</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r w:rsidR="00F43C3B" w:rsidRPr="00662DD7">
        <w:rPr>
          <w:rFonts w:ascii="Verdana" w:eastAsia="Calibri" w:hAnsi="Verdana" w:cs="Arial"/>
          <w:sz w:val="20"/>
          <w:szCs w:val="20"/>
        </w:rPr>
        <w:t>la modalità di esecuzione della Vendita in commissione, disciplinata dagli artt. 2.6 e 17.10 e seguenti, nella quale Fleequid non opera la Rivendita, non acquista né vende il Veicolo e non conclude la compravendita, né in nome proprio né quale parte, consentendo che il trasferimento e la fatturazione del Veicolo avvengano direttamente dal Venditore all'Acquirente. L'Intermediario puro non costituisce un autonomo Modello di Vendita e resta modalità interna di esecuzione della Vendita in commissione</w:t>
      </w:r>
      <w:r w:rsidRPr="000532C5">
        <w:rPr>
          <w:rFonts w:ascii="Verdana" w:eastAsia="Calibri" w:hAnsi="Verdana" w:cs="Arial"/>
          <w:sz w:val="20"/>
          <w:szCs w:val="20"/>
        </w:rPr>
        <w:t>.</w:t>
      </w:r>
    </w:p>
    <w:p w14:paraId="01FCDD9A" w14:textId="6110D2CB"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Marketplace</w:t>
      </w:r>
      <w:r w:rsidRPr="000532C5">
        <w:rPr>
          <w:rFonts w:ascii="Verdana" w:eastAsia="Calibri" w:hAnsi="Verdana" w:cs="Arial"/>
          <w:sz w:val="20"/>
          <w:szCs w:val="20"/>
        </w:rPr>
        <w:t xml:space="preserve">”: </w:t>
      </w:r>
      <w:r w:rsidR="00F43C3B">
        <w:rPr>
          <w:rFonts w:ascii="Verdana" w:eastAsia="Calibri" w:hAnsi="Verdana" w:cs="Arial"/>
          <w:sz w:val="20"/>
          <w:szCs w:val="20"/>
        </w:rPr>
        <w:t xml:space="preserve">le </w:t>
      </w:r>
      <w:r w:rsidRPr="000532C5">
        <w:rPr>
          <w:rFonts w:ascii="Verdana" w:eastAsia="Calibri" w:hAnsi="Verdana" w:cs="Arial"/>
          <w:sz w:val="20"/>
          <w:szCs w:val="20"/>
        </w:rPr>
        <w:t xml:space="preserve">piattaforme d'asta e di altra natura, </w:t>
      </w:r>
      <w:r w:rsidR="0029500F">
        <w:rPr>
          <w:rFonts w:ascii="Verdana" w:eastAsia="Calibri" w:hAnsi="Verdana" w:cs="Arial"/>
          <w:sz w:val="20"/>
          <w:szCs w:val="20"/>
        </w:rPr>
        <w:t xml:space="preserve">le </w:t>
      </w:r>
      <w:r w:rsidRPr="000532C5">
        <w:rPr>
          <w:rFonts w:ascii="Verdana" w:eastAsia="Calibri" w:hAnsi="Verdana" w:cs="Arial"/>
          <w:sz w:val="20"/>
          <w:szCs w:val="20"/>
        </w:rPr>
        <w:t xml:space="preserve">app, </w:t>
      </w:r>
      <w:r w:rsidR="0029500F">
        <w:rPr>
          <w:rFonts w:ascii="Verdana" w:eastAsia="Calibri" w:hAnsi="Verdana" w:cs="Arial"/>
          <w:sz w:val="20"/>
          <w:szCs w:val="20"/>
        </w:rPr>
        <w:t xml:space="preserve">i </w:t>
      </w:r>
      <w:r w:rsidRPr="000532C5">
        <w:rPr>
          <w:rFonts w:ascii="Verdana" w:eastAsia="Calibri" w:hAnsi="Verdana" w:cs="Arial"/>
          <w:sz w:val="20"/>
          <w:szCs w:val="20"/>
        </w:rPr>
        <w:t>siti e</w:t>
      </w:r>
      <w:r w:rsidR="0029500F">
        <w:rPr>
          <w:rFonts w:ascii="Verdana" w:eastAsia="Calibri" w:hAnsi="Verdana" w:cs="Arial"/>
          <w:sz w:val="20"/>
          <w:szCs w:val="20"/>
        </w:rPr>
        <w:t xml:space="preserve"> i</w:t>
      </w:r>
      <w:r w:rsidRPr="000532C5">
        <w:rPr>
          <w:rFonts w:ascii="Verdana" w:eastAsia="Calibri" w:hAnsi="Verdana" w:cs="Arial"/>
          <w:sz w:val="20"/>
          <w:szCs w:val="20"/>
        </w:rPr>
        <w:t xml:space="preserve"> servizi integrati</w:t>
      </w:r>
      <w:del w:id="707" w:author="Avv. Rosario Panzariello" w:date="2026-09-28T19:01:00Z" w16du:dateUtc="2026-09-28T17:01:00Z">
        <w:r w:rsidRPr="000532C5" w:rsidDel="009D6B03">
          <w:rPr>
            <w:rFonts w:ascii="Verdana" w:eastAsia="Calibri" w:hAnsi="Verdana" w:cs="Arial"/>
            <w:sz w:val="20"/>
            <w:szCs w:val="20"/>
          </w:rPr>
          <w:delText>)</w:delText>
        </w:r>
      </w:del>
      <w:r w:rsidRPr="000532C5">
        <w:rPr>
          <w:rFonts w:ascii="Verdana" w:eastAsia="Calibri" w:hAnsi="Verdana" w:cs="Arial"/>
          <w:sz w:val="20"/>
          <w:szCs w:val="20"/>
        </w:rPr>
        <w:t xml:space="preserve"> che costituiscono un mercato online </w:t>
      </w:r>
      <w:r w:rsidR="007B307E">
        <w:rPr>
          <w:rFonts w:ascii="Verdana" w:eastAsia="Calibri" w:hAnsi="Verdana" w:cs="Arial"/>
          <w:sz w:val="20"/>
          <w:szCs w:val="20"/>
        </w:rPr>
        <w:t>nel quale gli</w:t>
      </w:r>
      <w:r w:rsidRPr="000532C5">
        <w:rPr>
          <w:rFonts w:ascii="Verdana" w:eastAsia="Calibri" w:hAnsi="Verdana" w:cs="Arial"/>
          <w:sz w:val="20"/>
          <w:szCs w:val="20"/>
        </w:rPr>
        <w:t xml:space="preserve"> Utenti possono</w:t>
      </w:r>
      <w:r w:rsidR="00821234" w:rsidRPr="000532C5">
        <w:rPr>
          <w:rFonts w:ascii="Verdana" w:eastAsia="Calibri" w:hAnsi="Verdana" w:cs="Arial"/>
          <w:sz w:val="20"/>
          <w:szCs w:val="20"/>
        </w:rPr>
        <w:t xml:space="preserve">, nei casi e alle condizioni fissate dalle presenti CG e </w:t>
      </w:r>
      <w:r w:rsidR="007B307E">
        <w:rPr>
          <w:rFonts w:ascii="Verdana" w:eastAsia="Calibri" w:hAnsi="Verdana" w:cs="Arial"/>
          <w:sz w:val="20"/>
          <w:szCs w:val="20"/>
        </w:rPr>
        <w:t>dalle ulteriori fonti applicabili</w:t>
      </w:r>
      <w:r w:rsidR="00821234" w:rsidRPr="000532C5">
        <w:rPr>
          <w:rFonts w:ascii="Verdana" w:eastAsia="Calibri" w:hAnsi="Verdana" w:cs="Arial"/>
          <w:sz w:val="20"/>
          <w:szCs w:val="20"/>
        </w:rPr>
        <w:t>,</w:t>
      </w:r>
      <w:r w:rsidRPr="000532C5">
        <w:rPr>
          <w:rFonts w:ascii="Verdana" w:eastAsia="Calibri" w:hAnsi="Verdana" w:cs="Arial"/>
          <w:sz w:val="20"/>
          <w:szCs w:val="20"/>
        </w:rPr>
        <w:t xml:space="preserve"> acquistare e vendere Veicoli nonché richiedere </w:t>
      </w:r>
      <w:r w:rsidRPr="000532C5">
        <w:rPr>
          <w:rFonts w:ascii="Verdana" w:eastAsia="Calibri" w:hAnsi="Verdana" w:cs="Arial"/>
          <w:sz w:val="20"/>
          <w:szCs w:val="20"/>
        </w:rPr>
        <w:lastRenderedPageBreak/>
        <w:t>e</w:t>
      </w:r>
      <w:r w:rsidR="005D21BF">
        <w:rPr>
          <w:rFonts w:ascii="Verdana" w:eastAsia="Calibri" w:hAnsi="Verdana" w:cs="Arial"/>
          <w:sz w:val="20"/>
          <w:szCs w:val="20"/>
        </w:rPr>
        <w:t>d</w:t>
      </w:r>
      <w:r w:rsidRPr="000532C5">
        <w:rPr>
          <w:rFonts w:ascii="Verdana" w:eastAsia="Calibri" w:hAnsi="Verdana" w:cs="Arial"/>
          <w:sz w:val="20"/>
          <w:szCs w:val="20"/>
        </w:rPr>
        <w:t xml:space="preserve"> utilizzare gli altri Servizi messi a disposizione da Fleequid</w:t>
      </w:r>
      <w:r w:rsidR="009E108B">
        <w:rPr>
          <w:rFonts w:ascii="Verdana" w:eastAsia="Calibri" w:hAnsi="Verdana" w:cs="Arial"/>
          <w:sz w:val="20"/>
          <w:szCs w:val="20"/>
        </w:rPr>
        <w:t>, tra i quali, in particolare,</w:t>
      </w:r>
      <w:r w:rsidRPr="000532C5">
        <w:rPr>
          <w:rFonts w:ascii="Verdana" w:eastAsia="Calibri" w:hAnsi="Verdana" w:cs="Arial"/>
          <w:sz w:val="20"/>
          <w:szCs w:val="20"/>
        </w:rPr>
        <w:t xml:space="preserve"> il sito internet di Fleequid raggiungibile al seguente indirizzo:</w:t>
      </w:r>
      <w:r w:rsidR="002D0438" w:rsidRPr="000532C5">
        <w:rPr>
          <w:rFonts w:ascii="Verdana" w:hAnsi="Verdana"/>
          <w:sz w:val="20"/>
          <w:szCs w:val="20"/>
        </w:rPr>
        <w:t xml:space="preserve"> </w:t>
      </w:r>
      <w:hyperlink r:id="rId16" w:history="1">
        <w:r w:rsidR="00821234" w:rsidRPr="000532C5">
          <w:rPr>
            <w:rStyle w:val="Collegamentoipertestuale"/>
            <w:rFonts w:ascii="Verdana" w:eastAsia="Calibri" w:hAnsi="Verdana" w:cs="Arial"/>
            <w:sz w:val="20"/>
            <w:szCs w:val="20"/>
          </w:rPr>
          <w:t>https://www.fleequid.com</w:t>
        </w:r>
      </w:hyperlink>
      <w:r w:rsidRPr="000532C5">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Modello di Vendita</w:t>
      </w:r>
      <w:r w:rsidRPr="000532C5">
        <w:rPr>
          <w:rFonts w:ascii="Verdana" w:eastAsia="Calibri" w:hAnsi="Verdana" w:cs="Arial"/>
          <w:sz w:val="20"/>
          <w:szCs w:val="20"/>
        </w:rPr>
        <w:t xml:space="preserve">”: </w:t>
      </w:r>
      <w:r w:rsidR="00DA2BC5" w:rsidRPr="00DA2BC5">
        <w:rPr>
          <w:rFonts w:ascii="Verdana" w:eastAsia="Calibri" w:hAnsi="Verdana" w:cs="Arial"/>
          <w:sz w:val="20"/>
          <w:szCs w:val="20"/>
        </w:rPr>
        <w:t>la struttura giuridica secondo la quale Fleequid organizza la singola operazione di vendita, individuata ai sensi dell'art. 3 tra i due soli Modelli previsti dall'art. 2.3, ossia la Vendita in commissione e il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Negoziazione</w:t>
      </w:r>
      <w:r>
        <w:rPr>
          <w:rFonts w:ascii="Verdana" w:eastAsia="Calibri" w:hAnsi="Verdana" w:cs="Arial"/>
          <w:sz w:val="20"/>
          <w:szCs w:val="20"/>
        </w:rPr>
        <w:t>”:</w:t>
      </w:r>
      <w:r w:rsidR="009D215E" w:rsidRPr="009D215E">
        <w:t xml:space="preserve"> </w:t>
      </w:r>
      <w:r w:rsidR="009D215E" w:rsidRPr="009D215E">
        <w:rPr>
          <w:rFonts w:ascii="Verdana" w:eastAsia="Calibri" w:hAnsi="Verdana" w:cs="Arial"/>
          <w:sz w:val="20"/>
          <w:szCs w:val="20"/>
        </w:rPr>
        <w:t>la modalità di Evento di vendita, disciplinata dall'art. 9.4, lett. e), consistente in una trattativa nell'ambito della quale possono essere formulate Offerte e controproposte e nella quale l'Accordo vincolante si perfeziona con l'accettazione dell'Offerta ovvero della controproposta.</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Offerente</w:t>
      </w:r>
      <w:r w:rsidRPr="000532C5">
        <w:rPr>
          <w:rFonts w:ascii="Verdana" w:eastAsia="Calibri" w:hAnsi="Verdana" w:cs="Arial"/>
          <w:sz w:val="20"/>
          <w:szCs w:val="20"/>
        </w:rPr>
        <w:t>”:</w:t>
      </w:r>
      <w:r w:rsidR="002B2D8C" w:rsidRPr="000532C5">
        <w:rPr>
          <w:rFonts w:ascii="Verdana" w:eastAsia="Calibri" w:hAnsi="Verdana" w:cs="Arial"/>
          <w:sz w:val="20"/>
          <w:szCs w:val="20"/>
        </w:rPr>
        <w:t xml:space="preserve"> ogni Utente Professionista che partecipa </w:t>
      </w:r>
      <w:r w:rsidR="00BC09AB">
        <w:rPr>
          <w:rFonts w:ascii="Verdana" w:eastAsia="Calibri" w:hAnsi="Verdana" w:cs="Arial"/>
          <w:sz w:val="20"/>
          <w:szCs w:val="20"/>
        </w:rPr>
        <w:t>ad un Evento di vendita</w:t>
      </w:r>
      <w:r w:rsidR="002B2D8C" w:rsidRPr="000532C5">
        <w:rPr>
          <w:rFonts w:ascii="Verdana" w:eastAsia="Calibri" w:hAnsi="Verdana" w:cs="Arial"/>
          <w:sz w:val="20"/>
          <w:szCs w:val="20"/>
        </w:rPr>
        <w:t xml:space="preserve"> formulando una o più Offerte</w:t>
      </w:r>
      <w:r w:rsidR="001115E2">
        <w:rPr>
          <w:rFonts w:ascii="Verdana" w:eastAsia="Calibri" w:hAnsi="Verdana" w:cs="Arial"/>
          <w:sz w:val="20"/>
          <w:szCs w:val="20"/>
        </w:rPr>
        <w:t>.</w:t>
      </w:r>
      <w:r w:rsidR="005B75DC">
        <w:rPr>
          <w:rFonts w:ascii="Verdana" w:eastAsia="Calibri" w:hAnsi="Verdana" w:cs="Arial"/>
          <w:sz w:val="20"/>
          <w:szCs w:val="20"/>
        </w:rPr>
        <w:t xml:space="preserve"> </w:t>
      </w:r>
      <w:r w:rsidR="00821234" w:rsidRPr="000532C5">
        <w:rPr>
          <w:rFonts w:ascii="Verdana" w:eastAsia="Calibri" w:hAnsi="Verdana" w:cs="Arial"/>
          <w:sz w:val="20"/>
          <w:szCs w:val="20"/>
        </w:rPr>
        <w:t xml:space="preserve">L’Offerente </w:t>
      </w:r>
      <w:r w:rsidR="005B75DC">
        <w:rPr>
          <w:rFonts w:ascii="Verdana" w:eastAsia="Calibri" w:hAnsi="Verdana" w:cs="Arial"/>
          <w:sz w:val="20"/>
          <w:szCs w:val="20"/>
        </w:rPr>
        <w:t>assume la qualità di</w:t>
      </w:r>
      <w:r w:rsidR="005B75DC" w:rsidRPr="000532C5">
        <w:rPr>
          <w:rFonts w:ascii="Verdana" w:eastAsia="Calibri" w:hAnsi="Verdana" w:cs="Arial"/>
          <w:sz w:val="20"/>
          <w:szCs w:val="20"/>
        </w:rPr>
        <w:t xml:space="preserve"> </w:t>
      </w:r>
      <w:r w:rsidR="00FB768F" w:rsidRPr="000532C5">
        <w:rPr>
          <w:rFonts w:ascii="Verdana" w:eastAsia="Calibri" w:hAnsi="Verdana" w:cs="Arial"/>
          <w:sz w:val="20"/>
          <w:szCs w:val="20"/>
        </w:rPr>
        <w:t>A</w:t>
      </w:r>
      <w:r w:rsidR="00821234" w:rsidRPr="000532C5">
        <w:rPr>
          <w:rFonts w:ascii="Verdana" w:eastAsia="Calibri" w:hAnsi="Verdana" w:cs="Arial"/>
          <w:sz w:val="20"/>
          <w:szCs w:val="20"/>
        </w:rPr>
        <w:t xml:space="preserve">cquirente nel momento in cui </w:t>
      </w:r>
      <w:r w:rsidR="00560D44">
        <w:rPr>
          <w:rFonts w:ascii="Verdana" w:eastAsia="Calibri" w:hAnsi="Verdana" w:cs="Arial"/>
          <w:sz w:val="20"/>
          <w:szCs w:val="20"/>
        </w:rPr>
        <w:t>si perfeziona in suo favore</w:t>
      </w:r>
      <w:r w:rsidR="00560D44" w:rsidRPr="000532C5">
        <w:rPr>
          <w:rFonts w:ascii="Verdana" w:eastAsia="Calibri" w:hAnsi="Verdana" w:cs="Arial"/>
          <w:sz w:val="20"/>
          <w:szCs w:val="20"/>
        </w:rPr>
        <w:t xml:space="preserve"> </w:t>
      </w:r>
      <w:r w:rsidR="00821234" w:rsidRPr="000532C5">
        <w:rPr>
          <w:rFonts w:ascii="Verdana" w:eastAsia="Calibri" w:hAnsi="Verdana" w:cs="Arial"/>
          <w:sz w:val="20"/>
          <w:szCs w:val="20"/>
        </w:rPr>
        <w:t>l’A</w:t>
      </w:r>
      <w:r w:rsidR="00560D44">
        <w:rPr>
          <w:rFonts w:ascii="Verdana" w:eastAsia="Calibri" w:hAnsi="Verdana" w:cs="Arial"/>
          <w:sz w:val="20"/>
          <w:szCs w:val="20"/>
        </w:rPr>
        <w:t>ccordo vincolante</w:t>
      </w:r>
      <w:r w:rsidR="00821234" w:rsidRPr="000532C5">
        <w:rPr>
          <w:rFonts w:ascii="Verdana" w:eastAsia="Calibri" w:hAnsi="Verdana" w:cs="Arial"/>
          <w:sz w:val="20"/>
          <w:szCs w:val="20"/>
        </w:rPr>
        <w:t>.</w:t>
      </w:r>
      <w:r w:rsidR="00BF5262" w:rsidRPr="000532C5">
        <w:rPr>
          <w:rFonts w:ascii="Verdana" w:eastAsia="Calibri" w:hAnsi="Verdana" w:cs="Arial"/>
          <w:sz w:val="20"/>
          <w:szCs w:val="20"/>
        </w:rPr>
        <w:t xml:space="preserve"> </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Offerta</w:t>
      </w:r>
      <w:r>
        <w:rPr>
          <w:rFonts w:ascii="Verdana" w:eastAsia="Calibri" w:hAnsi="Verdana" w:cs="Arial"/>
          <w:sz w:val="20"/>
          <w:szCs w:val="20"/>
        </w:rPr>
        <w:t>”:</w:t>
      </w:r>
      <w:r w:rsidR="00EA03EC" w:rsidRPr="00EA03EC">
        <w:t xml:space="preserve"> </w:t>
      </w:r>
      <w:r w:rsidR="00EA03EC" w:rsidRPr="00EA03EC">
        <w:rPr>
          <w:rFonts w:ascii="Verdana" w:eastAsia="Calibri" w:hAnsi="Verdana" w:cs="Arial"/>
          <w:sz w:val="20"/>
          <w:szCs w:val="20"/>
        </w:rPr>
        <w:t>la manifestazione di volontà con la quale l'Offerente propone l'acquisto del Veicolo a un prezzo determinato nell'ambito di un Evento di vendita. L'Offerta è vincolante e irrevocabile nei termini previsti dagli artt. 10.1 e 10.5 e presuppone la preventiva individuazione e conoscibilità del Modello di Vendita applicabile ai sensi dell'art.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Pagamento anticipato</w:t>
      </w:r>
      <w:r>
        <w:rPr>
          <w:rFonts w:ascii="Verdana" w:eastAsia="Calibri" w:hAnsi="Verdana" w:cs="Arial"/>
          <w:sz w:val="20"/>
          <w:szCs w:val="20"/>
        </w:rPr>
        <w:t>”</w:t>
      </w:r>
      <w:r w:rsidR="00D42E67">
        <w:rPr>
          <w:rFonts w:ascii="Verdana" w:eastAsia="Calibri" w:hAnsi="Verdana" w:cs="Arial"/>
          <w:sz w:val="20"/>
          <w:szCs w:val="20"/>
        </w:rPr>
        <w:t xml:space="preserve">: </w:t>
      </w:r>
      <w:r w:rsidR="00D42E67" w:rsidRPr="00D42E67">
        <w:rPr>
          <w:rFonts w:ascii="Verdana" w:eastAsia="Calibri" w:hAnsi="Verdana" w:cs="Arial"/>
          <w:sz w:val="20"/>
          <w:szCs w:val="20"/>
        </w:rPr>
        <w:t>il versamento anticipato, pari al 30% dell'Importo Totale Dovuto, che può essere richiesto all'Acquirente nelle operazioni nelle quali il Veicolo rimane temporaneamente in uso presso il Venditore, secondo quanto previsto dall'art. 13. Il Pagamento anticipato è effettuato in acconto sul prezzo e non costituisce caparra confirmatoria né penitenziale.</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sidRPr="00FC6BDC">
        <w:rPr>
          <w:rFonts w:ascii="Verdana" w:eastAsia="Calibri" w:hAnsi="Verdana" w:cs="Arial"/>
          <w:i/>
          <w:iCs/>
          <w:sz w:val="20"/>
          <w:szCs w:val="20"/>
          <w:rPrChange w:id="708" w:author="Avv. Rosario Panzariello" w:date="2026-09-28T19:02:00Z" w16du:dateUtc="2026-09-28T17:02:00Z">
            <w:rPr>
              <w:rFonts w:ascii="Verdana" w:eastAsia="Calibri" w:hAnsi="Verdana" w:cs="Arial"/>
              <w:sz w:val="20"/>
              <w:szCs w:val="20"/>
            </w:rPr>
          </w:rPrChange>
        </w:rPr>
        <w:t>"</w:t>
      </w:r>
      <w:r w:rsidRPr="00FC6BDC">
        <w:rPr>
          <w:rFonts w:ascii="Verdana" w:eastAsia="Calibri" w:hAnsi="Verdana" w:cs="Arial"/>
          <w:b/>
          <w:bCs/>
          <w:i/>
          <w:iCs/>
          <w:sz w:val="20"/>
          <w:szCs w:val="20"/>
          <w:rPrChange w:id="709" w:author="Avv. Rosario Panzariello" w:date="2026-09-28T19:02:00Z" w16du:dateUtc="2026-09-28T17:02:00Z">
            <w:rPr>
              <w:rFonts w:ascii="Verdana" w:eastAsia="Calibri" w:hAnsi="Verdana" w:cs="Arial"/>
              <w:b/>
              <w:bCs/>
              <w:sz w:val="20"/>
              <w:szCs w:val="20"/>
            </w:rPr>
          </w:rPrChange>
        </w:rPr>
        <w:t>Parti</w:t>
      </w:r>
      <w:r w:rsidRPr="000532C5">
        <w:rPr>
          <w:rFonts w:ascii="Verdana" w:eastAsia="Calibri" w:hAnsi="Verdana" w:cs="Arial"/>
          <w:sz w:val="20"/>
          <w:szCs w:val="20"/>
        </w:rPr>
        <w:t>”:</w:t>
      </w:r>
      <w:r w:rsidRPr="000532C5">
        <w:rPr>
          <w:rFonts w:ascii="Verdana" w:hAnsi="Verdana"/>
          <w:sz w:val="20"/>
          <w:szCs w:val="20"/>
        </w:rPr>
        <w:t xml:space="preserve"> </w:t>
      </w:r>
      <w:r w:rsidRPr="000532C5">
        <w:rPr>
          <w:rFonts w:ascii="Verdana" w:eastAsia="Calibri" w:hAnsi="Verdana" w:cs="Arial"/>
          <w:sz w:val="20"/>
          <w:szCs w:val="20"/>
        </w:rPr>
        <w:t>indica congiuntamente Fleequid</w:t>
      </w:r>
      <w:ins w:id="710" w:author="Avv. Rosario Panzariello" w:date="2026-09-28T19:01:00Z" w16du:dateUtc="2026-09-28T17:01:00Z">
        <w:r w:rsidR="00FC6BDC">
          <w:rPr>
            <w:rFonts w:ascii="Verdana" w:eastAsia="Calibri" w:hAnsi="Verdana" w:cs="Arial"/>
            <w:sz w:val="20"/>
            <w:szCs w:val="20"/>
          </w:rPr>
          <w:t>,</w:t>
        </w:r>
      </w:ins>
      <w:r w:rsidR="00A77780" w:rsidRPr="00A77780">
        <w:rPr>
          <w:rFonts w:ascii="Cambria" w:eastAsia="Cambria" w:hAnsi="Cambria" w:cs="Cambria"/>
          <w:kern w:val="0"/>
          <w:sz w:val="21"/>
          <w14:ligatures w14:val="none"/>
        </w:rPr>
        <w:t xml:space="preserve"> </w:t>
      </w:r>
      <w:r w:rsidR="00A77780" w:rsidRPr="00A77780">
        <w:rPr>
          <w:rFonts w:ascii="Verdana" w:eastAsia="Calibri" w:hAnsi="Verdana" w:cs="Arial"/>
          <w:sz w:val="20"/>
          <w:szCs w:val="20"/>
        </w:rPr>
        <w:t>il Venditore, l'Offerente e l'Acquirente. Il Finanziatore non è Parte delle presenti Condizioni Generali, salvo che assuma la qualità di Acquirente ai sensi dell'art. 22.5</w:t>
      </w:r>
      <w:r w:rsidRPr="000532C5">
        <w:rPr>
          <w:rFonts w:ascii="Verdana" w:eastAsia="Calibri" w:hAnsi="Verdana" w:cs="Arial"/>
          <w:sz w:val="20"/>
          <w:szCs w:val="20"/>
        </w:rPr>
        <w:t>.</w:t>
      </w:r>
    </w:p>
    <w:p w14:paraId="67CBF73E" w14:textId="47375A39"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PMIV</w:t>
      </w:r>
      <w:r>
        <w:rPr>
          <w:rFonts w:ascii="Verdana" w:eastAsia="Calibri" w:hAnsi="Verdana" w:cs="Arial"/>
          <w:sz w:val="20"/>
          <w:szCs w:val="20"/>
        </w:rPr>
        <w:t xml:space="preserve">” o </w:t>
      </w:r>
      <w:r w:rsidR="4346506F" w:rsidRPr="000532C5">
        <w:rPr>
          <w:rFonts w:ascii="Verdana" w:eastAsiaTheme="minorEastAsia" w:hAnsi="Verdana"/>
          <w:b/>
          <w:bCs/>
          <w:i/>
          <w:iCs/>
          <w:sz w:val="20"/>
          <w:szCs w:val="20"/>
        </w:rPr>
        <w:t>“Prezzo minimo di impegno alla vendita”</w:t>
      </w:r>
      <w:r w:rsidR="4346506F" w:rsidRPr="000532C5">
        <w:rPr>
          <w:rFonts w:ascii="Verdana" w:eastAsiaTheme="minorEastAsia" w:hAnsi="Verdana"/>
          <w:sz w:val="20"/>
          <w:szCs w:val="20"/>
        </w:rPr>
        <w:t xml:space="preserve">: il prezzo, espresso in </w:t>
      </w:r>
      <w:r w:rsidR="008213B1">
        <w:rPr>
          <w:rFonts w:ascii="Verdana" w:eastAsiaTheme="minorEastAsia" w:hAnsi="Verdana"/>
          <w:sz w:val="20"/>
          <w:szCs w:val="20"/>
        </w:rPr>
        <w:t>E</w:t>
      </w:r>
      <w:r w:rsidR="4346506F" w:rsidRPr="000532C5">
        <w:rPr>
          <w:rFonts w:ascii="Verdana" w:eastAsiaTheme="minorEastAsia" w:hAnsi="Verdana"/>
          <w:sz w:val="20"/>
          <w:szCs w:val="20"/>
        </w:rPr>
        <w:t xml:space="preserve">uro, stabilito dal Venditore all’atto della Proposta di vendita, che rappresenta l’incasso minimo netto che il Venditore intende conseguire dalla vendita del Veicolo. </w:t>
      </w:r>
      <w:ins w:id="711" w:author="Avv. Rosario Panzariello" w:date="2026-09-28T20:06:00Z" w16du:dateUtc="2026-09-28T18:06:00Z">
        <w:r w:rsidR="004B7AF4" w:rsidRPr="004B7AF4">
          <w:rPr>
            <w:rFonts w:ascii="Verdana" w:eastAsiaTheme="minorEastAsia" w:hAnsi="Verdana"/>
            <w:sz w:val="20"/>
            <w:szCs w:val="20"/>
          </w:rPr>
          <w:t>Il PMIV è vincolante e può essere modificato esclusivamente prima dell'avvio del relativo Evento di vendita; in caso di revisione in vista di un successivo tentativo di vendita si applica quanto previsto dall'art. 8.10</w:t>
        </w:r>
      </w:ins>
      <w:del w:id="712" w:author="Avv. Rosario Panzariello" w:date="2026-09-28T20:06:00Z" w16du:dateUtc="2026-09-28T18:06:00Z">
        <w:r w:rsidR="4346506F" w:rsidRPr="000532C5" w:rsidDel="004B7AF4">
          <w:rPr>
            <w:rFonts w:ascii="Verdana" w:eastAsiaTheme="minorEastAsia" w:hAnsi="Verdana"/>
            <w:sz w:val="20"/>
            <w:szCs w:val="20"/>
          </w:rPr>
          <w:delText xml:space="preserve">Il PMIV </w:delText>
        </w:r>
        <w:r w:rsidR="00BB39F4" w:rsidRPr="00662DD7" w:rsidDel="004B7AF4">
          <w:rPr>
            <w:rFonts w:ascii="Verdana" w:eastAsiaTheme="minorEastAsia" w:hAnsi="Verdana"/>
            <w:sz w:val="20"/>
            <w:szCs w:val="20"/>
          </w:rPr>
          <w:delText xml:space="preserve">è vincolante e può essere modificato esclusivamente </w:delText>
        </w:r>
      </w:del>
      <w:del w:id="713" w:author="Avv. Rosario Panzariello" w:date="2026-09-28T18:01:00Z" w16du:dateUtc="2026-09-28T16:01:00Z">
        <w:r w:rsidR="00BB39F4" w:rsidRPr="00662DD7" w:rsidDel="00DD2DA1">
          <w:rPr>
            <w:rFonts w:ascii="Verdana" w:eastAsiaTheme="minorEastAsia" w:hAnsi="Verdana"/>
            <w:sz w:val="20"/>
            <w:szCs w:val="20"/>
          </w:rPr>
          <w:delText xml:space="preserve">per iscritto e </w:delText>
        </w:r>
      </w:del>
      <w:del w:id="714" w:author="Avv. Rosario Panzariello" w:date="2026-09-28T20:06:00Z" w16du:dateUtc="2026-09-28T18:06:00Z">
        <w:r w:rsidR="00BB39F4" w:rsidRPr="00662DD7" w:rsidDel="004B7AF4">
          <w:rPr>
            <w:rFonts w:ascii="Verdana" w:eastAsiaTheme="minorEastAsia" w:hAnsi="Verdana"/>
            <w:sz w:val="20"/>
            <w:szCs w:val="20"/>
          </w:rPr>
          <w:delText>prima dell'avvio del relativo Evento di vendita, secondo quanto previsto dall'art. 8.10</w:delText>
        </w:r>
      </w:del>
      <w:r w:rsidR="4346506F" w:rsidRPr="000532C5">
        <w:rPr>
          <w:rFonts w:ascii="Verdana" w:eastAsiaTheme="minorEastAsia" w:hAnsi="Verdana"/>
          <w:sz w:val="20"/>
          <w:szCs w:val="20"/>
        </w:rPr>
        <w:t>.</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Prezzo di acquisto</w:t>
      </w:r>
      <w:r>
        <w:rPr>
          <w:rFonts w:ascii="Verdana" w:eastAsia="Calibri" w:hAnsi="Verdana" w:cs="Arial"/>
          <w:sz w:val="20"/>
          <w:szCs w:val="20"/>
        </w:rPr>
        <w:t>”:</w:t>
      </w:r>
      <w:r w:rsidR="00236CEF" w:rsidRPr="00236CEF">
        <w:t xml:space="preserve"> </w:t>
      </w:r>
      <w:r w:rsidR="00236CEF" w:rsidRPr="00662DD7">
        <w:rPr>
          <w:rFonts w:ascii="Verdana" w:eastAsiaTheme="minorEastAsia" w:hAnsi="Verdana"/>
          <w:sz w:val="20"/>
          <w:szCs w:val="20"/>
        </w:rPr>
        <w:t>il prezzo del Veicolo dovuto al Venditore nel Dealer Sales, autonomamente concordato tra Fleequid e il Venditore ai sensi dell'art.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Prezzo di acquisto netto</w:t>
      </w:r>
      <w:r>
        <w:rPr>
          <w:rFonts w:ascii="Verdana" w:eastAsia="Calibri" w:hAnsi="Verdana" w:cs="Arial"/>
          <w:sz w:val="20"/>
          <w:szCs w:val="20"/>
        </w:rPr>
        <w:t xml:space="preserve">”: </w:t>
      </w:r>
      <w:r w:rsidR="00545DBF" w:rsidRPr="00662DD7">
        <w:rPr>
          <w:rFonts w:ascii="Verdana" w:eastAsiaTheme="minorEastAsia" w:hAnsi="Verdana"/>
          <w:sz w:val="20"/>
          <w:szCs w:val="20"/>
        </w:rPr>
        <w:t>il prezzo del Veicolo dovuto da Fleequid al Venditore nella Vendita in commissione eseguita mediante Rivendita, corrispondente al Prezzo di vendita all'Acquirente al netto delle Commissioni a carico del Venditore, delle Tariffe e di ogni altra somma dovuta dal Venditore a Fleequid, determinato ed esigibile secondo quanto previsto dall'art.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Prezzo di riserva</w:t>
      </w:r>
      <w:r w:rsidRPr="000532C5">
        <w:rPr>
          <w:rFonts w:ascii="Verdana" w:eastAsia="Calibri" w:hAnsi="Verdana" w:cs="Arial"/>
          <w:i/>
          <w:iCs/>
          <w:sz w:val="20"/>
          <w:szCs w:val="20"/>
        </w:rPr>
        <w:t>”</w:t>
      </w:r>
      <w:r w:rsidR="008507BD">
        <w:rPr>
          <w:rFonts w:ascii="Verdana" w:eastAsia="Calibri" w:hAnsi="Verdana" w:cs="Arial"/>
          <w:sz w:val="20"/>
          <w:szCs w:val="20"/>
        </w:rPr>
        <w:t xml:space="preserve"> o “</w:t>
      </w:r>
      <w:r w:rsidR="45BFD9C1" w:rsidRPr="000532C5">
        <w:rPr>
          <w:rFonts w:ascii="Verdana" w:eastAsia="Calibri" w:hAnsi="Verdana" w:cs="Arial"/>
          <w:b/>
          <w:bCs/>
          <w:i/>
          <w:iCs/>
          <w:sz w:val="20"/>
          <w:szCs w:val="20"/>
        </w:rPr>
        <w:t>PR</w:t>
      </w:r>
      <w:r w:rsidR="008507BD">
        <w:rPr>
          <w:rFonts w:ascii="Verdana" w:eastAsia="Calibri" w:hAnsi="Verdana" w:cs="Arial"/>
          <w:sz w:val="20"/>
          <w:szCs w:val="20"/>
        </w:rPr>
        <w:t>”</w:t>
      </w:r>
      <w:r w:rsidRPr="000532C5">
        <w:rPr>
          <w:rFonts w:ascii="Verdana" w:eastAsia="Calibri" w:hAnsi="Verdana" w:cs="Arial"/>
          <w:i/>
          <w:iCs/>
          <w:sz w:val="20"/>
          <w:szCs w:val="20"/>
        </w:rPr>
        <w:t>:</w:t>
      </w:r>
      <w:r w:rsidRPr="000532C5">
        <w:rPr>
          <w:rFonts w:ascii="Verdana" w:eastAsia="Calibri" w:hAnsi="Verdana" w:cs="Arial"/>
          <w:sz w:val="20"/>
          <w:szCs w:val="20"/>
        </w:rPr>
        <w:t xml:space="preserve"> </w:t>
      </w:r>
      <w:r w:rsidR="74171620" w:rsidRPr="000532C5">
        <w:rPr>
          <w:rFonts w:ascii="Verdana" w:eastAsiaTheme="minorEastAsia" w:hAnsi="Verdana"/>
          <w:sz w:val="20"/>
          <w:szCs w:val="20"/>
        </w:rPr>
        <w:t>il valore lordo, determinato da Fleequid sulla base del PMIV fissato dal Venditore e delle Commissioni a carico del Venditore previste dal Tariffario Fleequid</w:t>
      </w:r>
      <w:r w:rsidR="005E4755">
        <w:rPr>
          <w:rFonts w:ascii="Verdana" w:eastAsiaTheme="minorEastAsia" w:hAnsi="Verdana"/>
          <w:sz w:val="20"/>
          <w:szCs w:val="20"/>
        </w:rPr>
        <w:t xml:space="preserve">, che </w:t>
      </w:r>
      <w:r w:rsidR="74171620" w:rsidRPr="000532C5">
        <w:rPr>
          <w:rFonts w:ascii="Verdana" w:eastAsiaTheme="minorEastAsia" w:hAnsi="Verdana"/>
          <w:sz w:val="20"/>
          <w:szCs w:val="20"/>
        </w:rPr>
        <w:t>rappresenta</w:t>
      </w:r>
      <w:r w:rsidR="0075135C">
        <w:rPr>
          <w:rFonts w:ascii="Verdana" w:eastAsiaTheme="minorEastAsia" w:hAnsi="Verdana"/>
          <w:sz w:val="20"/>
          <w:szCs w:val="20"/>
        </w:rPr>
        <w:t>, nella Vendita in commissione,</w:t>
      </w:r>
      <w:r w:rsidR="74171620" w:rsidRPr="000532C5">
        <w:rPr>
          <w:rFonts w:ascii="Verdana" w:eastAsiaTheme="minorEastAsia" w:hAnsi="Verdana"/>
          <w:sz w:val="20"/>
          <w:szCs w:val="20"/>
        </w:rPr>
        <w:t xml:space="preserve"> la soglia di prezzo in corrispondenza della quale, o al di sopra della quale, il Venditore acconsente irrevocabilmente alla vendita del Veicolo</w:t>
      </w:r>
      <w:r w:rsidR="0024720E">
        <w:rPr>
          <w:rFonts w:ascii="Verdana" w:eastAsiaTheme="minorEastAsia" w:hAnsi="Verdana"/>
          <w:sz w:val="20"/>
          <w:szCs w:val="20"/>
        </w:rPr>
        <w:t xml:space="preserve">, </w:t>
      </w:r>
      <w:r w:rsidR="00021CEC" w:rsidRPr="00662DD7">
        <w:rPr>
          <w:rFonts w:ascii="Verdana" w:eastAsiaTheme="minorEastAsia" w:hAnsi="Verdana"/>
          <w:sz w:val="20"/>
          <w:szCs w:val="20"/>
        </w:rPr>
        <w:lastRenderedPageBreak/>
        <w:t>assicurandogli un incasso netto almeno pari al PMIV.</w:t>
      </w:r>
      <w:r w:rsidR="74171620" w:rsidRPr="000532C5">
        <w:rPr>
          <w:rFonts w:ascii="Verdana" w:eastAsiaTheme="minorEastAsia" w:hAnsi="Verdana"/>
          <w:sz w:val="20"/>
          <w:szCs w:val="20"/>
        </w:rPr>
        <w:t xml:space="preserve"> </w:t>
      </w:r>
      <w:r w:rsidR="00192AF6" w:rsidRPr="00192AF6">
        <w:rPr>
          <w:rFonts w:ascii="Verdana" w:eastAsiaTheme="minorEastAsia" w:hAnsi="Verdana"/>
          <w:sz w:val="20"/>
          <w:szCs w:val="20"/>
        </w:rPr>
        <w:t>Nel Dealer Sales l'eventuale Prezzo di riserva riguarda esclusivamente la rivendita del Veicolo da Fleequid all'Acquirente ed è determinato autonomamente da Fleequid ai sensi dell'art. 9.5</w:t>
      </w:r>
      <w:r w:rsidR="74171620" w:rsidRPr="000532C5">
        <w:rPr>
          <w:rFonts w:ascii="Verdana" w:eastAsiaTheme="minorEastAsia" w:hAnsi="Verdana"/>
          <w:sz w:val="20"/>
          <w:szCs w:val="20"/>
        </w:rPr>
        <w:t>.</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Prezzo di vendita all’Acquirente</w:t>
      </w:r>
      <w:r w:rsidRPr="000532C5">
        <w:rPr>
          <w:rFonts w:ascii="Verdana" w:eastAsia="Calibri" w:hAnsi="Verdana" w:cs="Arial"/>
          <w:sz w:val="20"/>
          <w:szCs w:val="20"/>
        </w:rPr>
        <w:t xml:space="preserve">”: </w:t>
      </w:r>
      <w:r w:rsidR="007E4196" w:rsidRPr="00662DD7">
        <w:rPr>
          <w:rFonts w:ascii="Verdana" w:eastAsiaTheme="minorEastAsia" w:hAnsi="Verdana"/>
          <w:sz w:val="20"/>
          <w:szCs w:val="20"/>
        </w:rPr>
        <w:t>il prezzo del Veicolo risultante dall'Accordo vincolante, comunque formatosi secondo la modalità di Evento di vendita applicabile, dovuto dall'Acquirente e concorrente a formare l'Importo Totale Dovuto.</w:t>
      </w:r>
    </w:p>
    <w:p w14:paraId="1DE30C13" w14:textId="6114B35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Professionista</w:t>
      </w:r>
      <w:r w:rsidRPr="000532C5">
        <w:rPr>
          <w:rFonts w:ascii="Verdana" w:eastAsia="Calibri" w:hAnsi="Verdana" w:cs="Arial"/>
          <w:sz w:val="20"/>
          <w:szCs w:val="20"/>
        </w:rPr>
        <w:t>”: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w:t>
      </w:r>
      <w:r w:rsidRPr="000A6706">
        <w:rPr>
          <w:rFonts w:ascii="Verdana" w:eastAsia="Calibri" w:hAnsi="Verdana" w:cs="Arial"/>
          <w:sz w:val="20"/>
          <w:szCs w:val="20"/>
        </w:rPr>
        <w:t>,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w:t>
      </w:r>
      <w:ins w:id="715" w:author="Avv. Rosario Panzariello" w:date="2026-09-28T18:06:00Z" w16du:dateUtc="2026-09-28T16:06:00Z">
        <w:r w:rsidR="00F8543B">
          <w:rPr>
            <w:rFonts w:ascii="Verdana" w:eastAsia="Calibri" w:hAnsi="Verdana" w:cs="Arial"/>
            <w:sz w:val="20"/>
            <w:szCs w:val="20"/>
          </w:rPr>
          <w:t>,</w:t>
        </w:r>
      </w:ins>
      <w:r w:rsidRPr="000A6706">
        <w:rPr>
          <w:rFonts w:ascii="Verdana" w:eastAsia="Calibri" w:hAnsi="Verdana" w:cs="Arial"/>
          <w:sz w:val="20"/>
          <w:szCs w:val="20"/>
        </w:rPr>
        <w:t xml:space="preserve"> </w:t>
      </w:r>
      <w:ins w:id="716" w:author="Avv. Rosario Panzariello" w:date="2026-09-28T18:06:00Z" w16du:dateUtc="2026-09-28T16:06:00Z">
        <w:r w:rsidR="00F8543B" w:rsidRPr="00F8543B">
          <w:rPr>
            <w:rFonts w:ascii="Verdana" w:eastAsia="Calibri" w:hAnsi="Verdana" w:cs="Arial"/>
            <w:sz w:val="20"/>
            <w:szCs w:val="20"/>
          </w:rPr>
          <w:t>e dell'art. 18,</w:t>
        </w:r>
      </w:ins>
      <w:ins w:id="717" w:author="Avv. Rosario Panzariello" w:date="2026-09-28T20:08:00Z" w16du:dateUtc="2026-09-28T18:08:00Z">
        <w:r w:rsidR="003768D6">
          <w:rPr>
            <w:rFonts w:ascii="Verdana" w:eastAsia="Calibri" w:hAnsi="Verdana" w:cs="Arial"/>
            <w:sz w:val="20"/>
            <w:szCs w:val="20"/>
          </w:rPr>
          <w:t xml:space="preserve"> comma 1,</w:t>
        </w:r>
      </w:ins>
      <w:ins w:id="718" w:author="Avv. Rosario Panzariello" w:date="2026-09-28T18:06:00Z" w16du:dateUtc="2026-09-28T16:06:00Z">
        <w:r w:rsidR="00F8543B" w:rsidRPr="00F8543B">
          <w:rPr>
            <w:rFonts w:ascii="Verdana" w:eastAsia="Calibri" w:hAnsi="Verdana" w:cs="Arial"/>
            <w:sz w:val="20"/>
            <w:szCs w:val="20"/>
          </w:rPr>
          <w:t xml:space="preserve"> lett. d-bis, del D.Lgs. n. 206/2005</w:t>
        </w:r>
        <w:r w:rsidR="00F8543B" w:rsidRPr="00F8543B" w:rsidDel="00F8543B">
          <w:rPr>
            <w:rFonts w:ascii="Verdana" w:eastAsia="Calibri" w:hAnsi="Verdana" w:cs="Arial"/>
            <w:sz w:val="20"/>
            <w:szCs w:val="20"/>
          </w:rPr>
          <w:t xml:space="preserve"> </w:t>
        </w:r>
      </w:ins>
      <w:del w:id="719" w:author="Avv. Rosario Panzariello" w:date="2026-09-28T18:06:00Z" w16du:dateUtc="2026-09-28T16:06:00Z">
        <w:r w:rsidRPr="000A6706" w:rsidDel="00F8543B">
          <w:rPr>
            <w:rFonts w:ascii="Verdana" w:eastAsia="Calibri" w:hAnsi="Verdana" w:cs="Arial"/>
            <w:sz w:val="20"/>
            <w:szCs w:val="20"/>
          </w:rPr>
          <w:delText xml:space="preserve">e dal D. Lgs. n. 206/2005, art. 18, lett. d-bis </w:delText>
        </w:r>
      </w:del>
      <w:r w:rsidRPr="000A6706">
        <w:rPr>
          <w:rFonts w:ascii="Verdana" w:eastAsia="Calibri" w:hAnsi="Verdana" w:cs="Arial"/>
          <w:sz w:val="20"/>
          <w:szCs w:val="20"/>
        </w:rPr>
        <w:t xml:space="preserve">(Codice del Consumo). </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iCs/>
          <w:sz w:val="20"/>
          <w:szCs w:val="20"/>
        </w:rPr>
        <w:t>Proforma</w:t>
      </w:r>
      <w:r w:rsidR="00985360" w:rsidRPr="000A6706">
        <w:rPr>
          <w:rFonts w:ascii="Verdana" w:eastAsia="Calibri" w:hAnsi="Verdana" w:cs="Arial"/>
          <w:sz w:val="20"/>
          <w:szCs w:val="20"/>
        </w:rPr>
        <w:t>”:</w:t>
      </w:r>
      <w:r w:rsidR="0048464D" w:rsidRPr="0048464D">
        <w:t xml:space="preserve"> </w:t>
      </w:r>
      <w:r w:rsidR="0048464D" w:rsidRPr="0048464D">
        <w:rPr>
          <w:rFonts w:ascii="Verdana" w:eastAsia="Calibri" w:hAnsi="Verdana" w:cs="Arial"/>
          <w:sz w:val="20"/>
          <w:szCs w:val="20"/>
        </w:rPr>
        <w:t>il documento con il quale Fleequid rende noto all'Acquirente l'Importo Totale Dovuto e la scadenza del Termine di pagamento e, nella Vendita in commissione, cristallizza la modalità di esecuzione prescelta, secondo quanto previsto dall'art. 11.4. La Proforma è documento attuativo e ricognitivo successivo all'Accordo vincolante, non è fonte negoziale, non costituisce documento fiscale e non fa sorgere nuovi obblighi.</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sidRPr="000A6706">
        <w:rPr>
          <w:rFonts w:ascii="Verdana" w:eastAsia="Calibri" w:hAnsi="Verdana" w:cs="Arial"/>
          <w:sz w:val="20"/>
          <w:szCs w:val="20"/>
        </w:rPr>
        <w:t>“</w:t>
      </w:r>
      <w:r w:rsidRPr="000A6706">
        <w:rPr>
          <w:rFonts w:ascii="Verdana" w:eastAsia="Calibri" w:hAnsi="Verdana" w:cs="Arial"/>
          <w:b/>
          <w:bCs/>
          <w:i/>
          <w:iCs/>
          <w:sz w:val="20"/>
          <w:szCs w:val="20"/>
        </w:rPr>
        <w:t>Proposta di vendita</w:t>
      </w:r>
      <w:r w:rsidRPr="000A6706">
        <w:rPr>
          <w:rFonts w:ascii="Verdana" w:eastAsia="Calibri" w:hAnsi="Verdana" w:cs="Arial"/>
          <w:sz w:val="20"/>
          <w:szCs w:val="20"/>
        </w:rPr>
        <w:t xml:space="preserve">”: </w:t>
      </w:r>
      <w:r w:rsidR="008426C6" w:rsidRPr="000A6706">
        <w:rPr>
          <w:rFonts w:ascii="Verdana" w:hAnsi="Verdana"/>
          <w:sz w:val="20"/>
          <w:szCs w:val="20"/>
        </w:rPr>
        <w:t xml:space="preserve">la manifestazione di volontà con </w:t>
      </w:r>
      <w:r w:rsidR="009A4F7A">
        <w:rPr>
          <w:rFonts w:ascii="Verdana" w:hAnsi="Verdana"/>
          <w:sz w:val="20"/>
          <w:szCs w:val="20"/>
        </w:rPr>
        <w:t>la quale</w:t>
      </w:r>
      <w:r w:rsidR="009A4F7A" w:rsidRPr="000A6706">
        <w:rPr>
          <w:rFonts w:ascii="Verdana" w:hAnsi="Verdana"/>
          <w:sz w:val="20"/>
          <w:szCs w:val="20"/>
        </w:rPr>
        <w:t xml:space="preserve"> </w:t>
      </w:r>
      <w:r w:rsidR="008426C6" w:rsidRPr="000A6706">
        <w:rPr>
          <w:rFonts w:ascii="Verdana" w:hAnsi="Verdana"/>
          <w:sz w:val="20"/>
          <w:szCs w:val="20"/>
        </w:rPr>
        <w:t xml:space="preserve">il Venditore conferisce a Fleequid l’incarico di procedere alla </w:t>
      </w:r>
      <w:r w:rsidR="009A4F7A">
        <w:rPr>
          <w:rFonts w:ascii="Verdana" w:hAnsi="Verdana"/>
          <w:sz w:val="20"/>
          <w:szCs w:val="20"/>
        </w:rPr>
        <w:t>commercializzazione e alla vendita</w:t>
      </w:r>
      <w:r w:rsidR="009A4F7A" w:rsidRPr="000A6706">
        <w:rPr>
          <w:rFonts w:ascii="Verdana" w:hAnsi="Verdana"/>
          <w:sz w:val="20"/>
          <w:szCs w:val="20"/>
        </w:rPr>
        <w:t xml:space="preserve"> </w:t>
      </w:r>
      <w:r w:rsidR="008426C6" w:rsidRPr="000A6706">
        <w:rPr>
          <w:rFonts w:ascii="Verdana" w:hAnsi="Verdana"/>
          <w:sz w:val="20"/>
          <w:szCs w:val="20"/>
        </w:rPr>
        <w:t xml:space="preserve">di uno o più Veicoli tramite il Marketplace </w:t>
      </w:r>
      <w:r w:rsidR="00285396" w:rsidRPr="00662DD7">
        <w:rPr>
          <w:rFonts w:ascii="Verdana" w:hAnsi="Verdana"/>
          <w:sz w:val="20"/>
          <w:szCs w:val="20"/>
        </w:rPr>
        <w:t>o attraverso le altre modalità disponibili. La forma, il contenuto minimo, l'efficacia e la vincolatività della Proposta di vendita sono disciplinati dall'art. 8.1</w:t>
      </w:r>
      <w:r w:rsidR="008426C6" w:rsidRPr="000A6706">
        <w:rPr>
          <w:rFonts w:ascii="Verdana" w:hAnsi="Verdana"/>
          <w:sz w:val="20"/>
          <w:szCs w:val="20"/>
        </w:rPr>
        <w:t>.</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Verdana" w:hAnsi="Verdana" w:cs="Verdana"/>
          <w:b/>
          <w:bCs/>
          <w:sz w:val="20"/>
          <w:szCs w:val="20"/>
        </w:rPr>
        <w:t>“</w:t>
      </w:r>
      <w:r w:rsidRPr="00CB7501">
        <w:rPr>
          <w:rFonts w:ascii="Verdana" w:eastAsia="Verdana" w:hAnsi="Verdana" w:cs="Verdana"/>
          <w:b/>
          <w:bCs/>
          <w:i/>
          <w:iCs/>
          <w:sz w:val="20"/>
          <w:szCs w:val="20"/>
          <w:rPrChange w:id="720" w:author="Avv. Rosario Panzariello" w:date="2026-09-28T20:07:00Z" w16du:dateUtc="2026-09-28T18:07:00Z">
            <w:rPr>
              <w:rFonts w:ascii="Verdana" w:eastAsia="Verdana" w:hAnsi="Verdana" w:cs="Verdana"/>
              <w:b/>
              <w:bCs/>
              <w:sz w:val="20"/>
              <w:szCs w:val="20"/>
            </w:rPr>
          </w:rPrChange>
        </w:rPr>
        <w:t>Puntata massima</w:t>
      </w:r>
      <w:r w:rsidRPr="000532C5">
        <w:rPr>
          <w:rFonts w:ascii="Verdana" w:eastAsia="Verdana" w:hAnsi="Verdana" w:cs="Verdana"/>
          <w:sz w:val="20"/>
          <w:szCs w:val="20"/>
        </w:rPr>
        <w:t xml:space="preserve">”: il valore </w:t>
      </w:r>
      <w:r w:rsidR="00B90382" w:rsidRPr="000532C5">
        <w:rPr>
          <w:rFonts w:ascii="Verdana" w:eastAsia="Verdana" w:hAnsi="Verdana" w:cs="Verdana"/>
          <w:sz w:val="20"/>
          <w:szCs w:val="20"/>
        </w:rPr>
        <w:t>più elevato tra tutte le Offerte presentate dagli Offerenti al termine dell’Asta</w:t>
      </w:r>
      <w:r w:rsidRPr="000532C5">
        <w:rPr>
          <w:rFonts w:ascii="Verdana" w:eastAsia="Verdana" w:hAnsi="Verdana" w:cs="Verdana"/>
          <w:sz w:val="20"/>
          <w:szCs w:val="20"/>
        </w:rPr>
        <w:t xml:space="preserve">, anche dopo eventuali rilanci. </w:t>
      </w:r>
      <w:r w:rsidR="003C493B" w:rsidRPr="003C493B">
        <w:rPr>
          <w:rFonts w:ascii="Verdana" w:eastAsia="Verdana" w:hAnsi="Verdana" w:cs="Verdana"/>
          <w:sz w:val="20"/>
          <w:szCs w:val="20"/>
        </w:rPr>
        <w:t>Qualora Fleequid abbia proceduto all'Annullamento della vendita, la Puntata massima è determinata escludendo il valore delle Offerte relative alle vendite annullate</w:t>
      </w:r>
      <w:r w:rsidRPr="000532C5">
        <w:rPr>
          <w:rFonts w:ascii="Verdana" w:eastAsia="Verdana" w:hAnsi="Verdana" w:cs="Verdana"/>
          <w:sz w:val="20"/>
          <w:szCs w:val="20"/>
        </w:rPr>
        <w:t>.</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 xml:space="preserve">  “</w:t>
      </w:r>
      <w:r w:rsidRPr="000532C5">
        <w:rPr>
          <w:rFonts w:ascii="Verdana" w:eastAsia="Calibri" w:hAnsi="Verdana" w:cs="Arial"/>
          <w:b/>
          <w:bCs/>
          <w:i/>
          <w:iCs/>
          <w:sz w:val="20"/>
          <w:szCs w:val="20"/>
        </w:rPr>
        <w:t>Rivendita</w:t>
      </w:r>
      <w:r w:rsidRPr="000532C5">
        <w:rPr>
          <w:rFonts w:ascii="Verdana" w:eastAsia="Calibri" w:hAnsi="Verdana" w:cs="Arial"/>
          <w:sz w:val="20"/>
          <w:szCs w:val="20"/>
        </w:rPr>
        <w:t xml:space="preserve">”: </w:t>
      </w:r>
      <w:r w:rsidR="00382915" w:rsidRPr="00382915">
        <w:rPr>
          <w:rFonts w:ascii="Verdana" w:eastAsia="Calibri" w:hAnsi="Verdana" w:cs="Arial"/>
          <w:sz w:val="20"/>
          <w:szCs w:val="20"/>
        </w:rPr>
        <w:t>la modalità di esecuzione della Vendita in commissione, disciplinata dagli artt. 2.5 e 17.3 e seguenti e attuabile anche nelle forme di cui all'art. 1395 c.c., per mezzo della quale Fleequid, in esecuzione delle commissioni di vendita e di acquisto, acquista il Veicolo dal Venditore e lo trasferisce all'Acquirente al fine di imputare la compravendita ai rispettivi committenti. La Rivendita non trova applicazione nel Dealer Sales</w:t>
      </w:r>
      <w:r w:rsidRPr="000532C5">
        <w:rPr>
          <w:rFonts w:ascii="Verdana" w:eastAsia="Calibri" w:hAnsi="Verdana" w:cs="Arial"/>
          <w:sz w:val="20"/>
          <w:szCs w:val="20"/>
        </w:rPr>
        <w:t xml:space="preserve">. </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Servizi</w:t>
      </w:r>
      <w:r w:rsidRPr="000532C5">
        <w:rPr>
          <w:rFonts w:ascii="Verdana" w:eastAsia="Calibri" w:hAnsi="Verdana" w:cs="Arial"/>
          <w:sz w:val="20"/>
          <w:szCs w:val="20"/>
        </w:rPr>
        <w:t xml:space="preserve">”: </w:t>
      </w:r>
      <w:r w:rsidR="0085011C" w:rsidRPr="000532C5">
        <w:rPr>
          <w:rFonts w:ascii="Verdana" w:eastAsia="Calibri" w:hAnsi="Verdana" w:cs="Arial"/>
          <w:sz w:val="20"/>
          <w:szCs w:val="20"/>
        </w:rPr>
        <w:t>i servizi</w:t>
      </w:r>
      <w:r w:rsidR="00076518" w:rsidRPr="00076518">
        <w:rPr>
          <w:rFonts w:ascii="Verdana" w:eastAsia="Calibri" w:hAnsi="Verdana" w:cs="Arial"/>
          <w:sz w:val="20"/>
          <w:szCs w:val="20"/>
        </w:rPr>
        <w:t>, offline e online, messi a disposizione da Fleequid agli Utenti e soggetti a Tariffe, quali, a titolo esemplificativo, i servizi di trasporto e di logistica dei Veicoli e gli altri servizi indicati sul Marketplace, con esclusione dell'attività di intermediazione nella compravendita di Veicoli, soggetta a Commissioni</w:t>
      </w:r>
      <w:r w:rsidRPr="000532C5">
        <w:rPr>
          <w:rFonts w:ascii="Verdana" w:eastAsia="Calibri" w:hAnsi="Verdana" w:cs="Arial"/>
          <w:sz w:val="20"/>
          <w:szCs w:val="20"/>
        </w:rPr>
        <w:t>.</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lastRenderedPageBreak/>
        <w:t>“</w:t>
      </w:r>
      <w:r>
        <w:rPr>
          <w:rFonts w:ascii="Verdana" w:eastAsia="Calibri" w:hAnsi="Verdana" w:cs="Arial"/>
          <w:b/>
          <w:bCs/>
          <w:i/>
          <w:iCs/>
          <w:sz w:val="20"/>
          <w:szCs w:val="20"/>
        </w:rPr>
        <w:t>Soluzioni di finanziamento</w:t>
      </w:r>
      <w:r>
        <w:rPr>
          <w:rFonts w:ascii="Verdana" w:eastAsia="Calibri" w:hAnsi="Verdana" w:cs="Arial"/>
          <w:sz w:val="20"/>
          <w:szCs w:val="20"/>
        </w:rPr>
        <w:t xml:space="preserve">”: </w:t>
      </w:r>
      <w:r w:rsidR="006B6A84" w:rsidRPr="006B6A84">
        <w:rPr>
          <w:rFonts w:ascii="Verdana" w:eastAsia="Calibri" w:hAnsi="Verdana" w:cs="Arial"/>
          <w:sz w:val="20"/>
          <w:szCs w:val="20"/>
        </w:rPr>
        <w:t>i prodotti di finanziamento, di locazione finanziaria o di altra forma di provvista offerti da soggetti terzi e resi disponibili o segnalati tramite il Marketplace, disciplinati dall'art. 22 e dalle relative Condizioni Specifiche.</w:t>
      </w:r>
    </w:p>
    <w:p w14:paraId="048AFD50" w14:textId="6E6F1F2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Specifiche tecniche</w:t>
      </w:r>
      <w:r w:rsidRPr="000532C5">
        <w:rPr>
          <w:rFonts w:ascii="Verdana" w:eastAsia="Calibri" w:hAnsi="Verdana" w:cs="Arial"/>
          <w:sz w:val="20"/>
          <w:szCs w:val="20"/>
        </w:rPr>
        <w:t xml:space="preserve">”: </w:t>
      </w:r>
      <w:r w:rsidR="00542F74">
        <w:rPr>
          <w:rFonts w:ascii="Verdana" w:eastAsia="Calibri" w:hAnsi="Verdana" w:cs="Arial"/>
          <w:sz w:val="20"/>
          <w:szCs w:val="20"/>
        </w:rPr>
        <w:t>l’</w:t>
      </w:r>
      <w:r w:rsidRPr="000532C5">
        <w:rPr>
          <w:rFonts w:ascii="Verdana" w:eastAsia="Calibri" w:hAnsi="Verdana" w:cs="Arial"/>
          <w:sz w:val="20"/>
          <w:szCs w:val="20"/>
        </w:rPr>
        <w:t xml:space="preserve">insieme delle informazioni, </w:t>
      </w:r>
      <w:r w:rsidR="00E92F08">
        <w:rPr>
          <w:rFonts w:ascii="Verdana" w:eastAsia="Calibri" w:hAnsi="Verdana" w:cs="Arial"/>
          <w:sz w:val="20"/>
          <w:szCs w:val="20"/>
        </w:rPr>
        <w:t>fornite</w:t>
      </w:r>
      <w:r w:rsidRPr="000532C5">
        <w:rPr>
          <w:rFonts w:ascii="Verdana" w:eastAsia="Calibri" w:hAnsi="Verdana" w:cs="Arial"/>
          <w:sz w:val="20"/>
          <w:szCs w:val="20"/>
        </w:rPr>
        <w:t xml:space="preserve"> dal Venditore ovvero indicate da Fleequid e dal Venditore approvate, concernenti le caratteristiche, tecniche </w:t>
      </w:r>
      <w:r w:rsidR="00E70E68">
        <w:rPr>
          <w:rFonts w:ascii="Verdana" w:eastAsia="Calibri" w:hAnsi="Verdana" w:cs="Arial"/>
          <w:sz w:val="20"/>
          <w:szCs w:val="20"/>
        </w:rPr>
        <w:t>e</w:t>
      </w:r>
      <w:r w:rsidR="00E70E68" w:rsidRPr="000532C5">
        <w:rPr>
          <w:rFonts w:ascii="Verdana" w:eastAsia="Calibri" w:hAnsi="Verdana" w:cs="Arial"/>
          <w:sz w:val="20"/>
          <w:szCs w:val="20"/>
        </w:rPr>
        <w:t xml:space="preserve"> </w:t>
      </w:r>
      <w:r w:rsidRPr="000532C5">
        <w:rPr>
          <w:rFonts w:ascii="Verdana" w:eastAsia="Calibri" w:hAnsi="Verdana" w:cs="Arial"/>
          <w:sz w:val="20"/>
          <w:szCs w:val="20"/>
        </w:rPr>
        <w:t>amministrative</w:t>
      </w:r>
      <w:del w:id="721" w:author="Avv. Rosario Panzariello" w:date="2026-09-28T18:14:00Z" w16du:dateUtc="2026-09-28T16:14:00Z">
        <w:r w:rsidRPr="000532C5" w:rsidDel="00B428BC">
          <w:rPr>
            <w:rFonts w:ascii="Verdana" w:eastAsia="Calibri" w:hAnsi="Verdana" w:cs="Arial"/>
            <w:sz w:val="20"/>
            <w:szCs w:val="20"/>
          </w:rPr>
          <w:delText>,</w:delText>
        </w:r>
      </w:del>
      <w:r w:rsidRPr="000532C5">
        <w:rPr>
          <w:rFonts w:ascii="Verdana" w:eastAsia="Calibri" w:hAnsi="Verdana" w:cs="Arial"/>
          <w:sz w:val="20"/>
          <w:szCs w:val="20"/>
        </w:rPr>
        <w:t xml:space="preserve"> di ciascuno dei Veicoli offerti in vendita. </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Stato Opzionato</w:t>
      </w:r>
      <w:r>
        <w:rPr>
          <w:rFonts w:ascii="Verdana" w:eastAsia="Calibri" w:hAnsi="Verdana" w:cs="Arial"/>
          <w:sz w:val="20"/>
          <w:szCs w:val="20"/>
        </w:rPr>
        <w:t xml:space="preserve">”: </w:t>
      </w:r>
      <w:r w:rsidR="00153E0F" w:rsidRPr="00153E0F">
        <w:rPr>
          <w:rFonts w:ascii="Verdana" w:eastAsia="Calibri" w:hAnsi="Verdana" w:cs="Arial"/>
          <w:sz w:val="20"/>
          <w:szCs w:val="20"/>
        </w:rPr>
        <w:t>lo stato del Veicolo, successivo al perfezionamento dell'Accordo vincolante e antecedente all'integrale adempimento dell'obbligo di pagamento e all'avvio della fase esecutiva ovvero all'Annullamento della vendita, con gli effetti previsti dall'art. 11. Lo Stato Opzionato descrive una fase del processo di vendita, non attribuisce all'Acquirente alcuna facoltà di scegliere successivamente se acquistare, non costituisce proposta irrevocabile e non configura un contratto di opzione ai sensi dell'art. 1331 c.c.</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i/>
          <w:iCs/>
          <w:sz w:val="20"/>
          <w:szCs w:val="20"/>
        </w:rPr>
        <w:t>“Tariffario Fleequid”</w:t>
      </w:r>
      <w:r w:rsidRPr="000532C5">
        <w:rPr>
          <w:rFonts w:ascii="Verdana" w:eastAsia="Calibri" w:hAnsi="Verdana" w:cs="Arial"/>
          <w:sz w:val="20"/>
          <w:szCs w:val="20"/>
        </w:rPr>
        <w:t xml:space="preserve">: </w:t>
      </w:r>
      <w:r w:rsidR="00603CB9">
        <w:rPr>
          <w:rFonts w:ascii="Verdana" w:eastAsia="Calibri" w:hAnsi="Verdana" w:cs="Arial"/>
          <w:sz w:val="20"/>
          <w:szCs w:val="20"/>
        </w:rPr>
        <w:t>l’</w:t>
      </w:r>
      <w:r w:rsidRPr="000532C5">
        <w:rPr>
          <w:rFonts w:ascii="Verdana" w:eastAsia="Calibri" w:hAnsi="Verdana" w:cs="Arial"/>
          <w:sz w:val="20"/>
          <w:szCs w:val="20"/>
        </w:rPr>
        <w:t xml:space="preserve">insieme delle condizioni che regolano il calcolo, anche in termini di percentuale sul Prezzo di </w:t>
      </w:r>
      <w:r w:rsidR="00603CB9">
        <w:rPr>
          <w:rFonts w:ascii="Verdana" w:eastAsia="Calibri" w:hAnsi="Verdana" w:cs="Arial"/>
          <w:sz w:val="20"/>
          <w:szCs w:val="20"/>
        </w:rPr>
        <w:t>vendita all’Acquirente</w:t>
      </w:r>
      <w:r w:rsidRPr="000532C5">
        <w:rPr>
          <w:rFonts w:ascii="Verdana" w:eastAsia="Calibri" w:hAnsi="Verdana" w:cs="Arial"/>
          <w:sz w:val="20"/>
          <w:szCs w:val="20"/>
        </w:rPr>
        <w:t>, delle Commissioni spettanti a Fleequid</w:t>
      </w:r>
      <w:r w:rsidR="002B6BBC">
        <w:rPr>
          <w:rFonts w:ascii="Verdana" w:eastAsia="Calibri" w:hAnsi="Verdana" w:cs="Arial"/>
          <w:sz w:val="20"/>
          <w:szCs w:val="20"/>
        </w:rPr>
        <w:t xml:space="preserve"> </w:t>
      </w:r>
      <w:r w:rsidR="002B6BBC" w:rsidRPr="002B6BBC">
        <w:rPr>
          <w:rFonts w:ascii="Verdana" w:eastAsia="Calibri" w:hAnsi="Verdana" w:cs="Arial"/>
          <w:sz w:val="20"/>
          <w:szCs w:val="20"/>
        </w:rPr>
        <w:t xml:space="preserve">dal Venditore e dall'Acquirente, nonché degli ulteriori importi ivi indicati, consultabile ai seguenti link: </w:t>
      </w:r>
      <w:hyperlink r:id="rId17" w:history="1">
        <w:r w:rsidR="009F6818" w:rsidRPr="002B6BBC">
          <w:rPr>
            <w:rStyle w:val="Collegamentoipertestuale"/>
            <w:rFonts w:ascii="Verdana" w:eastAsia="Calibri" w:hAnsi="Verdana" w:cs="Arial"/>
            <w:b/>
            <w:bCs/>
            <w:sz w:val="20"/>
            <w:szCs w:val="20"/>
          </w:rPr>
          <w:t>https://fleequid.com/en/pricing-seller</w:t>
        </w:r>
      </w:hyperlink>
      <w:r w:rsidR="009F6818" w:rsidRPr="002B6BBC">
        <w:rPr>
          <w:rFonts w:ascii="Verdana" w:eastAsia="Calibri" w:hAnsi="Verdana" w:cs="Arial"/>
          <w:sz w:val="20"/>
          <w:szCs w:val="20"/>
        </w:rPr>
        <w:t xml:space="preserve"> e</w:t>
      </w:r>
      <w:r w:rsidR="002B6BBC" w:rsidRPr="002B6BBC">
        <w:rPr>
          <w:rFonts w:ascii="Verdana" w:eastAsia="Calibri" w:hAnsi="Verdana" w:cs="Arial"/>
          <w:sz w:val="20"/>
          <w:szCs w:val="20"/>
        </w:rPr>
        <w:t xml:space="preserve"> </w:t>
      </w:r>
      <w:hyperlink r:id="rId18" w:history="1">
        <w:r w:rsidR="002B6BBC" w:rsidRPr="002B6BBC">
          <w:rPr>
            <w:rStyle w:val="Collegamentoipertestuale"/>
            <w:rFonts w:ascii="Verdana" w:eastAsia="Calibri" w:hAnsi="Verdana" w:cs="Arial"/>
            <w:b/>
            <w:bCs/>
            <w:sz w:val="20"/>
            <w:szCs w:val="20"/>
          </w:rPr>
          <w:t>https://fleequid.com/en/pricing-buyer</w:t>
        </w:r>
      </w:hyperlink>
      <w:r w:rsidR="009F6818" w:rsidRPr="002B6BBC">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Tariffe</w:t>
      </w:r>
      <w:r w:rsidRPr="000532C5">
        <w:rPr>
          <w:rFonts w:ascii="Verdana" w:eastAsia="Calibri" w:hAnsi="Verdana" w:cs="Arial"/>
          <w:sz w:val="20"/>
          <w:szCs w:val="20"/>
        </w:rPr>
        <w:t xml:space="preserve">”: </w:t>
      </w:r>
      <w:r w:rsidR="006F4B55">
        <w:rPr>
          <w:rFonts w:ascii="Verdana" w:eastAsia="Calibri" w:hAnsi="Verdana" w:cs="Arial"/>
          <w:sz w:val="20"/>
          <w:szCs w:val="20"/>
        </w:rPr>
        <w:t>i corrispettivi</w:t>
      </w:r>
      <w:r w:rsidRPr="000532C5">
        <w:rPr>
          <w:rFonts w:ascii="Verdana" w:eastAsia="Calibri" w:hAnsi="Verdana" w:cs="Arial"/>
          <w:sz w:val="20"/>
          <w:szCs w:val="20"/>
        </w:rPr>
        <w:t>, divers</w:t>
      </w:r>
      <w:r w:rsidR="008827C9">
        <w:rPr>
          <w:rFonts w:ascii="Verdana" w:eastAsia="Calibri" w:hAnsi="Verdana" w:cs="Arial"/>
          <w:sz w:val="20"/>
          <w:szCs w:val="20"/>
        </w:rPr>
        <w:t>i</w:t>
      </w:r>
      <w:r w:rsidRPr="000532C5">
        <w:rPr>
          <w:rFonts w:ascii="Verdana" w:eastAsia="Calibri" w:hAnsi="Verdana" w:cs="Arial"/>
          <w:sz w:val="20"/>
          <w:szCs w:val="20"/>
        </w:rPr>
        <w:t xml:space="preserve"> dalle Commissioni, spettant</w:t>
      </w:r>
      <w:r w:rsidR="008827C9">
        <w:rPr>
          <w:rFonts w:ascii="Verdana" w:eastAsia="Calibri" w:hAnsi="Verdana" w:cs="Arial"/>
          <w:sz w:val="20"/>
          <w:szCs w:val="20"/>
        </w:rPr>
        <w:t>i</w:t>
      </w:r>
      <w:r w:rsidRPr="000532C5">
        <w:rPr>
          <w:rFonts w:ascii="Verdana" w:eastAsia="Calibri" w:hAnsi="Verdana" w:cs="Arial"/>
          <w:sz w:val="20"/>
          <w:szCs w:val="20"/>
        </w:rPr>
        <w:t xml:space="preserve"> a Fleequid per la fornitura di uno o più Servizi.</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Termine di pagamento</w:t>
      </w:r>
      <w:r>
        <w:rPr>
          <w:rFonts w:ascii="Verdana" w:eastAsia="Calibri" w:hAnsi="Verdana" w:cs="Arial"/>
          <w:sz w:val="20"/>
          <w:szCs w:val="20"/>
        </w:rPr>
        <w:t xml:space="preserve">”: </w:t>
      </w:r>
      <w:r w:rsidR="00314C62" w:rsidRPr="00314C62">
        <w:rPr>
          <w:rFonts w:ascii="Verdana" w:eastAsia="Calibri" w:hAnsi="Verdana" w:cs="Arial"/>
          <w:sz w:val="20"/>
          <w:szCs w:val="20"/>
        </w:rPr>
        <w:t>il termine entro il quale l'Acquirente deve corrispondere integralmente l'Importo Totale Dovuto, determinato ai sensi dell'art. 11.5 e, nelle fattispecie ivi previste, degli artt. 11.6, 11.7, 13 e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TrustReport</w:t>
      </w:r>
      <w:r>
        <w:rPr>
          <w:rFonts w:ascii="Verdana" w:eastAsia="Calibri" w:hAnsi="Verdana" w:cs="Arial"/>
          <w:sz w:val="20"/>
          <w:szCs w:val="20"/>
        </w:rPr>
        <w:t>”:</w:t>
      </w:r>
      <w:r w:rsidR="005D6D46" w:rsidRPr="005D6D46">
        <w:t xml:space="preserve"> </w:t>
      </w:r>
      <w:r w:rsidR="005D6D46" w:rsidRPr="005D6D46">
        <w:rPr>
          <w:rFonts w:ascii="Verdana" w:eastAsia="Calibri" w:hAnsi="Verdana" w:cs="Arial"/>
          <w:sz w:val="20"/>
          <w:szCs w:val="20"/>
        </w:rPr>
        <w:t>il documento di verifica del Veicolo predisposto da Fleequid ovvero da questa commissionato a terzi, avente natura esclusivamente informativa nel perimetro e con gli effetti previsti dall'art. 19.5. Il TrustReport non costituisce garanzia né certificazione sullo stato del Veicolo, non sostituisce l'ispezione dell'Acquirente e non libera il Venditore dalle sue responsabilità e dai suoi obblighi.</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Utente</w:t>
      </w:r>
      <w:r w:rsidRPr="000532C5">
        <w:rPr>
          <w:rFonts w:ascii="Verdana" w:eastAsia="Calibri" w:hAnsi="Verdana" w:cs="Arial"/>
          <w:sz w:val="20"/>
          <w:szCs w:val="20"/>
        </w:rPr>
        <w:t xml:space="preserve">”: qualsiasi </w:t>
      </w:r>
      <w:r w:rsidR="00D73ACC" w:rsidRPr="000532C5">
        <w:rPr>
          <w:rFonts w:ascii="Verdana" w:eastAsia="Calibri" w:hAnsi="Verdana" w:cs="Arial"/>
          <w:sz w:val="20"/>
          <w:szCs w:val="20"/>
        </w:rPr>
        <w:t>P</w:t>
      </w:r>
      <w:r w:rsidRPr="000532C5">
        <w:rPr>
          <w:rFonts w:ascii="Verdana" w:eastAsia="Calibri" w:hAnsi="Verdana" w:cs="Arial"/>
          <w:sz w:val="20"/>
          <w:szCs w:val="20"/>
        </w:rPr>
        <w:t xml:space="preserve">rofessionista, ditta individuale ovvero persona </w:t>
      </w:r>
      <w:r w:rsidR="00850CB4" w:rsidRPr="000532C5">
        <w:rPr>
          <w:rFonts w:ascii="Verdana" w:eastAsia="Calibri" w:hAnsi="Verdana" w:cs="Arial"/>
          <w:sz w:val="20"/>
          <w:szCs w:val="20"/>
        </w:rPr>
        <w:t>giuridica che</w:t>
      </w:r>
      <w:r w:rsidRPr="000532C5">
        <w:rPr>
          <w:rFonts w:ascii="Verdana" w:eastAsia="Calibri" w:hAnsi="Verdana" w:cs="Arial"/>
          <w:sz w:val="20"/>
          <w:szCs w:val="20"/>
        </w:rPr>
        <w:t xml:space="preserve"> abbia completato il processo di registrazione al Marketplace, ovvero vi abbia comunque aderito mediante l’approvazione delle presenti Condizioni Generali, al fine di</w:t>
      </w:r>
      <w:r w:rsidR="00D73ACC" w:rsidRPr="000532C5">
        <w:rPr>
          <w:rFonts w:ascii="Verdana" w:eastAsia="Calibri" w:hAnsi="Verdana" w:cs="Arial"/>
          <w:sz w:val="20"/>
          <w:szCs w:val="20"/>
        </w:rPr>
        <w:t xml:space="preserve"> accedere, visualizzare, utilizzare</w:t>
      </w:r>
      <w:r w:rsidR="00404F39">
        <w:rPr>
          <w:rFonts w:ascii="Verdana" w:eastAsia="Calibri" w:hAnsi="Verdana" w:cs="Arial"/>
          <w:sz w:val="20"/>
          <w:szCs w:val="20"/>
        </w:rPr>
        <w:t xml:space="preserve"> il </w:t>
      </w:r>
      <w:r w:rsidR="00D73ACC" w:rsidRPr="000532C5">
        <w:rPr>
          <w:rFonts w:ascii="Verdana" w:eastAsia="Calibri" w:hAnsi="Verdana" w:cs="Arial"/>
          <w:sz w:val="20"/>
          <w:szCs w:val="20"/>
        </w:rPr>
        <w:t>Marketplace</w:t>
      </w:r>
      <w:r w:rsidR="005E208A">
        <w:t xml:space="preserve">, </w:t>
      </w:r>
      <w:r w:rsidR="005E208A" w:rsidRPr="005E208A">
        <w:rPr>
          <w:rFonts w:ascii="Verdana" w:eastAsia="Calibri" w:hAnsi="Verdana" w:cs="Arial"/>
          <w:sz w:val="20"/>
          <w:szCs w:val="20"/>
        </w:rPr>
        <w:t>partecipare agli Eventi di vendita per proporre l'acquisto o la vendita di Veicoli e fruire dei Servizi offerti, inclusi Venditori, Offerenti e Acquirenti</w:t>
      </w:r>
      <w:r w:rsidR="00D73ACC" w:rsidRPr="000532C5">
        <w:rPr>
          <w:rFonts w:ascii="Verdana" w:eastAsia="Calibri" w:hAnsi="Verdana" w:cs="Arial"/>
          <w:sz w:val="20"/>
          <w:szCs w:val="20"/>
        </w:rPr>
        <w:t>.</w:t>
      </w:r>
      <w:r w:rsidRPr="000532C5">
        <w:rPr>
          <w:rFonts w:ascii="Verdana" w:eastAsia="Calibri" w:hAnsi="Verdana" w:cs="Arial"/>
          <w:sz w:val="20"/>
          <w:szCs w:val="20"/>
        </w:rPr>
        <w:t xml:space="preserve"> </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Veicolo/i</w:t>
      </w:r>
      <w:r w:rsidRPr="000532C5">
        <w:rPr>
          <w:rFonts w:ascii="Verdana" w:eastAsia="Calibri" w:hAnsi="Verdana" w:cs="Arial"/>
          <w:sz w:val="20"/>
          <w:szCs w:val="20"/>
        </w:rPr>
        <w:t xml:space="preserve">”: </w:t>
      </w:r>
      <w:r w:rsidR="1F0CDBCE" w:rsidRPr="000532C5">
        <w:rPr>
          <w:rFonts w:ascii="Verdana" w:eastAsia="Calibri" w:hAnsi="Verdana" w:cs="Arial"/>
          <w:sz w:val="20"/>
          <w:szCs w:val="20"/>
        </w:rPr>
        <w:t>qualsiasi veicolo a motore, nuovo o usato, venduto o pubblicato sul Marketplace</w:t>
      </w:r>
      <w:r w:rsidR="009B7330" w:rsidRPr="009B7330">
        <w:t xml:space="preserve"> </w:t>
      </w:r>
      <w:r w:rsidR="009B7330" w:rsidRPr="009B7330">
        <w:rPr>
          <w:rFonts w:ascii="Verdana" w:eastAsia="Calibri" w:hAnsi="Verdana" w:cs="Arial"/>
          <w:sz w:val="20"/>
          <w:szCs w:val="20"/>
        </w:rPr>
        <w:t>ovvero comunque commercializzato tramite Fleequid, inclusi, a titolo esemplificativo e non esaustivo, autobus, autocarri, furgoni, automobili e altri mezzi di trasporto</w:t>
      </w:r>
      <w:r w:rsidR="1F0CDBCE" w:rsidRPr="000A6706">
        <w:rPr>
          <w:rFonts w:ascii="Verdana" w:eastAsia="Calibri" w:hAnsi="Verdana" w:cs="Arial"/>
          <w:sz w:val="20"/>
          <w:szCs w:val="20"/>
        </w:rPr>
        <w:t>.</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sidRPr="000A6706">
        <w:rPr>
          <w:rFonts w:ascii="Verdana" w:eastAsia="Calibri" w:hAnsi="Verdana" w:cs="Arial"/>
          <w:sz w:val="20"/>
          <w:szCs w:val="20"/>
        </w:rPr>
        <w:t>“</w:t>
      </w:r>
      <w:r w:rsidRPr="00662DD7">
        <w:rPr>
          <w:rFonts w:ascii="Verdana" w:eastAsia="Calibri" w:hAnsi="Verdana" w:cs="Arial"/>
          <w:b/>
          <w:bCs/>
          <w:i/>
          <w:iCs/>
          <w:sz w:val="20"/>
          <w:szCs w:val="20"/>
        </w:rPr>
        <w:t>Veicolo/i Fuori Uso</w:t>
      </w:r>
      <w:r w:rsidR="003D58B3">
        <w:rPr>
          <w:rFonts w:ascii="Verdana" w:eastAsia="Calibri" w:hAnsi="Verdana" w:cs="Arial"/>
          <w:sz w:val="20"/>
          <w:szCs w:val="20"/>
        </w:rPr>
        <w:t>” o “</w:t>
      </w:r>
      <w:r w:rsidRPr="00662DD7">
        <w:rPr>
          <w:rFonts w:ascii="Verdana" w:eastAsia="Calibri" w:hAnsi="Verdana" w:cs="Arial"/>
          <w:b/>
          <w:bCs/>
          <w:i/>
          <w:iCs/>
          <w:sz w:val="20"/>
          <w:szCs w:val="20"/>
        </w:rPr>
        <w:t>VFU</w:t>
      </w:r>
      <w:r w:rsidRPr="003D58B3">
        <w:rPr>
          <w:rFonts w:ascii="Verdana" w:eastAsia="Calibri" w:hAnsi="Verdana" w:cs="Arial"/>
          <w:sz w:val="20"/>
          <w:szCs w:val="20"/>
        </w:rPr>
        <w:t>”</w:t>
      </w:r>
      <w:r w:rsidRPr="000A6706">
        <w:rPr>
          <w:rFonts w:ascii="Verdana" w:eastAsia="Calibri" w:hAnsi="Verdana" w:cs="Arial"/>
          <w:sz w:val="20"/>
          <w:szCs w:val="20"/>
        </w:rPr>
        <w:t>:</w:t>
      </w:r>
      <w:r w:rsidRPr="000A6706">
        <w:t xml:space="preserve"> </w:t>
      </w:r>
      <w:r w:rsidRPr="000A6706">
        <w:rPr>
          <w:rFonts w:ascii="Verdana" w:eastAsia="Calibri" w:hAnsi="Verdana" w:cs="Arial"/>
          <w:sz w:val="20"/>
          <w:szCs w:val="20"/>
        </w:rPr>
        <w:t xml:space="preserve">qualsiasi Veicolo che, ai sensi della normativa ambientale applicabile nel Paese di ubicazione del bene al momento della cessione, è qualificabile come rifiuto </w:t>
      </w:r>
      <w:r w:rsidR="00F25AD0">
        <w:rPr>
          <w:rFonts w:ascii="Verdana" w:eastAsia="Calibri" w:hAnsi="Verdana" w:cs="Arial"/>
          <w:sz w:val="20"/>
          <w:szCs w:val="20"/>
        </w:rPr>
        <w:t>ovvero è</w:t>
      </w:r>
      <w:r w:rsidR="00F25AD0" w:rsidRPr="000A6706">
        <w:rPr>
          <w:rFonts w:ascii="Verdana" w:eastAsia="Calibri" w:hAnsi="Verdana" w:cs="Arial"/>
          <w:sz w:val="20"/>
          <w:szCs w:val="20"/>
        </w:rPr>
        <w:t xml:space="preserve"> </w:t>
      </w:r>
      <w:r w:rsidRPr="000A6706">
        <w:rPr>
          <w:rFonts w:ascii="Verdana" w:eastAsia="Calibri" w:hAnsi="Verdana" w:cs="Arial"/>
          <w:sz w:val="20"/>
          <w:szCs w:val="20"/>
        </w:rPr>
        <w:t>destinato alla demolizione e al recupero dei materiali.</w:t>
      </w:r>
      <w:r w:rsidR="0051001D" w:rsidRPr="00662DD7">
        <w:rPr>
          <w:rFonts w:ascii="Verdana" w:eastAsia="Calibri" w:hAnsi="Verdana" w:cs="Arial"/>
          <w:sz w:val="20"/>
          <w:szCs w:val="20"/>
        </w:rPr>
        <w:t xml:space="preserve"> </w:t>
      </w:r>
      <w:r w:rsidR="000B3196" w:rsidRPr="000B3196">
        <w:rPr>
          <w:rFonts w:ascii="Verdana" w:eastAsia="Calibri" w:hAnsi="Verdana" w:cs="Arial"/>
          <w:sz w:val="20"/>
          <w:szCs w:val="20"/>
        </w:rPr>
        <w:t>La relativa disciplina è contenuta negli artt. 8.3, 16.13, 18.8 e 20.8</w:t>
      </w:r>
      <w:r w:rsidR="0051001D" w:rsidRPr="000A6706">
        <w:rPr>
          <w:rFonts w:ascii="Verdana" w:eastAsia="Calibri" w:hAnsi="Verdana" w:cs="Arial"/>
          <w:sz w:val="20"/>
          <w:szCs w:val="20"/>
        </w:rPr>
        <w:t>.</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lastRenderedPageBreak/>
        <w:t>“</w:t>
      </w:r>
      <w:r>
        <w:rPr>
          <w:rFonts w:ascii="Verdana" w:eastAsia="Calibri" w:hAnsi="Verdana" w:cs="Arial"/>
          <w:b/>
          <w:bCs/>
          <w:i/>
          <w:iCs/>
          <w:sz w:val="20"/>
          <w:szCs w:val="20"/>
        </w:rPr>
        <w:t>Vendita fuori asta</w:t>
      </w:r>
      <w:r>
        <w:rPr>
          <w:rFonts w:ascii="Verdana" w:eastAsia="Calibri" w:hAnsi="Verdana" w:cs="Arial"/>
          <w:sz w:val="20"/>
          <w:szCs w:val="20"/>
        </w:rPr>
        <w:t>”:</w:t>
      </w:r>
      <w:r w:rsidR="00F813AD" w:rsidRPr="00F813AD">
        <w:t xml:space="preserve"> </w:t>
      </w:r>
      <w:r w:rsidR="00F813AD" w:rsidRPr="00F813AD">
        <w:rPr>
          <w:rFonts w:ascii="Verdana" w:eastAsia="Calibri" w:hAnsi="Verdana" w:cs="Arial"/>
          <w:sz w:val="20"/>
          <w:szCs w:val="20"/>
        </w:rPr>
        <w:t>la modalità di Evento di vendita, disciplinata dall'art. 9.4, lett. f), nella quale la vendita è conclusa al di fuori del processo d'Asta.</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Vendita in commissione</w:t>
      </w:r>
      <w:r>
        <w:rPr>
          <w:rFonts w:ascii="Verdana" w:eastAsia="Calibri" w:hAnsi="Verdana" w:cs="Arial"/>
          <w:sz w:val="20"/>
          <w:szCs w:val="20"/>
        </w:rPr>
        <w:t>”:</w:t>
      </w:r>
      <w:r w:rsidR="002A5B2F" w:rsidRPr="002A5B2F">
        <w:t xml:space="preserve"> </w:t>
      </w:r>
      <w:r w:rsidR="002A5B2F" w:rsidRPr="002A5B2F">
        <w:rPr>
          <w:rFonts w:ascii="Verdana" w:eastAsia="Calibri" w:hAnsi="Verdana" w:cs="Arial"/>
          <w:sz w:val="20"/>
          <w:szCs w:val="20"/>
        </w:rPr>
        <w:t xml:space="preserve">il Modello di Vendita, disciplinato dagli artt. 2.3, 2.4, 2.5, 2.6 e 17, nel quale Fleequid, su incarico irrevocabile degli Utenti, cura per conto di questi la vendita e l'acquisto del Veicolo e nel quale l'operazione è eseguita, alternativamente, mediante Rivendita ovvero operando Fleequid quale Intermediario puro. La qualificazione di Fleequid quale commissionaria operante in nome proprio ai sensi dell'art. 1731 c.c. ricorre esclusivamente nella Rivendita, secondo quanto previsto dall'art. 2.5; </w:t>
      </w:r>
      <w:r w:rsidR="002A5B2F" w:rsidRPr="00DD511B">
        <w:rPr>
          <w:rFonts w:ascii="Verdana" w:eastAsia="Calibri" w:hAnsi="Verdana" w:cs="Arial"/>
          <w:sz w:val="20"/>
          <w:szCs w:val="20"/>
        </w:rPr>
        <w:t>quando Fleequid opera quale Intermediario puro la compravendita è conclusa direttamente tra il Venditore e l'Acquirente ai sensi degli artt. 2.6 e 17.10</w:t>
      </w:r>
      <w:r w:rsidR="002A5B2F" w:rsidRPr="002A5B2F">
        <w:rPr>
          <w:rFonts w:ascii="Verdana" w:eastAsia="Calibri" w:hAnsi="Verdana" w:cs="Arial"/>
          <w:sz w:val="20"/>
          <w:szCs w:val="20"/>
        </w:rPr>
        <w:t>.</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Vendita riservata</w:t>
      </w:r>
      <w:r>
        <w:rPr>
          <w:rFonts w:ascii="Verdana" w:eastAsia="Calibri" w:hAnsi="Verdana" w:cs="Arial"/>
          <w:sz w:val="20"/>
          <w:szCs w:val="20"/>
        </w:rPr>
        <w:t xml:space="preserve">”: </w:t>
      </w:r>
      <w:r w:rsidR="00233DD2" w:rsidRPr="00233DD2">
        <w:rPr>
          <w:rFonts w:ascii="Verdana" w:eastAsia="Calibri" w:hAnsi="Verdana" w:cs="Arial"/>
          <w:sz w:val="20"/>
          <w:szCs w:val="20"/>
        </w:rPr>
        <w:t>la modalità di Evento di vendita, disciplinata dall'art. 9.4, lett. c), destinata a uno o più Utenti individuati da Fleequid e non visibile alla generalità degli Utenti del Marketplace</w:t>
      </w:r>
      <w:r w:rsidR="00233DD2">
        <w:rPr>
          <w:rFonts w:ascii="Verdana" w:eastAsia="Calibri" w:hAnsi="Verdana" w:cs="Arial"/>
          <w:sz w:val="20"/>
          <w:szCs w:val="20"/>
        </w:rPr>
        <w:t>.</w:t>
      </w:r>
    </w:p>
    <w:p w14:paraId="734AE291" w14:textId="0B4C1EF3"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Venditore/i</w:t>
      </w:r>
      <w:r w:rsidRPr="000532C5">
        <w:rPr>
          <w:rFonts w:ascii="Verdana" w:eastAsia="Calibri" w:hAnsi="Verdana" w:cs="Arial"/>
          <w:sz w:val="20"/>
          <w:szCs w:val="20"/>
        </w:rPr>
        <w:t xml:space="preserve">”: qualsiasi Professionista che utilizza i servizi di vendita di Fleequid e che si offre di vendere i propri Veicoli. </w:t>
      </w:r>
      <w:r w:rsidR="00233DD2">
        <w:rPr>
          <w:rFonts w:ascii="Verdana" w:eastAsia="Calibri" w:hAnsi="Verdana" w:cs="Arial"/>
          <w:sz w:val="20"/>
          <w:szCs w:val="20"/>
        </w:rPr>
        <w:t>Il</w:t>
      </w:r>
      <w:r w:rsidR="00233DD2" w:rsidRPr="000532C5">
        <w:rPr>
          <w:rFonts w:ascii="Verdana" w:eastAsia="Calibri" w:hAnsi="Verdana" w:cs="Arial"/>
          <w:sz w:val="20"/>
          <w:szCs w:val="20"/>
        </w:rPr>
        <w:t xml:space="preserve"> </w:t>
      </w:r>
      <w:r w:rsidRPr="000532C5">
        <w:rPr>
          <w:rFonts w:ascii="Verdana" w:eastAsia="Calibri" w:hAnsi="Verdana" w:cs="Arial"/>
          <w:sz w:val="20"/>
          <w:szCs w:val="20"/>
        </w:rPr>
        <w:t>termine è sempre riferito al Venditore sostanziale, soggetto diverso rispetto a Fleequid</w:t>
      </w:r>
      <w:r w:rsidR="003850D4" w:rsidRPr="003850D4">
        <w:t xml:space="preserve"> </w:t>
      </w:r>
      <w:r w:rsidR="003850D4" w:rsidRPr="003850D4">
        <w:rPr>
          <w:rFonts w:ascii="Verdana" w:eastAsia="Calibri" w:hAnsi="Verdana" w:cs="Arial"/>
          <w:sz w:val="20"/>
          <w:szCs w:val="20"/>
        </w:rPr>
        <w:t xml:space="preserve">nella Vendita in commissione eseguita mediante Rivendita, ove Fleequid assuma il ruolo di venditore formale, essa è sempre indicata come Fleequid. Nel Dealer Sales il Venditore è il soggetto dal quale Fleequid acquista il Veicolo; </w:t>
      </w:r>
      <w:ins w:id="722" w:author="Avv. Rosario Panzariello" w:date="2026-09-28T19:33:00Z" w16du:dateUtc="2026-09-28T17:33:00Z">
        <w:r w:rsidR="00C01353" w:rsidRPr="00C01353">
          <w:rPr>
            <w:rFonts w:ascii="Verdana" w:eastAsia="Calibri" w:hAnsi="Verdana" w:cs="Arial"/>
            <w:sz w:val="20"/>
            <w:szCs w:val="20"/>
          </w:rPr>
          <w:t>nella successiva rivendita all'Acquirente il venditore è Fleequid ai sensi degli artt. 2.7 e 18.1</w:t>
        </w:r>
      </w:ins>
      <w:del w:id="723" w:author="Avv. Rosario Panzariello" w:date="2026-09-28T19:33:00Z" w16du:dateUtc="2026-09-28T17:33:00Z">
        <w:r w:rsidR="003850D4" w:rsidRPr="003850D4" w:rsidDel="00C01353">
          <w:rPr>
            <w:rFonts w:ascii="Verdana" w:eastAsia="Calibri" w:hAnsi="Verdana" w:cs="Arial"/>
            <w:sz w:val="20"/>
            <w:szCs w:val="20"/>
          </w:rPr>
          <w:delText>nell'acquisto da stock, nella successiva rivendita all'Acquirente il venditore è Fleequid ai sensi dell'art. 18.7</w:delText>
        </w:r>
      </w:del>
      <w:r w:rsidRPr="000532C5">
        <w:rPr>
          <w:rFonts w:ascii="Verdana" w:eastAsia="Calibri" w:hAnsi="Verdana" w:cs="Arial"/>
          <w:sz w:val="20"/>
          <w:szCs w:val="20"/>
        </w:rPr>
        <w:t>.</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sidRPr="000532C5">
        <w:rPr>
          <w:rFonts w:ascii="Verdana" w:hAnsi="Verdana"/>
          <w:sz w:val="20"/>
          <w:szCs w:val="20"/>
        </w:rPr>
        <w:t>Ogni riferimento contenuto nelle presenti CG a</w:t>
      </w:r>
      <w:r w:rsidR="00D101C3" w:rsidRPr="000532C5">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00E52367" w:rsidRPr="000532C5">
        <w:rPr>
          <w:rFonts w:ascii="Verdana" w:hAnsi="Verdana"/>
          <w:sz w:val="20"/>
          <w:szCs w:val="20"/>
        </w:rPr>
        <w:t xml:space="preserve"> </w:t>
      </w:r>
      <w:r w:rsidRPr="000532C5">
        <w:rPr>
          <w:rFonts w:ascii="Verdana" w:hAnsi="Verdana"/>
          <w:sz w:val="20"/>
          <w:szCs w:val="20"/>
        </w:rPr>
        <w:t>è da intendersi riferito a giorni</w:t>
      </w:r>
      <w:r w:rsidR="00E52367" w:rsidRPr="000532C5">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008C523B" w:rsidRPr="008C523B">
        <w:rPr>
          <w:rFonts w:ascii="Verdana" w:hAnsi="Verdana" w:cs="Segoe UI"/>
          <w:color w:val="0D0D0D"/>
          <w:sz w:val="20"/>
          <w:szCs w:val="20"/>
          <w:shd w:val="clear" w:color="auto" w:fill="FFFFFF"/>
        </w:rPr>
        <w:t xml:space="preserve"> Tale criterio di computo si applica a tutti i termini previsti dalle presenti Condizioni Generali, ivi compresi il Termine di pagamento, il termine massimo di cui all'art. 12.7 e le penali determinate per ciascun giorno di ritardo.</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724"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725" w:name="_Toc241518307"/>
      <w:r w:rsidRPr="000532C5">
        <w:rPr>
          <w:rFonts w:ascii="Verdana" w:hAnsi="Verdana"/>
          <w:b/>
          <w:bCs/>
          <w:smallCaps/>
          <w:sz w:val="20"/>
          <w:szCs w:val="20"/>
        </w:rPr>
        <w:t>Scopi</w:t>
      </w:r>
      <w:r w:rsidR="006C136D">
        <w:rPr>
          <w:rFonts w:ascii="Verdana" w:hAnsi="Verdana"/>
          <w:b/>
          <w:bCs/>
          <w:smallCaps/>
          <w:sz w:val="20"/>
          <w:szCs w:val="20"/>
        </w:rPr>
        <w:t>, ruolo di Fleequid</w:t>
      </w:r>
      <w:r w:rsidR="00471AEF">
        <w:rPr>
          <w:rFonts w:ascii="Verdana" w:hAnsi="Verdana"/>
          <w:b/>
          <w:bCs/>
          <w:smallCaps/>
          <w:sz w:val="20"/>
          <w:szCs w:val="20"/>
        </w:rPr>
        <w:t xml:space="preserve"> e Modelli di Vendita</w:t>
      </w:r>
      <w:r w:rsidRPr="000532C5">
        <w:rPr>
          <w:rFonts w:ascii="Verdana" w:hAnsi="Verdana"/>
          <w:sz w:val="20"/>
          <w:szCs w:val="20"/>
        </w:rPr>
        <w:t>.</w:t>
      </w:r>
      <w:bookmarkEnd w:id="725"/>
    </w:p>
    <w:bookmarkEnd w:id="724"/>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0532C5">
        <w:rPr>
          <w:rFonts w:ascii="Verdana" w:hAnsi="Verdana"/>
          <w:b/>
          <w:bCs/>
          <w:sz w:val="20"/>
          <w:szCs w:val="20"/>
        </w:rPr>
        <w:t> </w:t>
      </w:r>
      <w:r w:rsidRPr="000532C5">
        <w:rPr>
          <w:rFonts w:ascii="Verdana" w:hAnsi="Verdana"/>
          <w:sz w:val="20"/>
          <w:szCs w:val="20"/>
        </w:rPr>
        <w:t xml:space="preserve">nonché dall’art. 1, paragrafo 1, lettera b), della direttiva (UE) 2015/1535, avendo ideato, sviluppato e implementato un mercato online (Marketplace) </w:t>
      </w:r>
      <w:r w:rsidR="003A4051">
        <w:rPr>
          <w:rFonts w:ascii="Verdana" w:hAnsi="Verdana"/>
          <w:sz w:val="20"/>
          <w:szCs w:val="20"/>
        </w:rPr>
        <w:t>nel quale</w:t>
      </w:r>
      <w:r w:rsidRPr="000532C5">
        <w:rPr>
          <w:rFonts w:ascii="Verdana" w:hAnsi="Verdana"/>
          <w:sz w:val="20"/>
          <w:szCs w:val="20"/>
        </w:rPr>
        <w:t xml:space="preserve"> ogni </w:t>
      </w:r>
      <w:r w:rsidR="00C56B63">
        <w:rPr>
          <w:rFonts w:ascii="Verdana" w:hAnsi="Verdana"/>
          <w:sz w:val="20"/>
          <w:szCs w:val="20"/>
        </w:rPr>
        <w:t>U</w:t>
      </w:r>
      <w:r w:rsidRPr="000532C5">
        <w:rPr>
          <w:rFonts w:ascii="Verdana" w:hAnsi="Verdana"/>
          <w:sz w:val="20"/>
          <w:szCs w:val="20"/>
        </w:rPr>
        <w:t xml:space="preserve">tente può acquistare e vendere Veicoli nonché richiedere e utilizzare gli altri Servizi. Il Marketplace opera in particolare come piattaforma d’asta, consentendo ai Venditori di pubblicizzare la disponibilità per la vendita di Veicoli e agli </w:t>
      </w:r>
      <w:r w:rsidR="00F8172D">
        <w:rPr>
          <w:rFonts w:ascii="Verdana" w:hAnsi="Verdana"/>
          <w:sz w:val="20"/>
          <w:szCs w:val="20"/>
        </w:rPr>
        <w:t>Offerenti</w:t>
      </w:r>
      <w:r w:rsidR="00F8172D" w:rsidRPr="000532C5">
        <w:rPr>
          <w:rFonts w:ascii="Verdana" w:hAnsi="Verdana"/>
          <w:sz w:val="20"/>
          <w:szCs w:val="20"/>
        </w:rPr>
        <w:t xml:space="preserve"> </w:t>
      </w:r>
      <w:r w:rsidRPr="000532C5">
        <w:rPr>
          <w:rFonts w:ascii="Verdana" w:hAnsi="Verdana"/>
          <w:sz w:val="20"/>
          <w:szCs w:val="20"/>
        </w:rPr>
        <w:t>di presentare Offerte</w:t>
      </w:r>
      <w:r w:rsidR="00461C30" w:rsidRPr="000532C5">
        <w:rPr>
          <w:rFonts w:ascii="Verdana" w:hAnsi="Verdana"/>
          <w:sz w:val="20"/>
          <w:szCs w:val="20"/>
        </w:rPr>
        <w:t xml:space="preserve">, anche mediante rilanci, </w:t>
      </w:r>
      <w:r w:rsidR="00966FBB" w:rsidRPr="00966FBB">
        <w:rPr>
          <w:rFonts w:ascii="Verdana" w:hAnsi="Verdana"/>
          <w:sz w:val="20"/>
          <w:szCs w:val="20"/>
        </w:rPr>
        <w:t xml:space="preserve">e consente altresì lo svolgimento delle ulteriori modalità di Evento di vendita previste dall'art. 9. </w:t>
      </w:r>
      <w:r w:rsidR="00D41366" w:rsidRPr="00D41366">
        <w:rPr>
          <w:rFonts w:ascii="Verdana" w:hAnsi="Verdana"/>
          <w:sz w:val="20"/>
          <w:szCs w:val="20"/>
        </w:rPr>
        <w:t xml:space="preserve">Fleequid può inoltre, anche nell’ambito di operazioni organizzate o gestite attraverso il </w:t>
      </w:r>
      <w:r w:rsidR="00D41366" w:rsidRPr="00D41366">
        <w:rPr>
          <w:rFonts w:ascii="Verdana" w:hAnsi="Verdana"/>
          <w:sz w:val="20"/>
          <w:szCs w:val="20"/>
        </w:rPr>
        <w:lastRenderedPageBreak/>
        <w:t>Marketplace, acquistare Veicoli in nome e per conto proprio e rivenderli secondo il Modello di Vendita Dealer Sales</w:t>
      </w:r>
      <w:r w:rsidR="00555B2B" w:rsidRPr="00966FBB">
        <w:rPr>
          <w:rFonts w:ascii="Verdana" w:hAnsi="Verdana"/>
          <w:sz w:val="20"/>
          <w:szCs w:val="20"/>
        </w:rPr>
        <w:t>.</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w:t>
      </w:r>
      <w:r w:rsidR="009731C9">
        <w:rPr>
          <w:rFonts w:ascii="Verdana" w:hAnsi="Verdana"/>
          <w:sz w:val="20"/>
          <w:szCs w:val="20"/>
        </w:rPr>
        <w:t>conferire</w:t>
      </w:r>
      <w:r w:rsidR="009731C9" w:rsidRPr="000532C5">
        <w:rPr>
          <w:rFonts w:ascii="Verdana" w:hAnsi="Verdana"/>
          <w:sz w:val="20"/>
          <w:szCs w:val="20"/>
        </w:rPr>
        <w:t xml:space="preserve"> </w:t>
      </w:r>
      <w:r w:rsidRPr="000532C5">
        <w:rPr>
          <w:rFonts w:ascii="Verdana" w:hAnsi="Verdana"/>
          <w:sz w:val="20"/>
          <w:szCs w:val="20"/>
        </w:rPr>
        <w:t xml:space="preserve">a Fleequid </w:t>
      </w:r>
      <w:r w:rsidR="00266C07" w:rsidRPr="00266C07">
        <w:rPr>
          <w:rFonts w:ascii="Verdana" w:hAnsi="Verdana"/>
          <w:sz w:val="20"/>
          <w:szCs w:val="20"/>
        </w:rPr>
        <w:t xml:space="preserve">l'incarico di commercializzazione dei propri Veicoli mediante la Proposta di vendita, </w:t>
      </w:r>
      <w:r w:rsidR="00D73C12" w:rsidRPr="00D73C12">
        <w:rPr>
          <w:rFonts w:ascii="Verdana" w:hAnsi="Verdana"/>
          <w:sz w:val="20"/>
          <w:szCs w:val="20"/>
        </w:rPr>
        <w:t>possono conferire a Fleequid incarichi relativi all'acquisto o alla vendita di Veicoli</w:t>
      </w:r>
      <w:r w:rsidR="00266C07" w:rsidRPr="00266C07">
        <w:rPr>
          <w:rFonts w:ascii="Verdana" w:hAnsi="Verdana"/>
          <w:sz w:val="20"/>
          <w:szCs w:val="20"/>
        </w:rPr>
        <w:t>, possono vendere Veicoli a Fleequid o acquistarli da essa, possono concludere Contratti di compravendita, possono accedere alle Soluzioni di finanziamento rese disponibili o segnalate da Fleequid, ovvero possono richiedere e ottenere ulteriori Servizi</w:t>
      </w:r>
      <w:r w:rsidR="00541A8F" w:rsidRPr="00541A8F">
        <w:rPr>
          <w:rFonts w:ascii="Verdana" w:hAnsi="Verdana"/>
          <w:sz w:val="20"/>
          <w:szCs w:val="20"/>
        </w:rPr>
        <w:t>.</w:t>
      </w:r>
      <w:r w:rsidR="00DE5275" w:rsidRPr="000532C5">
        <w:rPr>
          <w:rFonts w:ascii="Verdana" w:hAnsi="Verdana"/>
          <w:sz w:val="20"/>
          <w:szCs w:val="20"/>
        </w:rPr>
        <w:t xml:space="preserve"> </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sidRPr="00285B65">
        <w:rPr>
          <w:rFonts w:ascii="Verdana" w:hAnsi="Verdana"/>
          <w:sz w:val="20"/>
          <w:szCs w:val="20"/>
        </w:rPr>
        <w:t>Ai fini delle presenti Condizioni Generali le operazioni di vendita sono strutturate esclusivamente secondo uno dei seguenti due Modelli di Vendita:</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Vendita in commissione</w:t>
      </w:r>
      <w:r w:rsidRPr="00922A80">
        <w:rPr>
          <w:rFonts w:ascii="Verdana" w:hAnsi="Verdana"/>
          <w:sz w:val="20"/>
          <w:szCs w:val="20"/>
        </w:rPr>
        <w:t>, nella quale Fleequid, su incarico irrevocabile degli Utenti, cura per conto di questi la vendita e l'acquisto del Veicolo, dando esecuzione all'operazione, alternativamente, mediante Rivendita ovvero operando quale Intermediario puro;</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Dealer Sales</w:t>
      </w:r>
      <w:r w:rsidRPr="00662DD7">
        <w:rPr>
          <w:rFonts w:ascii="Verdana" w:hAnsi="Verdana"/>
          <w:sz w:val="20"/>
          <w:szCs w:val="20"/>
        </w:rPr>
        <w:t>, nel quale Fleequid acquista il Veicolo dal Venditore in nome e per conto proprio e lo rivende, sempre in nome e per conto proprio, all'Acquirente.</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sidRPr="00922A80">
        <w:rPr>
          <w:rFonts w:ascii="Verdana" w:hAnsi="Verdana"/>
          <w:sz w:val="20"/>
          <w:szCs w:val="20"/>
        </w:rPr>
        <w:t>Nell'ambito della Vendita in commissione l'operazione può essere eseguita, alternativamente, mediante Rivendita ovvero operando Fleequid quale Intermediario puro, secondo quanto previsto dai successivi artt. 2.5, 2.6 e 17. La Rivendita e l'operatività quale Intermediario puro costituiscono modalità alternative di esecuzione della Vendita in commissione e non Modelli di Vendita autonomi.</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sidRPr="003F025A">
        <w:rPr>
          <w:rFonts w:ascii="Verdana" w:hAnsi="Verdana"/>
          <w:sz w:val="20"/>
          <w:szCs w:val="20"/>
        </w:rPr>
        <w:t>Quando la specifica operazione è qualificata come Vendita in commissione ai sensi dell'art. 3,</w:t>
      </w:r>
      <w:r>
        <w:rPr>
          <w:rFonts w:ascii="Verdana" w:hAnsi="Verdana"/>
          <w:sz w:val="20"/>
          <w:szCs w:val="20"/>
        </w:rPr>
        <w:t xml:space="preserve"> g</w:t>
      </w:r>
      <w:r w:rsidR="5CB8B8A6" w:rsidRPr="000532C5">
        <w:rPr>
          <w:rFonts w:ascii="Verdana" w:hAnsi="Verdana"/>
          <w:sz w:val="20"/>
          <w:szCs w:val="20"/>
        </w:rPr>
        <w:t>li Utenti riconoscono ed accettano che</w:t>
      </w:r>
      <w:r w:rsidR="00FF30A9" w:rsidRPr="00662DD7">
        <w:rPr>
          <w:rFonts w:ascii="Verdana" w:hAnsi="Verdana"/>
          <w:sz w:val="20"/>
          <w:szCs w:val="20"/>
        </w:rPr>
        <w:t xml:space="preserve"> </w:t>
      </w:r>
      <w:r w:rsidR="00FF30A9" w:rsidRPr="00FF30A9">
        <w:rPr>
          <w:rFonts w:ascii="Verdana" w:hAnsi="Verdana"/>
          <w:sz w:val="20"/>
          <w:szCs w:val="20"/>
        </w:rPr>
        <w:t xml:space="preserve">il relativo Evento di vendita è organizzato e gestito da Fleequid su incarico irrevocabile degli Utenti e per conto di questi. In tali casi, e con riferimento alla specifica operazione, l'Utente che opera sul Marketplace come Venditore, avendo trasmesso a Fleequid una Proposta di vendita, conferisce a Fleequid, che accetta, l'incarico irrevocabile di procedere alla vendita per suo conto dei Veicoli di volta in volta indicati, </w:t>
      </w:r>
      <w:r w:rsidR="00FF30A9" w:rsidRPr="00106427">
        <w:rPr>
          <w:rFonts w:ascii="Verdana" w:hAnsi="Verdana"/>
          <w:sz w:val="20"/>
          <w:szCs w:val="20"/>
        </w:rPr>
        <w:t>al Prezzo di vendita all'Acquirente,</w:t>
      </w:r>
      <w:r w:rsidR="00FF30A9" w:rsidRPr="00FF30A9">
        <w:rPr>
          <w:rFonts w:ascii="Verdana" w:hAnsi="Verdana"/>
          <w:sz w:val="20"/>
          <w:szCs w:val="20"/>
        </w:rPr>
        <w:t xml:space="preserve"> </w:t>
      </w:r>
      <w:r w:rsidR="004F2A00">
        <w:rPr>
          <w:rFonts w:ascii="Verdana" w:hAnsi="Verdana"/>
          <w:sz w:val="20"/>
          <w:szCs w:val="20"/>
        </w:rPr>
        <w:t>determinato, a seconda dei casi,</w:t>
      </w:r>
      <w:r w:rsidR="00FF30A9" w:rsidRPr="00FF30A9">
        <w:rPr>
          <w:rFonts w:ascii="Verdana" w:hAnsi="Verdana"/>
          <w:sz w:val="20"/>
          <w:szCs w:val="20"/>
        </w:rPr>
        <w:t xml:space="preserve"> in corrispondenza</w:t>
      </w:r>
      <w:r w:rsidR="00A83333" w:rsidRPr="000532C5">
        <w:rPr>
          <w:rFonts w:ascii="Verdana" w:hAnsi="Verdana"/>
          <w:sz w:val="20"/>
          <w:szCs w:val="20"/>
        </w:rPr>
        <w:t xml:space="preserve">: </w:t>
      </w:r>
      <w:r w:rsidR="00A83333" w:rsidRPr="00662DD7">
        <w:rPr>
          <w:rFonts w:ascii="Verdana" w:hAnsi="Verdana"/>
          <w:sz w:val="20"/>
          <w:szCs w:val="20"/>
        </w:rPr>
        <w:t>a.</w:t>
      </w:r>
      <w:r w:rsidR="5CB8B8A6" w:rsidRPr="000532C5">
        <w:rPr>
          <w:rFonts w:ascii="Verdana" w:hAnsi="Verdana"/>
          <w:sz w:val="20"/>
          <w:szCs w:val="20"/>
        </w:rPr>
        <w:t xml:space="preserve"> del valore della Puntata massima quando è </w:t>
      </w:r>
      <w:ins w:id="726" w:author="Avv. Rosario Panzariello" w:date="2026-09-28T18:48:00Z" w16du:dateUtc="2026-09-28T16:48:00Z">
        <w:r w:rsidR="00B718FB">
          <w:rPr>
            <w:rFonts w:ascii="Verdana" w:hAnsi="Verdana"/>
            <w:sz w:val="20"/>
            <w:szCs w:val="20"/>
          </w:rPr>
          <w:t xml:space="preserve">pari o </w:t>
        </w:r>
      </w:ins>
      <w:r w:rsidR="5CB8B8A6" w:rsidRPr="000532C5">
        <w:rPr>
          <w:rFonts w:ascii="Verdana" w:hAnsi="Verdana"/>
          <w:sz w:val="20"/>
          <w:szCs w:val="20"/>
        </w:rPr>
        <w:t xml:space="preserve">superiore al Prezzo di riserva, sempre preventivamente </w:t>
      </w:r>
      <w:r w:rsidR="000225F4" w:rsidRPr="00662DD7">
        <w:rPr>
          <w:rFonts w:ascii="Verdana" w:hAnsi="Verdana"/>
          <w:sz w:val="20"/>
          <w:szCs w:val="20"/>
        </w:rPr>
        <w:t>determinato sulla base del PMIV indicato dal Venditore</w:t>
      </w:r>
      <w:r w:rsidR="00A83333" w:rsidRPr="000532C5">
        <w:rPr>
          <w:rFonts w:ascii="Verdana" w:hAnsi="Verdana"/>
          <w:sz w:val="20"/>
          <w:szCs w:val="20"/>
        </w:rPr>
        <w:t xml:space="preserve">; </w:t>
      </w:r>
      <w:r w:rsidR="00A83333" w:rsidRPr="00662DD7">
        <w:rPr>
          <w:rFonts w:ascii="Verdana" w:hAnsi="Verdana"/>
          <w:sz w:val="20"/>
          <w:szCs w:val="20"/>
        </w:rPr>
        <w:t>b.</w:t>
      </w:r>
      <w:r w:rsidR="5CB8B8A6" w:rsidRPr="000532C5">
        <w:rPr>
          <w:rFonts w:ascii="Verdana" w:hAnsi="Verdana"/>
          <w:sz w:val="20"/>
          <w:szCs w:val="20"/>
        </w:rPr>
        <w:t xml:space="preserve"> della Puntata massima inferiore a tale </w:t>
      </w:r>
      <w:r w:rsidR="000225F4">
        <w:rPr>
          <w:rFonts w:ascii="Verdana" w:hAnsi="Verdana"/>
          <w:sz w:val="20"/>
          <w:szCs w:val="20"/>
        </w:rPr>
        <w:t>PR</w:t>
      </w:r>
      <w:r w:rsidR="5CB8B8A6" w:rsidRPr="000532C5">
        <w:rPr>
          <w:rFonts w:ascii="Verdana" w:hAnsi="Verdana"/>
          <w:sz w:val="20"/>
          <w:szCs w:val="20"/>
        </w:rPr>
        <w:t xml:space="preserve">, ma espressamente </w:t>
      </w:r>
      <w:r w:rsidR="000206D1" w:rsidRPr="000206D1">
        <w:rPr>
          <w:rFonts w:ascii="Verdana" w:hAnsi="Verdana"/>
          <w:sz w:val="20"/>
          <w:szCs w:val="20"/>
        </w:rPr>
        <w:t>accettata dal Venditore ai sensi dell'art. 10.3</w:t>
      </w:r>
      <w:r w:rsidR="000206D1">
        <w:rPr>
          <w:rFonts w:ascii="Verdana" w:hAnsi="Verdana"/>
          <w:sz w:val="20"/>
          <w:szCs w:val="20"/>
        </w:rPr>
        <w:t>;</w:t>
      </w:r>
      <w:r w:rsidR="00A83333" w:rsidRPr="000532C5">
        <w:rPr>
          <w:rFonts w:ascii="Verdana" w:hAnsi="Verdana"/>
          <w:sz w:val="20"/>
          <w:szCs w:val="20"/>
        </w:rPr>
        <w:t xml:space="preserve"> </w:t>
      </w:r>
      <w:r w:rsidR="00A83333" w:rsidRPr="00662DD7">
        <w:rPr>
          <w:rFonts w:ascii="Verdana" w:hAnsi="Verdana"/>
          <w:sz w:val="20"/>
          <w:szCs w:val="20"/>
        </w:rPr>
        <w:t>c.</w:t>
      </w:r>
      <w:r w:rsidR="5CB8B8A6" w:rsidRPr="000532C5">
        <w:rPr>
          <w:rFonts w:ascii="Verdana" w:hAnsi="Verdana"/>
          <w:sz w:val="20"/>
          <w:szCs w:val="20"/>
        </w:rPr>
        <w:t xml:space="preserve"> del valore della controproposta </w:t>
      </w:r>
      <w:r w:rsidR="004063F0" w:rsidRPr="00662DD7">
        <w:rPr>
          <w:rFonts w:ascii="Verdana" w:hAnsi="Verdana"/>
          <w:sz w:val="20"/>
          <w:szCs w:val="20"/>
        </w:rPr>
        <w:t>formulata dal Venditore all'Offerente e da questi accettata; ovvero</w:t>
      </w:r>
      <w:r w:rsidR="004063F0">
        <w:rPr>
          <w:rFonts w:ascii="Verdana" w:hAnsi="Verdana"/>
          <w:sz w:val="20"/>
          <w:szCs w:val="20"/>
        </w:rPr>
        <w:t xml:space="preserve"> </w:t>
      </w:r>
      <w:r w:rsidR="00F125FE">
        <w:rPr>
          <w:rFonts w:ascii="Verdana" w:hAnsi="Verdana"/>
          <w:sz w:val="20"/>
          <w:szCs w:val="20"/>
        </w:rPr>
        <w:t xml:space="preserve">d. </w:t>
      </w:r>
      <w:r w:rsidR="00ED4F1C" w:rsidRPr="00662DD7">
        <w:rPr>
          <w:rFonts w:ascii="Verdana" w:hAnsi="Verdana"/>
          <w:sz w:val="20"/>
          <w:szCs w:val="20"/>
        </w:rPr>
        <w:t>del prezzo risultante dalle ulteriori modalità di Evento di vendita previste dall'art. 9.4</w:t>
      </w:r>
      <w:r w:rsidR="5CB8B8A6" w:rsidRPr="000532C5">
        <w:rPr>
          <w:rFonts w:ascii="Verdana" w:hAnsi="Verdana"/>
          <w:sz w:val="20"/>
          <w:szCs w:val="20"/>
        </w:rPr>
        <w:t xml:space="preserve">.  </w:t>
      </w:r>
      <w:r w:rsidR="00DC3BC9">
        <w:rPr>
          <w:rFonts w:ascii="Verdana" w:hAnsi="Verdana"/>
          <w:sz w:val="20"/>
          <w:szCs w:val="20"/>
        </w:rPr>
        <w:t>L’</w:t>
      </w:r>
      <w:r w:rsidR="5CB8B8A6" w:rsidRPr="000532C5">
        <w:rPr>
          <w:rFonts w:ascii="Verdana" w:hAnsi="Verdana"/>
          <w:sz w:val="20"/>
          <w:szCs w:val="20"/>
        </w:rPr>
        <w:t>Utente</w:t>
      </w:r>
      <w:r w:rsidR="00ED4F1C">
        <w:rPr>
          <w:rFonts w:ascii="Verdana" w:hAnsi="Verdana"/>
          <w:sz w:val="20"/>
          <w:szCs w:val="20"/>
        </w:rPr>
        <w:t xml:space="preserve"> che</w:t>
      </w:r>
      <w:r w:rsidR="5CB8B8A6" w:rsidRPr="000532C5">
        <w:rPr>
          <w:rFonts w:ascii="Verdana" w:hAnsi="Verdana"/>
          <w:sz w:val="20"/>
          <w:szCs w:val="20"/>
        </w:rPr>
        <w:t xml:space="preserve"> opera sul Marketplace quale </w:t>
      </w:r>
      <w:r w:rsidR="00554DC2" w:rsidRPr="000532C5">
        <w:rPr>
          <w:rFonts w:ascii="Verdana" w:hAnsi="Verdana"/>
          <w:sz w:val="20"/>
          <w:szCs w:val="20"/>
        </w:rPr>
        <w:t>Offerente</w:t>
      </w:r>
      <w:r w:rsidR="5CB8B8A6" w:rsidRPr="000532C5">
        <w:rPr>
          <w:rFonts w:ascii="Verdana" w:hAnsi="Verdana"/>
          <w:sz w:val="20"/>
          <w:szCs w:val="20"/>
        </w:rPr>
        <w:t xml:space="preserve">, </w:t>
      </w:r>
      <w:r w:rsidR="00872710" w:rsidRPr="00872710">
        <w:rPr>
          <w:rFonts w:ascii="Verdana" w:hAnsi="Verdana"/>
          <w:sz w:val="20"/>
          <w:szCs w:val="20"/>
        </w:rPr>
        <w:t>conferisce</w:t>
      </w:r>
      <w:r w:rsidR="007C1647">
        <w:rPr>
          <w:rFonts w:ascii="Verdana" w:hAnsi="Verdana"/>
          <w:sz w:val="20"/>
          <w:szCs w:val="20"/>
        </w:rPr>
        <w:t>, a sua volta,</w:t>
      </w:r>
      <w:r w:rsidR="00872710" w:rsidRPr="00872710">
        <w:rPr>
          <w:rFonts w:ascii="Verdana" w:hAnsi="Verdana"/>
          <w:sz w:val="20"/>
          <w:szCs w:val="20"/>
        </w:rPr>
        <w:t xml:space="preserve"> a Fleequid, che accetta, l'incarico irrevocabile di curare per suo conto l'acquisto di uno o più Veicoli al Prezzo di vendita all'Acquirente risultante dall'Evento di vendita. La qualificazione dell'incarico previsto dal presente comma quale commissione ai sensi dell'art. 1731 c.c., con il conseguente operare di Fleequid in nome proprio, ricorre esclusivamente quando l'operazione è eseguita mediante Rivendita ai sensi del successivo art. 2.5; </w:t>
      </w:r>
      <w:r w:rsidR="00872710" w:rsidRPr="00180DC6">
        <w:rPr>
          <w:rFonts w:ascii="Verdana" w:hAnsi="Verdana"/>
          <w:sz w:val="20"/>
          <w:szCs w:val="20"/>
        </w:rPr>
        <w:t xml:space="preserve">quando Fleequid opera quale Intermediario puro la compravendita è conclusa </w:t>
      </w:r>
      <w:r w:rsidR="00872710" w:rsidRPr="00180DC6">
        <w:rPr>
          <w:rFonts w:ascii="Verdana" w:hAnsi="Verdana"/>
          <w:sz w:val="20"/>
          <w:szCs w:val="20"/>
        </w:rPr>
        <w:lastRenderedPageBreak/>
        <w:t>direttamente tra il Venditore e l'Acquirente ai sensi del successivo art. 2.6</w:t>
      </w:r>
      <w:r w:rsidR="00872710" w:rsidRPr="00872710">
        <w:rPr>
          <w:rFonts w:ascii="Verdana" w:hAnsi="Verdana"/>
          <w:sz w:val="20"/>
          <w:szCs w:val="20"/>
        </w:rPr>
        <w:t>. In entrambe le modalità di esecuzione sono dovute a Fleequid le Commissioni a carico del Venditore e dell'Acquirente e le Tariffe per i Servizi eventualmente resi, secondo quanto previsto dall'art. 17.2. La Proposta di vendita non comporta, di per sé, il conferimento di una commissione ai sensi dell'art. 1731 c.c., che sorge esclusivamente nei casi in cui Fleequid operi quale commissionaria nella specifica operazione</w:t>
      </w:r>
      <w:r w:rsidR="009B2BCE" w:rsidRPr="009B2BCE">
        <w:rPr>
          <w:rFonts w:ascii="Verdana" w:hAnsi="Verdana"/>
          <w:sz w:val="20"/>
          <w:szCs w:val="20"/>
        </w:rPr>
        <w:t>.</w:t>
      </w:r>
    </w:p>
    <w:p w14:paraId="6EA14AD8" w14:textId="0BAC4C62"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sidRPr="00CF7677">
        <w:rPr>
          <w:rFonts w:ascii="Verdana" w:hAnsi="Verdana"/>
          <w:sz w:val="20"/>
          <w:szCs w:val="20"/>
        </w:rPr>
        <w:t>Quando Fleequid dà esecuzione alla Vendita in commissione mediante Rivendita</w:t>
      </w:r>
      <w:r w:rsidR="008055BD">
        <w:rPr>
          <w:rFonts w:ascii="Verdana" w:hAnsi="Verdana"/>
          <w:sz w:val="20"/>
          <w:szCs w:val="20"/>
        </w:rPr>
        <w:t>, g</w:t>
      </w:r>
      <w:r w:rsidR="0EB87F90" w:rsidRPr="1D1CCC19">
        <w:rPr>
          <w:rFonts w:ascii="Verdana" w:hAnsi="Verdana"/>
          <w:sz w:val="20"/>
          <w:szCs w:val="20"/>
        </w:rPr>
        <w:t>li Utenti riconoscono ed accettano che Fleequid opera</w:t>
      </w:r>
      <w:r w:rsidR="00274307" w:rsidRPr="00274307">
        <w:t xml:space="preserve"> </w:t>
      </w:r>
      <w:r w:rsidR="00274307" w:rsidRPr="00274307">
        <w:rPr>
          <w:rFonts w:ascii="Verdana" w:hAnsi="Verdana"/>
          <w:sz w:val="20"/>
          <w:szCs w:val="20"/>
        </w:rPr>
        <w:t>in nome proprio e per conto degli Utenti</w:t>
      </w:r>
      <w:r w:rsidR="00274307">
        <w:rPr>
          <w:rFonts w:ascii="Verdana" w:hAnsi="Verdana"/>
          <w:sz w:val="20"/>
          <w:szCs w:val="20"/>
        </w:rPr>
        <w:t>,</w:t>
      </w:r>
      <w:r w:rsidR="0EB87F90" w:rsidRPr="1D1CCC19">
        <w:rPr>
          <w:rFonts w:ascii="Verdana" w:hAnsi="Verdana"/>
          <w:sz w:val="20"/>
          <w:szCs w:val="20"/>
        </w:rPr>
        <w:t xml:space="preserve"> </w:t>
      </w:r>
      <w:r w:rsidR="00274307">
        <w:rPr>
          <w:rFonts w:ascii="Verdana" w:hAnsi="Verdana"/>
          <w:sz w:val="20"/>
          <w:szCs w:val="20"/>
        </w:rPr>
        <w:t>quale</w:t>
      </w:r>
      <w:r w:rsidR="0EB87F90" w:rsidRPr="1D1CCC19">
        <w:rPr>
          <w:rFonts w:ascii="Verdana" w:hAnsi="Verdana"/>
          <w:sz w:val="20"/>
          <w:szCs w:val="20"/>
        </w:rPr>
        <w:t xml:space="preserve"> commissionari</w:t>
      </w:r>
      <w:r w:rsidR="00274307">
        <w:rPr>
          <w:rFonts w:ascii="Verdana" w:hAnsi="Verdana"/>
          <w:sz w:val="20"/>
          <w:szCs w:val="20"/>
        </w:rPr>
        <w:t>a</w:t>
      </w:r>
      <w:r w:rsidR="0EB87F90" w:rsidRPr="1D1CCC19">
        <w:rPr>
          <w:rFonts w:ascii="Verdana" w:hAnsi="Verdana"/>
          <w:sz w:val="20"/>
          <w:szCs w:val="20"/>
        </w:rPr>
        <w:t xml:space="preserve"> tanto dell’</w:t>
      </w:r>
      <w:r w:rsidR="00554DC2" w:rsidRPr="1D1CCC19">
        <w:rPr>
          <w:rFonts w:ascii="Verdana" w:hAnsi="Verdana"/>
          <w:sz w:val="20"/>
          <w:szCs w:val="20"/>
        </w:rPr>
        <w:t>Offerente</w:t>
      </w:r>
      <w:r w:rsidR="0EB87F90" w:rsidRPr="1D1CCC19">
        <w:rPr>
          <w:rFonts w:ascii="Verdana" w:hAnsi="Verdana"/>
          <w:sz w:val="20"/>
          <w:szCs w:val="20"/>
        </w:rPr>
        <w:t xml:space="preserve"> quanto del Venditore, </w:t>
      </w:r>
      <w:r w:rsidR="00EE6AF2" w:rsidRPr="00EE6AF2">
        <w:rPr>
          <w:rFonts w:ascii="Verdana" w:hAnsi="Verdana"/>
          <w:sz w:val="20"/>
          <w:szCs w:val="20"/>
        </w:rPr>
        <w:t xml:space="preserve">con mandato irrevocabile rispettivamente ad acquistare e a vendere ai sensi degli artt. 1703 e ss. e 1731 c.c., avendo diritto alle Commissioni dovute da entrambi nei termini previsti dalle presenti Condizioni Generali. In tale modalità di esecuzione il Venditore commissiona a Fleequid, che accetta, l'incarico, ai sensi dell'art. 1731 c.c., di vendere in nome proprio e per conto del Venditore i Veicoli di volta in volta indicati, al Prezzo di vendita all'Acquirente determinato secondo quanto previsto dall'art. 2.4, mentre l'Offerente conferisce a Fleequid, che accetta, una commissione irrevocabile ad acquistare, per conto di esso ma in nome di Fleequid, uno o più Veicoli al medesimo prezzo. Perfezionatosi l'Accordo vincolante e al ricorrere delle condizioni previste dagli artt. 8.8 e 12, Fleequid esegue il trasferimento del Veicolo e l'imputazione della compravendita commissionata ai propri mandanti mediante la Rivendita, fatto salvo quanto previsto dal successivo art. 2.6. Le Parti prendono atto che la Rivendita è operata da Fleequid al solo scopo di consentire l'imputazione del contratto di compravendita ai rispettivi mandanti, ovvero al Venditore e all'Acquirente. Al fine di realizzare la Rivendita, Fleequid acquista il Veicolo dal Venditore e ne trasferisce la proprietà all'Acquirente (vendita obbligatoria ai sensi dell'art. 1478 c.c.). Pertanto, nei termini e alle condizioni fissate dalle presenti Condizioni Generali, dalle eventuali Condizioni Specifiche, dalle eventuali Condizioni particolari di vendita ovvero da altre eventuali pattuizioni contrattuali applicabili, il Venditore è tenuto a trasferire la proprietà del Veicolo a Fleequid e l'Acquirente ad acquistare il medesimo Veicolo da Fleequid, nei termini risultanti dall'Accordo vincolante. Limitatamente alla Rivendita, gli Utenti autorizzano espressamente Fleequid alla conclusione di contratti di compravendita ai sensi dell'art. 1395 c.c. e riconoscono e accettano che Fleequid è estranea alla determinazione del contenuto economico del contratto di compravendita di volta in volta realizzato, essendo il PMIV di ciascun Veicolo fissato esclusivamente dal Venditore, mentre, ove previsto per la specifica tipologia di Evento di vendita, il Prezzo di riserva è conseguentemente determinato da Fleequid sulla base del PMIV </w:t>
      </w:r>
      <w:ins w:id="727" w:author="Avv. Rosario Panzariello" w:date="2026-09-28T18:56:00Z" w16du:dateUtc="2026-09-28T16:56:00Z">
        <w:r w:rsidR="00D05F70" w:rsidRPr="00D05F70">
          <w:rPr>
            <w:rFonts w:ascii="Verdana" w:hAnsi="Verdana"/>
            <w:sz w:val="20"/>
            <w:szCs w:val="20"/>
          </w:rPr>
          <w:t>e delle Commissioni poste contrattualmente a carico del Venditore applicabili alla specifica operazione</w:t>
        </w:r>
      </w:ins>
      <w:del w:id="728" w:author="Avv. Rosario Panzariello" w:date="2026-09-28T18:56:00Z" w16du:dateUtc="2026-09-28T16:56:00Z">
        <w:r w:rsidR="00EE6AF2" w:rsidRPr="00EE6AF2" w:rsidDel="00D05F70">
          <w:rPr>
            <w:rFonts w:ascii="Verdana" w:hAnsi="Verdana"/>
            <w:sz w:val="20"/>
            <w:szCs w:val="20"/>
          </w:rPr>
          <w:delText>e del Tariffario Fleequid</w:delText>
        </w:r>
      </w:del>
      <w:r w:rsidR="00EE6AF2" w:rsidRPr="00EE6AF2">
        <w:rPr>
          <w:rFonts w:ascii="Verdana" w:hAnsi="Verdana"/>
          <w:sz w:val="20"/>
          <w:szCs w:val="20"/>
        </w:rPr>
        <w:t xml:space="preserve">, per assicurare al Venditore, al </w:t>
      </w:r>
      <w:del w:id="729" w:author="Avv. Rosario Panzariello" w:date="2026-09-28T18:49:00Z" w16du:dateUtc="2026-09-28T16:49:00Z">
        <w:r w:rsidR="00EE6AF2" w:rsidRPr="00EE6AF2" w:rsidDel="009971FC">
          <w:rPr>
            <w:rFonts w:ascii="Verdana" w:hAnsi="Verdana"/>
            <w:sz w:val="20"/>
            <w:szCs w:val="20"/>
          </w:rPr>
          <w:delText xml:space="preserve">superamento </w:delText>
        </w:r>
      </w:del>
      <w:ins w:id="730" w:author="Avv. Rosario Panzariello" w:date="2026-09-28T18:49:00Z" w16du:dateUtc="2026-09-28T16:49:00Z">
        <w:r w:rsidR="009971FC">
          <w:rPr>
            <w:rFonts w:ascii="Verdana" w:hAnsi="Verdana"/>
            <w:sz w:val="20"/>
            <w:szCs w:val="20"/>
          </w:rPr>
          <w:t>raggiungimento</w:t>
        </w:r>
        <w:r w:rsidR="009971FC" w:rsidRPr="00EE6AF2">
          <w:rPr>
            <w:rFonts w:ascii="Verdana" w:hAnsi="Verdana"/>
            <w:sz w:val="20"/>
            <w:szCs w:val="20"/>
          </w:rPr>
          <w:t xml:space="preserve"> </w:t>
        </w:r>
      </w:ins>
      <w:r w:rsidR="00EE6AF2" w:rsidRPr="00EE6AF2">
        <w:rPr>
          <w:rFonts w:ascii="Verdana" w:hAnsi="Verdana"/>
          <w:sz w:val="20"/>
          <w:szCs w:val="20"/>
        </w:rPr>
        <w:t xml:space="preserve">del Prezzo di riserva, un incasso netto almeno pari al PMIV; il Prezzo di vendita all'Acquirente si forma nella competizione d'Asta, mediante formulazione delle Offerte e degli eventuali rilanci, ovvero secondo l'ulteriore modalità di Evento di vendita applicabile ai sensi dell'art. 9.4. In considerazione di quanto precede, le Parti riconoscono e accettano espressamente che le concrete modalità operative del Marketplace e il </w:t>
      </w:r>
      <w:r w:rsidR="00EE6AF2" w:rsidRPr="00EE6AF2">
        <w:rPr>
          <w:rFonts w:ascii="Verdana" w:hAnsi="Verdana"/>
          <w:sz w:val="20"/>
          <w:szCs w:val="20"/>
        </w:rPr>
        <w:lastRenderedPageBreak/>
        <w:t>relativo processo di vendita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Resta fermo quanto previsto dall'art. 9.4, lett. d), con riferimento alle 1 Euro Auctions e alle relative Condizioni particolari di vendita.</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sidRPr="004132EF">
        <w:rPr>
          <w:rFonts w:ascii="Verdana" w:hAnsi="Verdana"/>
          <w:sz w:val="20"/>
          <w:szCs w:val="20"/>
        </w:rPr>
        <w:t>Nell'ambito della Vendita in commissione, Fleequid può, a propria insindacabile discrezione, decidere di non operare la Rivendita e di dare esecuzione alla compravendita commissionata quale Intermediario puro, consentendo che il trasferimento del Veicolo e la relativa fatturazione avvengano direttamente dal Venditore all'Acquirente. In tale caso la compravendita del Veicolo è conclusa direttamente tra il Venditore e l'Acquirente; Fleequid non la conclude, né in nome proprio né quale parte, non acquista il Veicolo, neppure temporaneamente, non assume la qualità di venditore, neppure formale, e il prezzo del Veicolo è corrisposto dall'Acquirente direttamente al Venditore; Fleequid conserva il diritto alle Commissioni dovute da entrambe le Parti e alle Tariffe secondo quanto previsto dalle presenti Condizioni Generali. L'operatività quale Intermediario puro costituisce modalità interna di esecuzione della Vendita in commissione ai sensi dell'art. 2.3 e non un autonomo Modello di Vendita. La facoltà di scelta prevista dal presente comma è esercitata secondo quanto previsto dagli artt. 3.2, 3.5 e 17.1 ed è preventivamente resa conoscibile e accettata ai sensi dell'art. 3.2, lett. a)</w:t>
      </w:r>
      <w:r w:rsidR="0EB87F90" w:rsidRPr="000532C5">
        <w:rPr>
          <w:rFonts w:ascii="Verdana" w:hAnsi="Verdana"/>
          <w:sz w:val="20"/>
          <w:szCs w:val="20"/>
        </w:rPr>
        <w:t>.</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Nel Modello di Vendita Dealer Sales, Fleequid acquista il Veicolo dal Venditore in nome e per conto proprio e lo rivende all'Acquirente, sempre in nome e per conto proprio, assumendo la qualità di parte sostanziale di entrambi i contratti, rispettivamente quale acquirente nel primo e quale venditore nel secondo. I due rapporti di compravendita sono distinti e autonomi. In tale Modello di Vendita Fleequid non opera quale mandataria o commissionaria del Venditore o dell'Acquirente e non sono dovute le Commissioni proprie della Vendita in commissione; l'eventuale differenza tra il Prezzo di acquisto e il Prezzo di vendita all'Acquirente costituisce il risultato economico dell'attività di compravendita svolta da Fleequid e non una Commissione. I rapporti di acquisto e di successiva rivendita sono regolati dall'art. 18 e dalle ulteriori disposizioni applicabili</w:t>
      </w:r>
      <w:r w:rsidR="0048470C" w:rsidRPr="000532C5">
        <w:rPr>
          <w:rFonts w:ascii="Verdana" w:hAnsi="Verdana"/>
          <w:sz w:val="20"/>
          <w:szCs w:val="20"/>
        </w:rPr>
        <w:t>.</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sidRPr="000025BA">
        <w:rPr>
          <w:rFonts w:ascii="Verdana" w:hAnsi="Verdana"/>
          <w:sz w:val="20"/>
          <w:szCs w:val="20"/>
        </w:rPr>
        <w:t>Nessuno dei Modelli di Vendita qualifica in via generale ed esclusiva l'attività di Fleequid. Le disposizioni delle presenti Condizioni Generali costruite su uno specifico Modello di Vendita si applicano esclusivamente alle operazioni qualificate come tali ai sensi dell'art. 3. Il fatto che l'operazione sia organizzata o gestita operativamente attraverso il Marketplace non trasforma il Dealer Sales in attività di mera intermediazione; simmetricamente, la qualità di venditore sostanziale assunta da Fleequid nel Dealer Sales non si estende agli altri Modelli di Vendita né alle modalità di esecuzione della Vendita in commissione</w:t>
      </w:r>
      <w:r w:rsidR="00590E8D" w:rsidRPr="00590E8D">
        <w:rPr>
          <w:rFonts w:ascii="Verdana" w:hAnsi="Verdana"/>
          <w:sz w:val="20"/>
          <w:szCs w:val="20"/>
        </w:rPr>
        <w:t>.</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sidRPr="00BD071A">
        <w:rPr>
          <w:rFonts w:ascii="Verdana" w:hAnsi="Verdana"/>
          <w:sz w:val="20"/>
          <w:szCs w:val="20"/>
        </w:rPr>
        <w:t xml:space="preserve">Le operazioni disciplinate dalle presenti Condizioni Generali possono essere eseguite, oltre che da Adorea S.r.l., da altre entità giuridiche affiliate o da questa designate per la compravendita di Veicoli. Gli Utenti accettano che tale struttura operativa possa includere, a titolo </w:t>
      </w:r>
      <w:r w:rsidRPr="00BD071A">
        <w:rPr>
          <w:rFonts w:ascii="Verdana" w:hAnsi="Verdana"/>
          <w:sz w:val="20"/>
          <w:szCs w:val="20"/>
        </w:rPr>
        <w:lastRenderedPageBreak/>
        <w:t>esemplificativo, filiali, affiliate o altre società formalmente costituite e riconducibili a Fleequid, anche con sede in Paesi esteri, e che le vendite siano regolate dalla normativa fiscale applicabile nel Paese in cui ha sede l'entità giuridica coinvolta nella specifica transazione. Qualora una vendita sia effettuata tramite un'entità giuridica diversa da Adorea S.r.l., Fleequid comunica agli Utenti, nei relativi documenti contrattuali e fiscali, i dettagli identificativi dell'entità coinvolta; tali dettagli possono essere resi noti preventivamente, comunicandoli al Venditore al momento dell'accettazione della Proposta di vendita e all'Offerente nell'Inserzione, ovvero, quando Fleequid non assume nella specifica operazione la qualità di venditore, acquirente o controparte contrattuale, al più tardi con la Proforma, dalla quale dipendono il regime IVA applicabile e le coordinate di pagamento. Il presente comma non incide sull'individuazione del Modello di Vendita ai sensi dell'art.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731" w:name="_Toc241518308"/>
      <w:r w:rsidRPr="00662DD7">
        <w:rPr>
          <w:rFonts w:ascii="Verdana" w:hAnsi="Verdana"/>
          <w:b/>
          <w:bCs/>
          <w:smallCaps/>
          <w:sz w:val="20"/>
          <w:szCs w:val="20"/>
        </w:rPr>
        <w:t>Determinazione e conoscibilità del Modello di Vendita.</w:t>
      </w:r>
      <w:bookmarkEnd w:id="731"/>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sidRPr="00D80E8E">
        <w:rPr>
          <w:rFonts w:ascii="Verdana" w:hAnsi="Verdana"/>
          <w:sz w:val="20"/>
          <w:szCs w:val="20"/>
        </w:rPr>
        <w:t>Gli Utenti riconoscono e accettano che il Modello di Vendita applicabile alla singola operazione è individuato da Fleequid nell'ambito dell'organizzazione e della gestione del processo di commercializzazione del Veicolo. Tale scelta è effettuata in ogni caso prima che l'Offerente possa formulare l'Offerta. Salvo diversa pattuizione contenuta in un Contratto individuale, la determinazione del Modello di Vendita compete esclusivamente a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sidRPr="00775EDA">
        <w:rPr>
          <w:rFonts w:ascii="Verdana" w:hAnsi="Verdana"/>
          <w:sz w:val="20"/>
          <w:szCs w:val="20"/>
        </w:rPr>
        <w:t>Il Modello di Vendita individuato ai sensi del precedente comma è reso conoscibile all'Offerente prima della formulazione dell'Offerta. A tal fine l'Inserzione indica il Modello di Vendita applicabile, anche mediante apposita denominazione, badge, etichetta, icona, dicitura o altro elemento grafico o testuale idoneo a identificarlo in modo chiaro e univoco. Qualora la specifica operazione non preveda la pubblicazione di un'Inserzione, il Modello di Vendita è indicato nella comunicazione con la quale Fleequid consente all'Offerente di formulare l'Offerta. In ogni caso Fleequid rende sempre conoscibili all'Offerente almeno</w:t>
      </w:r>
      <w:r w:rsidR="007E71B7" w:rsidRPr="007E71B7">
        <w:rPr>
          <w:rFonts w:ascii="Verdana" w:hAnsi="Verdana"/>
          <w:sz w:val="20"/>
          <w:szCs w:val="20"/>
        </w:rPr>
        <w:t>:</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sidRPr="00905965">
        <w:rPr>
          <w:rFonts w:ascii="Verdana" w:hAnsi="Verdana"/>
          <w:sz w:val="20"/>
          <w:szCs w:val="20"/>
        </w:rPr>
        <w:t xml:space="preserve">il Modello di Vendita applicabile e, conseguentemente, la veste nella quale Fleequid interviene nella specifica operazione, precisando se essa interviene su incarico degli Utenti nell'ambito della Vendita in commissione ovvero quale </w:t>
      </w:r>
      <w:r w:rsidR="00F96892">
        <w:rPr>
          <w:rFonts w:ascii="Verdana" w:hAnsi="Verdana"/>
          <w:sz w:val="20"/>
          <w:szCs w:val="20"/>
        </w:rPr>
        <w:t xml:space="preserve">acquirente e successivo </w:t>
      </w:r>
      <w:r w:rsidRPr="00905965">
        <w:rPr>
          <w:rFonts w:ascii="Verdana" w:hAnsi="Verdana"/>
          <w:sz w:val="20"/>
          <w:szCs w:val="20"/>
        </w:rPr>
        <w:t xml:space="preserve">venditore in proprio nel Dealer Sales; nella Vendita in commissione è altresì reso conoscibile che l'operazione può essere eseguita, alternativamente, mediante Rivendita, nella quale Fleequid opera quale commissionaria in nome proprio ai sensi dell'art. 2.5, ovvero </w:t>
      </w:r>
      <w:r w:rsidR="00547C63" w:rsidRPr="00905965">
        <w:rPr>
          <w:rFonts w:ascii="Verdana" w:hAnsi="Verdana"/>
          <w:sz w:val="20"/>
          <w:szCs w:val="20"/>
        </w:rPr>
        <w:t>quale</w:t>
      </w:r>
      <w:r w:rsidR="000F6E91">
        <w:rPr>
          <w:rFonts w:ascii="Verdana" w:hAnsi="Verdana"/>
          <w:sz w:val="20"/>
          <w:szCs w:val="20"/>
        </w:rPr>
        <w:t xml:space="preserve"> </w:t>
      </w:r>
      <w:r w:rsidRPr="00905965">
        <w:rPr>
          <w:rFonts w:ascii="Verdana" w:hAnsi="Verdana"/>
          <w:sz w:val="20"/>
          <w:szCs w:val="20"/>
        </w:rPr>
        <w:t>Intermediario puro, con compravendita conclusa direttamente tra il Venditore e l'Acquirente ai sensi dell'art. 2.6, e che la modalità concretamente prescelta è cristallizzata nella Proforma ai sensi dell'art. 17.1</w:t>
      </w:r>
      <w:r w:rsidR="00FA1271" w:rsidRPr="00FA1271">
        <w:rPr>
          <w:rFonts w:ascii="Verdana" w:hAnsi="Verdana"/>
          <w:sz w:val="20"/>
          <w:szCs w:val="20"/>
        </w:rPr>
        <w:t>;</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sidRPr="000B0BE6">
        <w:rPr>
          <w:rFonts w:ascii="Verdana" w:hAnsi="Verdana"/>
          <w:sz w:val="20"/>
          <w:szCs w:val="20"/>
        </w:rPr>
        <w:t>le Commissioni, le Tariffe e gli eventuali ulteriori importi posti a carico dell'Offerente secondo il Tariffario Fleequid, le Condizioni particolari di vendita o le altre condizioni applicabili alla specifica operazione</w:t>
      </w:r>
      <w:r w:rsidR="00FA1271" w:rsidRPr="00FA1271">
        <w:rPr>
          <w:rFonts w:ascii="Verdana" w:hAnsi="Verdana"/>
          <w:sz w:val="20"/>
          <w:szCs w:val="20"/>
        </w:rPr>
        <w:t>;</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sidRPr="000F035A">
        <w:t xml:space="preserve"> </w:t>
      </w:r>
      <w:r w:rsidRPr="000F035A">
        <w:rPr>
          <w:rFonts w:ascii="Verdana" w:hAnsi="Verdana"/>
          <w:sz w:val="20"/>
          <w:szCs w:val="20"/>
        </w:rPr>
        <w:t>l'eventuale obbligo di versare il Deposito cauzionale e il relativo importo, secondo quanto previsto dall'art.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sidRPr="007D71F0">
        <w:rPr>
          <w:rFonts w:ascii="Verdana" w:hAnsi="Verdana"/>
          <w:sz w:val="20"/>
          <w:szCs w:val="20"/>
        </w:rPr>
        <w:lastRenderedPageBreak/>
        <w:t>l’eventuale disponibilità di Soluzioni di finanziamento e, ove previsto dalla relativa disciplina, la possibilità che il Finanziatore assuma la qualità di Acquirente.</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sidRPr="000D2F34">
        <w:rPr>
          <w:rFonts w:ascii="Verdana" w:hAnsi="Verdana"/>
          <w:sz w:val="20"/>
          <w:szCs w:val="20"/>
        </w:rPr>
        <w:t>Le indicazioni relative al Modello di Vendita, all'alternativa di esecuzione nella Vendita in commissione e agli importi posti a carico dell'Offerente ai sensi del precedente art. 3.2, lett. a), b) e c), hanno carattere vincolante per Fleequid nella specifica operazione e non sono soggette alla natura meramente indicativa prevista dall'art. 9.3. Resta fermo che l'eventuale disponibilità delle Soluzioni di finanziamento è soggetta alle condizioni previste dalla relativa disciplina.</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sidRPr="00EB4F14">
        <w:rPr>
          <w:rFonts w:ascii="Verdana" w:hAnsi="Verdana"/>
          <w:sz w:val="20"/>
          <w:szCs w:val="20"/>
        </w:rPr>
        <w:t xml:space="preserve">La conoscibilità </w:t>
      </w:r>
      <w:r w:rsidR="00281E50" w:rsidRPr="00281E50">
        <w:rPr>
          <w:rFonts w:ascii="Verdana" w:hAnsi="Verdana"/>
          <w:sz w:val="20"/>
          <w:szCs w:val="20"/>
        </w:rPr>
        <w:t>del Modello di Vendita non richiede una specifica dichiarazione separata né l’utilizzo di una determinata modalità formale, purché il Modello applicabile alla specifica operazione risulti chiaramente individuabile dall’Offerente prima della formulazione dell’Offerta. L’eventuale omissione di una specifica denominazione, badge, etichetta, icona o dicitura non pregiudica l’individuazione del Modello qualora questo risulti comunque chiaramente riconoscibile dal complesso delle informazioni messe a disposizione dell’Offerente</w:t>
      </w:r>
      <w:r w:rsidR="00057A16" w:rsidRPr="00057A16">
        <w:rPr>
          <w:rFonts w:ascii="Verdana" w:hAnsi="Verdana"/>
          <w:sz w:val="20"/>
          <w:szCs w:val="20"/>
        </w:rPr>
        <w:t>.</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sidRPr="00AF5330">
        <w:rPr>
          <w:rFonts w:ascii="Verdana" w:hAnsi="Verdana"/>
          <w:sz w:val="20"/>
          <w:szCs w:val="20"/>
        </w:rPr>
        <w:t>Fino alla formulazione di un'Offerta, Fleequid può modificare il Modello di Vendita applicabile alla specifica operazione, fermo restando che, prima che possano essere formulate Offerte secondo il nuovo Modello, quest'ultimo e le relative condizioni sono resi conoscibili al Venditore ai sensi dell'art. 3.7 e agli Offerenti ai sensi dell'art. 3.2. Successivamente alla formulazione di un'Offerta, il Modello di Vendita applicabile alla relativa operazione non può essere modificato unilateralmente da Fleequid, né nei rapporti con il Venditore né nei confronti dell'Offerente. Resta ferma la facoltà di Fleequid di adottare un diverso Modello di Vendita nell'ambito di una successiva operazione o di un nuovo Evento di vendita relativo al medesimo Veicolo, secondo quanto previsto dagli artt. 8.6 e 8.8. Nell'ambito della Vendita in commissione, la scelta di Fleequid di operare o meno la Rivendita ai sensi dell'art. 2.6 non costituisce modifica del Modello di Vendita ed è disciplinata dall'art.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sidRPr="00BE313D">
        <w:rPr>
          <w:rFonts w:ascii="Verdana" w:hAnsi="Verdana"/>
          <w:sz w:val="20"/>
          <w:szCs w:val="20"/>
        </w:rPr>
        <w:t>Il Modello di Vendita applicabile a ciascuna operazione è quello individuato da Fleequid e reso conoscibile secondo quanto previsto dai precedenti commi; nessun Modello di Vendita si considera applicabile in via automatica o residuale. Eventuali difformità, inesattezze od omissioni contenute in singole comunicazioni o documenti relativi all’operazione non determinano, di per sé, il mutamento del Modello di Vendita individuato per la specifica operazione.</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sidRPr="00EB0337">
        <w:rPr>
          <w:rFonts w:ascii="Verdana" w:hAnsi="Verdana"/>
          <w:sz w:val="20"/>
          <w:szCs w:val="20"/>
        </w:rPr>
        <w:t>Il Modello di Vendita applicabile alla specifica operazione è reso conoscibile anche al Venditore, unitamente alle condizioni economiche che lo riguardano, prima che l'operazione sia aperta alla formulazione delle Offerte. A tal fine tali informazioni possono risultare dall'Inserzione, dalle informazioni relative al Veicolo o all'Evento di vendita presenti nel Marketplace, anche mediante apposita denominazione, badge, etichetta, icona, dicitura o altro elemento grafico o testuale idoneo a identificarle chiaramente, ovvero essere rese disponibili mediante posta elettronica o attraverso gli altri canali normalmente utilizzati nei rapporti con il Venditore. Non è richiesta una separata o autonoma comunicazione, purché le relative informazioni siano rese conoscibili al Venditore con una delle modalità sopra indicate.</w:t>
      </w:r>
      <w:r w:rsidR="003E7522">
        <w:rPr>
          <w:rFonts w:ascii="Verdana" w:hAnsi="Verdana"/>
          <w:sz w:val="20"/>
          <w:szCs w:val="20"/>
        </w:rPr>
        <w:t xml:space="preserve"> </w:t>
      </w:r>
      <w:r w:rsidRPr="00EB0337">
        <w:rPr>
          <w:rFonts w:ascii="Verdana" w:hAnsi="Verdana"/>
          <w:sz w:val="20"/>
          <w:szCs w:val="20"/>
        </w:rPr>
        <w:t>In</w:t>
      </w:r>
      <w:r w:rsidR="003E7522">
        <w:rPr>
          <w:rFonts w:ascii="Verdana" w:hAnsi="Verdana"/>
          <w:sz w:val="20"/>
          <w:szCs w:val="20"/>
        </w:rPr>
        <w:t xml:space="preserve"> </w:t>
      </w:r>
      <w:r w:rsidRPr="00EB0337">
        <w:rPr>
          <w:rFonts w:ascii="Verdana" w:hAnsi="Verdana"/>
          <w:sz w:val="20"/>
          <w:szCs w:val="20"/>
        </w:rPr>
        <w:t>particolare</w:t>
      </w:r>
      <w:r w:rsidR="0062552F">
        <w:rPr>
          <w:rFonts w:ascii="Verdana" w:hAnsi="Verdana"/>
          <w:sz w:val="20"/>
          <w:szCs w:val="20"/>
        </w:rPr>
        <w:t>,</w:t>
      </w:r>
      <w:r w:rsidRPr="00EB0337">
        <w:rPr>
          <w:rFonts w:ascii="Verdana" w:hAnsi="Verdana"/>
          <w:sz w:val="20"/>
          <w:szCs w:val="20"/>
        </w:rPr>
        <w:t xml:space="preserve"> sono resi conoscibili al Venditore:</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sidRPr="0062552F">
        <w:rPr>
          <w:rFonts w:ascii="Verdana" w:hAnsi="Verdana"/>
          <w:sz w:val="20"/>
          <w:szCs w:val="20"/>
        </w:rPr>
        <w:lastRenderedPageBreak/>
        <w:t>nella Vendita in commissione, l'applicazione di tale Modello di Vendita, le Commissioni e le Tariffe poste a suo carico, nonché il PMIV e il relativo meccanismo economico, secondo quanto previsto dal Tariffario Fleequid e dalle ulteriori condizioni applicabili alla specifica operazione, nonché la circostanza che l'operazione può essere eseguita mediante Rivendita ovvero quale Intermediario puro;</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sidRPr="00DD36A4">
        <w:rPr>
          <w:rFonts w:ascii="Verdana" w:hAnsi="Verdana"/>
          <w:sz w:val="20"/>
          <w:szCs w:val="20"/>
        </w:rPr>
        <w:t>nel Dealer Sales, l'applicazione di tale Modello di Vendita e la circostanza che Fleequid acquista il Veicolo in proprio dal Venditore, senza applicazione delle Commissioni previste per la Vendita in commissione, secondo il Prezzo di acquisto ovvero il criterio economico, già accettato dal Venditore, che ne consente la determinazione, e le ulteriori condizioni concordate con il Venditore.</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 conoscibilità degli elementi economici prevista dai precedenti commi attiene alla loro determinazione; i relativi presupposti di maturazione, esigibilità e pagamento, ove applicabili, restano disciplinati dalle ulteriori disposizioni delle presenti </w:t>
      </w:r>
      <w:r w:rsidR="00C236BA">
        <w:rPr>
          <w:rFonts w:ascii="Verdana" w:hAnsi="Verdana"/>
          <w:sz w:val="20"/>
          <w:szCs w:val="20"/>
        </w:rPr>
        <w:t>CG</w:t>
      </w:r>
      <w:r w:rsidRPr="00662DD7">
        <w:rPr>
          <w:rFonts w:ascii="Verdana" w:hAnsi="Verdana"/>
          <w:sz w:val="20"/>
          <w:szCs w:val="20"/>
        </w:rPr>
        <w:t xml:space="preserve"> e, in particolare, dall'art.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732" w:name="_Toc241518309"/>
      <w:r w:rsidRPr="007A1FD7">
        <w:rPr>
          <w:rFonts w:ascii="Verdana" w:hAnsi="Verdana"/>
          <w:b/>
          <w:bCs/>
          <w:smallCaps/>
          <w:sz w:val="20"/>
          <w:szCs w:val="20"/>
        </w:rPr>
        <w:t>Fonti contrattuali, Inserzione e condizioni applicabili alla specifica operazione</w:t>
      </w:r>
      <w:r w:rsidR="004D7A6C" w:rsidRPr="000532C5">
        <w:rPr>
          <w:rFonts w:ascii="Verdana" w:hAnsi="Verdana"/>
          <w:sz w:val="20"/>
          <w:szCs w:val="20"/>
        </w:rPr>
        <w:t>.</w:t>
      </w:r>
      <w:bookmarkEnd w:id="732"/>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registrazione o il semplice utilizzo del Marketplace, gli Utenti accettano esplicitamente le presenti Condizioni Generali </w:t>
      </w:r>
      <w:r w:rsidR="003C4457" w:rsidRPr="000A6706">
        <w:rPr>
          <w:rFonts w:ascii="Verdana" w:hAnsi="Verdana"/>
          <w:sz w:val="20"/>
          <w:szCs w:val="20"/>
        </w:rPr>
        <w:t xml:space="preserve">nonché le eventuali Condizioni </w:t>
      </w:r>
      <w:r w:rsidR="00FB4408">
        <w:rPr>
          <w:rFonts w:ascii="Verdana" w:hAnsi="Verdana"/>
          <w:sz w:val="20"/>
          <w:szCs w:val="20"/>
        </w:rPr>
        <w:t>S</w:t>
      </w:r>
      <w:r w:rsidR="00FB4408" w:rsidRPr="000A6706">
        <w:rPr>
          <w:rFonts w:ascii="Verdana" w:hAnsi="Verdana"/>
          <w:sz w:val="20"/>
          <w:szCs w:val="20"/>
        </w:rPr>
        <w:t xml:space="preserve">pecifiche </w:t>
      </w:r>
      <w:r w:rsidR="003C4457" w:rsidRPr="000A6706">
        <w:rPr>
          <w:rFonts w:ascii="Verdana" w:hAnsi="Verdana"/>
          <w:sz w:val="20"/>
          <w:szCs w:val="20"/>
        </w:rPr>
        <w:t xml:space="preserve">e Condizioni particolari </w:t>
      </w:r>
      <w:r w:rsidR="000B6D32">
        <w:rPr>
          <w:rFonts w:ascii="Verdana" w:hAnsi="Verdana"/>
          <w:sz w:val="20"/>
          <w:szCs w:val="20"/>
        </w:rPr>
        <w:t>di vendita</w:t>
      </w:r>
      <w:r w:rsidR="000B6D32" w:rsidRPr="000A6706">
        <w:rPr>
          <w:rFonts w:ascii="Verdana" w:hAnsi="Verdana"/>
          <w:sz w:val="20"/>
          <w:szCs w:val="20"/>
        </w:rPr>
        <w:t xml:space="preserve"> </w:t>
      </w:r>
      <w:r w:rsidR="003C4457" w:rsidRPr="000A6706">
        <w:rPr>
          <w:rFonts w:ascii="Verdana" w:hAnsi="Verdana"/>
          <w:sz w:val="20"/>
          <w:szCs w:val="20"/>
        </w:rPr>
        <w:t>applicabili</w:t>
      </w:r>
      <w:r w:rsidRPr="000532C5">
        <w:rPr>
          <w:rFonts w:ascii="Verdana" w:hAnsi="Verdana"/>
          <w:sz w:val="20"/>
          <w:szCs w:val="20"/>
        </w:rPr>
        <w:t xml:space="preserve"> e si impegnano a sottostare ad esse. </w:t>
      </w:r>
      <w:r w:rsidR="00BE3AD4" w:rsidRPr="00BE3AD4">
        <w:rPr>
          <w:rFonts w:ascii="Verdana" w:hAnsi="Verdana"/>
          <w:sz w:val="20"/>
          <w:szCs w:val="20"/>
        </w:rPr>
        <w:t>Tali condizioni trovano applicazione anche quando non siano integralmente riportate nelle singole Inserzioni, purché rese applicabili e conoscibili secondo quanto previsto dalle presenti Condizioni Generali</w:t>
      </w:r>
      <w:r w:rsidR="0053166E" w:rsidRPr="0053166E">
        <w:rPr>
          <w:rFonts w:ascii="Verdana" w:hAnsi="Verdana"/>
          <w:sz w:val="20"/>
          <w:szCs w:val="20"/>
        </w:rPr>
        <w:t>.</w:t>
      </w:r>
      <w:r w:rsidR="00841CF2" w:rsidRPr="00841CF2">
        <w:t xml:space="preserve"> </w:t>
      </w:r>
      <w:r w:rsidR="00841CF2" w:rsidRPr="00841CF2">
        <w:rPr>
          <w:rFonts w:ascii="Verdana" w:hAnsi="Verdana"/>
          <w:sz w:val="20"/>
          <w:szCs w:val="20"/>
        </w:rPr>
        <w:t>Salvo diverso accordo scritto espresso di Fleequid, i rapporti disciplinati dalle presenti Condizioni Generali sono regolati esclusivamente dalle fonti contrattuali predisposte da Fleequid secondo la gerarchia di cui all'art. 4.3.</w:t>
      </w:r>
      <w:r w:rsidR="00865C92">
        <w:rPr>
          <w:rFonts w:ascii="Verdana" w:hAnsi="Verdana"/>
          <w:sz w:val="20"/>
          <w:szCs w:val="20"/>
        </w:rPr>
        <w:t xml:space="preserve"> </w:t>
      </w:r>
      <w:r w:rsidR="00D1424D" w:rsidRPr="00D1424D">
        <w:rPr>
          <w:rFonts w:ascii="Verdana" w:hAnsi="Verdana"/>
          <w:sz w:val="20"/>
          <w:szCs w:val="20"/>
        </w:rPr>
        <w:t xml:space="preserve">Le condizioni generali o particolari di contratto, di fornitura, di acquisto o di altra natura </w:t>
      </w:r>
      <w:r w:rsidRPr="000532C5">
        <w:rPr>
          <w:rFonts w:ascii="Verdana" w:hAnsi="Verdana"/>
          <w:sz w:val="20"/>
          <w:szCs w:val="20"/>
        </w:rPr>
        <w:t xml:space="preserve">eventualmente </w:t>
      </w:r>
      <w:r w:rsidR="00865C92" w:rsidRPr="00865C92">
        <w:rPr>
          <w:rFonts w:ascii="Verdana" w:hAnsi="Verdana"/>
          <w:sz w:val="20"/>
          <w:szCs w:val="20"/>
        </w:rPr>
        <w:t xml:space="preserve">predisposte o </w:t>
      </w:r>
      <w:r w:rsidRPr="000532C5">
        <w:rPr>
          <w:rFonts w:ascii="Verdana" w:hAnsi="Verdana"/>
          <w:sz w:val="20"/>
          <w:szCs w:val="20"/>
        </w:rPr>
        <w:t>proposte dagli Utenti, non sono considerate accettate da Fleequid</w:t>
      </w:r>
      <w:r w:rsidR="005314C3" w:rsidRPr="005314C3">
        <w:rPr>
          <w:rFonts w:ascii="Verdana" w:hAnsi="Verdana"/>
          <w:sz w:val="20"/>
          <w:szCs w:val="20"/>
        </w:rPr>
        <w:t>, anche quando richiamate in ordini, conferme, corrispondenza o altri documenti dell'Utente. Esse sono valide e vincolanti nei confronti di Fleequid esclusivamente ove espressamente approvate per iscritto da Fleequid in epoca successiva all'accettazione delle presenti Condizioni Generali, con chiara e specifica indicazione della volontà di derogare, in tutto o in parte, alle stesse</w:t>
      </w:r>
      <w:r w:rsidRPr="000532C5">
        <w:rPr>
          <w:rFonts w:ascii="Verdana" w:hAnsi="Verdana"/>
          <w:sz w:val="20"/>
          <w:szCs w:val="20"/>
        </w:rPr>
        <w:t>.</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sidRPr="00E92492">
        <w:rPr>
          <w:rFonts w:ascii="Verdana" w:hAnsi="Verdana"/>
          <w:sz w:val="20"/>
          <w:szCs w:val="20"/>
        </w:rPr>
        <w:t xml:space="preserve">Fleequid si riserva il diritto di modificare unilateralmente, a </w:t>
      </w:r>
      <w:r w:rsidR="005C337E" w:rsidRPr="00E92492">
        <w:rPr>
          <w:rFonts w:ascii="Verdana" w:hAnsi="Verdana"/>
          <w:sz w:val="20"/>
          <w:szCs w:val="20"/>
        </w:rPr>
        <w:t xml:space="preserve">propria </w:t>
      </w:r>
      <w:r w:rsidRPr="00E92492">
        <w:rPr>
          <w:rFonts w:ascii="Verdana" w:hAnsi="Verdana"/>
          <w:sz w:val="20"/>
          <w:szCs w:val="20"/>
        </w:rPr>
        <w:t xml:space="preserve">discrezione, le Condizioni Generali </w:t>
      </w:r>
      <w:r w:rsidR="004B5AA2" w:rsidRPr="00E92492">
        <w:rPr>
          <w:rFonts w:ascii="Verdana" w:hAnsi="Verdana"/>
          <w:sz w:val="20"/>
          <w:szCs w:val="20"/>
        </w:rPr>
        <w:t xml:space="preserve">e il Tariffario Fleequid </w:t>
      </w:r>
      <w:r w:rsidRPr="00E92492">
        <w:rPr>
          <w:rFonts w:ascii="Verdana" w:hAnsi="Verdana"/>
          <w:sz w:val="20"/>
          <w:szCs w:val="20"/>
        </w:rPr>
        <w:t xml:space="preserve">in qualsiasi momento, </w:t>
      </w:r>
      <w:r w:rsidR="005A75F1" w:rsidRPr="00E92492">
        <w:rPr>
          <w:rFonts w:ascii="Verdana" w:hAnsi="Verdana"/>
          <w:sz w:val="20"/>
          <w:szCs w:val="20"/>
        </w:rPr>
        <w:t>anche al fine di</w:t>
      </w:r>
      <w:r w:rsidRPr="00E92492">
        <w:rPr>
          <w:rFonts w:ascii="Verdana" w:hAnsi="Verdana"/>
          <w:sz w:val="20"/>
          <w:szCs w:val="20"/>
        </w:rPr>
        <w:t xml:space="preserve"> introdurre nuovi prodotti o </w:t>
      </w:r>
      <w:r w:rsidR="00D17F6F" w:rsidRPr="00E92492">
        <w:rPr>
          <w:rFonts w:ascii="Verdana" w:hAnsi="Verdana"/>
          <w:sz w:val="20"/>
          <w:szCs w:val="20"/>
        </w:rPr>
        <w:t>Servizi</w:t>
      </w:r>
      <w:r w:rsidR="005A75F1" w:rsidRPr="00E92492">
        <w:rPr>
          <w:rFonts w:ascii="Verdana" w:hAnsi="Verdana"/>
          <w:sz w:val="20"/>
          <w:szCs w:val="20"/>
        </w:rPr>
        <w:t xml:space="preserve">, </w:t>
      </w:r>
      <w:r w:rsidR="00E92492" w:rsidRPr="00E92492">
        <w:rPr>
          <w:rFonts w:ascii="Verdana" w:hAnsi="Verdana"/>
          <w:sz w:val="20"/>
          <w:szCs w:val="20"/>
        </w:rPr>
        <w:t xml:space="preserve">adeguare le modalità operative del Marketplace ovvero per conformarsi a disposizioni di legge, regolamentari o a provvedimenti delle autorità competenti. Le modifiche sono comunicate agli Utenti in modo chiaro e comprensibile con un preavviso di almeno 30 (trenta) giorni rispetto alla loro entrata in vigore, salvo che l'Utente le abbia espressamente accettate prima della scadenza di tale termine. Fleequid conserva un archivio delle versioni precedenti delle Condizioni Generali e del Tariffario Fleequid, accessibile contattando il supporto clienti. Le modifiche possono essere comunicate con uno o più dei seguenti strumenti: a) e-mail all'indirizzo di posta elettronica associato al profilo dell'Utente, contenente un riassunto delle </w:t>
      </w:r>
      <w:r w:rsidR="00E92492" w:rsidRPr="00E92492">
        <w:rPr>
          <w:rFonts w:ascii="Verdana" w:hAnsi="Verdana"/>
          <w:sz w:val="20"/>
          <w:szCs w:val="20"/>
        </w:rPr>
        <w:lastRenderedPageBreak/>
        <w:t xml:space="preserve">modifiche e un link ai testi aggiornati; b) notifica visualizzata alla successiva autenticazione dell'Utente sul Marketplace; c) pubblicazione di un annuncio sulla homepage del sito web di Fleequid, con link ai testi aggiornati. L'Utente che non intenda accettare le modifiche può recedere senza incorrere in penalità entro 30 (trenta) giorni dalla comunicazione e comunque dalla pubblicazione delle Condizioni Generali aggiornate sul Marketplace, mediante comunicazione scritta all'indirizzo e-mail </w:t>
      </w:r>
      <w:r w:rsidR="00011633" w:rsidRPr="00662DD7">
        <w:t>withdrawal@fleequid.co</w:t>
      </w:r>
      <w:r w:rsidR="00011633">
        <w:rPr>
          <w:rFonts w:ascii="Verdana" w:hAnsi="Verdana"/>
          <w:sz w:val="20"/>
          <w:szCs w:val="20"/>
        </w:rPr>
        <w:t>m.</w:t>
      </w:r>
      <w:r w:rsidR="00E92492" w:rsidRPr="00E92492">
        <w:rPr>
          <w:rFonts w:ascii="Verdana" w:hAnsi="Verdana"/>
          <w:sz w:val="20"/>
          <w:szCs w:val="20"/>
        </w:rPr>
        <w:t xml:space="preserve"> Le modifiche trovano applicazione agli Eventi di vendita e alle operazioni avviati successivamente alla loro entrata in vigore; agli Eventi di vendita e alle operazioni già in corso, nonché a quelli per i quali si sia già perfezionato l'Accordo vincolante, continuano ad applicarsi sino alla loro conclusione le Condizioni Generali e il Tariffario Fleequid vigenti al momento dell'avvio del relativo Evento o della relativa operazione, salvo quanto previsto dall'art. 4.9. Ricevuta la comunicazione di recesso, Fleequid provvede alla cancellazione del profilo dell'Utente secondo quanto previsto dall'art. 5.11. Gli Utenti sono tenuti a verificare la versione delle Condizioni Generali e del Tariffario Fleequid in vigore prima della formulazione di un'Offerta, consultando l'apposita sezione del Marketplace. Decorso il termine di preavviso, la prosecuzione dell'utilizzo del Marketplace o dei Servizi di Fleequid comporta l'accettazione delle modifiche entrate in vigore.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sidRPr="00E92492">
        <w:rPr>
          <w:rFonts w:ascii="Verdana" w:hAnsi="Verdana"/>
          <w:sz w:val="20"/>
          <w:szCs w:val="20"/>
        </w:rPr>
        <w:t xml:space="preserve">Le </w:t>
      </w:r>
      <w:r w:rsidR="00497C0E" w:rsidRPr="00E92492">
        <w:rPr>
          <w:rFonts w:ascii="Verdana" w:hAnsi="Verdana"/>
          <w:sz w:val="20"/>
          <w:szCs w:val="20"/>
        </w:rPr>
        <w:t xml:space="preserve">Condizioni </w:t>
      </w:r>
      <w:r w:rsidR="00001740" w:rsidRPr="00E92492">
        <w:rPr>
          <w:rFonts w:ascii="Verdana" w:hAnsi="Verdana"/>
          <w:sz w:val="20"/>
          <w:szCs w:val="20"/>
        </w:rPr>
        <w:t>S</w:t>
      </w:r>
      <w:r w:rsidR="00497C0E" w:rsidRPr="00E92492">
        <w:rPr>
          <w:rFonts w:ascii="Verdana" w:hAnsi="Verdana"/>
          <w:sz w:val="20"/>
          <w:szCs w:val="20"/>
        </w:rPr>
        <w:t>pecifiche</w:t>
      </w:r>
      <w:r w:rsidRPr="00E92492">
        <w:rPr>
          <w:rFonts w:ascii="Verdana" w:hAnsi="Verdana"/>
          <w:sz w:val="20"/>
          <w:szCs w:val="20"/>
        </w:rPr>
        <w:t xml:space="preserve">, le </w:t>
      </w:r>
      <w:r w:rsidR="00497C0E" w:rsidRPr="00E92492">
        <w:rPr>
          <w:rFonts w:ascii="Verdana" w:hAnsi="Verdana"/>
          <w:sz w:val="20"/>
          <w:szCs w:val="20"/>
        </w:rPr>
        <w:t xml:space="preserve">Condizioni particolari </w:t>
      </w:r>
      <w:r w:rsidR="009D40A7" w:rsidRPr="00E92492">
        <w:rPr>
          <w:rFonts w:ascii="Verdana" w:hAnsi="Verdana"/>
          <w:sz w:val="20"/>
          <w:szCs w:val="20"/>
        </w:rPr>
        <w:t xml:space="preserve">di vendita </w:t>
      </w:r>
      <w:r w:rsidR="00497C0E" w:rsidRPr="00E92492">
        <w:rPr>
          <w:rFonts w:ascii="Verdana" w:hAnsi="Verdana"/>
          <w:sz w:val="20"/>
          <w:szCs w:val="20"/>
        </w:rPr>
        <w:t>e</w:t>
      </w:r>
      <w:r w:rsidR="009D40A7" w:rsidRPr="00E92492">
        <w:rPr>
          <w:rFonts w:ascii="Verdana" w:hAnsi="Verdana"/>
          <w:sz w:val="20"/>
          <w:szCs w:val="20"/>
        </w:rPr>
        <w:t xml:space="preserve"> gli eventuali</w:t>
      </w:r>
      <w:r w:rsidR="00497C0E" w:rsidRPr="00E92492">
        <w:rPr>
          <w:rFonts w:ascii="Verdana" w:hAnsi="Verdana"/>
          <w:sz w:val="20"/>
          <w:szCs w:val="20"/>
        </w:rPr>
        <w:t xml:space="preserve"> </w:t>
      </w:r>
      <w:r w:rsidR="00C42D8C" w:rsidRPr="00E92492">
        <w:rPr>
          <w:rFonts w:ascii="Verdana" w:hAnsi="Verdana"/>
          <w:sz w:val="20"/>
          <w:szCs w:val="20"/>
        </w:rPr>
        <w:t>C</w:t>
      </w:r>
      <w:r w:rsidR="00497C0E" w:rsidRPr="00E92492">
        <w:rPr>
          <w:rFonts w:ascii="Verdana" w:hAnsi="Verdana"/>
          <w:sz w:val="20"/>
          <w:szCs w:val="20"/>
        </w:rPr>
        <w:t xml:space="preserve">ontratti individuali possono </w:t>
      </w:r>
      <w:r w:rsidR="009D40A7" w:rsidRPr="00E92492">
        <w:rPr>
          <w:rFonts w:ascii="Verdana" w:hAnsi="Verdana"/>
          <w:sz w:val="20"/>
          <w:szCs w:val="20"/>
        </w:rPr>
        <w:t xml:space="preserve">integrare o </w:t>
      </w:r>
      <w:r w:rsidR="00497C0E" w:rsidRPr="00E92492">
        <w:rPr>
          <w:rFonts w:ascii="Verdana" w:hAnsi="Verdana"/>
          <w:sz w:val="20"/>
          <w:szCs w:val="20"/>
        </w:rPr>
        <w:t>regolare</w:t>
      </w:r>
      <w:r w:rsidR="009D40A7" w:rsidRPr="00E92492">
        <w:rPr>
          <w:rFonts w:ascii="Verdana" w:hAnsi="Verdana"/>
          <w:sz w:val="20"/>
          <w:szCs w:val="20"/>
        </w:rPr>
        <w:t>, anche in deroga alle presenti Condizioni Generali,</w:t>
      </w:r>
      <w:r w:rsidR="00497C0E" w:rsidRPr="00E92492">
        <w:rPr>
          <w:rFonts w:ascii="Verdana" w:hAnsi="Verdana"/>
          <w:sz w:val="20"/>
          <w:szCs w:val="20"/>
        </w:rPr>
        <w:t xml:space="preserve"> il rapporto tra Fleequid e determinati Utenti, o tra </w:t>
      </w:r>
      <w:r w:rsidR="00E73F57" w:rsidRPr="00E92492">
        <w:rPr>
          <w:rFonts w:ascii="Verdana" w:hAnsi="Verdana"/>
          <w:sz w:val="20"/>
          <w:szCs w:val="20"/>
        </w:rPr>
        <w:t xml:space="preserve">gli </w:t>
      </w:r>
      <w:r w:rsidR="00497C0E" w:rsidRPr="00E92492">
        <w:rPr>
          <w:rFonts w:ascii="Verdana" w:hAnsi="Verdana"/>
          <w:sz w:val="20"/>
          <w:szCs w:val="20"/>
        </w:rPr>
        <w:t xml:space="preserve">Utenti stessi, con riguardo a </w:t>
      </w:r>
      <w:r w:rsidR="00436B29" w:rsidRPr="00E92492">
        <w:rPr>
          <w:rFonts w:ascii="Verdana" w:hAnsi="Verdana"/>
          <w:sz w:val="20"/>
          <w:szCs w:val="20"/>
        </w:rPr>
        <w:t>uno o più</w:t>
      </w:r>
      <w:r w:rsidR="00497C0E" w:rsidRPr="00E92492">
        <w:rPr>
          <w:rFonts w:ascii="Verdana" w:hAnsi="Verdana"/>
          <w:sz w:val="20"/>
          <w:szCs w:val="20"/>
        </w:rPr>
        <w:t xml:space="preserve"> Veicoli, </w:t>
      </w:r>
      <w:r w:rsidR="009D555C" w:rsidRPr="009D555C">
        <w:rPr>
          <w:rFonts w:ascii="Verdana" w:hAnsi="Verdana"/>
          <w:sz w:val="20"/>
          <w:szCs w:val="20"/>
        </w:rPr>
        <w:t>Eventi di vendita o Servizi. Qualora alla medesima operazione o al medesimo rapporto risultino applicabili più fonti contrattuali, gli Utenti riconoscono, in caso di contrasto, il seguente ordine di priorità</w:t>
      </w:r>
      <w:r w:rsidR="004A6CDB" w:rsidRPr="00E92492">
        <w:rPr>
          <w:rFonts w:ascii="Verdana" w:hAnsi="Verdana"/>
          <w:sz w:val="20"/>
          <w:szCs w:val="20"/>
        </w:rPr>
        <w:t xml:space="preserve">: 1) </w:t>
      </w:r>
      <w:r w:rsidR="00DE564E" w:rsidRPr="00DE564E">
        <w:rPr>
          <w:rFonts w:ascii="Verdana" w:hAnsi="Verdana"/>
          <w:sz w:val="20"/>
          <w:szCs w:val="20"/>
        </w:rPr>
        <w:t>Contratto individuale, purché formalizzato per iscritto e approvato da Fleequid, per quanto espressamente disciplina o deroga e limitatamente ai rapporti con gli Utenti che ne sono parti;</w:t>
      </w:r>
      <w:r w:rsidR="00DE564E">
        <w:rPr>
          <w:rFonts w:ascii="Verdana" w:hAnsi="Verdana"/>
          <w:sz w:val="20"/>
          <w:szCs w:val="20"/>
        </w:rPr>
        <w:t xml:space="preserve"> </w:t>
      </w:r>
      <w:r w:rsidR="004A6CDB" w:rsidRPr="00E92492">
        <w:rPr>
          <w:rFonts w:ascii="Verdana" w:hAnsi="Verdana"/>
          <w:sz w:val="20"/>
          <w:szCs w:val="20"/>
        </w:rPr>
        <w:t xml:space="preserve">2) </w:t>
      </w:r>
      <w:r w:rsidR="00B904FE" w:rsidRPr="00B904FE">
        <w:rPr>
          <w:rFonts w:ascii="Verdana" w:hAnsi="Verdana"/>
          <w:sz w:val="20"/>
          <w:szCs w:val="20"/>
        </w:rPr>
        <w:t>Condizioni Specifiche, per la disciplina speciale, standardizzata e ricorrente di particolari Servizi, prodotti, categorie di Veicoli o materie, quali, a titolo esemplificativo e non esaustivo, Fleequid Care, le Soluzioni di finanziamento e gli ulteriori Servizi o programmi commerciali per i quali Fleequid preveda una disciplina contrattuale dedicata;</w:t>
      </w:r>
      <w:r w:rsidR="004A6CDB" w:rsidRPr="00E92492">
        <w:rPr>
          <w:rFonts w:ascii="Verdana" w:hAnsi="Verdana"/>
          <w:sz w:val="20"/>
          <w:szCs w:val="20"/>
        </w:rPr>
        <w:t xml:space="preserve"> 3</w:t>
      </w:r>
      <w:r w:rsidR="00FA0187" w:rsidRPr="00E92492">
        <w:rPr>
          <w:rFonts w:ascii="Verdana" w:hAnsi="Verdana"/>
          <w:sz w:val="20"/>
          <w:szCs w:val="20"/>
        </w:rPr>
        <w:t>)</w:t>
      </w:r>
      <w:r w:rsidR="004A6CDB" w:rsidRPr="00E92492">
        <w:rPr>
          <w:rFonts w:ascii="Verdana" w:hAnsi="Verdana"/>
          <w:sz w:val="20"/>
          <w:szCs w:val="20"/>
        </w:rPr>
        <w:t xml:space="preserve"> </w:t>
      </w:r>
      <w:r w:rsidR="007265D8" w:rsidRPr="007265D8">
        <w:rPr>
          <w:rFonts w:ascii="Verdana" w:hAnsi="Verdana"/>
          <w:sz w:val="20"/>
          <w:szCs w:val="20"/>
        </w:rPr>
        <w:t>Condizioni particolari di vendita, per i parametri, le condizioni e le deroghe espresse della singola operazione o del singolo Evento di vendita, quali, a titolo esemplificativo e non esaustivo, le condizioni applicabili alle 1 Euro Auctions, le condizioni particolari relative alle operazioni di cui all'art. 13, nonché eventuali particolari condizioni relative alle modalità di vendita, ai requisiti di partecipazione, alla determinazione del prezzo, alle Commissioni, alle Tariffe, alle garanzie specificamente previste per l'operazione o alla consegna;</w:t>
      </w:r>
      <w:r w:rsidR="007265D8">
        <w:rPr>
          <w:rFonts w:ascii="Verdana" w:hAnsi="Verdana"/>
          <w:sz w:val="20"/>
          <w:szCs w:val="20"/>
        </w:rPr>
        <w:t xml:space="preserve"> </w:t>
      </w:r>
      <w:r w:rsidR="00FA0187" w:rsidRPr="00E92492">
        <w:rPr>
          <w:rFonts w:ascii="Verdana" w:hAnsi="Verdana"/>
          <w:sz w:val="20"/>
          <w:szCs w:val="20"/>
        </w:rPr>
        <w:t xml:space="preserve">4) </w:t>
      </w:r>
      <w:r w:rsidR="005B505E" w:rsidRPr="005B505E">
        <w:rPr>
          <w:rFonts w:ascii="Verdana" w:hAnsi="Verdana"/>
          <w:sz w:val="20"/>
          <w:szCs w:val="20"/>
        </w:rPr>
        <w:t>Condizioni Generali, in via generale e residuale</w:t>
      </w:r>
      <w:r w:rsidR="00FA0187" w:rsidRPr="00E92492">
        <w:rPr>
          <w:rFonts w:ascii="Verdana" w:hAnsi="Verdana"/>
          <w:sz w:val="20"/>
          <w:szCs w:val="20"/>
        </w:rPr>
        <w:t>.</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sidRPr="00B718E5">
        <w:rPr>
          <w:rFonts w:ascii="Verdana" w:hAnsi="Verdana"/>
          <w:sz w:val="20"/>
          <w:szCs w:val="20"/>
        </w:rPr>
        <w:lastRenderedPageBreak/>
        <w:t>L'ordine di priorità previsto dall'art. 4.3 opera esclusivamente in caso di contrasto tra fonti contrattuali che disciplinano la medesima materia. Ciascuna fonte prevale soltanto per le materie che disciplina; in assenza di incompatibilità le fonti si integrano reciprocamente. Le Condizioni particolari di vendita possono derogare alle Condizioni Specifiche soltanto in modo espresso, chiaro e riferito alla specifica materia o disposizione derogata; in difetto di tale deroga espressa prevalgono le Condizioni Specifiche per le materie da esse disciplinate. In particolare, le Condizioni Specifiche relative alle Soluzioni di finanziamento possono prevedere regole particolari in materia di pagamento, fatturazione, intestazione, trasferimento della proprietà, disponibilità e consegna del Veicolo, secondo quanto previsto dall'art. 22</w:t>
      </w:r>
      <w:r w:rsidR="004D60B1" w:rsidRPr="004D60B1">
        <w:rPr>
          <w:rFonts w:ascii="Verdana" w:hAnsi="Verdana"/>
          <w:sz w:val="20"/>
          <w:szCs w:val="20"/>
        </w:rPr>
        <w:t>.</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sidRPr="00C93765">
        <w:rPr>
          <w:rFonts w:ascii="Verdana" w:hAnsi="Verdana"/>
          <w:sz w:val="20"/>
          <w:szCs w:val="20"/>
        </w:rPr>
        <w:t>Le Condizioni particolari di vendita applicabili alla specifica operazione o al singolo Evento di vendita possono essere riportate direttamente nell'Inserzione, richiamate mediante link o rinvio a un documento o a un'apposita sezione del Marketplace, ovvero individuate mediante badge, etichette, diciture o altri elementi grafici o testuali idonei a renderne chiaramente riconoscibile l'applicazione. Quando il relativo testo sia reso accessibile e consultabile prima della formulazione dell'Offerta, tali Condizioni particolari di vendita si applicano all'operazione e vincolano gli Utenti senza necessità di una separata accettazione</w:t>
      </w:r>
      <w:r w:rsidR="00D71963" w:rsidRPr="00D71963">
        <w:rPr>
          <w:rFonts w:ascii="Verdana" w:hAnsi="Verdana"/>
          <w:sz w:val="20"/>
          <w:szCs w:val="20"/>
        </w:rPr>
        <w:t>.</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sidRPr="004E583B">
        <w:rPr>
          <w:rFonts w:ascii="Verdana" w:hAnsi="Verdana"/>
          <w:sz w:val="20"/>
          <w:szCs w:val="20"/>
        </w:rPr>
        <w:t>L'Inserzione assolve alla duplice funzione di descrivere il Veicolo e le caratteristiche della specifica operazione e di contenere, individuare o richiamare le Condizioni particolari di vendita eventualmente applicabili. Non tutte le informazioni contenute o richiamate nell'Inserzione costituiscono, pertanto, Condizioni particolari di vendita: i dati descrittivi del Veicolo, le immagini, il chilometraggio, il TrustReport, le Specifiche tecniche e le ulteriori informazioni relative al Veicolo conservano la funzione loro propria. Costituiscono Condizioni particolari di vendita le disposizioni destinate a regolare la specifica operazione o il relativo Evento di vendita e rese riconoscibili come tali secondo le modalità previste dall'art. 4.5</w:t>
      </w:r>
      <w:r w:rsidR="00372625" w:rsidRPr="00372625">
        <w:rPr>
          <w:rFonts w:ascii="Verdana" w:hAnsi="Verdana"/>
          <w:sz w:val="20"/>
          <w:szCs w:val="20"/>
        </w:rPr>
        <w:t>.</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sidRPr="0098672C">
        <w:rPr>
          <w:rFonts w:ascii="Verdana" w:hAnsi="Verdana"/>
          <w:sz w:val="20"/>
          <w:szCs w:val="20"/>
        </w:rPr>
        <w:t>La Proforma, le fatture e le comunicazioni relative alla fase esecutiva dell'operazione non costituiscono autonome fonti negoziali e non possono modificare unilateralmente le condizioni contrattuali applicabili alla specifica operazione né introdurre nuovi obblighi. L'importo indicato nella Proforma costituisce l'Importo Totale Dovuto dall'Acquirente, salvo errore materiale manifesto. Le fatture emesse in relazione all'operazione documentano, secondo il Modello di Vendita applicabile e le modalità con cui la compravendita viene eseguita, i rispettivi rapporti economici e fiscali, senza modificare, di per sé, l'ammontare complessivamente dovuto dall'Acquirente. La messa a disposizione della Proforma determina la decorrenza del Termine di pagamento secondo quanto previsto dall'art. 11, senza che per tale ragione essa assuma natura di fonte negoziale</w:t>
      </w:r>
      <w:r w:rsidR="00AA4294" w:rsidRPr="007C1A68">
        <w:rPr>
          <w:rFonts w:ascii="Verdana" w:hAnsi="Verdana"/>
          <w:sz w:val="20"/>
          <w:szCs w:val="20"/>
        </w:rPr>
        <w:t>.</w:t>
      </w:r>
    </w:p>
    <w:p w14:paraId="5A5D38B0" w14:textId="7FD2A4F3"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sidRPr="005E7F07">
        <w:rPr>
          <w:rFonts w:ascii="Verdana" w:hAnsi="Verdana"/>
          <w:sz w:val="20"/>
          <w:szCs w:val="20"/>
        </w:rPr>
        <w:t xml:space="preserve">Fino a quando non siano state formulate Offerte, Fleequid può modificare le condizioni applicabili alla specifica operazione o al singolo Evento di vendita, rendendo conoscibile la versione applicabile secondo quanto previsto dagli artt. 3.2, 3.7, 4.5 e 9.2. Qualora siano già state formulate Offerte, una modifica sostanziale delle condizioni applicabili non si applica alle Offerte già formulate: Fleequid, ove intenda applicare la modifica, neutralizza le Offerte </w:t>
      </w:r>
      <w:r w:rsidRPr="005E7F07">
        <w:rPr>
          <w:rFonts w:ascii="Verdana" w:hAnsi="Verdana"/>
          <w:sz w:val="20"/>
          <w:szCs w:val="20"/>
        </w:rPr>
        <w:lastRenderedPageBreak/>
        <w:t xml:space="preserve">interessate, rende conoscibile la nuova versione delle condizioni e consente agli Utenti una nuova manifestazione di volontà. Le correzioni puramente materiali o formali, prive di incidenza economica o giuridica, possono essere effettuate senza necessità di neutralizzare le Offerte già formulate. Perfezionatosi l'Accordo vincolante, nessuna modifica unilaterale delle condizioni applicabili è ammessa, salvo accordo espresso delle Parti interessate, meccanismi già preventivamente pattuiti e resi conoscibili ovvero adeguamenti obbligatori ai sensi dell'art. 4.9. Resta fermo quanto previsto dall'art. </w:t>
      </w:r>
      <w:del w:id="733" w:author="Avv. Rosario Panzariello" w:date="2026-09-28T19:59:00Z" w16du:dateUtc="2026-09-28T17:59:00Z">
        <w:r w:rsidRPr="005E7F07" w:rsidDel="005C33C7">
          <w:rPr>
            <w:rFonts w:ascii="Verdana" w:hAnsi="Verdana"/>
            <w:sz w:val="20"/>
            <w:szCs w:val="20"/>
          </w:rPr>
          <w:delText>9.4, lett. b)</w:delText>
        </w:r>
      </w:del>
      <w:ins w:id="734" w:author="Avv. Rosario Panzariello" w:date="2026-09-28T19:59:00Z" w16du:dateUtc="2026-09-28T17:59:00Z">
        <w:r w:rsidR="005C33C7">
          <w:rPr>
            <w:rFonts w:ascii="Verdana" w:hAnsi="Verdana"/>
            <w:sz w:val="20"/>
            <w:szCs w:val="20"/>
          </w:rPr>
          <w:t>9.7</w:t>
        </w:r>
      </w:ins>
      <w:r w:rsidRPr="005E7F07">
        <w:rPr>
          <w:rFonts w:ascii="Verdana" w:hAnsi="Verdana"/>
          <w:sz w:val="20"/>
          <w:szCs w:val="20"/>
        </w:rPr>
        <w:t>, in materia di errore materiale manifesto.</w:t>
      </w:r>
    </w:p>
    <w:p w14:paraId="5B055302" w14:textId="6E4B442B" w:rsidR="00043B27" w:rsidRPr="007C1A68" w:rsidRDefault="007C1A68" w:rsidP="00A43E09">
      <w:pPr>
        <w:pStyle w:val="Paragrafoelenco"/>
        <w:numPr>
          <w:ilvl w:val="1"/>
          <w:numId w:val="1"/>
        </w:numPr>
        <w:spacing w:line="360" w:lineRule="auto"/>
        <w:ind w:left="0" w:firstLine="0"/>
        <w:jc w:val="both"/>
        <w:rPr>
          <w:rFonts w:ascii="Verdana" w:hAnsi="Verdana"/>
          <w:sz w:val="20"/>
          <w:szCs w:val="20"/>
        </w:rPr>
        <w:pPrChange w:id="735" w:author="Avv. Rosario Panzariello" w:date="2026-09-28T19:10:00Z" w16du:dateUtc="2026-09-28T17:10:00Z">
          <w:pPr>
            <w:pStyle w:val="Paragrafoelenco"/>
            <w:spacing w:line="360" w:lineRule="auto"/>
            <w:ind w:left="0"/>
            <w:jc w:val="both"/>
          </w:pPr>
        </w:pPrChange>
      </w:pPr>
      <w:r w:rsidRPr="007C1A68">
        <w:rPr>
          <w:rFonts w:ascii="Verdana" w:hAnsi="Verdana"/>
          <w:sz w:val="20"/>
          <w:szCs w:val="20"/>
        </w:rPr>
        <w:t>Le modifiche delle presenti Condizioni Generali, del Tariffario Fleequid o delle ulteriori condizioni applicabili richieste da una legge, da un regolamento o da un provvedimento vincolante dell'autorità competente si applicano dalla data e con l'estensione richieste dalla fonte sovraordinata, anche ai rapporti in corso ove ciò sia necessario, senza che ne derivi alcuna retroattività contrattuale generalizzata. Restano salvi gli effetti già definitivamente maturati, salvo diversa disposizione inderogabile. Nei medesimi casi Fleequid può adeguare le modalità operative del Marketplace e delle operazioni, richiedere agli Utenti documenti e adempimenti ulteriori, sospendere l'esecuzione, impedire le attività non più consentite e procedere all'Annullamento della vendita ai sensi dell'art. 14 quando la prosecuzione dell'operazione risulti illecita o incompatibile con la normativa sopravvenuta.</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736" w:name="_Toc241518310"/>
      <w:r w:rsidRPr="000532C5">
        <w:rPr>
          <w:rFonts w:ascii="Verdana" w:hAnsi="Verdana"/>
          <w:b/>
          <w:bCs/>
          <w:smallCaps/>
          <w:sz w:val="20"/>
          <w:szCs w:val="20"/>
        </w:rPr>
        <w:t>Registrazione e uso consentito del Marketplace.</w:t>
      </w:r>
      <w:bookmarkEnd w:id="73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w:t>
      </w:r>
      <w:r w:rsidR="00A21142">
        <w:rPr>
          <w:rFonts w:ascii="Verdana" w:hAnsi="Verdana"/>
          <w:sz w:val="20"/>
          <w:szCs w:val="20"/>
        </w:rPr>
        <w:t xml:space="preserve"> al Marketplace</w:t>
      </w:r>
      <w:r w:rsidRPr="000532C5">
        <w:rPr>
          <w:rFonts w:ascii="Verdana" w:hAnsi="Verdana"/>
          <w:sz w:val="20"/>
          <w:szCs w:val="20"/>
        </w:rPr>
        <w:t xml:space="preserve">. La registrazione è gratuita e non comporta alcun impegno ad acquistare o vendere Veicoli. Con la registrazione al Marketplace l’Utente </w:t>
      </w:r>
      <w:r w:rsidR="001C1CAF">
        <w:rPr>
          <w:rFonts w:ascii="Verdana" w:hAnsi="Verdana"/>
          <w:sz w:val="20"/>
          <w:szCs w:val="20"/>
        </w:rPr>
        <w:t xml:space="preserve">dichiara e </w:t>
      </w:r>
      <w:r w:rsidRPr="000532C5">
        <w:rPr>
          <w:rFonts w:ascii="Verdana" w:hAnsi="Verdana"/>
          <w:sz w:val="20"/>
          <w:szCs w:val="20"/>
        </w:rPr>
        <w:t xml:space="preserve">garantisce di rivestire la qualità di Professionista </w:t>
      </w:r>
      <w:r w:rsidR="001C1CAF">
        <w:rPr>
          <w:rFonts w:ascii="Verdana" w:hAnsi="Verdana"/>
          <w:sz w:val="20"/>
          <w:szCs w:val="20"/>
        </w:rPr>
        <w:t xml:space="preserve">e che la persona fisica che procede alla registrazione </w:t>
      </w:r>
      <w:r w:rsidR="00EE0632">
        <w:rPr>
          <w:rFonts w:ascii="Verdana" w:hAnsi="Verdana"/>
          <w:sz w:val="20"/>
          <w:szCs w:val="20"/>
        </w:rPr>
        <w:t>è</w:t>
      </w:r>
      <w:r w:rsidR="001C1CAF">
        <w:rPr>
          <w:rFonts w:ascii="Verdana" w:hAnsi="Verdana"/>
          <w:sz w:val="20"/>
          <w:szCs w:val="20"/>
        </w:rPr>
        <w:t xml:space="preserve"> maggiorenne e </w:t>
      </w:r>
      <w:r w:rsidR="0092015C">
        <w:rPr>
          <w:rFonts w:ascii="Verdana" w:hAnsi="Verdana"/>
          <w:sz w:val="20"/>
          <w:szCs w:val="20"/>
        </w:rPr>
        <w:t>dispone</w:t>
      </w:r>
      <w:r w:rsidR="001C1CAF">
        <w:rPr>
          <w:rFonts w:ascii="Verdana" w:hAnsi="Verdana"/>
          <w:sz w:val="20"/>
          <w:szCs w:val="20"/>
        </w:rPr>
        <w:t xml:space="preserve"> dei poteri necessari per </w:t>
      </w:r>
      <w:r w:rsidR="000D27FD">
        <w:rPr>
          <w:rFonts w:ascii="Verdana" w:hAnsi="Verdana"/>
          <w:sz w:val="20"/>
          <w:szCs w:val="20"/>
        </w:rPr>
        <w:t xml:space="preserve">accettare </w:t>
      </w:r>
      <w:r w:rsidRPr="000532C5">
        <w:rPr>
          <w:rFonts w:ascii="Verdana" w:hAnsi="Verdana"/>
          <w:sz w:val="20"/>
          <w:szCs w:val="20"/>
        </w:rPr>
        <w:t>le presenti Condizioni Generali</w:t>
      </w:r>
      <w:r w:rsidR="000D27FD">
        <w:rPr>
          <w:rFonts w:ascii="Verdana" w:hAnsi="Verdana"/>
          <w:sz w:val="20"/>
          <w:szCs w:val="20"/>
        </w:rPr>
        <w:t xml:space="preserve"> e vincolare l’Utente</w:t>
      </w:r>
      <w:r w:rsidRPr="000532C5">
        <w:rPr>
          <w:rFonts w:ascii="Verdana" w:hAnsi="Verdana"/>
          <w:sz w:val="20"/>
          <w:szCs w:val="20"/>
        </w:rPr>
        <w:t>.</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w:t>
      </w:r>
      <w:r w:rsidR="00424D66">
        <w:rPr>
          <w:rFonts w:ascii="Verdana" w:hAnsi="Verdana"/>
          <w:sz w:val="20"/>
          <w:szCs w:val="20"/>
        </w:rPr>
        <w:t>agli Eventi di vendita</w:t>
      </w:r>
      <w:r w:rsidRPr="000532C5">
        <w:rPr>
          <w:rFonts w:ascii="Verdana" w:hAnsi="Verdana"/>
          <w:sz w:val="20"/>
          <w:szCs w:val="20"/>
        </w:rPr>
        <w:t xml:space="preserve"> è riservata agli Utenti che abbiano completato la procedura di registrazione al Marketplace, abbiano indicato in modo completo e veritiero i dati richiesti e abbiano trasmesso </w:t>
      </w:r>
      <w:r w:rsidR="00CD6F5D">
        <w:rPr>
          <w:rFonts w:ascii="Verdana" w:hAnsi="Verdana"/>
          <w:sz w:val="20"/>
          <w:szCs w:val="20"/>
        </w:rPr>
        <w:t>la documentazione</w:t>
      </w:r>
      <w:r w:rsidR="00E2290B">
        <w:rPr>
          <w:rFonts w:ascii="Verdana" w:hAnsi="Verdana"/>
          <w:sz w:val="20"/>
          <w:szCs w:val="20"/>
        </w:rPr>
        <w:t xml:space="preserve"> eventualmente richiesta da Fleequid ai sensi </w:t>
      </w:r>
      <w:r w:rsidR="007D3138">
        <w:rPr>
          <w:rFonts w:ascii="Verdana" w:hAnsi="Verdana"/>
          <w:sz w:val="20"/>
          <w:szCs w:val="20"/>
        </w:rPr>
        <w:t>del presente comma. Fleequid può richiedere, anche successivamente alla registrazione e in qualsiasi momento in cui risulti necessario in relazione all’operatività dell’Utente o alla specifica operazione</w:t>
      </w:r>
      <w:r w:rsidRPr="000532C5">
        <w:rPr>
          <w:rFonts w:ascii="Verdana" w:hAnsi="Verdana"/>
          <w:sz w:val="20"/>
          <w:szCs w:val="20"/>
        </w:rPr>
        <w:t xml:space="preserve">: </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v</w:t>
      </w:r>
      <w:r w:rsidRPr="000532C5">
        <w:rPr>
          <w:rFonts w:ascii="Verdana" w:hAnsi="Verdana"/>
          <w:sz w:val="20"/>
          <w:szCs w:val="20"/>
        </w:rPr>
        <w:t xml:space="preserve">isura </w:t>
      </w:r>
      <w:r w:rsidR="0087394A" w:rsidRPr="000532C5">
        <w:rPr>
          <w:rFonts w:ascii="Verdana" w:hAnsi="Verdana"/>
          <w:sz w:val="20"/>
          <w:szCs w:val="20"/>
        </w:rPr>
        <w:t>camerale aggiornata</w:t>
      </w:r>
      <w:r w:rsidR="000D713E">
        <w:rPr>
          <w:rFonts w:ascii="Verdana" w:hAnsi="Verdana"/>
          <w:sz w:val="20"/>
          <w:szCs w:val="20"/>
        </w:rPr>
        <w:t xml:space="preserve"> </w:t>
      </w:r>
      <w:r w:rsidR="00200985">
        <w:rPr>
          <w:rFonts w:ascii="Verdana" w:hAnsi="Verdana"/>
          <w:sz w:val="20"/>
          <w:szCs w:val="20"/>
        </w:rPr>
        <w:t>o</w:t>
      </w:r>
      <w:r w:rsidR="001910F2">
        <w:rPr>
          <w:rFonts w:ascii="Verdana" w:hAnsi="Verdana"/>
          <w:sz w:val="20"/>
          <w:szCs w:val="20"/>
        </w:rPr>
        <w:t xml:space="preserve"> </w:t>
      </w:r>
      <w:r w:rsidR="00B67E7D" w:rsidRPr="000532C5">
        <w:rPr>
          <w:rFonts w:ascii="Verdana" w:hAnsi="Verdana"/>
          <w:sz w:val="20"/>
          <w:szCs w:val="20"/>
        </w:rPr>
        <w:t xml:space="preserve">certificazione equipollente, con specifica indicazione dei poteri del rappresentante legale; </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w:t>
      </w:r>
      <w:r w:rsidRPr="000532C5">
        <w:rPr>
          <w:rFonts w:ascii="Verdana" w:hAnsi="Verdana"/>
          <w:sz w:val="20"/>
          <w:szCs w:val="20"/>
        </w:rPr>
        <w:t xml:space="preserve">ocumento </w:t>
      </w:r>
      <w:r w:rsidR="00B67E7D" w:rsidRPr="000532C5">
        <w:rPr>
          <w:rFonts w:ascii="Verdana" w:hAnsi="Verdana"/>
          <w:sz w:val="20"/>
          <w:szCs w:val="20"/>
        </w:rPr>
        <w:t>d’identità dell’imprenditore individuale ovvero del legale rappresentante della società e relativo codice fiscale;</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w:t>
      </w:r>
      <w:r w:rsidRPr="000532C5">
        <w:rPr>
          <w:rFonts w:ascii="Verdana" w:hAnsi="Verdana"/>
          <w:sz w:val="20"/>
          <w:szCs w:val="20"/>
        </w:rPr>
        <w:t xml:space="preserve">ertificato </w:t>
      </w:r>
      <w:r w:rsidR="00B67E7D" w:rsidRPr="000532C5">
        <w:rPr>
          <w:rFonts w:ascii="Verdana" w:hAnsi="Verdana"/>
          <w:sz w:val="20"/>
          <w:szCs w:val="20"/>
        </w:rPr>
        <w:t xml:space="preserve">di </w:t>
      </w:r>
      <w:r>
        <w:rPr>
          <w:rFonts w:ascii="Verdana" w:hAnsi="Verdana"/>
          <w:sz w:val="20"/>
          <w:szCs w:val="20"/>
        </w:rPr>
        <w:t>attribuzione</w:t>
      </w:r>
      <w:r w:rsidRPr="000532C5">
        <w:rPr>
          <w:rFonts w:ascii="Verdana" w:hAnsi="Verdana"/>
          <w:sz w:val="20"/>
          <w:szCs w:val="20"/>
        </w:rPr>
        <w:t xml:space="preserve"> </w:t>
      </w:r>
      <w:r w:rsidR="00B67E7D" w:rsidRPr="000532C5">
        <w:rPr>
          <w:rFonts w:ascii="Verdana" w:hAnsi="Verdana"/>
          <w:sz w:val="20"/>
          <w:szCs w:val="20"/>
        </w:rPr>
        <w:t>della partita iva o altra documentazione nazionale equivalente;</w:t>
      </w:r>
    </w:p>
    <w:p w14:paraId="3D2F232B" w14:textId="3F6AF20D"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o</w:t>
      </w:r>
      <w:r w:rsidRPr="000532C5">
        <w:rPr>
          <w:rFonts w:ascii="Verdana" w:hAnsi="Verdana"/>
          <w:sz w:val="20"/>
          <w:szCs w:val="20"/>
        </w:rPr>
        <w:t xml:space="preserve">gni </w:t>
      </w:r>
      <w:r w:rsidR="00B67E7D" w:rsidRPr="000532C5">
        <w:rPr>
          <w:rFonts w:ascii="Verdana" w:hAnsi="Verdana"/>
          <w:sz w:val="20"/>
          <w:szCs w:val="20"/>
        </w:rPr>
        <w:t>altro documento ragionevolmente richiesto da Fleequid ai fini dell’identificazione dell’Utente</w:t>
      </w:r>
      <w:r w:rsidR="00C94D50">
        <w:rPr>
          <w:rFonts w:ascii="Verdana" w:hAnsi="Verdana"/>
          <w:sz w:val="20"/>
          <w:szCs w:val="20"/>
        </w:rPr>
        <w:t xml:space="preserve">, </w:t>
      </w:r>
      <w:r w:rsidR="00B67E7D" w:rsidRPr="000532C5">
        <w:rPr>
          <w:rFonts w:ascii="Verdana" w:hAnsi="Verdana"/>
          <w:sz w:val="20"/>
          <w:szCs w:val="20"/>
        </w:rPr>
        <w:t>dell’accertamento della sua qualità di Professionista</w:t>
      </w:r>
      <w:r w:rsidR="00061CB3" w:rsidRPr="000532C5">
        <w:rPr>
          <w:rFonts w:ascii="Verdana" w:hAnsi="Verdana"/>
          <w:sz w:val="20"/>
          <w:szCs w:val="20"/>
        </w:rPr>
        <w:t xml:space="preserve"> ovvero, con riferimento a specifiche categorie </w:t>
      </w:r>
      <w:r w:rsidR="006429B4" w:rsidRPr="006429B4">
        <w:rPr>
          <w:rFonts w:ascii="Verdana" w:hAnsi="Verdana"/>
          <w:sz w:val="20"/>
          <w:szCs w:val="20"/>
        </w:rPr>
        <w:t>di Evento di vendita</w:t>
      </w:r>
      <w:r w:rsidR="00061CB3" w:rsidRPr="000532C5">
        <w:rPr>
          <w:rFonts w:ascii="Verdana" w:hAnsi="Verdana"/>
          <w:sz w:val="20"/>
          <w:szCs w:val="20"/>
        </w:rPr>
        <w:t xml:space="preserve">, </w:t>
      </w:r>
      <w:r w:rsidR="00336D83" w:rsidRPr="00336D83">
        <w:rPr>
          <w:rFonts w:ascii="Verdana" w:hAnsi="Verdana"/>
          <w:sz w:val="20"/>
          <w:szCs w:val="20"/>
        </w:rPr>
        <w:t>della verifica del</w:t>
      </w:r>
      <w:r w:rsidR="00336D83">
        <w:rPr>
          <w:rFonts w:ascii="Verdana" w:hAnsi="Verdana"/>
          <w:sz w:val="20"/>
          <w:szCs w:val="20"/>
        </w:rPr>
        <w:t xml:space="preserve"> </w:t>
      </w:r>
      <w:r w:rsidR="00061CB3" w:rsidRPr="000532C5">
        <w:rPr>
          <w:rFonts w:ascii="Verdana" w:hAnsi="Verdana"/>
          <w:sz w:val="20"/>
          <w:szCs w:val="20"/>
        </w:rPr>
        <w:t xml:space="preserve">possesso di particolari </w:t>
      </w:r>
      <w:r w:rsidR="00061CB3" w:rsidRPr="000532C5">
        <w:rPr>
          <w:rFonts w:ascii="Verdana" w:hAnsi="Verdana"/>
          <w:sz w:val="20"/>
          <w:szCs w:val="20"/>
        </w:rPr>
        <w:lastRenderedPageBreak/>
        <w:t>autorizzazioni</w:t>
      </w:r>
      <w:r w:rsidR="00750804" w:rsidRPr="000532C5">
        <w:rPr>
          <w:rFonts w:ascii="Verdana" w:hAnsi="Verdana"/>
          <w:sz w:val="20"/>
          <w:szCs w:val="20"/>
        </w:rPr>
        <w:t xml:space="preserve">, </w:t>
      </w:r>
      <w:r w:rsidR="00061CB3" w:rsidRPr="000532C5">
        <w:rPr>
          <w:rFonts w:ascii="Verdana" w:hAnsi="Verdana"/>
          <w:sz w:val="20"/>
          <w:szCs w:val="20"/>
        </w:rPr>
        <w:t>abilitazioni</w:t>
      </w:r>
      <w:r w:rsidR="00750804" w:rsidRPr="000532C5">
        <w:rPr>
          <w:rFonts w:ascii="Verdana" w:hAnsi="Verdana"/>
          <w:sz w:val="20"/>
          <w:szCs w:val="20"/>
        </w:rPr>
        <w:t xml:space="preserve"> o </w:t>
      </w:r>
      <w:r w:rsidR="00336D83">
        <w:rPr>
          <w:rFonts w:ascii="Verdana" w:hAnsi="Verdana"/>
          <w:sz w:val="20"/>
          <w:szCs w:val="20"/>
        </w:rPr>
        <w:t>altri</w:t>
      </w:r>
      <w:r w:rsidR="00750804" w:rsidRPr="000532C5">
        <w:rPr>
          <w:rFonts w:ascii="Verdana" w:hAnsi="Verdana"/>
          <w:sz w:val="20"/>
          <w:szCs w:val="20"/>
        </w:rPr>
        <w:t xml:space="preserve"> requisit</w:t>
      </w:r>
      <w:r w:rsidR="00336D83">
        <w:rPr>
          <w:rFonts w:ascii="Verdana" w:hAnsi="Verdana"/>
          <w:sz w:val="20"/>
          <w:szCs w:val="20"/>
        </w:rPr>
        <w:t>i</w:t>
      </w:r>
      <w:r w:rsidR="00750804" w:rsidRPr="000532C5">
        <w:rPr>
          <w:rFonts w:ascii="Verdana" w:hAnsi="Verdana"/>
          <w:sz w:val="20"/>
          <w:szCs w:val="20"/>
        </w:rPr>
        <w:t xml:space="preserve"> di carattere tecnico</w:t>
      </w:r>
      <w:del w:id="737" w:author="Avv. Rosario Panzariello" w:date="2026-09-28T19:07:00Z" w16du:dateUtc="2026-09-28T17:07:00Z">
        <w:r w:rsidR="00750804" w:rsidRPr="000532C5" w:rsidDel="007F35C1">
          <w:rPr>
            <w:rFonts w:ascii="Verdana" w:hAnsi="Verdana"/>
            <w:sz w:val="20"/>
            <w:szCs w:val="20"/>
          </w:rPr>
          <w:delText xml:space="preserve"> </w:delText>
        </w:r>
      </w:del>
      <w:r w:rsidR="00750804" w:rsidRPr="000532C5">
        <w:rPr>
          <w:rFonts w:ascii="Verdana" w:hAnsi="Verdana"/>
          <w:sz w:val="20"/>
          <w:szCs w:val="20"/>
        </w:rPr>
        <w:t>-professionale</w:t>
      </w:r>
      <w:r w:rsidR="00061CB3" w:rsidRPr="000532C5">
        <w:rPr>
          <w:rFonts w:ascii="Verdana" w:hAnsi="Verdana"/>
          <w:sz w:val="20"/>
          <w:szCs w:val="20"/>
        </w:rPr>
        <w:t xml:space="preserve"> </w:t>
      </w:r>
      <w:r w:rsidR="00B827A5" w:rsidRPr="00B827A5">
        <w:rPr>
          <w:rFonts w:ascii="Verdana" w:hAnsi="Verdana"/>
          <w:sz w:val="20"/>
          <w:szCs w:val="20"/>
        </w:rPr>
        <w:t>previsti dalla legge o comunque richiesti per la partecipazione</w:t>
      </w:r>
      <w:r w:rsidR="00B67E7D" w:rsidRPr="000532C5">
        <w:rPr>
          <w:rFonts w:ascii="Verdana" w:hAnsi="Verdana"/>
          <w:sz w:val="20"/>
          <w:szCs w:val="20"/>
        </w:rPr>
        <w:t>.</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sidRPr="000C62C7">
        <w:rPr>
          <w:rFonts w:ascii="Verdana" w:hAnsi="Verdana"/>
          <w:sz w:val="20"/>
          <w:szCs w:val="20"/>
        </w:rPr>
        <w:t xml:space="preserve">Fleequid può, a propria discrezione, consentire </w:t>
      </w:r>
      <w:r w:rsidR="00D033A4" w:rsidRPr="000532C5">
        <w:rPr>
          <w:rFonts w:ascii="Verdana" w:hAnsi="Verdana"/>
          <w:sz w:val="20"/>
          <w:szCs w:val="20"/>
        </w:rPr>
        <w:t xml:space="preserve">l’accesso al Marketplace </w:t>
      </w:r>
      <w:r>
        <w:rPr>
          <w:rFonts w:ascii="Verdana" w:hAnsi="Verdana"/>
          <w:sz w:val="20"/>
          <w:szCs w:val="20"/>
        </w:rPr>
        <w:t>o</w:t>
      </w:r>
      <w:r w:rsidRPr="000532C5">
        <w:rPr>
          <w:rFonts w:ascii="Verdana" w:hAnsi="Verdana"/>
          <w:sz w:val="20"/>
          <w:szCs w:val="20"/>
        </w:rPr>
        <w:t xml:space="preserve"> </w:t>
      </w:r>
      <w:r w:rsidR="00D033A4" w:rsidRPr="000532C5">
        <w:rPr>
          <w:rFonts w:ascii="Verdana" w:hAnsi="Verdana"/>
          <w:sz w:val="20"/>
          <w:szCs w:val="20"/>
        </w:rPr>
        <w:t xml:space="preserve">la partecipazione </w:t>
      </w:r>
      <w:r w:rsidR="00224A14" w:rsidRPr="00224A14">
        <w:rPr>
          <w:rFonts w:ascii="Verdana" w:hAnsi="Verdana"/>
          <w:sz w:val="20"/>
          <w:szCs w:val="20"/>
        </w:rPr>
        <w:t>a uno o più Eventi di vendita anche prima del completamento della trasmissione documentale, riservandosi in tal caso di richiedere in qualsiasi momento la documentazione mancante o aggiornata e di limitare, sospendere o revocare l’accesso o l’operatività dell’Utente in caso di mancata trasmissione</w:t>
      </w:r>
      <w:r w:rsidR="00D033A4" w:rsidRPr="000532C5">
        <w:rPr>
          <w:rFonts w:ascii="Verdana" w:hAnsi="Verdana"/>
          <w:sz w:val="20"/>
          <w:szCs w:val="20"/>
        </w:rPr>
        <w:t>.</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00750804" w:rsidRPr="000532C5">
        <w:rPr>
          <w:rFonts w:ascii="Verdana" w:hAnsi="Verdana"/>
          <w:sz w:val="20"/>
          <w:szCs w:val="20"/>
        </w:rPr>
        <w:t xml:space="preserve">comprovare </w:t>
      </w:r>
      <w:r w:rsidRPr="000532C5">
        <w:rPr>
          <w:rFonts w:ascii="Verdana" w:hAnsi="Verdana"/>
          <w:sz w:val="20"/>
          <w:szCs w:val="20"/>
        </w:rPr>
        <w:t>lo status di Professionista dell'Utente</w:t>
      </w:r>
      <w:r w:rsidR="00750804" w:rsidRPr="000532C5">
        <w:rPr>
          <w:rFonts w:ascii="Verdana" w:hAnsi="Verdana"/>
          <w:sz w:val="20"/>
          <w:szCs w:val="20"/>
        </w:rPr>
        <w:t>, ovvero il perdurante possesso dei requisiti tecnici e professionali richiesti per determinate categori</w:t>
      </w:r>
      <w:r w:rsidR="00E92F08">
        <w:rPr>
          <w:rFonts w:ascii="Verdana" w:hAnsi="Verdana"/>
          <w:sz w:val="20"/>
          <w:szCs w:val="20"/>
        </w:rPr>
        <w:t>e</w:t>
      </w:r>
      <w:r w:rsidR="00750804" w:rsidRPr="000532C5">
        <w:rPr>
          <w:rFonts w:ascii="Verdana" w:hAnsi="Verdana"/>
          <w:sz w:val="20"/>
          <w:szCs w:val="20"/>
        </w:rPr>
        <w:t xml:space="preserve"> </w:t>
      </w:r>
      <w:r w:rsidR="00307060" w:rsidRPr="00307060">
        <w:rPr>
          <w:rFonts w:ascii="Verdana" w:hAnsi="Verdana"/>
          <w:sz w:val="20"/>
          <w:szCs w:val="20"/>
        </w:rPr>
        <w:t>di Evento di vendita</w:t>
      </w:r>
      <w:r w:rsidRPr="000532C5">
        <w:rPr>
          <w:rFonts w:ascii="Verdana" w:hAnsi="Verdana"/>
          <w:sz w:val="20"/>
          <w:szCs w:val="20"/>
        </w:rPr>
        <w:t xml:space="preserve">. La validità ed efficacia della registrazione </w:t>
      </w:r>
      <w:r w:rsidR="00335FFC" w:rsidRPr="00335FFC">
        <w:rPr>
          <w:rFonts w:ascii="Verdana" w:hAnsi="Verdana"/>
          <w:sz w:val="20"/>
          <w:szCs w:val="20"/>
        </w:rPr>
        <w:t xml:space="preserve">sono subordinate all’approvazione da parte </w:t>
      </w:r>
      <w:r w:rsidRPr="000532C5">
        <w:rPr>
          <w:rFonts w:ascii="Verdana" w:hAnsi="Verdana"/>
          <w:sz w:val="20"/>
          <w:szCs w:val="20"/>
        </w:rPr>
        <w:t xml:space="preserve">di Fleequid. Fleequid si riserva </w:t>
      </w:r>
      <w:r w:rsidR="000A1439">
        <w:rPr>
          <w:rFonts w:ascii="Verdana" w:hAnsi="Verdana"/>
          <w:sz w:val="20"/>
          <w:szCs w:val="20"/>
        </w:rPr>
        <w:t>inoltre</w:t>
      </w:r>
      <w:r w:rsidRPr="000532C5">
        <w:rPr>
          <w:rFonts w:ascii="Verdana" w:hAnsi="Verdana"/>
          <w:sz w:val="20"/>
          <w:szCs w:val="20"/>
        </w:rPr>
        <w:t xml:space="preserve"> il diritto, </w:t>
      </w:r>
      <w:r w:rsidR="00DD49F2" w:rsidRPr="00DD49F2">
        <w:rPr>
          <w:rFonts w:ascii="Verdana" w:hAnsi="Verdana"/>
          <w:sz w:val="20"/>
          <w:szCs w:val="20"/>
        </w:rPr>
        <w:t>in qualsiasi momento e a propria discrezione, di consentire, limitare, sospendere o escludere l'accesso degli Utenti registrati al Marketplace o a singole funzionalità dello stesso, nonché di limitarne l'operatività alle sole categorie di Evento di vendita per le quali abbiano dimostrato il possesso dei requisiti tecnico-professionali prescritti, ovvero in funzione della Classificazione dell'Utente ai sensi dell'art. 6. Ogni Utente può disporre di un solo profilo, al quale possono essere associati uno o più referenti aziendali autorizzati a operare sul Marketplace. Il profilo Utente non è trasferibile a terzi</w:t>
      </w:r>
      <w:r w:rsidRPr="000532C5">
        <w:rPr>
          <w:rFonts w:ascii="Verdana" w:hAnsi="Verdana"/>
          <w:sz w:val="20"/>
          <w:szCs w:val="20"/>
        </w:rPr>
        <w:t xml:space="preserve">. È vietata la registrazione al Marketplace sotto falsa identità. </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sidRPr="000532C5">
        <w:rPr>
          <w:rFonts w:ascii="Verdana" w:hAnsi="Verdana"/>
          <w:sz w:val="20"/>
          <w:szCs w:val="20"/>
        </w:rPr>
        <w:t xml:space="preserve">Completata la procedura di registrazione, Fleequid </w:t>
      </w:r>
      <w:r w:rsidR="00F05242">
        <w:rPr>
          <w:rFonts w:ascii="Verdana" w:hAnsi="Verdana"/>
          <w:sz w:val="20"/>
          <w:szCs w:val="20"/>
        </w:rPr>
        <w:t>fornisce</w:t>
      </w:r>
      <w:r w:rsidR="00F05242" w:rsidRPr="000532C5">
        <w:rPr>
          <w:rFonts w:ascii="Verdana" w:hAnsi="Verdana"/>
          <w:sz w:val="20"/>
          <w:szCs w:val="20"/>
        </w:rPr>
        <w:t xml:space="preserve"> </w:t>
      </w:r>
      <w:r w:rsidRPr="000532C5">
        <w:rPr>
          <w:rFonts w:ascii="Verdana" w:hAnsi="Verdana"/>
          <w:sz w:val="20"/>
          <w:szCs w:val="20"/>
        </w:rPr>
        <w:t xml:space="preserve">all’Utente </w:t>
      </w:r>
      <w:r w:rsidR="003074F0" w:rsidRPr="003074F0">
        <w:rPr>
          <w:rFonts w:ascii="Verdana" w:hAnsi="Verdana"/>
          <w:sz w:val="20"/>
          <w:szCs w:val="20"/>
        </w:rPr>
        <w:t>le credenziali di accesso al Marketplace relative ai referenti aziendali associati al profilo</w:t>
      </w:r>
      <w:r w:rsidRPr="000532C5">
        <w:rPr>
          <w:rFonts w:ascii="Verdana" w:hAnsi="Verdana"/>
          <w:sz w:val="20"/>
          <w:szCs w:val="20"/>
        </w:rPr>
        <w:t>. L’Utente si impegna</w:t>
      </w:r>
      <w:r w:rsidR="00042A14" w:rsidRPr="00042A14">
        <w:t xml:space="preserve"> </w:t>
      </w:r>
      <w:r w:rsidR="00042A14" w:rsidRPr="00042A14">
        <w:rPr>
          <w:rFonts w:ascii="Verdana" w:hAnsi="Verdana"/>
          <w:sz w:val="20"/>
          <w:szCs w:val="20"/>
        </w:rPr>
        <w:t>a mantenerle strettamente riservate, a curarne il periodico aggiornamento e a mantenere costantemente aggiornato l'elenco dei referenti aziendali autorizzati a operare per suo conto</w:t>
      </w:r>
      <w:r w:rsidRPr="000532C5">
        <w:rPr>
          <w:rFonts w:ascii="Verdana" w:hAnsi="Verdana"/>
          <w:sz w:val="20"/>
          <w:szCs w:val="20"/>
        </w:rPr>
        <w:t xml:space="preserve">. L'Utente è responsabile </w:t>
      </w:r>
      <w:r w:rsidR="00F97268" w:rsidRPr="00F97268">
        <w:rPr>
          <w:rFonts w:ascii="Verdana" w:hAnsi="Verdana"/>
          <w:sz w:val="20"/>
          <w:szCs w:val="20"/>
        </w:rPr>
        <w:t>dell'utilizzo delle credenziali associate al proprio profilo e dell'attività compiuta tramite i referenti aziendali da esso autorizzati, nonché della tempestiva revoca delle relative abilitazioni quando ne vengano meno i presupposti, manlevando Fleequid, nella misura massima consentita dalla legge, da responsabilità derivanti da un uso improprio o non autorizzato delle credenziali imputabile all'Utente o ai soggetti a esso riconducibili. L'Utente è inoltre tenuto a mantenere aggiornati i recapiti e le altre informazioni comunicate a Fleequid ai fini delle comunicazioni previste dall'art. 24</w:t>
      </w:r>
      <w:r w:rsidRPr="000532C5">
        <w:rPr>
          <w:rFonts w:ascii="Verdana" w:hAnsi="Verdana"/>
          <w:sz w:val="20"/>
          <w:szCs w:val="20"/>
        </w:rPr>
        <w:t>.</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Entro i limiti e le condizioni delle presenti Condizioni Generali, gli Utenti registrati </w:t>
      </w:r>
      <w:r w:rsidR="005A6555">
        <w:rPr>
          <w:rFonts w:ascii="Verdana" w:hAnsi="Verdana"/>
          <w:sz w:val="20"/>
          <w:szCs w:val="20"/>
        </w:rPr>
        <w:t>possono</w:t>
      </w:r>
      <w:r w:rsidRPr="000532C5">
        <w:rPr>
          <w:rFonts w:ascii="Verdana" w:hAnsi="Verdana"/>
          <w:sz w:val="20"/>
          <w:szCs w:val="20"/>
        </w:rPr>
        <w:t xml:space="preserve"> </w:t>
      </w:r>
      <w:r w:rsidR="00F97268">
        <w:rPr>
          <w:rFonts w:ascii="Verdana" w:hAnsi="Verdana"/>
          <w:sz w:val="20"/>
          <w:szCs w:val="20"/>
        </w:rPr>
        <w:t>formulare</w:t>
      </w:r>
      <w:r w:rsidR="00F97268" w:rsidRPr="000532C5">
        <w:rPr>
          <w:rFonts w:ascii="Verdana" w:hAnsi="Verdana"/>
          <w:sz w:val="20"/>
          <w:szCs w:val="20"/>
        </w:rPr>
        <w:t xml:space="preserve"> </w:t>
      </w:r>
      <w:r w:rsidRPr="000532C5">
        <w:rPr>
          <w:rFonts w:ascii="Verdana" w:hAnsi="Verdana"/>
          <w:sz w:val="20"/>
          <w:szCs w:val="20"/>
        </w:rPr>
        <w:t>Proposte di vendita</w:t>
      </w:r>
      <w:r w:rsidR="00EB2AF8" w:rsidRPr="00EB2AF8">
        <w:rPr>
          <w:rFonts w:ascii="Verdana" w:hAnsi="Verdana"/>
          <w:sz w:val="20"/>
          <w:szCs w:val="20"/>
        </w:rPr>
        <w:t xml:space="preserve">, partecipare agli Eventi di vendita, presentare Offerte e utilizzare gli ulteriori Servizi resi disponibili tramite il Marketplace. Per la partecipazione agli Eventi di vendita e la formulazione delle Offerte è, in via ordinaria, richiesto il versamento del Deposito cauzionale secondo quanto previsto dall'art. 6; ove dovuto, il mancato versamento del Deposito cauzionale preclude la formulazione dell'Offerta. L'utilizzo consentito del Marketplace è limitato alla consultazione degli Eventi di vendita e degli annunci presenti, all'inserimento di Proposte di </w:t>
      </w:r>
      <w:r w:rsidR="00EB2AF8" w:rsidRPr="00EB2AF8">
        <w:rPr>
          <w:rFonts w:ascii="Verdana" w:hAnsi="Verdana"/>
          <w:sz w:val="20"/>
          <w:szCs w:val="20"/>
        </w:rPr>
        <w:lastRenderedPageBreak/>
        <w:t>vendita, alla presentazione di Offerte e all'utilizzo degli ulteriori Servizi messi a disposizione da Fleequid, secondo le modalità e per le finalità previste dalle presenti Condizioni Generali, dalle Condizioni Specifiche, dalle Condizioni particolari di vendita e dagli eventuali Contratti individuali applicabili. Ogni altro utilizzo del Marketplace è espressamente vietato. In particolare, non sono consentite attività volte a rendere il Marketplace non operativo, comprometterne il funzionamento o renderne più difficoltoso l'utilizzo da parte degli altri Utenti. Senza preventiva autorizzazione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allo scopo di richiedere informazioni o documenti relativi a Veicoli presenti sul Marketplace o per concludere direttamente operazioni dirette ad aggirare Fleequid.</w:t>
      </w:r>
      <w:r w:rsidR="001E7F8E" w:rsidRPr="001E7F8E">
        <w:t xml:space="preserve"> </w:t>
      </w:r>
      <w:r w:rsidR="001E7F8E" w:rsidRPr="001E7F8E">
        <w:rPr>
          <w:rFonts w:ascii="Verdana" w:hAnsi="Verdana"/>
          <w:sz w:val="20"/>
          <w:szCs w:val="20"/>
        </w:rPr>
        <w:t>L'Utente che operi quale potenziale acquirente, ivi compresi l'Offerente e l'Acquirente, si impegna inoltre, per 24 (ventiquattro) mesi decorrenti dal primo momento in cui abbia avuto accesso, tramite Fleequid, a informazioni o contatti relativi allo specifico Veicolo o al relativo Venditore, a non utilizzare tali informazioni, contatti o opportunità commerciali per concludere, direttamente o indirettamente, operazioni relative al Veicolo aggirando l'intervento di Fleequid. In caso di conclusione di un'operazione elusiva ovvero di condotta oggettivamente e inequivocabilmente diretta a concluderla, anche qualora l'operazione non sia successivamente perfezionata, l'Utente è tenuto a corrispondere a Fleequid, a titolo di penale, un importo pari a tre volte le Commissioni che sarebbero state dovute dall'Acquirente per la specifica operazione secondo il Tariffario Fleequid applicabile, fatto salvo il risarcimento del maggior danno.</w:t>
      </w:r>
      <w:r w:rsidR="006E1A8A" w:rsidRPr="006E1A8A">
        <w:t xml:space="preserve"> </w:t>
      </w:r>
      <w:r w:rsidR="006E1A8A" w:rsidRPr="006E1A8A">
        <w:rPr>
          <w:rFonts w:ascii="Verdana" w:hAnsi="Verdana"/>
          <w:sz w:val="20"/>
          <w:szCs w:val="20"/>
        </w:rPr>
        <w:t xml:space="preserve">Qualora l'operazione elusiva non sia perfezionata e non risulti pertanto determinato un Prezzo di vendita all'Acquirente, le Commissioni rilevanti ai fini della presente penale sono calcolate assumendo quale base, nel seguente ordine: a) il prezzo o l'importo proposto, concordato o comunque oggettivamente individuabile nella condotta elusiva; b) in mancanza, il Prezzo di riserva riferibile allo specifico Veicolo o alla specifica operazione; c) in ulteriore mancanza, nella Vendita in commissione, il PMIV relativo alla specifica operazione; d) nel Dealer Sales, in mancanza anche dei parametri di cui alle lett. a) e b), il Prezzo di acquisto. Ai fini della presente penale rileva in ogni caso il Tariffario Fleequid vigente al momento in cui l'Utente ha avuto per la prima volta accesso, tramite Fleequid, alle informazioni o ai contatti relativi allo specifico Veicolo o al relativo Venditore; le successive modifiche del Tariffario non incidono sulla quantificazione della penale. </w:t>
      </w:r>
      <w:r w:rsidR="001E7F8E" w:rsidRPr="001E7F8E">
        <w:rPr>
          <w:rFonts w:ascii="Verdana" w:hAnsi="Verdana"/>
          <w:sz w:val="20"/>
          <w:szCs w:val="20"/>
        </w:rPr>
        <w:t xml:space="preserve"> Non costituiscono violazione i contatti neutri, occasionali o privi di oggettiva finalità elusiva. Quando la specifica operazione sia strutturata secondo il Dealer Sales, il Tariffario Fleequid relativo alle Commissioni a carico dell'Acquirente rileva esclusivamente quale parametro convenzionale di quantificazione della penale e non determina la maturazione di Commissioni. La presente penale si coordina con le ulteriori penali previste dalle presenti Condizioni Generali secondo quanto previsto dall'art. 15.8.</w:t>
      </w:r>
      <w:r w:rsidR="00EB2AF8" w:rsidRPr="00EB2AF8">
        <w:rPr>
          <w:rFonts w:ascii="Verdana" w:hAnsi="Verdana"/>
          <w:sz w:val="20"/>
          <w:szCs w:val="20"/>
        </w:rPr>
        <w:t xml:space="preserve"> Fleequid si riserva il diritto di oscurare o bloccare, temporaneamente o definitivamente, l'accesso al Marketplace o la partecipazione a uno o più Eventi di vendita </w:t>
      </w:r>
      <w:r w:rsidR="00EB2AF8" w:rsidRPr="00EB2AF8">
        <w:rPr>
          <w:rFonts w:ascii="Verdana" w:hAnsi="Verdana"/>
          <w:sz w:val="20"/>
          <w:szCs w:val="20"/>
        </w:rPr>
        <w:lastRenderedPageBreak/>
        <w:t>qualora, a sua esclusiva discrezione, sospetti che i dati forniti dall'Utente siano illeciti, non veritieri, incompleti, inesatti, non aggiornati o falsi; che i Veicoli oggetto della Proposta di vendita abbiano provenienza sospetta; che le Offerte presentate siano sospette, anomale, illecite o abusive; che l'Utente non abbia corrisposto quanto dovuto a Fleequid; che vi siano contestazioni da parte di terzi sui dati forniti; che siano stati rilevati accessi anomali al profilo dell'Utente; che soggetti terzi siano entrati in possesso delle credenziali di accesso; ovvero che il Marketplace o i dati in esso contenuti siano stati utilizzati per finalità illecite o comunque non conformi alle presenti Condizioni Generali</w:t>
      </w:r>
      <w:r w:rsidRPr="000532C5">
        <w:rPr>
          <w:rFonts w:ascii="Verdana" w:hAnsi="Verdana"/>
          <w:sz w:val="20"/>
          <w:szCs w:val="20"/>
        </w:rPr>
        <w:t>.</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w:t>
      </w:r>
      <w:r w:rsidR="00445201" w:rsidRPr="00445201">
        <w:rPr>
          <w:rFonts w:ascii="Verdana" w:hAnsi="Verdana"/>
          <w:sz w:val="20"/>
          <w:szCs w:val="20"/>
        </w:rPr>
        <w:t>ai sensi del precedente art. 5.5, indicandone le relative motivazioni. In relazione alla natura e alla gravità delle circostanze riscontrate, Fleequid può adottare immediatamente le misure necessarie a far cessare o contenere la situazione contestata ovvero invitare l'Utente a porvi rimedio entro il termine di 30 (trenta) giorni. Decorso inutilmente tale termine, Fleequid può sospendere o bloccare, anche a tempo indeterminato, il profilo dell'Utente o limitarne l'accesso al Marketplace e ai relativi Servizi. Il predetto termine non trova applicazione quando: a) Fleequid debba adempiere a un obbligo di legge, regolamentare o a un provvedimento dell'autorità competente che richieda l'immediata cessazione o limitazione della fornitura di Veicoli o Servizi all'Utente; b) ricorrano i presupposti per l'immediata risoluzione del Contratto secondo la legge o le presenti Condizioni Generali; c) l'Utente abbia ripetutamente violato le regole di utilizzo del Marketplace; d) i dati o i contenuti riconducibili all'Utente siano illeciti o inappropriati, ovvero la sua condotta possa compromettere la sicurezza o il corretto funzionamento del Marketplace, di Fleequid o degli altri Utenti; e) la condotta sia connessa a frodi, contraffazioni, violazioni in materia di dati personali, spam o altre attività illecite o abusive. In tali casi Fleequid può adottare il provvedimento senza preventiva diffida, fornendone comunque all'Utente la relativa motivazione. La Classificazione dell'Utente di cui all'art. 6 non costituisce un provvedimento ai sensi del presente comma e non è soggetta alla procedura qui prevista. Parimenti, la limitazione o sospensione dell'operatività dell'account disposta nei confronti dell'Acquirente in ritardo o inadempiente ai sensi dell'art. 12.10 costituisce misura autonoma, disciplinata da tale disposizione, non è assorbita nel procedimento previsto dal presente comma e non è subordinata ai relativi presupposti e termini</w:t>
      </w:r>
      <w:r w:rsidRPr="00350773">
        <w:rPr>
          <w:rFonts w:ascii="Verdana" w:hAnsi="Verdana"/>
          <w:sz w:val="20"/>
          <w:szCs w:val="20"/>
        </w:rPr>
        <w:t>.</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sidRPr="00424109">
        <w:rPr>
          <w:rFonts w:ascii="Verdana" w:hAnsi="Verdana"/>
          <w:sz w:val="20"/>
          <w:szCs w:val="20"/>
        </w:rPr>
        <w:t xml:space="preserve">In presenza di due o più violazioni degli obblighi o dei divieti previsti dall'art. 5.5 da parte dell'Utente, Fleequid può impedire definitivamente allo stesso l'accesso al Marketplace, disattivarne il profilo e risolvere, ai sensi dell'art. 1456 c.c., i Contratti in corso con l'Utente interessato, fatta eccezione per i Contratti di compravendita relativi a vendite per le quali si sia già perfezionato l'Accordo vincolante, che restano disciplinati dal periodo successivo, mediante comunicazione scritta con la quale dichiari di volersi avvalere della presente clausola risolutiva espressa, fatti salvi i diritti e le obbligazioni già maturati. La risoluzione prevista dal presente comma impedisce all'Utente l'avvio di nuove operazioni e può determinare la cessazione dei rapporti di carattere generale con Fleequid, ma non comporta di per sé l'Annullamento delle </w:t>
      </w:r>
      <w:r w:rsidRPr="00424109">
        <w:rPr>
          <w:rFonts w:ascii="Verdana" w:hAnsi="Verdana"/>
          <w:sz w:val="20"/>
          <w:szCs w:val="20"/>
        </w:rPr>
        <w:lastRenderedPageBreak/>
        <w:t>vendite per le quali si sia già perfezionato l'Accordo vincolante, ivi comprese quelle relative a Veicoli nello Stato Opzionato: con riferimento a tali operazioni le obbligazioni delle Parti permangono sino alla loro definizione e l'Annullamento della vendita può essere disposto soltanto al ricorrere di una specifica causa prevista dalle presenti Condizioni Generali. Il ritardo o il mancato pagamento di somme dovute dall'Utente non costituisce, di per sé, una violazione rilevante ai fini della reiterazione prevista dal presente comma, restando soggetto alle specifiche conseguenze previste dall'art. 12, ivi compresa la misura di cui all'art. 12.10; resta salva l'ipotesi in cui la condotta dell'Utente integri autonomamente una delle violazioni previste dall'art.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sidRPr="0054082E">
        <w:rPr>
          <w:rFonts w:ascii="Verdana" w:hAnsi="Verdana"/>
          <w:sz w:val="20"/>
          <w:szCs w:val="20"/>
        </w:rPr>
        <w:t>In caso di esercizio da parte di Fleequid della facoltà di risoluzione prevista dal precedente art. 5.7, l’Utente è tenuto a corrispondere a Fleequid, a titolo di penale, l’importo d</w:t>
      </w:r>
      <w:r>
        <w:rPr>
          <w:rFonts w:ascii="Verdana" w:hAnsi="Verdana"/>
          <w:sz w:val="20"/>
          <w:szCs w:val="20"/>
        </w:rPr>
        <w:t xml:space="preserve">i </w:t>
      </w:r>
      <w:r w:rsidR="233433F6" w:rsidRPr="000532C5">
        <w:rPr>
          <w:rFonts w:ascii="Verdana" w:hAnsi="Verdana"/>
          <w:sz w:val="20"/>
          <w:szCs w:val="20"/>
        </w:rPr>
        <w:t>€ 3.000,00 (</w:t>
      </w:r>
      <w:r w:rsidR="00002E42">
        <w:rPr>
          <w:rFonts w:ascii="Verdana" w:hAnsi="Verdana"/>
          <w:sz w:val="20"/>
          <w:szCs w:val="20"/>
        </w:rPr>
        <w:t>e</w:t>
      </w:r>
      <w:r w:rsidR="00002E42" w:rsidRPr="000532C5">
        <w:rPr>
          <w:rFonts w:ascii="Verdana" w:hAnsi="Verdana"/>
          <w:sz w:val="20"/>
          <w:szCs w:val="20"/>
        </w:rPr>
        <w:t xml:space="preserve">uro </w:t>
      </w:r>
      <w:r w:rsidR="233433F6" w:rsidRPr="000532C5">
        <w:rPr>
          <w:rFonts w:ascii="Verdana" w:hAnsi="Verdana"/>
          <w:sz w:val="20"/>
          <w:szCs w:val="20"/>
        </w:rPr>
        <w:t xml:space="preserve">tremila/00), fatto in ogni caso salvo il diritto al risarcimento del maggior danno subito. </w:t>
      </w:r>
      <w:r w:rsidR="004777A6" w:rsidRPr="004777A6">
        <w:rPr>
          <w:rFonts w:ascii="Verdana" w:hAnsi="Verdana"/>
          <w:sz w:val="20"/>
          <w:szCs w:val="20"/>
        </w:rPr>
        <w:t>La presente penale è autonoma rispetto alle penali eventualmente dovute per le singole violazioni dell'art. 5.5, si cumula con esse ed è dovuta una sola volta per ciascuna risoluzione disposta ai sensi dell'art.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Il sistema di gestione interna dei reclami di Fleequid è </w:t>
      </w:r>
      <w:r w:rsidR="00D61C5F">
        <w:rPr>
          <w:rFonts w:ascii="Verdana" w:hAnsi="Verdana"/>
          <w:sz w:val="20"/>
          <w:szCs w:val="20"/>
        </w:rPr>
        <w:t>accessibile</w:t>
      </w:r>
      <w:r w:rsidR="00D61C5F" w:rsidRPr="000532C5">
        <w:rPr>
          <w:rFonts w:ascii="Verdana" w:hAnsi="Verdana"/>
          <w:sz w:val="20"/>
          <w:szCs w:val="20"/>
        </w:rPr>
        <w:t xml:space="preserve"> </w:t>
      </w:r>
      <w:r w:rsidRPr="000532C5">
        <w:rPr>
          <w:rFonts w:ascii="Verdana" w:hAnsi="Verdana"/>
          <w:sz w:val="20"/>
          <w:szCs w:val="20"/>
        </w:rPr>
        <w:t>utilizzando i dati di contatto presenti sul Marketplace</w:t>
      </w:r>
      <w:r w:rsidR="00D61C5F">
        <w:rPr>
          <w:rFonts w:ascii="Verdana" w:hAnsi="Verdana"/>
          <w:sz w:val="20"/>
          <w:szCs w:val="20"/>
        </w:rPr>
        <w:t>,</w:t>
      </w:r>
      <w:r w:rsidRPr="000532C5">
        <w:rPr>
          <w:rFonts w:ascii="Verdana" w:hAnsi="Verdana"/>
          <w:sz w:val="20"/>
          <w:szCs w:val="20"/>
        </w:rPr>
        <w:t xml:space="preserve"> nonché </w:t>
      </w:r>
      <w:r w:rsidR="00666BD9" w:rsidRPr="00666BD9">
        <w:rPr>
          <w:rFonts w:ascii="Verdana" w:hAnsi="Verdana"/>
          <w:sz w:val="20"/>
          <w:szCs w:val="20"/>
        </w:rPr>
        <w:t>mediante comunicazione all’indirizzo e-mail</w:t>
      </w:r>
      <w:r w:rsidR="00666BD9">
        <w:rPr>
          <w:rFonts w:ascii="Verdana" w:hAnsi="Verdana"/>
          <w:sz w:val="20"/>
          <w:szCs w:val="20"/>
        </w:rPr>
        <w:t xml:space="preserve"> </w:t>
      </w:r>
      <w:hyperlink r:id="rId19" w:history="1">
        <w:r w:rsidR="007332F2" w:rsidRPr="000532C5">
          <w:rPr>
            <w:rStyle w:val="Collegamentoipertestuale"/>
            <w:rFonts w:ascii="Verdana" w:hAnsi="Verdana"/>
            <w:b/>
            <w:bCs/>
            <w:sz w:val="20"/>
            <w:szCs w:val="20"/>
          </w:rPr>
          <w:t>claims@fleequid.com</w:t>
        </w:r>
      </w:hyperlink>
      <w:r w:rsidR="007332F2" w:rsidRPr="000532C5">
        <w:rPr>
          <w:rFonts w:ascii="Verdana" w:hAnsi="Verdana"/>
          <w:sz w:val="20"/>
          <w:szCs w:val="20"/>
        </w:rPr>
        <w:t>.</w:t>
      </w:r>
      <w:r w:rsidRPr="000532C5">
        <w:rPr>
          <w:rFonts w:ascii="Verdana" w:hAnsi="Verdana"/>
          <w:sz w:val="20"/>
          <w:szCs w:val="20"/>
        </w:rPr>
        <w:t xml:space="preserve"> Tale sistema è strutturato in conformità all’art. 11 del Regolamento (UE) 2019/1150</w:t>
      </w:r>
      <w:r w:rsidR="002A2277" w:rsidRPr="002A2277">
        <w:rPr>
          <w:rFonts w:ascii="Verdana" w:hAnsi="Verdana"/>
          <w:sz w:val="20"/>
          <w:szCs w:val="20"/>
        </w:rPr>
        <w:t>, che Fleequid applica anche in via volontaria ove non direttamente applicabile</w:t>
      </w:r>
      <w:r w:rsidRPr="000532C5">
        <w:rPr>
          <w:rFonts w:ascii="Verdana" w:hAnsi="Verdana"/>
          <w:sz w:val="20"/>
          <w:szCs w:val="20"/>
        </w:rPr>
        <w:t xml:space="preserve">. </w:t>
      </w:r>
      <w:r w:rsidR="002A2277">
        <w:rPr>
          <w:rFonts w:ascii="Verdana" w:hAnsi="Verdana"/>
          <w:sz w:val="20"/>
          <w:szCs w:val="20"/>
        </w:rPr>
        <w:t>Ai</w:t>
      </w:r>
      <w:r w:rsidRPr="000532C5">
        <w:rPr>
          <w:rFonts w:ascii="Verdana" w:hAnsi="Verdana"/>
          <w:sz w:val="20"/>
          <w:szCs w:val="20"/>
        </w:rPr>
        <w:t xml:space="preserve"> sensi dell'art. 12 del predetto Regolamento,</w:t>
      </w:r>
      <w:r w:rsidR="00A96B86">
        <w:t xml:space="preserve"> </w:t>
      </w:r>
      <w:r w:rsidR="00FE5B51" w:rsidRPr="00FE5B51">
        <w:rPr>
          <w:rFonts w:ascii="Verdana" w:hAnsi="Verdana"/>
          <w:sz w:val="20"/>
          <w:szCs w:val="20"/>
        </w:rPr>
        <w:t>ogni controversia relativa all'applicazione di quanto disciplinato dal presente articolo è devoluta a un tentativo di mediazione della Camera di Mediazione attiva presso la Camera di Commercio di Como, con cui Fleequid dichiara di voler collaborare, ai fini di un tentativo di mediazione gestito con un mediatore persona fisica designato e operante secondo le disposizioni del regolamento di mediazione di tale Camera di Commercio, che l'Utente può consultare nell'apposita sezione del relativo sito istituzionale. Resta ferma la disciplina della procedura di reclamo relativa ai Veicoli di cui all'art. 20</w:t>
      </w:r>
      <w:r w:rsidRPr="000532C5">
        <w:rPr>
          <w:rFonts w:ascii="Verdana" w:hAnsi="Verdana"/>
          <w:sz w:val="20"/>
          <w:szCs w:val="20"/>
        </w:rPr>
        <w:t>.</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riconosce ed accetta che il diritto di utilizzare il Marketplace </w:t>
      </w:r>
      <w:r w:rsidR="00B13A62" w:rsidRPr="00B13A62">
        <w:rPr>
          <w:rFonts w:ascii="Verdana" w:hAnsi="Verdana"/>
          <w:sz w:val="20"/>
          <w:szCs w:val="20"/>
        </w:rPr>
        <w:t xml:space="preserve">è soggetto ai limiti propri delle tecnologie informatiche e dei sistemi di comunicazione disponibili e che Fleequid non può garantire la continua e ininterrotta disponibilità del Marketplace, la sua operatività o la sua fruizione in assenza di errori, interruzioni o difetti tecnici. Nella misura massima consentita dalla legge, i Servizi e le funzionalità messi a disposizione da Fleequid per il tramite del Marketplace sono utilizzati e fruiti a rischio e pericolo dell'Utente; la presente disposizione costituisce regola di allocazione del rischio e non comporta esonero da responsabilità per dolo o colpa grave di Fleequid. Nella medesima misura, Fleequid non risponde dei danni o delle conseguenze derivanti da difetti, malfunzionamenti, interruzioni o disservizi del Marketplace, né da anomalie nello svolgimento degli Eventi di vendita riconducibili a problemi tecnici, di programmazione, di collegamento alle reti informatiche o al funzionamento di sistemi e servizi di terzi, salvo il caso di dolo o colpa grave di Fleequid. La medesima limitazione si applica ai dipendenti, rappresentanti, agenti e procuratori di Fleequid, nei limiti consentiti dalla legge. Restano ferme la facoltà di Fleequid di concedere una proroga del Termine di pagamento ai sensi dell'art. 11.7 </w:t>
      </w:r>
      <w:r w:rsidR="00B13A62" w:rsidRPr="00B13A62">
        <w:rPr>
          <w:rFonts w:ascii="Verdana" w:hAnsi="Verdana"/>
          <w:sz w:val="20"/>
          <w:szCs w:val="20"/>
        </w:rPr>
        <w:lastRenderedPageBreak/>
        <w:t>in caso di disservizio che abbia concretamente impedito o ostacolato il tempestivo adempimento e quanto previsto dall'art. 6.5 in ordine all'imputabilità ai fini della Classificazione dell'Utente</w:t>
      </w:r>
      <w:r w:rsidRPr="000532C5">
        <w:rPr>
          <w:rFonts w:ascii="Verdana" w:hAnsi="Verdana"/>
          <w:sz w:val="20"/>
          <w:szCs w:val="20"/>
        </w:rPr>
        <w:t>.</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w:t>
      </w:r>
      <w:r w:rsidR="00BF09ED" w:rsidRPr="00BF09ED">
        <w:rPr>
          <w:rFonts w:ascii="Verdana" w:hAnsi="Verdana"/>
          <w:sz w:val="20"/>
          <w:szCs w:val="20"/>
        </w:rPr>
        <w:t>può richiedere in qualsiasi momento</w:t>
      </w:r>
      <w:r w:rsidR="00BF09ED">
        <w:rPr>
          <w:rFonts w:ascii="Verdana" w:hAnsi="Verdana"/>
          <w:sz w:val="20"/>
          <w:szCs w:val="20"/>
        </w:rPr>
        <w:t xml:space="preserve"> </w:t>
      </w:r>
      <w:r w:rsidRPr="000532C5">
        <w:rPr>
          <w:rFonts w:ascii="Verdana" w:hAnsi="Verdana"/>
          <w:sz w:val="20"/>
          <w:szCs w:val="20"/>
        </w:rPr>
        <w:t xml:space="preserve">la cancellazione </w:t>
      </w:r>
      <w:r w:rsidR="00C13FBF" w:rsidRPr="000532C5">
        <w:rPr>
          <w:rFonts w:ascii="Verdana" w:hAnsi="Verdana"/>
          <w:sz w:val="20"/>
          <w:szCs w:val="20"/>
        </w:rPr>
        <w:t xml:space="preserve">o la rettifica </w:t>
      </w:r>
      <w:r w:rsidRPr="000532C5">
        <w:rPr>
          <w:rFonts w:ascii="Verdana" w:hAnsi="Verdana"/>
          <w:sz w:val="20"/>
          <w:szCs w:val="20"/>
        </w:rPr>
        <w:t>del proprio profilo sul Marketplace</w:t>
      </w:r>
      <w:r w:rsidR="0072203E">
        <w:rPr>
          <w:rFonts w:ascii="Verdana" w:hAnsi="Verdana"/>
          <w:sz w:val="20"/>
          <w:szCs w:val="20"/>
        </w:rPr>
        <w:t>,</w:t>
      </w:r>
      <w:r w:rsidRPr="000532C5">
        <w:rPr>
          <w:rFonts w:ascii="Verdana" w:hAnsi="Verdana"/>
          <w:sz w:val="20"/>
          <w:szCs w:val="20"/>
        </w:rPr>
        <w:t xml:space="preserve"> </w:t>
      </w:r>
      <w:r w:rsidR="00822C70" w:rsidRPr="00822C70">
        <w:rPr>
          <w:rFonts w:ascii="Verdana" w:hAnsi="Verdana"/>
          <w:sz w:val="20"/>
          <w:szCs w:val="20"/>
        </w:rPr>
        <w:t>nel rispetto della normativa applicabile in materia di protezione dei dati personali, contattando il servizio clienti di Fleequid ai recapiti disponibili sul Marketplace o seguendo le istruzioni fornite nell'apposita sezione. Prima di procedere, Fleequid può richiedere informazioni aggiuntive per verificare l'identità dell'Utente. Al termine della procedura di cancellazione, le informazioni associate al profilo dell'Utente, a eccezione di quelle necessarie per adempiere a obblighi legali o per finalità di sicurezza, prevenzione delle frodi e altre finalità conformi alla normativa in materia di protezione dei dati personali, sono rimosse dal sistema. Fleequid procede alla cancellazione del profilo anche a seguito della ricezione di una comunicazione di recesso dell'Utente ai sensi dell'art. 4.2. Qualora, al momento della richiesta di cancellazione o del recesso, l'Utente sia coinvolto in un Evento di vendita, abbia formulato una Proposta di vendita o un'Offerta, sia parte di un'operazione per la quale si sia già perfezionato l'Accordo vincolante ovvero abbia altre obbligazioni ancora pendenti nei confronti di Fleequid o di altri Utenti, Fleequid può differire o limitare la cancellazione del profilo sino alla conclusione dei relativi rapporti e all'adempimento delle obbligazioni assunt</w:t>
      </w:r>
      <w:r w:rsidR="00822C70">
        <w:rPr>
          <w:rFonts w:ascii="Verdana" w:hAnsi="Verdana"/>
          <w:sz w:val="20"/>
          <w:szCs w:val="20"/>
        </w:rPr>
        <w:t>e</w:t>
      </w:r>
      <w:r w:rsidRPr="000532C5">
        <w:rPr>
          <w:rFonts w:ascii="Verdana" w:hAnsi="Verdana"/>
          <w:sz w:val="20"/>
          <w:szCs w:val="20"/>
        </w:rPr>
        <w:t>.</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seguito della</w:t>
      </w:r>
      <w:r w:rsidR="00AA56AA" w:rsidRPr="00AA56AA">
        <w:rPr>
          <w:rFonts w:ascii="Verdana" w:hAnsi="Verdana"/>
          <w:sz w:val="20"/>
          <w:szCs w:val="20"/>
        </w:rPr>
        <w:t xml:space="preserve"> registrazione al Marketplace</w:t>
      </w:r>
      <w:r w:rsidR="00C3395E">
        <w:rPr>
          <w:rFonts w:ascii="Verdana" w:hAnsi="Verdana"/>
          <w:sz w:val="20"/>
          <w:szCs w:val="20"/>
        </w:rPr>
        <w:t xml:space="preserve"> </w:t>
      </w:r>
      <w:r w:rsidR="00C3395E" w:rsidRPr="00C3395E">
        <w:rPr>
          <w:rFonts w:ascii="Verdana" w:hAnsi="Verdana"/>
          <w:sz w:val="20"/>
          <w:szCs w:val="20"/>
        </w:rPr>
        <w:t>e del</w:t>
      </w:r>
      <w:r w:rsidR="00C3395E">
        <w:rPr>
          <w:rFonts w:ascii="Verdana" w:hAnsi="Verdana"/>
          <w:sz w:val="20"/>
          <w:szCs w:val="20"/>
        </w:rPr>
        <w:t xml:space="preserve"> </w:t>
      </w:r>
      <w:r w:rsidR="00A03E7F" w:rsidRPr="00A03E7F">
        <w:rPr>
          <w:rFonts w:ascii="Verdana" w:hAnsi="Verdana"/>
          <w:sz w:val="20"/>
          <w:szCs w:val="20"/>
        </w:rPr>
        <w:t xml:space="preserve">compimento da parte dell’Utente di almeno una delle seguenti attività: </w:t>
      </w:r>
      <w:r w:rsidR="008550C1" w:rsidRPr="008550C1">
        <w:rPr>
          <w:rFonts w:ascii="Verdana" w:hAnsi="Verdana"/>
          <w:sz w:val="20"/>
          <w:szCs w:val="20"/>
        </w:rPr>
        <w:t xml:space="preserve">(i) la presentazione di almeno un'Offerta nell'ambito di un Evento di vendita; ovvero (ii) la pubblicazione di almeno un Veicolo mediante inserimento di una Proposta di vendita, l'Utente concede a Fleequid, ai sensi e per gli effetti della normativa applicabile in materia di proprietà industriale, una licenza d'uso non esclusiva, gratuita, revocabile, non sub-licenziabile e limitata nel tempo alla durata del rapporto contrattuale e, successivamente alla sua cessazione per qualsiasi causa, per un periodo di 24 (ventiquattro) mesi, avente ad oggetto la denominazione sociale, il marchio, il logo e gli altri segni distintivi dell'Utente (i "Segni Distintivi"), esclusivamente per finalità di comunicazione istituzionale e commerciale, marketing e promozione del Marketplace e dei Servizi offerti da Fleequid. In tale ambito Fleequid è espressamente autorizzata a menzionare l'Utente quale soggetto registrato al Marketplace o quale utilizzatore dei Servizi, anche con riferimento alle attività di vendita, acquisto o partecipazione agli Eventi di vendita, e a utilizzare i relativi Segni Distintivi, anche mediante riproduzione e pubblicazione su siti internet, piattaforme digitali, presentazioni commerciali, materiali promozionali, comunicazioni a clienti o potenziali clienti, nonché tramite canali social e altri mezzi di comunicazione, nel rispetto dei limiti di cui al presente comma. L'utilizzo dei Segni Distintivi da parte di Fleequid deve avvenire nel rispetto dei principi di correttezza professionale e della funzione distintiva e reputazionale degli stessi e non deve in alcun caso essere idoneo a generare confusione nel pubblico circa l'esistenza di rapporti di controllo, affiliazione, partnership, joint venture, sponsorizzazione o endorsement tra Fleequid e l'Utente, diversi dalla mera circostanza oggettiva della registrazione o dell'utilizzo dei Servizi. È in ogni caso escluso qualsiasi utilizzo dei Segni Distintivi dell'Utente che possa risultare </w:t>
      </w:r>
      <w:r w:rsidR="008550C1" w:rsidRPr="008550C1">
        <w:rPr>
          <w:rFonts w:ascii="Verdana" w:hAnsi="Verdana"/>
          <w:sz w:val="20"/>
          <w:szCs w:val="20"/>
        </w:rPr>
        <w:lastRenderedPageBreak/>
        <w:t>denigratorio, ingannevole o comunque lesivo dell'immagine, della reputazione o del posizionamento commerciale dell'Utente, nonché qualsiasi utilizzo che ecceda le finalità strettamente informative e promozionali del Marketplace. Con riferimento al periodo successivo alla cessazione del rapporto, l'utilizzo dei Segni Distintivi è consentito esclusivamente in relazione a materiali informativi, promozionali e commerciali già realizzati o in corso di diffusione alla data di cessazione, nonché per finalità di referenza storica e portfolio commerciale, con esclusione di ogni nuovo utilizzo attivo che possa far apparire l'Utente quale cliente attuale di Fleequid. La presente autorizzazione non comporta alcun trasferimento, concessione o riconoscimento di diritti ulteriori sui Segni Distintivi dell'Utente, che restano di esclusiva titolarità dello stesso, né attribuisce a Fleequid alcun diritto di registrazione, deposito o sfruttamento autonomo dei medesimi. L'Utente può in qualsiasi momento opporsi, per giustificati motivi, all'utilizzo dei propri Segni Distintivi o alla menzione del proprio nominativo quale cliente di Fleequid mediante comunicazione scritta ai recapiti indicati all'art. 24; in tal caso Fleequid si impegna a cessare tale utilizzo entro un termine ragionevole dalla ricezione della richiesta, fatti salvi i materiali già pubblicati e non suscettibili di modifica o rimozione con mezzi ordinari</w:t>
      </w:r>
      <w:r w:rsidR="00AA56AA" w:rsidRPr="00AA56AA">
        <w:rPr>
          <w:rFonts w:ascii="Verdana" w:hAnsi="Verdana"/>
          <w:sz w:val="20"/>
          <w:szCs w:val="20"/>
        </w:rPr>
        <w:t>.</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38" w:name="_Toc241518311"/>
      <w:r>
        <w:rPr>
          <w:rFonts w:ascii="Verdana" w:hAnsi="Verdana"/>
          <w:b/>
          <w:bCs/>
          <w:smallCaps/>
          <w:sz w:val="20"/>
          <w:szCs w:val="20"/>
        </w:rPr>
        <w:t xml:space="preserve">Classificazione </w:t>
      </w:r>
      <w:r w:rsidRPr="00154064">
        <w:rPr>
          <w:rFonts w:ascii="Verdana" w:hAnsi="Verdana"/>
          <w:b/>
          <w:bCs/>
          <w:smallCaps/>
          <w:sz w:val="20"/>
          <w:szCs w:val="20"/>
        </w:rPr>
        <w:t>dell’Utente e Deposito cauzionale.</w:t>
      </w:r>
      <w:bookmarkEnd w:id="738"/>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sidRPr="005A4341">
        <w:rPr>
          <w:rFonts w:ascii="Verdana" w:hAnsi="Verdana"/>
          <w:sz w:val="20"/>
          <w:szCs w:val="20"/>
        </w:rPr>
        <w:t>In via ordinaria la formulazione di un'Offerta è subordinata al versamento del Deposito cauzionale. Fleequid può tuttavia prevedere esenzioni, importi differenziati o diverse condizioni di versamento in relazione a determinate categorie di Utenti, Veicoli o Eventi di vendita, anche tenendo conto della Classificazione dell'Utente. In ogni caso l'eventuale obbligo di versare il Deposito cauzionale e il relativo importo sono resi conoscibili all'Offerente prima della formulazione dell'Offerta, mediante il Marketplace ovvero attraverso il diverso canale utilizzato per la specifica operazione, secondo quanto previsto dall'art. 3.2, lett. c). Ove dovuto, il mancato versamento del Deposito cauzionale preclude la formulazione dell'Offerta</w:t>
      </w:r>
      <w:r w:rsidR="00F55031" w:rsidRPr="00662DD7">
        <w:rPr>
          <w:rFonts w:ascii="Verdana" w:hAnsi="Verdana"/>
          <w:sz w:val="20"/>
          <w:szCs w:val="20"/>
        </w:rPr>
        <w:t>.</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sidRPr="004B0CFB">
        <w:rPr>
          <w:rFonts w:ascii="Verdana" w:hAnsi="Verdana"/>
          <w:sz w:val="20"/>
          <w:szCs w:val="20"/>
        </w:rPr>
        <w:t>L'importo del Deposito cauzionale è determinato da Fleequid in funzione dell'Evento di vendita, delle caratteristiche e del valore economico del Veicolo, del rischio connesso alla specifica operazione e, ove applicabile, della Classificazione dell'Utente. Le presenti Condizioni Generali non fissano un importo standard rigido e uniforme. Ferme restando le condizioni ordinariamente applicate e le eventuali condizioni di favore o esenzioni riconosciute da Fleequid, la Classificazione dell'Utente può comportare l'applicazione di regimi cauzionali differenziati, articolati in funzione della tipologia di Veicolo e di Evento di vendita e, in via ordinaria, strutturati come segue: (i) regime cauzionale di primo livello: € 2.000,00 per i Veicoli destinati alla demoli</w:t>
      </w:r>
      <w:r w:rsidRPr="009757CE">
        <w:rPr>
          <w:rFonts w:ascii="Verdana" w:hAnsi="Verdana"/>
          <w:sz w:val="20"/>
          <w:szCs w:val="20"/>
        </w:rPr>
        <w:t xml:space="preserve">zione; € 1.000,00 per le 1 Euro Auctions; € 1.000,00 per i Veicoli con Prezzo di riserva fino a € 50.000,00; € 2.000,00 per i Veicoli con Prezzo di riserva superiore a € 50.000,00; (ii) regime cauzionale di secondo livello: € 2.000,00 per qualsiasi Evento di vendita. L'applicazione di uno dei predetti regimi, ovvero di un diverso importo determinato ai sensi del primo periodo, non richiede l'attribuzione o la comunicazione all'Utente di una specifica qualifica o denominazione, fermo restando quanto previsto dall'art. 6.1 in ordine alla preventiva </w:t>
      </w:r>
      <w:r w:rsidRPr="009757CE">
        <w:rPr>
          <w:rFonts w:ascii="Verdana" w:hAnsi="Verdana"/>
          <w:sz w:val="20"/>
          <w:szCs w:val="20"/>
        </w:rPr>
        <w:lastRenderedPageBreak/>
        <w:t>conoscibilità dell'obbligo di versamento e del relativo importo, che prevale in ogni caso sui valori ordinariamente applicati</w:t>
      </w:r>
      <w:r w:rsidR="004C16B6" w:rsidRPr="00662DD7">
        <w:rPr>
          <w:rFonts w:ascii="Verdana" w:hAnsi="Verdana"/>
          <w:sz w:val="20"/>
          <w:szCs w:val="20"/>
        </w:rPr>
        <w:t>.</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sidRPr="009757CE">
        <w:rPr>
          <w:rFonts w:ascii="Verdana" w:hAnsi="Verdana"/>
          <w:sz w:val="20"/>
          <w:szCs w:val="20"/>
        </w:rPr>
        <w:t>Il Deposito cauzionale ha funzione di garanzia dell'adempimento delle obbligazioni assunte dall'Offerente e dei crediti eventualmente spettanti a Fleequid in relazione alla specifica operazione e non costituisce penale né titolo autonomo di addebito. Qualora l'Offerente non divenga Acquirente, il Deposito cauzionale è integralmente restituito, senza interessi, entro 3 (tre) giorni dal momento in cui l'Offerta cessa di essere vincolante. Qualora l'Offerente divenga Acquirente, il Deposito cauzionale è integralmente restituito, senza interessi, entro 3 (tre) giorni dalla verifica da parte di Fleequid dell'integrale adempimento delle obbligazioni di pagamento relative all'operazione. In caso di Annullamento della vendita per causa imputabile all'Acquirente, ovvero negli altri casi in cui risultino somme dovute a Fleequid ai sensi delle presenti Condizioni Generali, Fleequid può trattenere il Deposito cauzionale e imputarlo, in tutto o in parte, al pagamento di penali, interessi e di ogni altro importo contrattualmente dovuto; l'eventuale eccedenza è restituita all'Utente, senza interessi, entro 3 (tre) giorni dalla determinazione delle somme dovute. Il Deposito cauzionale è distinto dal Pagamento anticipato di cui all'art. 13, nonché da eventuali acconti sul prezzo o da altri pagamenti dovuti nell'ambito della specifica operazione</w:t>
      </w:r>
      <w:r w:rsidR="00BF352D" w:rsidRPr="00662DD7">
        <w:rPr>
          <w:rFonts w:ascii="Verdana" w:hAnsi="Verdana"/>
          <w:sz w:val="20"/>
          <w:szCs w:val="20"/>
        </w:rPr>
        <w:t>.</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sidRPr="00F276B4">
        <w:rPr>
          <w:rFonts w:ascii="Verdana" w:hAnsi="Verdana"/>
          <w:sz w:val="20"/>
          <w:szCs w:val="20"/>
        </w:rPr>
        <w:t>La Classificazione dell'Utente è uno stato interno, operativo e dinamico, attribuito da Fleequid in funzione di elementi oggettivi relativi allo storico dell'Utente e al comportamento tenuto nell'utilizzo del Marketplace e nell'esecuzione delle precedenti operazioni, tra i quali, in particolare: lo storico degli adempimenti; gli Annullamenti della vendita imputabili all'Utente; il comportamento tenuto sul Marketplace; l'andamento complessivo delle operazioni concluse; ogni altro elemento oggettivamente rilevante ai medesimi fini. La Classificazione può essere modificata da Fleequid in senso sia migliorativo sia peggiorativo, ha finalità esclusivamente operative e non comporta l'attribuzione all'Utente di alcuna denominazione o qualifica, né la sua comunicazione all'Utente. La Classificazione è riferita al soggetto registrato nel suo complesso e trova applicazione indipendentemente dal referente aziendale che, di volta in volta, opera sul Marketplace per suo conto</w:t>
      </w:r>
      <w:r w:rsidR="00EF4865" w:rsidRPr="00662DD7">
        <w:rPr>
          <w:rFonts w:ascii="Verdana" w:hAnsi="Verdana"/>
          <w:sz w:val="20"/>
          <w:szCs w:val="20"/>
        </w:rPr>
        <w:t>.</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sidRPr="00CD560C">
        <w:rPr>
          <w:rFonts w:ascii="Verdana" w:hAnsi="Verdana"/>
          <w:sz w:val="20"/>
          <w:szCs w:val="20"/>
        </w:rPr>
        <w:t>Ai fini della Classificazione dell'Utente assume particolare rilievo l'Annullamento della vendita conseguente al mancato pagamento imputabile all'Acquirente. Il mero superamento del Termine di pagamento, qualora il pagamento intervenga prima dell'Annullamento della vendita, non determina di per sé l'applicazione di un regime cauzionale più oneroso. Non sono inoltre considerati, ai fini di un peggioramento della Classificazione, gli Annullamenti o la mancata conclusione dell'operazione derivanti da fatto del Venditore, da disservizi del Marketplace o da altre cause non imputabili all'Acquirente</w:t>
      </w:r>
      <w:r w:rsidR="0088704B" w:rsidRPr="00662DD7">
        <w:rPr>
          <w:rFonts w:ascii="Verdana" w:hAnsi="Verdana"/>
          <w:sz w:val="20"/>
          <w:szCs w:val="20"/>
        </w:rPr>
        <w:t>.</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sidRPr="007B49D3">
        <w:rPr>
          <w:rFonts w:ascii="Verdana" w:hAnsi="Verdana"/>
          <w:sz w:val="20"/>
          <w:szCs w:val="20"/>
        </w:rPr>
        <w:t xml:space="preserve">La Classificazione dell'Utente può comportare, oltre all'applicazione dei regimi cauzionali previsti dall'art. 6.2, la modifica o la revoca di eventuali condizioni di favore riconosciute da Fleequid a titolo discrezionale. La Classificazione può incidere sul Deposito cauzionale ma non si identifica con esso e non ne costituisce presupposto necessario. La Classificazione non comporta, </w:t>
      </w:r>
      <w:r w:rsidRPr="007B49D3">
        <w:rPr>
          <w:rFonts w:ascii="Verdana" w:hAnsi="Verdana"/>
          <w:sz w:val="20"/>
          <w:szCs w:val="20"/>
        </w:rPr>
        <w:lastRenderedPageBreak/>
        <w:t>di per sé, la sospensione o il blocco dell'accesso al Marketplace, che restano disciplinati dall'art. 5, né la limitazione dell'operatività prevista dall'art. 12.10, che costituisce misura distinta e autonoma; le predette misure, ove ne ricorrano i rispettivi presupposti, sono cumulabili</w:t>
      </w:r>
      <w:r w:rsidR="00B0110B" w:rsidRPr="00B0110B">
        <w:rPr>
          <w:rFonts w:ascii="Verdana" w:hAnsi="Verdana"/>
          <w:sz w:val="20"/>
          <w:szCs w:val="20"/>
        </w:rPr>
        <w:t>. In ogni caso, l’Utente deve poter conoscere, prima della formulazione dell’Offerta, gli effetti concreti della Classificazione sulla specifica operazione, e in particolare sull’obbligo e sull’importo del Deposito cauzionale, secondo quanto previsto dagli artt. 3.2, lett. c), e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39" w:name="_Toc241518312"/>
      <w:r w:rsidRPr="000532C5">
        <w:rPr>
          <w:rFonts w:ascii="Verdana" w:hAnsi="Verdana"/>
          <w:b/>
          <w:bCs/>
          <w:smallCaps/>
          <w:sz w:val="20"/>
          <w:szCs w:val="20"/>
        </w:rPr>
        <w:t>Trattamento dei dati personali degli Utenti.</w:t>
      </w:r>
      <w:bookmarkEnd w:id="739"/>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sidRPr="003A4D74">
        <w:rPr>
          <w:rFonts w:ascii="Verdana" w:hAnsi="Verdana"/>
          <w:sz w:val="20"/>
          <w:szCs w:val="20"/>
        </w:rPr>
        <w:t xml:space="preserve">Al momento della registrazione sul Marketplace di Fleequid, l’Utente registrato </w:t>
      </w:r>
      <w:r w:rsidR="00234299" w:rsidRPr="003A4D74">
        <w:rPr>
          <w:rFonts w:ascii="Verdana" w:hAnsi="Verdana"/>
          <w:sz w:val="20"/>
          <w:szCs w:val="20"/>
        </w:rPr>
        <w:t xml:space="preserve">dichiara di aver preso visione dell’Informativa Privacy </w:t>
      </w:r>
      <w:r w:rsidRPr="003A4D74">
        <w:rPr>
          <w:rFonts w:ascii="Verdana" w:hAnsi="Verdana"/>
          <w:sz w:val="20"/>
          <w:szCs w:val="20"/>
        </w:rPr>
        <w:t xml:space="preserve">in conformità alle leggi vigenti e a quanto richiesto dall’art. 13 GDPR -Regolamento (UE) 2016/679 raggiungibile al seguente </w:t>
      </w:r>
      <w:r w:rsidR="00E9150B" w:rsidRPr="003A4D74">
        <w:rPr>
          <w:rFonts w:ascii="Verdana" w:hAnsi="Verdana"/>
          <w:sz w:val="20"/>
          <w:szCs w:val="20"/>
        </w:rPr>
        <w:t xml:space="preserve">indirizzo: </w:t>
      </w:r>
      <w:hyperlink r:id="rId20" w:history="1">
        <w:r w:rsidR="009F6818" w:rsidRPr="00662DD7">
          <w:t>https://fleequid.com/it/privacy-policy</w:t>
        </w:r>
      </w:hyperlink>
      <w:r w:rsidR="009F6818" w:rsidRPr="003A4D74">
        <w:rPr>
          <w:rFonts w:ascii="Verdana" w:hAnsi="Verdana"/>
          <w:sz w:val="20"/>
          <w:szCs w:val="20"/>
        </w:rPr>
        <w:t>.</w:t>
      </w:r>
      <w:r w:rsidRPr="003A4D74">
        <w:rPr>
          <w:rFonts w:ascii="Verdana" w:hAnsi="Verdana"/>
          <w:sz w:val="20"/>
          <w:szCs w:val="20"/>
        </w:rPr>
        <w:t xml:space="preserve"> Il trattamento dei dati personali avviene con l’osservanza di ogni misura cautela</w:t>
      </w:r>
      <w:r w:rsidRPr="00662DD7">
        <w:rPr>
          <w:rFonts w:ascii="Verdana" w:hAnsi="Verdana"/>
          <w:sz w:val="20"/>
          <w:szCs w:val="20"/>
        </w:rPr>
        <w:t>ti</w:t>
      </w:r>
      <w:r w:rsidRPr="003A4D74">
        <w:rPr>
          <w:rFonts w:ascii="Verdana" w:hAnsi="Verdana"/>
          <w:sz w:val="20"/>
          <w:szCs w:val="20"/>
        </w:rPr>
        <w:t>va, che ne garan</w:t>
      </w:r>
      <w:r w:rsidRPr="00662DD7">
        <w:rPr>
          <w:rFonts w:ascii="Verdana" w:hAnsi="Verdana"/>
          <w:sz w:val="20"/>
          <w:szCs w:val="20"/>
        </w:rPr>
        <w:t>ti</w:t>
      </w:r>
      <w:r w:rsidRPr="003A4D74">
        <w:rPr>
          <w:rFonts w:ascii="Verdana" w:hAnsi="Verdana"/>
          <w:sz w:val="20"/>
          <w:szCs w:val="20"/>
        </w:rPr>
        <w:t xml:space="preserve">sce la sicurezza e la riservatezza, in </w:t>
      </w:r>
      <w:r w:rsidR="00CF7DCB" w:rsidRPr="00662DD7">
        <w:rPr>
          <w:rFonts w:ascii="Verdana" w:hAnsi="Verdana"/>
          <w:sz w:val="20"/>
          <w:szCs w:val="20"/>
        </w:rPr>
        <w:t xml:space="preserve">conformità </w:t>
      </w:r>
      <w:r w:rsidRPr="003A4D74">
        <w:rPr>
          <w:rFonts w:ascii="Verdana" w:hAnsi="Verdana"/>
          <w:sz w:val="20"/>
          <w:szCs w:val="20"/>
        </w:rPr>
        <w:t>a quanto previsto dal GDPR agli scopi e per le finalità indicate in tale Informativa Privacy, che indica e chiarisce anche i diritti e le procedure attivabili dall’interessato del trattamento in relazione ai propri dati personali.</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740" w:name="_Hlk156756862"/>
      <w:r w:rsidRPr="00097B47">
        <w:rPr>
          <w:rFonts w:ascii="Verdana" w:hAnsi="Verdana"/>
          <w:sz w:val="20"/>
          <w:szCs w:val="20"/>
        </w:rPr>
        <w:t>Qualora l'Utente richieda l'accesso a una Soluzione di finanziamento ai sensi dell'art. 22, i dati personali dei referenti indicati dall'Utente possono essere comunicati ai Finanziatori e agli altri soggetti coinvolti nella relativa richiesta, nei limiti, per le finalità e sulla base giuridica indicate nell'Informativa Privacy e nelle informazioni rese disponibili nel relativo percorso di richiesta. Il dettaglio del trattamento dei dati personali resta disciplinato dall'Informativa Privacy e dalle eventuali Condizioni Specifiche applicabili</w:t>
      </w:r>
      <w:r w:rsidR="00A77416" w:rsidRPr="00662DD7">
        <w:rPr>
          <w:rFonts w:ascii="Verdana" w:hAnsi="Verdana"/>
          <w:sz w:val="20"/>
          <w:szCs w:val="20"/>
        </w:rPr>
        <w:t>.</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eastAsia="Verdana" w:hAnsi="Verdana" w:cs="Verdana"/>
          <w:sz w:val="20"/>
          <w:szCs w:val="20"/>
        </w:rPr>
        <w:t xml:space="preserve">ti </w:t>
      </w:r>
      <w:r w:rsidRPr="000532C5">
        <w:rPr>
          <w:rFonts w:ascii="Verdana" w:hAnsi="Verdana"/>
          <w:sz w:val="20"/>
          <w:szCs w:val="20"/>
        </w:rPr>
        <w:t xml:space="preserve">su </w:t>
      </w:r>
      <w:r w:rsidR="004D3A4C" w:rsidRPr="000532C5">
        <w:rPr>
          <w:rFonts w:ascii="Verdana" w:hAnsi="Verdana"/>
          <w:sz w:val="20"/>
          <w:szCs w:val="20"/>
        </w:rPr>
        <w:t>nuov</w:t>
      </w:r>
      <w:r w:rsidR="004D3A4C">
        <w:rPr>
          <w:rFonts w:ascii="Verdana" w:hAnsi="Verdana"/>
          <w:sz w:val="20"/>
          <w:szCs w:val="20"/>
        </w:rPr>
        <w:t>i</w:t>
      </w:r>
      <w:r w:rsidR="004D3A4C" w:rsidRPr="000532C5">
        <w:rPr>
          <w:rFonts w:ascii="Verdana" w:hAnsi="Verdana"/>
          <w:sz w:val="20"/>
          <w:szCs w:val="20"/>
        </w:rPr>
        <w:t xml:space="preserve"> </w:t>
      </w:r>
      <w:r w:rsidR="004D3A4C" w:rsidRPr="004D3A4C">
        <w:rPr>
          <w:rFonts w:ascii="Verdana" w:hAnsi="Verdana"/>
          <w:sz w:val="20"/>
          <w:szCs w:val="20"/>
        </w:rPr>
        <w:t>Eventi di vendita, nuove iniziative o nuovi Servizi gestiti dal Marketplace, in conformità all'Informativa Privacy</w:t>
      </w:r>
      <w:r w:rsidRPr="000532C5">
        <w:rPr>
          <w:rFonts w:ascii="Verdana" w:hAnsi="Verdana"/>
          <w:sz w:val="20"/>
          <w:szCs w:val="20"/>
        </w:rPr>
        <w:t>.</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41" w:name="_Toc241518313"/>
      <w:bookmarkEnd w:id="740"/>
      <w:r w:rsidRPr="000532C5">
        <w:rPr>
          <w:rFonts w:ascii="Verdana" w:hAnsi="Verdana"/>
          <w:b/>
          <w:bCs/>
          <w:smallCaps/>
          <w:sz w:val="20"/>
          <w:szCs w:val="20"/>
        </w:rPr>
        <w:t>Proposta di vendita di Veicoli</w:t>
      </w:r>
      <w:r w:rsidR="0017040C" w:rsidRPr="000532C5">
        <w:rPr>
          <w:rFonts w:ascii="Verdana" w:hAnsi="Verdana"/>
          <w:b/>
          <w:bCs/>
          <w:smallCaps/>
          <w:sz w:val="20"/>
          <w:szCs w:val="20"/>
        </w:rPr>
        <w:t xml:space="preserve"> in Asta</w:t>
      </w:r>
      <w:r w:rsidR="00351D41">
        <w:rPr>
          <w:rFonts w:ascii="Verdana" w:hAnsi="Verdana"/>
          <w:b/>
          <w:bCs/>
          <w:smallCaps/>
          <w:sz w:val="20"/>
          <w:szCs w:val="20"/>
        </w:rPr>
        <w:t xml:space="preserve"> e </w:t>
      </w:r>
      <w:r w:rsidR="00AF2784">
        <w:rPr>
          <w:rFonts w:ascii="Verdana" w:hAnsi="Verdana"/>
          <w:b/>
          <w:bCs/>
          <w:smallCaps/>
          <w:sz w:val="20"/>
          <w:szCs w:val="20"/>
        </w:rPr>
        <w:t>obblighi del Venditore</w:t>
      </w:r>
      <w:r w:rsidRPr="000532C5">
        <w:rPr>
          <w:rFonts w:ascii="Verdana" w:hAnsi="Verdana"/>
          <w:b/>
          <w:bCs/>
          <w:smallCaps/>
          <w:sz w:val="20"/>
          <w:szCs w:val="20"/>
        </w:rPr>
        <w:t>.</w:t>
      </w:r>
      <w:bookmarkEnd w:id="741"/>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w:t>
      </w:r>
      <w:r w:rsidR="006A6B04">
        <w:rPr>
          <w:rFonts w:ascii="Verdana" w:hAnsi="Verdana"/>
          <w:sz w:val="20"/>
          <w:szCs w:val="20"/>
        </w:rPr>
        <w:t>.</w:t>
      </w:r>
      <w:r w:rsidR="00C83EED">
        <w:rPr>
          <w:rFonts w:ascii="Verdana" w:hAnsi="Verdana"/>
          <w:sz w:val="20"/>
          <w:szCs w:val="20"/>
        </w:rPr>
        <w:t xml:space="preserve"> </w:t>
      </w:r>
      <w:r w:rsidR="006A6B04" w:rsidRPr="000A6706">
        <w:rPr>
          <w:rFonts w:ascii="Verdana" w:hAnsi="Verdana"/>
          <w:sz w:val="20"/>
          <w:szCs w:val="20"/>
        </w:rPr>
        <w:t xml:space="preserve">Le Proposte di vendita possono essere inserite autonomamente dal Venditore </w:t>
      </w:r>
      <w:r w:rsidR="00FE7662" w:rsidRPr="000A6706">
        <w:rPr>
          <w:rFonts w:ascii="Verdana" w:hAnsi="Verdana"/>
          <w:sz w:val="20"/>
          <w:szCs w:val="20"/>
        </w:rPr>
        <w:t xml:space="preserve">sul Marketplace mediante l’utilizzo degli strumenti </w:t>
      </w:r>
      <w:r w:rsidR="004F4AE3" w:rsidRPr="000A6706">
        <w:rPr>
          <w:rFonts w:ascii="Verdana" w:hAnsi="Verdana"/>
          <w:sz w:val="20"/>
          <w:szCs w:val="20"/>
        </w:rPr>
        <w:t>e i canali</w:t>
      </w:r>
      <w:r w:rsidR="00FE7662" w:rsidRPr="000A6706">
        <w:rPr>
          <w:rFonts w:ascii="Verdana" w:hAnsi="Verdana"/>
          <w:sz w:val="20"/>
          <w:szCs w:val="20"/>
        </w:rPr>
        <w:t xml:space="preserve"> messi a disposizione da Fleequid, ovvero al di fuori dello stesso mediante l’utilizzo di tutti gli strumenti e i canali </w:t>
      </w:r>
      <w:r w:rsidR="00C83EED" w:rsidRPr="000A6706">
        <w:rPr>
          <w:rFonts w:ascii="Verdana" w:hAnsi="Verdana"/>
          <w:sz w:val="20"/>
          <w:szCs w:val="20"/>
        </w:rPr>
        <w:t>messi a disposizione o comunque accettati da Fleequid</w:t>
      </w:r>
      <w:r w:rsidR="00FE7662" w:rsidRPr="000A6706">
        <w:rPr>
          <w:rFonts w:ascii="Verdana" w:hAnsi="Verdana"/>
          <w:sz w:val="20"/>
          <w:szCs w:val="20"/>
        </w:rPr>
        <w:t>, oppure con il supporto di Fleequid</w:t>
      </w:r>
      <w:r w:rsidR="00C83EED" w:rsidRPr="000A6706">
        <w:rPr>
          <w:rFonts w:ascii="Verdana" w:hAnsi="Verdana"/>
          <w:sz w:val="20"/>
          <w:szCs w:val="20"/>
        </w:rPr>
        <w:t xml:space="preserve"> stessa</w:t>
      </w:r>
      <w:r w:rsidR="00FE7662" w:rsidRPr="000A6706">
        <w:rPr>
          <w:rFonts w:ascii="Verdana" w:hAnsi="Verdana"/>
          <w:sz w:val="20"/>
          <w:szCs w:val="20"/>
        </w:rPr>
        <w:t xml:space="preserve">. </w:t>
      </w:r>
      <w:r w:rsidR="004E278F" w:rsidRPr="004E278F">
        <w:rPr>
          <w:rFonts w:ascii="Verdana" w:hAnsi="Verdana"/>
          <w:sz w:val="20"/>
          <w:szCs w:val="20"/>
        </w:rPr>
        <w:t>La Proposta di vendita può essere formulata con qualsiasi mezzo idoneo a esprimere in modo inequivoco la volontà di vendere e deve consentire l'identificazione dei Veicoli, anche tramite VIN o dati equivalenti, nonché l'indicazione del PMIV. Con la Proposta di vendita il Venditore assume gli obblighi previsti dalle presenti Condizioni Generali, si vincola ai parametri economici indicati e accetta che Fleequid strutturi</w:t>
      </w:r>
      <w:r w:rsidR="006F1971">
        <w:rPr>
          <w:rFonts w:ascii="Verdana" w:hAnsi="Verdana"/>
          <w:sz w:val="20"/>
          <w:szCs w:val="20"/>
        </w:rPr>
        <w:t>,</w:t>
      </w:r>
      <w:r w:rsidR="00774104">
        <w:rPr>
          <w:rFonts w:ascii="Verdana" w:hAnsi="Verdana"/>
          <w:sz w:val="20"/>
          <w:szCs w:val="20"/>
        </w:rPr>
        <w:t xml:space="preserve"> </w:t>
      </w:r>
      <w:r w:rsidR="006F1971">
        <w:rPr>
          <w:rFonts w:ascii="Verdana" w:hAnsi="Verdana"/>
          <w:sz w:val="20"/>
          <w:szCs w:val="20"/>
        </w:rPr>
        <w:t xml:space="preserve">a sua insindacabile discrezione, </w:t>
      </w:r>
      <w:r w:rsidR="004E278F" w:rsidRPr="004E278F">
        <w:rPr>
          <w:rFonts w:ascii="Verdana" w:hAnsi="Verdana"/>
          <w:sz w:val="20"/>
          <w:szCs w:val="20"/>
        </w:rPr>
        <w:t xml:space="preserve">la specifica operazione secondo uno dei Modelli </w:t>
      </w:r>
      <w:r w:rsidR="004E278F" w:rsidRPr="004E278F">
        <w:rPr>
          <w:rFonts w:ascii="Verdana" w:hAnsi="Verdana"/>
          <w:sz w:val="20"/>
          <w:szCs w:val="20"/>
        </w:rPr>
        <w:lastRenderedPageBreak/>
        <w:t>di Vendita, secondo quanto previsto dagli artt. 3 e 8.6. La Proposta di vendita è valida ed efficace e vincola il Venditore sin dal momento in cui è formulata o confermata, anche qualora non sia ancora stata pubblicata l'Inserzione o predisposto il dossier tecnico.</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A seguito del</w:t>
      </w:r>
      <w:r w:rsidR="002B6FB6" w:rsidRPr="000A6706">
        <w:rPr>
          <w:rFonts w:ascii="Verdana" w:hAnsi="Verdana"/>
          <w:sz w:val="20"/>
          <w:szCs w:val="20"/>
        </w:rPr>
        <w:t>la Proposta di vendita</w:t>
      </w:r>
      <w:r w:rsidRPr="000A6706">
        <w:rPr>
          <w:rFonts w:ascii="Verdana" w:hAnsi="Verdana"/>
          <w:sz w:val="20"/>
          <w:szCs w:val="20"/>
        </w:rPr>
        <w:t xml:space="preserve"> ricevuta,</w:t>
      </w:r>
      <w:r w:rsidR="00C83EED" w:rsidRPr="000A6706">
        <w:rPr>
          <w:rFonts w:ascii="Verdana" w:hAnsi="Verdana"/>
          <w:sz w:val="20"/>
          <w:szCs w:val="20"/>
        </w:rPr>
        <w:t xml:space="preserve"> già valida ed efficace ai sensi delle presenti CG,</w:t>
      </w:r>
      <w:r w:rsidRPr="000A6706">
        <w:rPr>
          <w:rFonts w:ascii="Verdana" w:hAnsi="Verdana"/>
          <w:sz w:val="20"/>
          <w:szCs w:val="20"/>
        </w:rPr>
        <w:t xml:space="preserve"> ai</w:t>
      </w:r>
      <w:r w:rsidR="00CE714C" w:rsidRPr="000A6706">
        <w:rPr>
          <w:rFonts w:ascii="Verdana" w:hAnsi="Verdana"/>
          <w:sz w:val="20"/>
          <w:szCs w:val="20"/>
        </w:rPr>
        <w:t xml:space="preserve"> fini </w:t>
      </w:r>
      <w:r w:rsidR="00421554" w:rsidRPr="00421554">
        <w:rPr>
          <w:rFonts w:ascii="Verdana" w:hAnsi="Verdana"/>
          <w:sz w:val="20"/>
          <w:szCs w:val="20"/>
        </w:rPr>
        <w:t>dell’Inserzione e dell’avvio dell’Evento di vendita</w:t>
      </w:r>
      <w:r w:rsidR="5FBC43DA" w:rsidRPr="000A6706">
        <w:rPr>
          <w:rFonts w:ascii="Verdana" w:hAnsi="Verdana"/>
          <w:sz w:val="20"/>
          <w:szCs w:val="20"/>
        </w:rPr>
        <w:t>,</w:t>
      </w:r>
      <w:r w:rsidR="5FBC43DA" w:rsidRPr="000532C5">
        <w:rPr>
          <w:rFonts w:ascii="Verdana" w:hAnsi="Verdana"/>
          <w:sz w:val="20"/>
          <w:szCs w:val="20"/>
        </w:rPr>
        <w:t xml:space="preserve"> Fleequid richiede al Venditore una descrizione veritiera e in buona fede delle Specifiche tecniche del Veicolo.</w:t>
      </w:r>
      <w:r w:rsidR="76BB7325" w:rsidRPr="000532C5">
        <w:rPr>
          <w:rFonts w:ascii="Verdana" w:hAnsi="Verdana"/>
          <w:sz w:val="20"/>
          <w:szCs w:val="20"/>
        </w:rPr>
        <w:t xml:space="preserve"> </w:t>
      </w:r>
      <w:r w:rsidR="00A733CD" w:rsidRPr="00A733CD">
        <w:t xml:space="preserve"> </w:t>
      </w:r>
      <w:r w:rsidR="00A733CD" w:rsidRPr="00A733CD">
        <w:rPr>
          <w:rFonts w:ascii="Verdana" w:hAnsi="Verdana"/>
          <w:sz w:val="20"/>
          <w:szCs w:val="20"/>
        </w:rPr>
        <w:t xml:space="preserve">Il Venditore è tenuto a fornire ogni informazione tecnica e amministrativa relativa al Veicolo in modo accurato e completo, unitamente a immagini fotografiche reali. Nella descrizione del Veicolo e nell'inserimento di immagini o altri contenuti non possono essere inclusi link esterni al Marketplace, numeri di telefono o indirizzi e-mail. Fleequid si riserva il diritto di anonimizzare immagini o documenti che possano consentire l'identificazione dell'attuale o dei precedenti proprietari del Veicolo. Gli Utenti riconoscono e accettano che Fleequid può, sino al perfezionamento dell'Accordo vincolante e nei limiti previsti dalle presenti Condizioni Generali, rifiutare una Proposta di vendita, un tentativo di acquisto, un'Offerta o un'accettazione senza obbligo di specificarne i motivi, nonché assegnare un Veicolo a una categoria o a un gruppo di prodotti diverso da quello indicato dal Venditore. In caso di fissazione di termini o scadenze fanno fede la data e l'orario risultanti dai sistemi informatici di Fleequid. Al fine di facilitare la commercializzazione dei Veicoli, Fleequid può offrire al Venditore, ove disponibile, la predisposizione di un dossier tecnico ovvero di un TrustReport; l'esecuzione di tali attività, anche quando richiesta dal Venditore, è soggetta all'approvazione di Fleequid e alle eventuali Tariffe applicabili. Quando tali Servizi sono resi disponibili, il Venditore si impegna a mettere a disposizione del personale incaricato da Fleequid i Veicoli e la relativa documentazione amministrativa e tecnica, nonché a fornire, a mezzo del proprio personale tecnico incaricato, assistenza durante il processo di ispezione. Il Venditore autorizza altresì Fleequid a visionare, provare e fotografare i Veicoli e a effettuare le ispezioni necessarie ai fini della loro commercializzazione. Se richiesto e approvato da Fleequid, quest'ultima può inoltre gestire la logistica dei Veicoli, svolgere indagini amministrative o acquisire documentazione tecnica aggiuntiva, secondo disponibilità e con applicazione delle eventuali Tariffe previste. Il dossier tecnico predisposto da Fleequid deve essere esaminato e confermato dal Venditore, che è tenuto a segnalare tempestivamente eventuali mancanze o inesattezze. È esclusivo onere del Venditore verificare che il dossier tecnico reso consultabile con l'Inserzione corrisponda alle effettive Specifiche tecniche del Veicolo. La pubblicazione sul Marketplace del dossier tecnico, in assenza di tempestiva segnalazione da parte del Venditore di eventuali errori o inesattezze, equivale ad approvazione tacita del dossier da parte del Venditore, fatti salvi i casi di dolo. Le disposizioni del presente comma relative alla verifica, all'approvazione e alla responsabilità del Venditore si applicano, in quanto compatibili, all'intera Inserzione, anche quando questa sia predisposta da Fleequid per conto del Venditore sulla base delle informazioni da quest'ultimo fornite o comunque nella sua disponibilità. La predisposizione da parte di Fleequid del dossier tecnico, del TrustReport o di altre attività di verifica o ispezione non libera il Venditore dalla responsabilità per la veridicità, </w:t>
      </w:r>
      <w:r w:rsidR="00A733CD" w:rsidRPr="00A733CD">
        <w:rPr>
          <w:rFonts w:ascii="Verdana" w:hAnsi="Verdana"/>
          <w:sz w:val="20"/>
          <w:szCs w:val="20"/>
        </w:rPr>
        <w:lastRenderedPageBreak/>
        <w:t>la completezza e la correttezza delle informazioni e della documentazione relative al Veicolo, secondo quanto previsto dagli artt. 8.13 e 19.6</w:t>
      </w:r>
      <w:r w:rsidR="009C6DD9" w:rsidRPr="00662DD7">
        <w:rPr>
          <w:rFonts w:ascii="Verdana" w:eastAsia="Verdana" w:hAnsi="Verdana" w:cs="Verdana"/>
          <w:sz w:val="20"/>
          <w:szCs w:val="20"/>
        </w:rPr>
        <w:t>.</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sidRPr="00351F0A">
        <w:rPr>
          <w:rFonts w:ascii="Verdana" w:hAnsi="Verdana"/>
          <w:sz w:val="20"/>
          <w:szCs w:val="20"/>
        </w:rPr>
        <w:t>Con la formulazione della</w:t>
      </w:r>
      <w:r w:rsidR="004C4B21">
        <w:rPr>
          <w:rFonts w:ascii="Verdana" w:hAnsi="Verdana"/>
          <w:sz w:val="20"/>
          <w:szCs w:val="20"/>
        </w:rPr>
        <w:t xml:space="preserve"> </w:t>
      </w:r>
      <w:r w:rsidR="007674A0" w:rsidRPr="000A6706">
        <w:rPr>
          <w:rFonts w:ascii="Verdana" w:hAnsi="Verdana"/>
          <w:sz w:val="20"/>
          <w:szCs w:val="20"/>
        </w:rPr>
        <w:t xml:space="preserve">Proposta di vendita e in relazione alla successiva </w:t>
      </w:r>
      <w:r w:rsidR="00F36779">
        <w:rPr>
          <w:rFonts w:ascii="Verdana" w:hAnsi="Verdana"/>
          <w:sz w:val="20"/>
          <w:szCs w:val="20"/>
        </w:rPr>
        <w:t>commercializzazione</w:t>
      </w:r>
      <w:r w:rsidR="00232E49" w:rsidRPr="000532C5">
        <w:rPr>
          <w:rFonts w:ascii="Verdana" w:hAnsi="Verdana"/>
          <w:sz w:val="20"/>
          <w:szCs w:val="20"/>
        </w:rPr>
        <w:t xml:space="preserve">, </w:t>
      </w:r>
      <w:r w:rsidR="004B4009" w:rsidRPr="000532C5">
        <w:rPr>
          <w:rFonts w:ascii="Verdana" w:hAnsi="Verdana"/>
          <w:sz w:val="20"/>
          <w:szCs w:val="20"/>
        </w:rPr>
        <w:t>il Venditore</w:t>
      </w:r>
      <w:r w:rsidR="00232E49" w:rsidRPr="000532C5">
        <w:rPr>
          <w:rFonts w:ascii="Verdana" w:hAnsi="Verdana"/>
          <w:sz w:val="20"/>
          <w:szCs w:val="20"/>
        </w:rPr>
        <w:t xml:space="preserve"> dichiara e garantisce a Fleequid e agli </w:t>
      </w:r>
      <w:r w:rsidR="00D90775" w:rsidRPr="000532C5">
        <w:rPr>
          <w:rFonts w:ascii="Verdana" w:hAnsi="Verdana"/>
          <w:sz w:val="20"/>
          <w:szCs w:val="20"/>
        </w:rPr>
        <w:t>Offerenti</w:t>
      </w:r>
      <w:r w:rsidR="00232E49" w:rsidRPr="000532C5">
        <w:rPr>
          <w:rFonts w:ascii="Verdana" w:hAnsi="Verdana"/>
          <w:sz w:val="20"/>
          <w:szCs w:val="20"/>
        </w:rPr>
        <w:t xml:space="preserve"> che i</w:t>
      </w:r>
      <w:r w:rsidR="00EC606F">
        <w:rPr>
          <w:rFonts w:ascii="Verdana" w:hAnsi="Verdana"/>
          <w:sz w:val="20"/>
          <w:szCs w:val="20"/>
        </w:rPr>
        <w:t>l</w:t>
      </w:r>
      <w:r w:rsidR="00232E49" w:rsidRPr="000532C5">
        <w:rPr>
          <w:rFonts w:ascii="Verdana" w:hAnsi="Verdana"/>
          <w:sz w:val="20"/>
          <w:szCs w:val="20"/>
        </w:rPr>
        <w:t xml:space="preserve"> Veicol</w:t>
      </w:r>
      <w:r w:rsidR="00AB04A7">
        <w:rPr>
          <w:rFonts w:ascii="Verdana" w:hAnsi="Verdana"/>
          <w:sz w:val="20"/>
          <w:szCs w:val="20"/>
        </w:rPr>
        <w:t>o</w:t>
      </w:r>
      <w:r w:rsidR="00232E49" w:rsidRPr="000532C5">
        <w:rPr>
          <w:rFonts w:ascii="Verdana" w:hAnsi="Verdana"/>
          <w:sz w:val="20"/>
          <w:szCs w:val="20"/>
        </w:rPr>
        <w:t xml:space="preserve"> </w:t>
      </w:r>
      <w:r w:rsidR="00AB04A7">
        <w:rPr>
          <w:rFonts w:ascii="Verdana" w:hAnsi="Verdana"/>
          <w:sz w:val="20"/>
          <w:szCs w:val="20"/>
        </w:rPr>
        <w:t>è</w:t>
      </w:r>
      <w:r w:rsidR="00AB04A7" w:rsidRPr="000532C5">
        <w:rPr>
          <w:rFonts w:ascii="Verdana" w:hAnsi="Verdana"/>
          <w:sz w:val="20"/>
          <w:szCs w:val="20"/>
        </w:rPr>
        <w:t xml:space="preserve"> </w:t>
      </w:r>
      <w:r w:rsidR="00232E49" w:rsidRPr="000532C5">
        <w:rPr>
          <w:rFonts w:ascii="Verdana" w:hAnsi="Verdana"/>
          <w:sz w:val="20"/>
          <w:szCs w:val="20"/>
        </w:rPr>
        <w:t>attualmente</w:t>
      </w:r>
      <w:r w:rsidR="00AB04A7">
        <w:rPr>
          <w:rFonts w:ascii="Verdana" w:hAnsi="Verdana"/>
          <w:sz w:val="20"/>
          <w:szCs w:val="20"/>
        </w:rPr>
        <w:t>,</w:t>
      </w:r>
      <w:r w:rsidR="00232E49" w:rsidRPr="000532C5">
        <w:rPr>
          <w:rFonts w:ascii="Verdana" w:hAnsi="Verdana"/>
          <w:sz w:val="20"/>
          <w:szCs w:val="20"/>
        </w:rPr>
        <w:t xml:space="preserve"> e</w:t>
      </w:r>
      <w:r w:rsidR="00AB04A7">
        <w:rPr>
          <w:rFonts w:ascii="Verdana" w:hAnsi="Verdana"/>
          <w:sz w:val="20"/>
          <w:szCs w:val="20"/>
        </w:rPr>
        <w:t xml:space="preserve"> sarà</w:t>
      </w:r>
      <w:r w:rsidR="00232E49" w:rsidRPr="000532C5">
        <w:rPr>
          <w:rFonts w:ascii="Verdana" w:hAnsi="Verdana"/>
          <w:sz w:val="20"/>
          <w:szCs w:val="20"/>
        </w:rPr>
        <w:t xml:space="preserve"> alla data </w:t>
      </w:r>
      <w:r w:rsidR="00AB04A7">
        <w:rPr>
          <w:rFonts w:ascii="Verdana" w:hAnsi="Verdana"/>
          <w:sz w:val="20"/>
          <w:szCs w:val="20"/>
        </w:rPr>
        <w:t>del trasferimento della proprietà,</w:t>
      </w:r>
      <w:r w:rsidR="00AB04A7" w:rsidRPr="000532C5">
        <w:rPr>
          <w:rFonts w:ascii="Verdana" w:hAnsi="Verdana"/>
          <w:sz w:val="20"/>
          <w:szCs w:val="20"/>
        </w:rPr>
        <w:t xml:space="preserve"> </w:t>
      </w:r>
      <w:r w:rsidR="00232E49" w:rsidRPr="000532C5">
        <w:rPr>
          <w:rFonts w:ascii="Verdana" w:hAnsi="Verdana"/>
          <w:sz w:val="20"/>
          <w:szCs w:val="20"/>
        </w:rPr>
        <w:t>di piena proprietà del Venditore</w:t>
      </w:r>
      <w:r w:rsidR="00C37281">
        <w:rPr>
          <w:rFonts w:ascii="Verdana" w:hAnsi="Verdana"/>
          <w:sz w:val="20"/>
          <w:szCs w:val="20"/>
        </w:rPr>
        <w:t xml:space="preserve"> </w:t>
      </w:r>
      <w:r w:rsidR="00A61C73" w:rsidRPr="00A61C73">
        <w:rPr>
          <w:rFonts w:ascii="Verdana" w:hAnsi="Verdana"/>
          <w:sz w:val="20"/>
          <w:szCs w:val="20"/>
        </w:rPr>
        <w:t>e libero da qualsiasi Gravame. Eccezionalmente, Fleequid può autorizzare la commercializzazione di Veicoli soggetti a Gravami, a condizione che il Venditore ne dichiari l'esistenza già nella Proposta di vendita e ne comunichi tempestivamente e per iscritto a Fleequid la natura, l'entità, gli adempimenti necessari per la relativa rimozione e i relativi costi. Salvo diverso accordo scritto o diversa previsione delle Condizioni particolari di vendita, la rimozione dei Gravami è a esclusivo carico e spese del Venditore e deve essere completata entro 3 (tre) giorni dalla richiesta di Fleequid e, in ogni caso, prima del trasferimento della proprietà del Veicolo. La mancata rimozione dei Gravami entro il predetto termine attribuisce a Fleequid la facoltà di risolvere il Contratto interessato ai sensi dell'art. 17.8</w:t>
      </w:r>
      <w:r w:rsidR="0019744C" w:rsidRPr="0019744C">
        <w:t xml:space="preserve"> </w:t>
      </w:r>
      <w:r w:rsidR="0019744C" w:rsidRPr="0019744C">
        <w:rPr>
          <w:rFonts w:ascii="Verdana" w:hAnsi="Verdana"/>
          <w:sz w:val="20"/>
          <w:szCs w:val="20"/>
        </w:rPr>
        <w:t>ovvero, quando Fleequid opera quale Intermediario puro, dell'art. 17.14</w:t>
      </w:r>
      <w:r w:rsidR="00A61C73" w:rsidRPr="00A61C73">
        <w:rPr>
          <w:rFonts w:ascii="Verdana" w:hAnsi="Verdana"/>
          <w:sz w:val="20"/>
          <w:szCs w:val="20"/>
        </w:rPr>
        <w:t xml:space="preserve"> e di applicare al Venditore una penale di € 2.000,00 (euro duemila/00)</w:t>
      </w:r>
      <w:r w:rsidR="001C0AE7" w:rsidRPr="001C0AE7">
        <w:t xml:space="preserve"> </w:t>
      </w:r>
      <w:r w:rsidR="001C0AE7" w:rsidRPr="001C0AE7">
        <w:rPr>
          <w:rFonts w:ascii="Verdana" w:hAnsi="Verdana"/>
          <w:sz w:val="20"/>
          <w:szCs w:val="20"/>
        </w:rPr>
        <w:t>per ciascun Veicolo interessato dal Gravame, indipendentemente dal numero dei Gravami gravanti sul medesimo Veicolo</w:t>
      </w:r>
      <w:r w:rsidR="00A61C73" w:rsidRPr="00A61C73">
        <w:rPr>
          <w:rFonts w:ascii="Verdana" w:hAnsi="Verdana"/>
          <w:sz w:val="20"/>
          <w:szCs w:val="20"/>
        </w:rPr>
        <w:t>, fatto salvo il risarcimento dell'eventuale maggior danno. Qualora la Proposta di vendita riguardi Veicoli destinati esclusivamente alla rottamazione o comunque qualificabili come VFU, il Venditore è tenuto a segnalarlo immediatamente a Fleequid, a fornire ogni informazione e documentazione necessaria a verificarne la qualificazione, la provenienza e la legittima detenzione e a garantire il rispetto, per quanto di propria competenza, degli obblighi ambientali applicabili, affinché Fleequid possa limitare la partecipazione al relativo Evento di vendita ai soli Utenti in possesso dei requisiti professionali prescritti dalla normativa applicabile e adottare le ulteriori misure previste dalle presenti Condizioni Generali, anche con riferimento al Modello di Vendita e alla modalità di esecuzione utilizzabili. La disciplina esecutiva dei Veicoli qualificabili come VFU è contenuta nell'art. 16.13</w:t>
      </w:r>
      <w:r w:rsidR="00542157" w:rsidRPr="004D0827">
        <w:rPr>
          <w:rFonts w:ascii="Verdana" w:hAnsi="Verdana"/>
          <w:sz w:val="20"/>
          <w:szCs w:val="20"/>
        </w:rPr>
        <w:t>.</w:t>
      </w:r>
      <w:r w:rsidR="00542157" w:rsidRPr="004D0827">
        <w:rPr>
          <w:rFonts w:ascii="Verdana" w:hAnsi="Verdana"/>
          <w:sz w:val="20"/>
          <w:szCs w:val="20"/>
          <w:highlight w:val="cyan"/>
        </w:rPr>
        <w:t xml:space="preserve"> </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sidRPr="00CD56D0">
        <w:rPr>
          <w:rFonts w:ascii="Verdana" w:hAnsi="Verdana"/>
          <w:sz w:val="20"/>
          <w:szCs w:val="20"/>
        </w:rPr>
        <w:t>Qualora la</w:t>
      </w:r>
      <w:r>
        <w:rPr>
          <w:rFonts w:ascii="Verdana" w:hAnsi="Verdana"/>
          <w:sz w:val="20"/>
          <w:szCs w:val="20"/>
        </w:rPr>
        <w:t xml:space="preserve"> </w:t>
      </w:r>
      <w:r w:rsidR="00232E49" w:rsidRPr="000532C5">
        <w:rPr>
          <w:rFonts w:ascii="Verdana" w:hAnsi="Verdana"/>
          <w:sz w:val="20"/>
          <w:szCs w:val="20"/>
        </w:rPr>
        <w:t>Propost</w:t>
      </w:r>
      <w:r w:rsidR="00395A01">
        <w:rPr>
          <w:rFonts w:ascii="Verdana" w:hAnsi="Verdana"/>
          <w:sz w:val="20"/>
          <w:szCs w:val="20"/>
        </w:rPr>
        <w:t>a</w:t>
      </w:r>
      <w:r w:rsidR="00232E49" w:rsidRPr="000532C5">
        <w:rPr>
          <w:rFonts w:ascii="Verdana" w:hAnsi="Verdana"/>
          <w:sz w:val="20"/>
          <w:szCs w:val="20"/>
        </w:rPr>
        <w:t xml:space="preserve"> di vendita,</w:t>
      </w:r>
      <w:r w:rsidR="00190EDA" w:rsidRPr="000A6706">
        <w:rPr>
          <w:rFonts w:ascii="Verdana" w:hAnsi="Verdana"/>
          <w:sz w:val="20"/>
          <w:szCs w:val="20"/>
        </w:rPr>
        <w:t xml:space="preserve"> ovvero </w:t>
      </w:r>
      <w:r w:rsidR="009609B9">
        <w:rPr>
          <w:rFonts w:ascii="Verdana" w:hAnsi="Verdana"/>
          <w:sz w:val="20"/>
          <w:szCs w:val="20"/>
        </w:rPr>
        <w:t>le</w:t>
      </w:r>
      <w:r w:rsidR="009609B9" w:rsidRPr="000A6706">
        <w:rPr>
          <w:rFonts w:ascii="Verdana" w:hAnsi="Verdana"/>
          <w:sz w:val="20"/>
          <w:szCs w:val="20"/>
        </w:rPr>
        <w:t xml:space="preserve"> </w:t>
      </w:r>
      <w:r w:rsidR="00190EDA" w:rsidRPr="000A6706">
        <w:rPr>
          <w:rFonts w:ascii="Verdana" w:hAnsi="Verdana"/>
          <w:sz w:val="20"/>
          <w:szCs w:val="20"/>
        </w:rPr>
        <w:t xml:space="preserve">informazioni, </w:t>
      </w:r>
      <w:r w:rsidR="001A1135" w:rsidRPr="001A1135">
        <w:rPr>
          <w:rFonts w:ascii="Verdana" w:hAnsi="Verdana"/>
          <w:sz w:val="20"/>
          <w:szCs w:val="20"/>
        </w:rPr>
        <w:t>i dati o i contenuti relativi all'Inserzione, risultino incompleti, inesatti o non aggiornati, o comunque necessitino di integrazione o correzione, Fleequid ha il diritto di richiedere in ogni tempo al Venditore le informazioni e i documenti necessari, anche dopo l'accettazione della Proposta di vendita e dopo la predisposizione e la pubblicazione dell'Inserzione. Il Venditore si impegna a fornire quanto richiesto entro 3 (tre) giorni dalla relativa richiesta</w:t>
      </w:r>
      <w:r w:rsidR="00232E49" w:rsidRPr="000532C5">
        <w:rPr>
          <w:rFonts w:ascii="Verdana" w:hAnsi="Verdana"/>
          <w:sz w:val="20"/>
          <w:szCs w:val="20"/>
        </w:rPr>
        <w:t>.</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sidRPr="00945836">
        <w:rPr>
          <w:rFonts w:ascii="Verdana" w:hAnsi="Verdana"/>
          <w:sz w:val="20"/>
          <w:szCs w:val="20"/>
        </w:rPr>
        <w:t xml:space="preserve">Il Venditore è tenuto a fornire tempestivamente a Fleequid e a mantenere costantemente aggiornati i propri dati identificativi, fiscali e di fatturazione, le coordinate bancarie e ogni altra informazione necessaria all'esecuzione delle operazioni e all'adempimento degli obblighi previsti dalle presenti Condizioni Generali, ivi compresi quelli relativi alla fatturazione, al pagamento delle somme a lui spettanti e, nell'esecuzione della Vendita in commissione quale Intermediario puro, alla comunicazione dei propri dati all'Acquirente ai sensi dell'art. 11.4. L'obbligo previsto dal presente comma ha carattere generale e permanente e permane per tutta la durata del rapporto </w:t>
      </w:r>
      <w:r w:rsidRPr="00945836">
        <w:rPr>
          <w:rFonts w:ascii="Verdana" w:hAnsi="Verdana"/>
          <w:sz w:val="20"/>
          <w:szCs w:val="20"/>
        </w:rPr>
        <w:lastRenderedPageBreak/>
        <w:t>e sino al completamento delle operazioni in corso. Il Venditore risponde dei ritardi, degli errori e delle conseguenze derivanti da dati mancanti, inesatti, incompleti o non aggiornati, ivi compresi i ritardi e i costi che ne derivino per Fleequid, per l'Acquirente o per l'esecuzione dell'operazione</w:t>
      </w:r>
      <w:r w:rsidR="06635B2D" w:rsidRPr="000532C5">
        <w:rPr>
          <w:rFonts w:ascii="Verdana" w:hAnsi="Verdana"/>
          <w:sz w:val="20"/>
          <w:szCs w:val="20"/>
        </w:rPr>
        <w:t>.</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sidRPr="00720CFE">
        <w:rPr>
          <w:rFonts w:ascii="Verdana" w:hAnsi="Verdana"/>
          <w:sz w:val="20"/>
          <w:szCs w:val="20"/>
        </w:rPr>
        <w:t>A seguito dell’accettazione della</w:t>
      </w:r>
      <w:r w:rsidR="00516670" w:rsidRPr="00720CFE">
        <w:rPr>
          <w:rFonts w:ascii="Verdana" w:hAnsi="Verdana"/>
          <w:sz w:val="20"/>
          <w:szCs w:val="20"/>
        </w:rPr>
        <w:t xml:space="preserve"> Proposta di vendita</w:t>
      </w:r>
      <w:r w:rsidR="0061358E">
        <w:rPr>
          <w:rFonts w:ascii="Verdana" w:hAnsi="Verdana"/>
          <w:sz w:val="20"/>
          <w:szCs w:val="20"/>
        </w:rPr>
        <w:t>,</w:t>
      </w:r>
      <w:r w:rsidR="003E24E8" w:rsidRPr="003E24E8">
        <w:t xml:space="preserve"> </w:t>
      </w:r>
      <w:r w:rsidR="0061358E" w:rsidRPr="0061358E">
        <w:rPr>
          <w:rFonts w:ascii="Verdana" w:hAnsi="Verdana"/>
          <w:sz w:val="20"/>
          <w:szCs w:val="20"/>
        </w:rPr>
        <w:t>Fleequid determina, nell'ambito dell'organizzazione del processo di commercializzazione del Veicolo e secondo quanto previsto dall'art. 3, il Modello di Vendita, la tipologia dell'Evento di vendita e le relative modalità operative. Qualora sia opportuno procedere con uno o più successivi Eventi di vendita relativi al medesimo Veicolo, spetta a Fleequid determinarne la programmazione, il relativo intervallo temporale e, nei limiti previsti dalle presenti Condizioni Generali, anche l'eventuale adozione di un diverso Modello di Vendita. Nella Vendita in commissione la durata di ciascuna Asta, il valore degli eventuali rilanci e la Base d'asta sono stabiliti in modo ragionevole da Fleequid; fermo quanto previsto dalle presenti Condizioni Generali e dalle eventuali Condizioni particolari di vendita applicabili, Fleequid determina a propria discrezione la tipologia di Evento di vendita con la quale procedere al tentativo di vendita. Nei casi in cui sia previsto un Prezzo di riserva, la Base d'asta può essere fissata da Fleequid in misura inferiore, uguale o superiore al Prezzo di riserva, restando fermo che, alla conclusione dell'Evento di vendita, l'Accordo vincolante si perfeziona soltanto al ricorrere delle condizioni previste dall'art. 10. Nei casi in cui, in base alla tipologia di Evento di vendita prescelta, non sia previsto un Prezzo di riserva, l'esito dell'Evento determina il perfezionamento dell'Accordo vincolante al prezzo risultante dalla procedura. Nel Dealer Sales, Fleequid acquista il Veicolo dal Venditore secondo il Prezzo di acquisto e le condizioni con quest'ultimo concordate ai sensi dell'art. 18.3 e determina autonomamente le modalità della successiva commercializzazione e rivendita del Veicolo, anche mediante uno o più Eventi di vendita.</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formulazione della Proposta di vendita, il Venditore autorizza espressamente Fleequid </w:t>
      </w:r>
      <w:r w:rsidR="00C011FB" w:rsidRPr="000A6706">
        <w:rPr>
          <w:rFonts w:ascii="Verdana" w:hAnsi="Verdana"/>
          <w:sz w:val="20"/>
          <w:szCs w:val="20"/>
        </w:rPr>
        <w:t>a predisporre, pubblicare e pubblicizzare</w:t>
      </w:r>
      <w:r w:rsidR="00FB682B" w:rsidRPr="000A6706">
        <w:rPr>
          <w:rFonts w:ascii="Verdana" w:hAnsi="Verdana"/>
          <w:sz w:val="20"/>
          <w:szCs w:val="20"/>
        </w:rPr>
        <w:t xml:space="preserve">, </w:t>
      </w:r>
      <w:r w:rsidR="001963D7" w:rsidRPr="000A6706">
        <w:rPr>
          <w:rFonts w:ascii="Verdana" w:hAnsi="Verdana"/>
          <w:sz w:val="20"/>
          <w:szCs w:val="20"/>
        </w:rPr>
        <w:t>laddove non vi abbia provveduto autonom</w:t>
      </w:r>
      <w:r w:rsidR="0026044B" w:rsidRPr="000A6706">
        <w:rPr>
          <w:rFonts w:ascii="Verdana" w:hAnsi="Verdana"/>
          <w:sz w:val="20"/>
          <w:szCs w:val="20"/>
        </w:rPr>
        <w:t>ame</w:t>
      </w:r>
      <w:r w:rsidR="001963D7" w:rsidRPr="000A6706">
        <w:rPr>
          <w:rFonts w:ascii="Verdana" w:hAnsi="Verdana"/>
          <w:sz w:val="20"/>
          <w:szCs w:val="20"/>
        </w:rPr>
        <w:t>nte</w:t>
      </w:r>
      <w:r w:rsidR="00FB682B" w:rsidRPr="000A6706">
        <w:rPr>
          <w:rFonts w:ascii="Verdana" w:hAnsi="Verdana"/>
          <w:sz w:val="20"/>
          <w:szCs w:val="20"/>
        </w:rPr>
        <w:t>,</w:t>
      </w:r>
      <w:r w:rsidR="00C011FB" w:rsidRPr="000A6706">
        <w:rPr>
          <w:rFonts w:ascii="Verdana" w:hAnsi="Verdana"/>
          <w:sz w:val="20"/>
          <w:szCs w:val="20"/>
        </w:rPr>
        <w:t xml:space="preserve"> </w:t>
      </w:r>
      <w:r w:rsidR="00C24E1C" w:rsidRPr="00C24E1C">
        <w:rPr>
          <w:rFonts w:ascii="Verdana" w:hAnsi="Verdana"/>
          <w:sz w:val="20"/>
          <w:szCs w:val="20"/>
        </w:rPr>
        <w:t xml:space="preserve">l'Inserzione relativa al Veicolo, nonché a rendere disponibili agli altri Utenti le Specifiche tecniche e le ulteriori informazioni relative al Veicolo in qualsiasi momento, sia prima sia durante lo svolgimento dell'Evento di vendita, attraverso il Marketplace o altri canali di comunicazione, quali, a titolo esemplificativo, inserzioni pubblicitarie su altri siti internet, newsletter, sezioni dedicate agli Eventi in arrivo e altri strumenti promozionali utilizzati da Fleequid. La Proposta di vendita si considera accettata da Fleequid nel momento in cui quest'ultima ne conferma l'accettazione, anche mediante strumenti informatici o analogici, ovvero comunque dia esecuzione alla stessa mediante attività univocamente dirette alla commercializzazione del Veicolo, senza che la predisposizione o la pubblicazione dell'Inserzione costituiscano elementi necessari ai fini dell'efficacia o della vincolatività della Proposta di vendita. La predisposizione e la pubblicazione dell'Inserzione costituiscono mere attività esecutive della Proposta di vendita e possono essere effettuate da Fleequid senza necessità di ulteriore approvazione. Il Venditore acconsente alle eventuali visite organizzate da Fleequid presso il luogo in cui i Veicoli sono custoditi e si impegna a mettere a disposizione, ove necessario, gli autisti, i </w:t>
      </w:r>
      <w:r w:rsidR="00C24E1C" w:rsidRPr="00C24E1C">
        <w:rPr>
          <w:rFonts w:ascii="Verdana" w:hAnsi="Verdana"/>
          <w:sz w:val="20"/>
          <w:szCs w:val="20"/>
        </w:rPr>
        <w:lastRenderedPageBreak/>
        <w:t>tecnici e l'assistenza ragionevolmente richiesti per consentirne la visione e la prova da parte degli Utenti interessati all'acquisto</w:t>
      </w:r>
      <w:r w:rsidR="004C1D42" w:rsidRPr="000532C5">
        <w:rPr>
          <w:rFonts w:ascii="Verdana" w:hAnsi="Verdana"/>
          <w:sz w:val="20"/>
          <w:szCs w:val="20"/>
        </w:rPr>
        <w:t xml:space="preserve">. </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hAnsi="Verdana"/>
          <w:sz w:val="20"/>
          <w:szCs w:val="20"/>
        </w:rPr>
        <w:t>Nel momento in cui la Proposta di vendita si considera accettata da Fleequid ai sensi dell’art. 8.7</w:t>
      </w:r>
      <w:r w:rsidR="00846EE8" w:rsidRPr="000A6706">
        <w:rPr>
          <w:rFonts w:ascii="Verdana" w:hAnsi="Verdana"/>
          <w:sz w:val="20"/>
          <w:szCs w:val="20"/>
        </w:rPr>
        <w:t>,</w:t>
      </w:r>
      <w:r w:rsidR="00301BEE" w:rsidRPr="000A6706">
        <w:rPr>
          <w:rFonts w:ascii="Verdana" w:hAnsi="Verdana"/>
          <w:sz w:val="20"/>
          <w:szCs w:val="20"/>
        </w:rPr>
        <w:t xml:space="preserve"> si conclude tra </w:t>
      </w:r>
      <w:r w:rsidR="00D90775" w:rsidRPr="000A6706">
        <w:rPr>
          <w:rFonts w:ascii="Verdana" w:hAnsi="Verdana"/>
          <w:sz w:val="20"/>
          <w:szCs w:val="20"/>
        </w:rPr>
        <w:t>il Venditore e Fleequid</w:t>
      </w:r>
      <w:r w:rsidR="009B6EEC" w:rsidRPr="00662DD7">
        <w:rPr>
          <w:rFonts w:ascii="Verdana" w:hAnsi="Verdana"/>
          <w:sz w:val="20"/>
          <w:szCs w:val="20"/>
        </w:rPr>
        <w:t xml:space="preserve"> </w:t>
      </w:r>
      <w:r w:rsidR="00C71099" w:rsidRPr="00C71099">
        <w:rPr>
          <w:rFonts w:ascii="Verdana" w:hAnsi="Verdana"/>
          <w:sz w:val="20"/>
          <w:szCs w:val="20"/>
        </w:rPr>
        <w:t xml:space="preserve">un rapporto di commercializzazione del Veicolo. In forza di tale rapporto il Venditore si impegna irrevocabilmente, nei termini e per il periodo previsti dal presente comma, a consentire la commercializzazione e la vendita del Veicolo per il tramite di Fleequid; Fleequid è autorizzata a organizzare uno o più Eventi di vendita, anche successivi, e a individuare per ciascuna operazione il Modello di Vendita applicabile secondo quanto previsto dagli artt. 3 e 8.6. L'accettazione della Proposta di vendita non comporta, di per sé, la conclusione di un contratto di commissione relativo a uno specifico Evento di vendita, né di un contratto di compravendita tra il Venditore e Fleequid, e non fa sorgere in capo a Fleequid alcun obbligo di acquistare il Veicolo. I rapporti e gli obblighi di acquisto e di trasferimento relativi alla singola operazione sorgono secondo il Modello di Vendita di volta in volta applicabile e alle condizioni previste dalle presenti Condizioni Generali. Il perfezionamento dell'Accordo vincolante non comporta, di per sé, l'immediato trasferimento della proprietà del Veicolo né l'obbligo di Fleequid di procedere immediatamente al suo acquisto dal Venditore. Nella Vendita in commissione il Venditore resta vincolato alla vendita per tutta la durata dello Stato Opzionato, ma l'acquisto del Veicolo da parte di Fleequid ai fini della Rivendita e il successivo trasferimento all'Acquirente hanno luogo esclusivamente a seguito dell'integrale adempimento dell'obbligo di pagamento dell'Acquirente ai sensi dell'art. 12.2 e dell'avvio della fase esecutiva dell'operazione; qualora Fleequid decida, ai sensi dell'art. 2.6, di dare esecuzione all'operazione quale Intermediario puro, alle medesime condizioni il trasferimento della proprietà avviene direttamente dal Venditore all'Acquirente. In caso di mancato pagamento dell'Acquirente e di conseguente Annullamento della vendita, Fleequid non è tenuta ad acquistare il Veicolo dal Venditore. Nel Dealer Sales in cui l'acquisto del Veicolo da parte di Fleequid sia collegato alla sua successiva vendita a uno specifico Acquirente, il contratto di acquisto tra il Venditore e Fleequid si perfeziona secondo quanto previsto dall'art. 18.2, ma i relativi effetti e l'obbligo di darvi esecuzione restano sospensivamente condizionati all'integrale adempimento dell'obbligo di pagamento dell'Acquirente ai sensi dell'art. 12.2; tale condizione è prevista nell'esclusivo interesse di Fleequid, che può rinunciarvi e procedere comunque all'acquisto del Veicolo. La predetta condizione non si applica quando Fleequid acquisti il Veicolo indipendentemente dalla preventiva individuazione di uno specifico Acquirente ai sensi dell'art. 18.2. Al ricorrere dei presupposti previsti per l'esecuzione della specifica operazione, il Venditore è tenuto a trasferire il Veicolo a Fleequid ovvero, nei casi in cui Fleequid operi quale Intermediario puro, direttamente all'Acquirente. Resta fermo, in ogni caso, il carattere essenziale dell'esattezza e della completezza delle Specifiche tecniche, delle informazioni contenute nella Proposta di vendita e nell'Inserzione e della correttezza dei documenti forniti dal Venditore o comunque associati al Veicolo, anche quando il dossier tecnico o l'Inserzione siano stati predisposti da Fleequid o da soggetti da questa incaricati. Il Venditore prende atto e accetta che ogni eventuale richiesta di </w:t>
      </w:r>
      <w:r w:rsidR="00C71099" w:rsidRPr="00C71099">
        <w:rPr>
          <w:rFonts w:ascii="Verdana" w:hAnsi="Verdana"/>
          <w:sz w:val="20"/>
          <w:szCs w:val="20"/>
        </w:rPr>
        <w:lastRenderedPageBreak/>
        <w:t>fatturazione formulata da Fleequid ha natura amministrativa e non costituisce, di per sé, conferma dell'avveramento dei presupposti previsti dalle presenti Condizioni Generali per l'esecuzione della compravendita. Il Venditore riconosce inoltre la facoltà di Fleequid di procedere all'Annullamento della vendita o di risolvere il Contratto nei casi previsti dalle presenti Condizioni Generali, anche in conseguenza del ritardo o del mancato pagamento dell'Acquirente, rinunciando a pretese nei confronti di Fleequid per gli effetti derivanti dal legittimo esercizio di tali facoltà. L'impegno di commercializzazione e vendita assunto dal Venditore è a tempo indeterminato, con un periodo minimo di 60 (sessanta) giorni decorrente dalla data in cui la Proposta di vendita si considera accettata ai sensi dell'art. 8.7; durante tale periodo il Venditore non può revocare a Fleequid l'incarico. Decorso il periodo minimo, il Venditore può recedere mediante comunicazione scritta a Fleequid con un preavviso minimo di 15 (quindici) giorni. Il recesso diviene efficace: (i) alla scadenza del termine di preavviso, qualora il Veicolo non sia oggetto di un Evento di vendita in corso; (ii) alla conclusione dell'Evento di vendita, qualora alla scadenza del preavviso il Veicolo vi risulti ancora incluso e non si sia perfezionato un Accordo vincolante. Qualora si perfezioni un Accordo vincolante, l'impegno del Venditore permane per tutta la durata dello Stato Opzionato e, comunque, per il tempo necessario a dare esecuzione agli obblighi derivanti dall'operazione, restando fermi, a operazione eseguita, gli obblighi necessari al completamento della stessa. In caso di Annullamento della vendita, Fleequid conserva inoltre, per i 30 (trenta) giorni</w:t>
      </w:r>
      <w:r w:rsidR="00F60036">
        <w:rPr>
          <w:rFonts w:ascii="Verdana" w:hAnsi="Verdana"/>
          <w:sz w:val="20"/>
          <w:szCs w:val="20"/>
        </w:rPr>
        <w:t xml:space="preserve"> </w:t>
      </w:r>
      <w:r w:rsidR="00F60036" w:rsidRPr="00F60036">
        <w:rPr>
          <w:rFonts w:ascii="Verdana" w:hAnsi="Verdana"/>
          <w:sz w:val="20"/>
          <w:szCs w:val="20"/>
        </w:rPr>
        <w:t>successivi alla comunicazione dell’Annullamento della vendita</w:t>
      </w:r>
      <w:r w:rsidR="00C71099" w:rsidRPr="00C71099">
        <w:rPr>
          <w:rFonts w:ascii="Verdana" w:hAnsi="Verdana"/>
          <w:sz w:val="20"/>
          <w:szCs w:val="20"/>
        </w:rPr>
        <w:t>, il diritto di procedere a una nuova commercializzazione del Veicolo, fermo quanto previsto dagli artt. 3, 8.6 e 10.5</w:t>
      </w:r>
      <w:r w:rsidR="00CB04AD" w:rsidRPr="00662DD7">
        <w:rPr>
          <w:rFonts w:ascii="Verdana" w:hAnsi="Verdana"/>
          <w:sz w:val="20"/>
          <w:szCs w:val="20"/>
        </w:rPr>
        <w:t>.</w:t>
      </w:r>
      <w:r w:rsidR="00322252" w:rsidRPr="00F523F3">
        <w:rPr>
          <w:rFonts w:ascii="Verdana" w:hAnsi="Verdana"/>
          <w:sz w:val="20"/>
          <w:szCs w:val="20"/>
        </w:rPr>
        <w:t xml:space="preserve"> </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sidRPr="00352CDA">
        <w:rPr>
          <w:rFonts w:ascii="Verdana" w:eastAsia="Calibri" w:hAnsi="Verdana" w:cs="Arial"/>
          <w:sz w:val="20"/>
          <w:szCs w:val="20"/>
        </w:rPr>
        <w:t xml:space="preserve">Dopo </w:t>
      </w:r>
      <w:r w:rsidRPr="000A6706">
        <w:rPr>
          <w:rFonts w:ascii="Verdana" w:hAnsi="Verdana"/>
          <w:sz w:val="20"/>
          <w:szCs w:val="20"/>
        </w:rPr>
        <w:t xml:space="preserve">l'accettazione della Proposta di vendita, il Venditore riconosce </w:t>
      </w:r>
      <w:r w:rsidR="00484B97">
        <w:rPr>
          <w:rFonts w:ascii="Verdana" w:hAnsi="Verdana"/>
          <w:sz w:val="20"/>
          <w:szCs w:val="20"/>
        </w:rPr>
        <w:t xml:space="preserve">ed </w:t>
      </w:r>
      <w:r w:rsidR="005B5B88" w:rsidRPr="005B5B88">
        <w:rPr>
          <w:rFonts w:ascii="Verdana" w:hAnsi="Verdana"/>
          <w:sz w:val="20"/>
          <w:szCs w:val="20"/>
        </w:rPr>
        <w:t xml:space="preserve">accetta che Fleequid dispone dell'esclusiva per la promozione e la commercializzazione del Veicolo per tutta la durata dell'impegno assunto ai sensi dell'art. 8.8. Durante tale periodo il Venditore non può offrire, promuovere o vendere il Veicolo attraverso canali diversi da quelli gestiti o utilizzati da Fleequid, salvo preventiva autorizzazione scritta di quest'ultima. L'esclusiva permane, in particolare, durante gli Eventi di vendita e, una volta perfezionatosi l'Accordo vincolante, per tutta la permanenza del Veicolo nello Stato Opzionato, compreso l'eventuale periodo di ritardo nel pagamento, senza essere interrotta dalla scadenza del Termine di pagamento. Essa viene meno quando il Veicolo sia definitivamente trasferito nell'ambito dell'operazione, quando sia cessato l'impegno di commercializzazione ai sensi dell'art. 8.8 ovvero quando Fleequid comunichi per iscritto al Venditore di non avere più interesse alla sua commercializzazione. Il Venditore si impegna a non interferire con il processo di commercializzazione e a indirizzare a Fleequid le richieste di informazioni o di acquisto ricevute da soggetti interessati al Veicolo durante il periodo di esclusiva, informando tempestivamente Fleequid di eventuali richieste di acquisto ricevute direttamente. In caso di violazione degli obblighi previsti dal presente comma, Fleequid ha diritto di applicare al Venditore una penale pari al triplo delle Commissioni che sarebbero state dovute dal Venditore qualora il Veicolo fosse stato venduto secondo la Vendita in commissione, assumendo quale riferimento il Prezzo di riserva determinato sulla base del PMIV indicato nella </w:t>
      </w:r>
      <w:r w:rsidR="005B5B88" w:rsidRPr="005B5B88">
        <w:rPr>
          <w:rFonts w:ascii="Verdana" w:hAnsi="Verdana"/>
          <w:sz w:val="20"/>
          <w:szCs w:val="20"/>
        </w:rPr>
        <w:lastRenderedPageBreak/>
        <w:t xml:space="preserve">prima Proposta di vendita relativa al Veicolo e il Tariffario Fleequid </w:t>
      </w:r>
      <w:r w:rsidR="000A40FD" w:rsidRPr="000A40FD">
        <w:rPr>
          <w:rFonts w:ascii="Verdana" w:hAnsi="Verdana"/>
          <w:sz w:val="20"/>
          <w:szCs w:val="20"/>
        </w:rPr>
        <w:t>applicabile</w:t>
      </w:r>
      <w:r w:rsidR="00AE1B69">
        <w:rPr>
          <w:rFonts w:ascii="Verdana" w:hAnsi="Verdana"/>
          <w:sz w:val="20"/>
          <w:szCs w:val="20"/>
        </w:rPr>
        <w:t xml:space="preserve"> </w:t>
      </w:r>
      <w:r w:rsidR="000A40FD" w:rsidRPr="000A40FD">
        <w:rPr>
          <w:rFonts w:ascii="Verdana" w:hAnsi="Verdana"/>
          <w:sz w:val="20"/>
          <w:szCs w:val="20"/>
        </w:rPr>
        <w:t>vigente all'avvio della commercializzazione del Veicolo tramite Fleequid, le cui successive modifiche non incidono sulla quantificazione della penale</w:t>
      </w:r>
      <w:r w:rsidR="005B5B88" w:rsidRPr="005B5B88">
        <w:rPr>
          <w:rFonts w:ascii="Verdana" w:hAnsi="Verdana"/>
          <w:sz w:val="20"/>
          <w:szCs w:val="20"/>
        </w:rPr>
        <w:t>, fatto salvo il risarcimento del maggior danno. Il medesimo criterio di determinazione della penale trova applicazione anche quando la specifica operazione sia strutturata secondo il Dealer Sales, nel qual caso il riferimento alle Commissioni rileva esclusivamente quale parametro convenzionale di quantificazione della penale e non comporta l'applicazione al Venditore delle Commissioni previste per la Vendita in commissione</w:t>
      </w:r>
      <w:r w:rsidRPr="000532C5">
        <w:rPr>
          <w:rFonts w:ascii="Verdana" w:hAnsi="Verdana"/>
          <w:sz w:val="20"/>
          <w:szCs w:val="20"/>
        </w:rPr>
        <w:t>.</w:t>
      </w:r>
    </w:p>
    <w:p w14:paraId="538553CE" w14:textId="02032876"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sidRPr="003A75AF">
        <w:rPr>
          <w:rFonts w:ascii="Verdana" w:hAnsi="Verdana"/>
          <w:sz w:val="20"/>
          <w:szCs w:val="20"/>
        </w:rPr>
        <w:t xml:space="preserve">Qualora un Evento di vendita non conduca al perfezionamento di un Accordo vincolante, Fleequid può proporre al Venditore, in vista di un successivo tentativo di vendita, la revisione del PMIV o delle altre condizioni economiche che riguardano il rapporto con il Venditore. Qualsiasi riduzione del PMIV richiede l'espressa accettazione del Venditore e produce effetti esclusivamente per le operazioni successive alla relativa accettazione. Ove applicabile, Fleequid provvede conseguentemente a rideterminare il Prezzo di riserva ovvero le condizioni economiche del successivo acquisto del Veicolo nel Dealer Sales. In mancanza di accordo resta fermo il PMIV precedentemente concordato. </w:t>
      </w:r>
      <w:r w:rsidR="001F57CE" w:rsidRPr="001F57CE">
        <w:rPr>
          <w:rFonts w:ascii="Verdana" w:hAnsi="Verdana"/>
          <w:sz w:val="20"/>
          <w:szCs w:val="20"/>
        </w:rPr>
        <w:t>Restano in ogni caso fermi, ai fini delle penali di cui agli artt. 8.9</w:t>
      </w:r>
      <w:ins w:id="742" w:author="Avv. Rosario Panzariello" w:date="2026-09-28T19:46:00Z" w16du:dateUtc="2026-09-28T17:46:00Z">
        <w:r w:rsidR="00226B44">
          <w:rPr>
            <w:rFonts w:ascii="Verdana" w:hAnsi="Verdana"/>
            <w:sz w:val="20"/>
            <w:szCs w:val="20"/>
          </w:rPr>
          <w:t xml:space="preserve">, </w:t>
        </w:r>
      </w:ins>
      <w:del w:id="743" w:author="Avv. Rosario Panzariello" w:date="2026-09-28T19:46:00Z" w16du:dateUtc="2026-09-28T17:46:00Z">
        <w:r w:rsidR="001F57CE" w:rsidRPr="001F57CE" w:rsidDel="00226B44">
          <w:rPr>
            <w:rFonts w:ascii="Verdana" w:hAnsi="Verdana"/>
            <w:sz w:val="20"/>
            <w:szCs w:val="20"/>
          </w:rPr>
          <w:delText xml:space="preserve"> e </w:delText>
        </w:r>
      </w:del>
      <w:r w:rsidR="001F57CE" w:rsidRPr="001F57CE">
        <w:rPr>
          <w:rFonts w:ascii="Verdana" w:hAnsi="Verdana"/>
          <w:sz w:val="20"/>
          <w:szCs w:val="20"/>
        </w:rPr>
        <w:t>17.8</w:t>
      </w:r>
      <w:ins w:id="744" w:author="Avv. Rosario Panzariello" w:date="2026-09-28T19:46:00Z" w16du:dateUtc="2026-09-28T17:46:00Z">
        <w:r w:rsidR="00B34A5E">
          <w:rPr>
            <w:rFonts w:ascii="Verdana" w:hAnsi="Verdana"/>
            <w:sz w:val="20"/>
            <w:szCs w:val="20"/>
          </w:rPr>
          <w:t xml:space="preserve"> e 17.14</w:t>
        </w:r>
      </w:ins>
      <w:r w:rsidR="001F57CE" w:rsidRPr="001F57CE">
        <w:rPr>
          <w:rFonts w:ascii="Verdana" w:hAnsi="Verdana"/>
          <w:sz w:val="20"/>
          <w:szCs w:val="20"/>
        </w:rPr>
        <w:t>, i rispettivi criteri di determinazione previsti dalle medesime disposizioni</w:t>
      </w:r>
      <w:r w:rsidR="000F02A5" w:rsidRPr="00662DD7">
        <w:rPr>
          <w:rFonts w:ascii="Verdana" w:hAnsi="Verdana"/>
          <w:sz w:val="20"/>
          <w:szCs w:val="20"/>
        </w:rPr>
        <w:t>.</w:t>
      </w:r>
      <w:r w:rsidR="00F0714B">
        <w:rPr>
          <w:rFonts w:ascii="Verdana" w:hAnsi="Verdana"/>
          <w:sz w:val="20"/>
          <w:szCs w:val="20"/>
        </w:rPr>
        <w:t xml:space="preserve"> </w:t>
      </w:r>
    </w:p>
    <w:p w14:paraId="7FF8D711" w14:textId="1CD92E7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sidRPr="00796BDB">
        <w:rPr>
          <w:rFonts w:ascii="Verdana" w:hAnsi="Verdana"/>
          <w:sz w:val="20"/>
          <w:szCs w:val="20"/>
        </w:rPr>
        <w:t>Una volta cessato l'impegno di commercializzazione assunto ai sensi dell'art. 8.8, qualora il Veicolo non sia stato venduto, il Venditore può provvedere autonomamente alla sua vendita attraverso qualsiasi altro canale, senza vincoli di prezzo minimo e nei confronti di qualsiasi soggetto, fermi restando gli obblighi di trasferimento del Veicolo eventualmente già sorti o ancora pendenti in relazione a una specifica operazione e, in particolare, nell'ambito del Dealer Sales. Resta fermo l'obbligo del Venditore di non utilizzare informazioni, contatti o opportunità commerciali acquisiti tramite il Marketplace o per il tramite di Fleequid allo scopo di concludere, direttamente o indirettamente, operazioni volte ad aggirare l'intervento di Fleequid. Tale obbligo permane per 24 (ventiquattro) mesi dalla prima pubblicazione dell'Inserzione relativa al Veicolo sul Marketplace ovvero, qualora non sia prevista la pubblicazione di un'Inserzione, dalla prima attività di commercializzazione del Veicolo effettuata da Fleequid. In caso di violazione, Fleequid ha diritto di applicare al Venditore la penale determinata secondo il criterio previsto dall'art. 8.9. Qualora il Venditore, quando sia tenuto al trasferimento del Veicolo secondo il Modello di Vendita applicabile e le presenti Condizioni Generali, rifiuti senza giustificato motivo di trasferirne la proprietà: a) a Fleequid, nell'ambito della Vendita in commissione eseguita mediante Rivendita, il Venditore è tenuto a corrispondere una penale pari al 30% del Prezzo di vendita all'Acquirente; b) a Fleequid, nell'ambito del Dealer Sales, il Venditore è tenuto a corrispondere una penale pari al 30% del Prezzo di acquisto dovuto da Fleequid al Venditore; c) direttamente all'Acquirente, nei casi in cui Fleequid operi quale Intermediario puro ai sensi dell'art. 2.6, il Venditore è tenuto a corrispondere a Fleequid una penale pari al 30% del Prezzo di vendita all'Acquirente.</w:t>
      </w:r>
      <w:r w:rsidR="00E74A60" w:rsidRPr="00E74A60">
        <w:t xml:space="preserve"> </w:t>
      </w:r>
      <w:r w:rsidR="00E74A60" w:rsidRPr="00E74A60">
        <w:rPr>
          <w:rFonts w:ascii="Verdana" w:hAnsi="Verdana"/>
          <w:sz w:val="20"/>
          <w:szCs w:val="20"/>
        </w:rPr>
        <w:t xml:space="preserve">Ai fini del presente comma il rifiuto si considera integrato quando risulti da una dichiarazione del Venditore o da una sua condotta inequivocabilmente incompatibile con l'adempimento ovvero, in mancanza, quando il Venditore non adempia allo specifico obbligo entro 10 (dieci) giorni dalla </w:t>
      </w:r>
      <w:r w:rsidR="00E74A60" w:rsidRPr="00E74A60">
        <w:rPr>
          <w:rFonts w:ascii="Verdana" w:hAnsi="Verdana"/>
          <w:sz w:val="20"/>
          <w:szCs w:val="20"/>
        </w:rPr>
        <w:lastRenderedPageBreak/>
        <w:t>diffida scritta con la quale Fleequid lo abbia invitato ad adempiervi.</w:t>
      </w:r>
      <w:r w:rsidRPr="00796BDB">
        <w:rPr>
          <w:rFonts w:ascii="Verdana" w:hAnsi="Verdana"/>
          <w:sz w:val="20"/>
          <w:szCs w:val="20"/>
        </w:rPr>
        <w:t xml:space="preserve"> Resta salvo il diritto di Fleequid al risarcimento dell'eventuale maggior danno, nonché, nei casi in cui il Contratto di compravendita intervenga direttamente tra Venditore e Acquirente, ogni diritto e rimedio spettante a quest'ultimo. Nel Dealer Sales il maggior danno risarcibile a Fleequid comprende anche gli importi che essa sia tenuta a corrispondere al proprio Acquirente in conseguenza dell'inadempimento del Venditore, nonché i relativi rimborsi, penali, costi e spese. Restano altresì fermi gli ulteriori rimedi previsti dalle presenti Condizioni Generali, ivi compresi quelli di cui agli artt. 16.9 e 17.8</w:t>
      </w:r>
      <w:r w:rsidR="00E74A60">
        <w:rPr>
          <w:rFonts w:ascii="Verdana" w:hAnsi="Verdana"/>
          <w:sz w:val="20"/>
          <w:szCs w:val="20"/>
        </w:rPr>
        <w:t xml:space="preserve"> e</w:t>
      </w:r>
      <w:r w:rsidRPr="00796BDB">
        <w:rPr>
          <w:rFonts w:ascii="Verdana" w:hAnsi="Verdana"/>
          <w:sz w:val="20"/>
          <w:szCs w:val="20"/>
        </w:rPr>
        <w:t>,</w:t>
      </w:r>
      <w:r w:rsidR="00E74A60">
        <w:rPr>
          <w:rFonts w:ascii="Verdana" w:hAnsi="Verdana"/>
          <w:sz w:val="20"/>
          <w:szCs w:val="20"/>
        </w:rPr>
        <w:t xml:space="preserve"> quando Fleequid opera quale Intermediario puro, all’art. 17.14,</w:t>
      </w:r>
      <w:r w:rsidRPr="00796BDB">
        <w:rPr>
          <w:rFonts w:ascii="Verdana" w:hAnsi="Verdana"/>
          <w:sz w:val="20"/>
          <w:szCs w:val="20"/>
        </w:rPr>
        <w:t xml:space="preserve"> </w:t>
      </w:r>
      <w:r w:rsidR="000B6239">
        <w:rPr>
          <w:rFonts w:ascii="Verdana" w:hAnsi="Verdana"/>
          <w:sz w:val="20"/>
          <w:szCs w:val="20"/>
        </w:rPr>
        <w:t>fermo il coordinamento delle relative penali secondo quanto previsto dall’art. 15.8</w:t>
      </w:r>
      <w:r w:rsidRPr="00796BDB">
        <w:rPr>
          <w:rFonts w:ascii="Verdana" w:hAnsi="Verdana"/>
          <w:sz w:val="20"/>
          <w:szCs w:val="20"/>
        </w:rPr>
        <w:t>.</w:t>
      </w:r>
      <w:r w:rsidR="00E22053" w:rsidRPr="00E22053">
        <w:t xml:space="preserve"> </w:t>
      </w:r>
      <w:r w:rsidR="00E22053" w:rsidRPr="00E22053">
        <w:rPr>
          <w:rFonts w:ascii="Verdana" w:hAnsi="Verdana"/>
          <w:sz w:val="20"/>
          <w:szCs w:val="20"/>
        </w:rPr>
        <w:t xml:space="preserve">In particolare, qualora la vendita del Veicolo a terzi o altra condotta equivalente posta in essere durante lo Stato Opzionato integri contemporaneamente la violazione dell'esclusiva di cui all'art. 8.9, il rifiuto di trasferire la proprietà disciplinato dal presente comma ovvero la mancata messa a disposizione o consegna di cui all'art. 16.9, le relative penali non si cumulano quando derivino dal medesimo fatto materiale e tutelino il medesimo interesse: trova applicazione esclusivamente </w:t>
      </w:r>
      <w:r w:rsidR="00FB12D9" w:rsidRPr="00FB12D9">
        <w:rPr>
          <w:rFonts w:ascii="Verdana" w:hAnsi="Verdana"/>
          <w:sz w:val="20"/>
          <w:szCs w:val="20"/>
        </w:rPr>
        <w:t xml:space="preserve">una sola penale, individuata, in applicazione del criterio di cui all'art. 15.8, nel seguente ordine: </w:t>
      </w:r>
      <w:ins w:id="745" w:author="Avv. Rosario Panzariello" w:date="2026-09-28T19:40:00Z" w16du:dateUtc="2026-09-28T17:40:00Z">
        <w:r w:rsidR="004B5527">
          <w:rPr>
            <w:rFonts w:ascii="Verdana" w:hAnsi="Verdana"/>
            <w:sz w:val="20"/>
            <w:szCs w:val="20"/>
          </w:rPr>
          <w:t>(</w:t>
        </w:r>
      </w:ins>
      <w:del w:id="746" w:author="Avv. Rosario Panzariello" w:date="2026-09-28T19:40:00Z" w16du:dateUtc="2026-09-28T17:40:00Z">
        <w:r w:rsidR="00FB12D9" w:rsidRPr="00FB12D9" w:rsidDel="004B5527">
          <w:rPr>
            <w:rFonts w:ascii="Verdana" w:hAnsi="Verdana"/>
            <w:sz w:val="20"/>
            <w:szCs w:val="20"/>
          </w:rPr>
          <w:delText>a</w:delText>
        </w:r>
      </w:del>
      <w:ins w:id="747" w:author="Avv. Rosario Panzariello" w:date="2026-09-28T19:40:00Z" w16du:dateUtc="2026-09-28T17:40:00Z">
        <w:r w:rsidR="004B5527">
          <w:rPr>
            <w:rFonts w:ascii="Verdana" w:hAnsi="Verdana"/>
            <w:sz w:val="20"/>
            <w:szCs w:val="20"/>
          </w:rPr>
          <w:t>i</w:t>
        </w:r>
      </w:ins>
      <w:r w:rsidR="00FB12D9" w:rsidRPr="00FB12D9">
        <w:rPr>
          <w:rFonts w:ascii="Verdana" w:hAnsi="Verdana"/>
          <w:sz w:val="20"/>
          <w:szCs w:val="20"/>
        </w:rPr>
        <w:t xml:space="preserve">) la penale prevista dal presente comma, qualora la condotta integri il rifiuto di trasferire la proprietà secondo i criteri sopra indicati; </w:t>
      </w:r>
      <w:ins w:id="748" w:author="Avv. Rosario Panzariello" w:date="2026-09-28T19:40:00Z" w16du:dateUtc="2026-09-28T17:40:00Z">
        <w:r w:rsidR="004B5527">
          <w:rPr>
            <w:rFonts w:ascii="Verdana" w:hAnsi="Verdana"/>
            <w:sz w:val="20"/>
            <w:szCs w:val="20"/>
          </w:rPr>
          <w:t>(</w:t>
        </w:r>
        <w:r w:rsidR="00112152">
          <w:rPr>
            <w:rFonts w:ascii="Verdana" w:hAnsi="Verdana"/>
            <w:sz w:val="20"/>
            <w:szCs w:val="20"/>
          </w:rPr>
          <w:t>ii</w:t>
        </w:r>
      </w:ins>
      <w:del w:id="749" w:author="Avv. Rosario Panzariello" w:date="2026-09-28T19:40:00Z" w16du:dateUtc="2026-09-28T17:40:00Z">
        <w:r w:rsidR="00FB12D9" w:rsidRPr="00FB12D9" w:rsidDel="004B5527">
          <w:rPr>
            <w:rFonts w:ascii="Verdana" w:hAnsi="Verdana"/>
            <w:sz w:val="20"/>
            <w:szCs w:val="20"/>
          </w:rPr>
          <w:delText>b</w:delText>
        </w:r>
      </w:del>
      <w:r w:rsidR="00FB12D9" w:rsidRPr="00FB12D9">
        <w:rPr>
          <w:rFonts w:ascii="Verdana" w:hAnsi="Verdana"/>
          <w:sz w:val="20"/>
          <w:szCs w:val="20"/>
        </w:rPr>
        <w:t xml:space="preserve">) in mancanza di rifiuto, le penali previste dall'art. 16.9, qualora la condotta determini la mancata messa a disposizione o consegna del Veicolo seguita dall'Annullamento della vendita; </w:t>
      </w:r>
      <w:del w:id="750" w:author="Avv. Rosario Panzariello" w:date="2026-09-28T19:41:00Z" w16du:dateUtc="2026-09-28T17:41:00Z">
        <w:r w:rsidR="00FB12D9" w:rsidRPr="00FB12D9" w:rsidDel="00112152">
          <w:rPr>
            <w:rFonts w:ascii="Verdana" w:hAnsi="Verdana"/>
            <w:sz w:val="20"/>
            <w:szCs w:val="20"/>
          </w:rPr>
          <w:delText>c</w:delText>
        </w:r>
      </w:del>
      <w:ins w:id="751" w:author="Avv. Rosario Panzariello" w:date="2026-09-28T19:41:00Z" w16du:dateUtc="2026-09-28T17:41:00Z">
        <w:r w:rsidR="00112152">
          <w:rPr>
            <w:rFonts w:ascii="Verdana" w:hAnsi="Verdana"/>
            <w:sz w:val="20"/>
            <w:szCs w:val="20"/>
          </w:rPr>
          <w:t>(iii</w:t>
        </w:r>
      </w:ins>
      <w:r w:rsidR="00FB12D9" w:rsidRPr="00FB12D9">
        <w:rPr>
          <w:rFonts w:ascii="Verdana" w:hAnsi="Verdana"/>
          <w:sz w:val="20"/>
          <w:szCs w:val="20"/>
        </w:rPr>
        <w:t>) negli altri casi, la penale prevista dall'art. 8.9 per la violazione dell'esclusiva;</w:t>
      </w:r>
      <w:r w:rsidR="00FB12D9">
        <w:rPr>
          <w:rFonts w:ascii="Verdana" w:hAnsi="Verdana"/>
          <w:sz w:val="20"/>
          <w:szCs w:val="20"/>
        </w:rPr>
        <w:t xml:space="preserve"> </w:t>
      </w:r>
      <w:r w:rsidR="00E22053" w:rsidRPr="00E22053">
        <w:rPr>
          <w:rFonts w:ascii="Verdana" w:hAnsi="Verdana"/>
          <w:sz w:val="20"/>
          <w:szCs w:val="20"/>
        </w:rPr>
        <w:t>restando ferme le conseguenze prive di natura di penale e quelle derivanti da fatti materialmente distinti.</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sidRPr="009447B8">
        <w:rPr>
          <w:rFonts w:ascii="Verdana" w:hAnsi="Verdana"/>
          <w:sz w:val="20"/>
          <w:szCs w:val="20"/>
        </w:rPr>
        <w:t xml:space="preserve">Il Veicolo rimane sotto il controllo e la custodia del Venditore sino al momento in cui, in funzione del Modello di Vendita applicabile e delle modalità di esecuzione della specifica operazione, debba esserne trasferita la proprietà o debba essere consegnato a Fleequid o all'Acquirente. Per tutta la durata del rapporto di commercializzazione e, perfezionatosi l'Accordo vincolante, per tutta la permanenza del Veicolo nello Stato Opzionato e sino alla consegna, il Venditore si impegna a custodire il Veicolo con la dovuta diligenza, a mantenerlo conforme alla descrizione, alla documentazione resa disponibile e alle Specifiche tecniche, a non utilizzarlo e ad astenersi da qualsiasi condotta idonea ad alterarne le condizioni, salva l'ipotesi, disciplinata dall'art. 13, nella quale sia espressamente convenuto che il Veicolo rimanga temporaneamente in uso presso il Venditore. Il Venditore si astiene, in particolare, dalla rimozione di componenti o accessori, dalla loro sostituzione con parti deteriorate o di qualità inferiore e da qualsiasi altra condotta in mala fede idonea a compromettere il valore, la funzionalità, lo stato o la commerciabilità del Veicolo. In caso di violazione degli obblighi previsti dal presente comma, il Venditore è tenuto a corrispondere a Fleequid una penale pari a € 3.000,00 (euro tremila/00) per ciascun Veicolo interessato, fatto salvo il risarcimento del maggior danno e gli ulteriori rimedi previsti dalle presenti Condizioni Generali. Restano ferme le disposizioni dell'art. 8.14 in materia di predisposizione del Veicolo per la consegna e di idoneità alla movimentazione, con la relativa penale, e quelle dell'art. 16.8 in materia di constatazione della mancata idoneità al momento del </w:t>
      </w:r>
      <w:r w:rsidRPr="009447B8">
        <w:rPr>
          <w:rFonts w:ascii="Verdana" w:hAnsi="Verdana"/>
          <w:sz w:val="20"/>
          <w:szCs w:val="20"/>
        </w:rPr>
        <w:lastRenderedPageBreak/>
        <w:t>ritiro</w:t>
      </w:r>
      <w:r w:rsidR="006975C9" w:rsidRPr="00662DD7">
        <w:rPr>
          <w:rFonts w:ascii="Verdana" w:hAnsi="Verdana"/>
          <w:sz w:val="20"/>
          <w:szCs w:val="20"/>
        </w:rPr>
        <w:t>.</w:t>
      </w:r>
      <w:r w:rsidR="00851718" w:rsidRPr="00851718">
        <w:t xml:space="preserve"> </w:t>
      </w:r>
      <w:r w:rsidR="00851718" w:rsidRPr="00851718">
        <w:rPr>
          <w:rFonts w:ascii="Verdana" w:hAnsi="Verdana"/>
          <w:sz w:val="20"/>
          <w:szCs w:val="20"/>
        </w:rPr>
        <w:t>Gli obblighi e la penale previsti dal presente comma continuano ad applicarsi anche successivamente al trasferimento della proprietà del Veicolo a Fleequid, ivi compreso l'acquisto da stock nel Dealer Sales, finché il Veicolo rimanga materialmente presso il Venditore o comunque nella sua disponibilità; per il medesimo fatto materiale e a tutela del medesimo interesse, la penale prevista dal presente comma prevale sulla penale residuale prevista dall'art. 17.8, anche quando applicabile ai sensi dell'art.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 </w:t>
      </w:r>
      <w:r w:rsidR="007322F2" w:rsidRPr="00662DD7">
        <w:rPr>
          <w:rFonts w:ascii="Verdana" w:hAnsi="Verdana"/>
          <w:sz w:val="20"/>
          <w:szCs w:val="20"/>
        </w:rPr>
        <w:t xml:space="preserve">Il Venditore si impegna a manlevare e tenere indenne Fleequid, le società da essa controllate, collegate o affiliate, nonché i relativi amministratori, soci, dipendenti, collaboratori, agenti e rappresentanti, da qualsiasi rivendicazione, pretesa, causa, azione, controversia, danno, costo, spesa od onere di qualunque natura derivante da: a) falsità, omissioni, inesattezze o violazioni relative alle dichiarazioni, alle garanzie e agli impegni assunti dal Venditore ai sensi delle presenti Condizioni Generali, ivi comprese, a titolo esemplificativo e non esaustivo, le omissioni o inesattezze nelle Specifiche tecniche o nelle informazioni relative allo stato, alle caratteristiche e al funzionamento del Veicolo, quali la presenza di ruggine non dichiarata, il malfunzionamento dell'impianto di aria condizionata, la mancanza di parti o accessori, la presenza di spie di avaria o di allarme accese e le fattispecie analoghe; b) presenza di materiali pericolosi associati al Veicolo o contaminazioni derivanti da perdite, fuoriuscite, guasti o difetti di funzionamento; c) mancata, incompleta o tardiva produzione della documentazione, anche in originale, necessaria per il trasferimento, l'intestazione, la consegna o la circolazione del Veicolo; d) Gravami sul Veicolo non espressamente dichiarati dal Venditore e accettati nell'ambito della specifica operazione; e) somme corrisposte o costi sostenuti da Fleequid in relazione a spese, privilegi, diritti, vincoli o pretese, registrati o non registrati, fatti valere da creditori, autorità o altri soggetti sul Veicolo o in relazione allo stesso, al fine di consentirne la libera circolazione giuridica o il trasferimento; f) mancato rispetto della normativa applicabile, anche in materia ambientale, ivi compresa ogni responsabilità connessa alla qualificazione, detenzione, gestione, trasporto, recupero o smaltimento di Veicoli destinati alla rottamazione o qualificabili come VFU, nonché all'omessa, incompleta o tardiva comunicazione a Fleequid della relativa destinazione o qualificazione; g) utilizzo improprio o non conforme del Marketplace da parte del Venditore; h) imposte, tasse, costi, spese o altri oneri derivanti dall'inosservanza, da parte del Venditore, di leggi, regolamenti o obblighi a esso applicabili in relazione al Veicolo o all'operazione; i) qualsiasi altra condotta colposa, dolosa o comunque illecita del Venditore in relazione alle presenti Condizioni Generali, ai Contratti o alla specifica operazione. Gli esempi indicati alla lett. a) hanno carattere meramente esemplificativo e non limitano in alcun modo la portata generale della manleva. La presente manleva si estende espressamente, nel Dealer Sales, alle pretese avanzate dall'Acquirente nei confronti di Fleequid nella sua qualità di venditore sostanziale e a tutte le somme, i rimborsi, i costi, le spese di riparazione, gli oneri e i danni che Fleequid sia tenuta a corrispondere o sostenere nei confronti del proprio Acquirente per fatti, vizi, difetti, omissioni o inadempimenti imputabili al Venditore; in tali casi Fleequid ha diritto di regresso nei confronti del Venditore e al rimborso integrale di quanto corrisposto o sostenuto. Il Venditore resta </w:t>
      </w:r>
      <w:r w:rsidR="007322F2" w:rsidRPr="00662DD7">
        <w:rPr>
          <w:rFonts w:ascii="Verdana" w:hAnsi="Verdana"/>
          <w:sz w:val="20"/>
          <w:szCs w:val="20"/>
        </w:rPr>
        <w:lastRenderedPageBreak/>
        <w:t>responsabile della correttezza, completezza e veridicità della Proposta di vendita, delle Specifiche tecniche, dell'eventuale dossier tecnico, dell'Inserzione e della documentazione relativa al Veicolo, anche quando tali contenuti siano stati predisposti o completati con il supporto di Fleequid e anche qualora il Veicolo sia stato oggetto di TrustReport o di ispezioni effettuate da Fleequid o da soggetti da essa incaricati. Il Venditore è tenuto a verificare le informazioni rese disponibili e a segnalare tempestivamente a Fleequid qualsiasi inesattezza, nonché a comunicare, prima del trasferimento del Veicolo, ogni vizio, difetto, incidente, modifica, guasto o anomalia di cui sia a conoscenza. Salvo il caso di dolo o colpa grave di Fleequid, quest'ultima non risponde delle conseguenze derivanti da inesattezze, incompletezze o difformità delle informazioni relative al Veicolo imputabili al Venditore, né dei ritardi nell'aggiornamento della Proposta di vendita, dell'Inserzione, del dossier tecnico o delle altre informazioni messe a disposizione degli Utenti quando tali ritardi dipendano da circostanze non imputabili a Fleequid. Fleequid non garantisce inoltre i ricavi che potranno essere conseguiti attraverso la commercializzazione o la vendita del Veicolo.</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sidRPr="008C1DE2">
        <w:rPr>
          <w:rFonts w:ascii="Verdana" w:hAnsi="Verdana"/>
          <w:sz w:val="20"/>
          <w:szCs w:val="20"/>
        </w:rPr>
        <w:t>Il Venditore è tenuto a predisporre il Veicolo in condizioni ragionevoli per la consegna e il ritiro e, fatti salvi i Veicoli espressamente indicati nella Proposta di vendita o nell'Inserzione come non marcianti, destinati alla rottamazione o comunque soggetti a condizioni particolari incompatibili con l'ordinaria movimentazione, a fare in modo che il Veicolo sia idoneo alla movimentazione e al trasferimento e disponga degli elementi indispensabili a tal fine, ivi compresi, per quanto applicabili, livelli minimi dei fluidi, sistemi di avviamento funzionanti e pneumatici in condizioni idonee alla movimentazione. Qualora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il Venditore è tenuto a corrispondere a Fleequid una penale pari a € 500,00 (euro cinquecento/00) per ciascun Veicolo, oltre al rimborso integrale di ogni costo o spesa aggiuntiva necessaria a rendere possibile il ritiro e il trasporto, fatto salvo il risarcimento del maggior danno. La constatazione della mancata idoneità al momento del ritiro è disciplinata dall'art. 16.8. Le conseguenze previste dal presente comma si applicano per fatti e inadempimenti distinti da quelli previsti dall'art. 8.12 e non escludono gli ulteriori rimedi previsti dalle presenti Condizioni Generali.</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752" w:name="_Toc240781605"/>
      <w:bookmarkStart w:id="753" w:name="_Toc241316647"/>
      <w:bookmarkStart w:id="754" w:name="_Toc241316764"/>
      <w:bookmarkStart w:id="755" w:name="_Toc241316936"/>
      <w:bookmarkStart w:id="756" w:name="_Toc241317079"/>
      <w:bookmarkStart w:id="757" w:name="_Toc241394852"/>
      <w:bookmarkStart w:id="758" w:name="_Toc240781606"/>
      <w:bookmarkStart w:id="759" w:name="_Toc241316648"/>
      <w:bookmarkStart w:id="760" w:name="_Toc241316765"/>
      <w:bookmarkStart w:id="761" w:name="_Toc241316937"/>
      <w:bookmarkStart w:id="762" w:name="_Toc241317080"/>
      <w:bookmarkStart w:id="763" w:name="_Toc241394853"/>
      <w:bookmarkStart w:id="764" w:name="_Toc240781607"/>
      <w:bookmarkStart w:id="765" w:name="_Toc241316649"/>
      <w:bookmarkStart w:id="766" w:name="_Toc241316766"/>
      <w:bookmarkStart w:id="767" w:name="_Toc241316938"/>
      <w:bookmarkStart w:id="768" w:name="_Toc241317081"/>
      <w:bookmarkStart w:id="769" w:name="_Toc241394854"/>
      <w:bookmarkStart w:id="770" w:name="_Toc240781608"/>
      <w:bookmarkStart w:id="771" w:name="_Toc241316650"/>
      <w:bookmarkStart w:id="772" w:name="_Toc241316767"/>
      <w:bookmarkStart w:id="773" w:name="_Toc241316939"/>
      <w:bookmarkStart w:id="774" w:name="_Toc241317082"/>
      <w:bookmarkStart w:id="775" w:name="_Toc241394855"/>
      <w:bookmarkStart w:id="776" w:name="_Toc241518314"/>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Pr>
          <w:rFonts w:ascii="Verdana" w:hAnsi="Verdana"/>
          <w:b/>
          <w:bCs/>
          <w:smallCaps/>
          <w:sz w:val="20"/>
          <w:szCs w:val="20"/>
        </w:rPr>
        <w:t>Eventi di vendita e</w:t>
      </w:r>
      <w:r w:rsidR="008C1DE2">
        <w:rPr>
          <w:rFonts w:ascii="Verdana" w:hAnsi="Verdana"/>
          <w:b/>
          <w:bCs/>
          <w:smallCaps/>
          <w:sz w:val="20"/>
          <w:szCs w:val="20"/>
        </w:rPr>
        <w:t>d</w:t>
      </w:r>
      <w:r>
        <w:rPr>
          <w:rFonts w:ascii="Verdana" w:hAnsi="Verdana"/>
          <w:b/>
          <w:bCs/>
          <w:smallCaps/>
          <w:sz w:val="20"/>
          <w:szCs w:val="20"/>
        </w:rPr>
        <w:t xml:space="preserve"> Inserzione</w:t>
      </w:r>
      <w:r w:rsidR="0073753A" w:rsidRPr="000532C5">
        <w:rPr>
          <w:rFonts w:ascii="Verdana" w:hAnsi="Verdana"/>
          <w:b/>
          <w:bCs/>
          <w:smallCaps/>
          <w:sz w:val="20"/>
          <w:szCs w:val="20"/>
        </w:rPr>
        <w:t>.</w:t>
      </w:r>
      <w:bookmarkStart w:id="777" w:name="_Hlk162163891"/>
      <w:bookmarkEnd w:id="776"/>
    </w:p>
    <w:p w14:paraId="1D6D9C4B" w14:textId="709E5F7D"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Le Proposte </w:t>
      </w:r>
      <w:bookmarkEnd w:id="777"/>
      <w:r w:rsidRPr="000532C5">
        <w:rPr>
          <w:rFonts w:ascii="Verdana" w:eastAsia="Calibri" w:hAnsi="Verdana" w:cs="Arial"/>
          <w:sz w:val="20"/>
          <w:szCs w:val="20"/>
        </w:rPr>
        <w:t>di vendita accettate da Fleequid</w:t>
      </w:r>
      <w:del w:id="778" w:author="Avv. Rosario Panzariello" w:date="2026-09-28T20:21:00Z" w16du:dateUtc="2026-09-28T18:21:00Z">
        <w:r w:rsidRPr="000532C5" w:rsidDel="00781A03">
          <w:rPr>
            <w:rFonts w:ascii="Verdana" w:eastAsia="Calibri" w:hAnsi="Verdana" w:cs="Arial"/>
            <w:sz w:val="20"/>
            <w:szCs w:val="20"/>
          </w:rPr>
          <w:delText xml:space="preserve"> </w:delText>
        </w:r>
      </w:del>
      <w:r w:rsidR="001A323E" w:rsidRPr="001A323E">
        <w:t xml:space="preserve"> </w:t>
      </w:r>
      <w:r w:rsidR="001A323E" w:rsidRPr="001A323E">
        <w:rPr>
          <w:rFonts w:ascii="Verdana" w:eastAsia="Calibri" w:hAnsi="Verdana" w:cs="Arial"/>
          <w:sz w:val="20"/>
          <w:szCs w:val="20"/>
        </w:rPr>
        <w:t xml:space="preserve">possono essere pubblicate sul Marketplace mediante apposita Inserzione e rese consultabili agli Utenti registrati, ovvero essere utilizzate per l'organizzazione di Eventi di vendita secondo le ulteriori modalità previste dal presente articolo. Per tutte le modalità di Evento di vendita, incluse quelle in modalità Compra-Subito e quelle che non prevedono la pubblicazione di un'Inserzione accessibile alla generalità degli </w:t>
      </w:r>
      <w:r w:rsidR="001A323E" w:rsidRPr="001A323E">
        <w:rPr>
          <w:rFonts w:ascii="Verdana" w:eastAsia="Calibri" w:hAnsi="Verdana" w:cs="Arial"/>
          <w:sz w:val="20"/>
          <w:szCs w:val="20"/>
        </w:rPr>
        <w:lastRenderedPageBreak/>
        <w:t>Utenti, l'impegno di commercializzazione e vendita assunto dal Venditore resta disciplinato unicamente dall'art. 8.8</w:t>
      </w:r>
      <w:r w:rsidR="00674751" w:rsidRPr="000532C5">
        <w:rPr>
          <w:rFonts w:ascii="Verdana" w:eastAsia="Calibri" w:hAnsi="Verdana" w:cs="Arial"/>
          <w:sz w:val="20"/>
          <w:szCs w:val="20"/>
        </w:rPr>
        <w:t>.</w:t>
      </w:r>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Nella pagina del Marketplace dedicata </w:t>
      </w:r>
      <w:r w:rsidR="00342D71" w:rsidRPr="00342D71">
        <w:rPr>
          <w:rFonts w:ascii="Verdana" w:eastAsia="Calibri" w:hAnsi="Verdana" w:cs="Arial"/>
          <w:sz w:val="20"/>
          <w:szCs w:val="20"/>
        </w:rPr>
        <w:t>all'Evento di vendita sono rese conoscibili agli Utenti, ove applicabili, la data di inizio e di conclusione dell'Evento, la Base d'asta, il rilancio minimo consentito, le modalità di svolgimento, le caratteristiche eventualmente idonee a qualificarlo ai fini dell'applicazione di specifiche Condizioni particolari di vendita, le Commissioni e le Tariffe applicabili, l'eventuale Deposito cauzionale richiesto e il relativo importo, nonché gli ulteriori elementi previsti dall'art. 3.2. Qualora la specifica operazione non preveda la pubblicazione di un'Inserzione o lo svolgimento dell'Evento tramite il Marketplace, tali informazioni sono rese conoscibili all'Offerente attraverso il canale utilizzato da Fleequid per la relativa operazione. Gli Utenti sono tenuti a verificare, prima della formulazione dell'Offerta, le condizioni applicabili alla specifica operazione, ivi comprese le eventuali Condizioni particolari di vendita rese consultabili o richiamate secondo quanto previsto dall'art. 4.5, che possono prevedere modalità, condizioni, Commissioni, Tariffe, spese o altri oneri differenti rispetto a quelli ordinariamente previsti dalle presenti Condizioni Generali</w:t>
      </w:r>
      <w:r w:rsidR="00755FCC" w:rsidRPr="000A6706">
        <w:rPr>
          <w:rFonts w:ascii="Verdana" w:hAnsi="Verdana"/>
          <w:sz w:val="20"/>
          <w:szCs w:val="20"/>
        </w:rPr>
        <w:t>.</w:t>
      </w:r>
    </w:p>
    <w:p w14:paraId="782FB93B" w14:textId="6745739C"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Gli Utenti </w:t>
      </w:r>
      <w:r w:rsidRPr="000A6706">
        <w:rPr>
          <w:rFonts w:ascii="Verdana" w:hAnsi="Verdana"/>
          <w:sz w:val="20"/>
          <w:szCs w:val="20"/>
        </w:rPr>
        <w:t xml:space="preserve">riconoscono e accettano che le informazioni </w:t>
      </w:r>
      <w:r w:rsidR="00CF24D7" w:rsidRPr="00CF24D7">
        <w:rPr>
          <w:rFonts w:ascii="Verdana" w:hAnsi="Verdana"/>
          <w:sz w:val="20"/>
          <w:szCs w:val="20"/>
        </w:rPr>
        <w:t>relative a un Evento di vendita rese disponibili nell'Inserzione, nel Marketplace o attraverso gli altri canali utilizzati da Fleequid hanno carattere indicativo sino all'avvio effettivo dell'Evento e possono, fino a tale momento, essere modificate o aggiornate da Fleequid secondo quanto previsto dall'art. 4.8. Tali informazioni non costituiscono un'offerta vincolante per la conclusione di un Contratto di compravendita, ma rappresentano un invito a formulare Offerte (</w:t>
      </w:r>
      <w:r w:rsidR="00CF24D7" w:rsidRPr="00662DD7">
        <w:rPr>
          <w:rFonts w:ascii="Verdana" w:hAnsi="Verdana"/>
          <w:i/>
          <w:iCs/>
          <w:sz w:val="20"/>
          <w:szCs w:val="20"/>
        </w:rPr>
        <w:t>invitatio ad offerendum</w:t>
      </w:r>
      <w:r w:rsidR="00CF24D7" w:rsidRPr="00CF24D7">
        <w:rPr>
          <w:rFonts w:ascii="Verdana" w:hAnsi="Verdana"/>
          <w:sz w:val="20"/>
          <w:szCs w:val="20"/>
        </w:rPr>
        <w:t xml:space="preserve">). Fleequid si riserva il diritto di sospendere o annullare l'Evento di vendita qualora ritenga che il Marketplace o gli altri canali utilizzati siano impiegati in modo improprio, ovvero che la condotta di uno o più Utenti possa alterare o influenzare irregolarmente lo svolgimento o l'esito dell'Evento. La natura indicativa prevista dal presente comma non si applica agli elementi indicati </w:t>
      </w:r>
      <w:ins w:id="779" w:author="Avv. Rosario Panzariello" w:date="2026-09-28T19:16:00Z" w16du:dateUtc="2026-09-28T17:16:00Z">
        <w:r w:rsidR="00736A83" w:rsidRPr="00736A83">
          <w:rPr>
            <w:rFonts w:ascii="Verdana" w:hAnsi="Verdana"/>
            <w:sz w:val="20"/>
            <w:szCs w:val="20"/>
          </w:rPr>
          <w:t>dall'art. 3.2, lett. a), b) e c)</w:t>
        </w:r>
      </w:ins>
      <w:del w:id="780" w:author="Avv. Rosario Panzariello" w:date="2026-09-28T19:16:00Z" w16du:dateUtc="2026-09-28T17:16:00Z">
        <w:r w:rsidR="00CF24D7" w:rsidRPr="00CF24D7" w:rsidDel="00736A83">
          <w:rPr>
            <w:rFonts w:ascii="Verdana" w:hAnsi="Verdana"/>
            <w:sz w:val="20"/>
            <w:szCs w:val="20"/>
          </w:rPr>
          <w:delText>dall'art. 3.2</w:delText>
        </w:r>
      </w:del>
      <w:r w:rsidR="00CF24D7" w:rsidRPr="00CF24D7">
        <w:rPr>
          <w:rFonts w:ascii="Verdana" w:hAnsi="Verdana"/>
          <w:sz w:val="20"/>
          <w:szCs w:val="20"/>
        </w:rPr>
        <w:t>, che vincolano Fleequid ai sensi dell'art. 3.3</w:t>
      </w:r>
      <w:r w:rsidR="00694ECE" w:rsidRPr="00694ECE">
        <w:rPr>
          <w:rFonts w:ascii="Verdana" w:eastAsia="Calibri" w:hAnsi="Verdana" w:cs="Arial"/>
          <w:sz w:val="20"/>
          <w:szCs w:val="20"/>
        </w:rPr>
        <w:t>.</w:t>
      </w:r>
    </w:p>
    <w:p w14:paraId="3869B98E" w14:textId="3867CDD9"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sidRPr="004C23C0">
        <w:t xml:space="preserve"> </w:t>
      </w:r>
      <w:r w:rsidRPr="004C23C0">
        <w:rPr>
          <w:rFonts w:ascii="Verdana" w:hAnsi="Verdana"/>
          <w:sz w:val="20"/>
          <w:szCs w:val="20"/>
        </w:rPr>
        <w:t>Fleequid ha la possibilità di condurre gli Eventi di vendita secondo le seguenti modalità, utilizzabili, salvo quanto diversamente previsto dalle presenti Condizioni Generali o dalle Condizioni particolari di vendita, tanto nell'ambito della Vendita in commissione</w:t>
      </w:r>
      <w:ins w:id="781" w:author="Avv. Rosario Panzariello" w:date="2026-09-28T20:21:00Z" w16du:dateUtc="2026-09-28T18:21:00Z">
        <w:r w:rsidR="00781A03">
          <w:rPr>
            <w:rFonts w:ascii="Verdana" w:hAnsi="Verdana"/>
            <w:sz w:val="20"/>
            <w:szCs w:val="20"/>
          </w:rPr>
          <w:t xml:space="preserve"> </w:t>
        </w:r>
      </w:ins>
      <w:del w:id="782" w:author="Avv. Rosario Panzariello" w:date="2026-09-28T20:21:00Z" w16du:dateUtc="2026-09-28T18:21:00Z">
        <w:r w:rsidRPr="004C23C0" w:rsidDel="00781A03">
          <w:rPr>
            <w:rFonts w:ascii="Verdana" w:hAnsi="Verdana"/>
            <w:sz w:val="20"/>
            <w:szCs w:val="20"/>
          </w:rPr>
          <w:delText xml:space="preserve"> </w:delText>
        </w:r>
      </w:del>
      <w:r w:rsidRPr="004C23C0">
        <w:rPr>
          <w:rFonts w:ascii="Verdana" w:hAnsi="Verdana"/>
          <w:sz w:val="20"/>
          <w:szCs w:val="20"/>
        </w:rPr>
        <w:t>quanto nell'ambito del Dealer Sales</w:t>
      </w:r>
      <w:r w:rsidR="001A0596" w:rsidRPr="00662DD7">
        <w:rPr>
          <w:rFonts w:ascii="Verdana" w:eastAsia="Calibri" w:hAnsi="Verdana" w:cs="Arial"/>
          <w:sz w:val="20"/>
          <w:szCs w:val="20"/>
        </w:rPr>
        <w:t xml:space="preserve">: </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sidRPr="00662DD7">
        <w:rPr>
          <w:rFonts w:ascii="Verdana" w:hAnsi="Verdana"/>
          <w:b/>
          <w:bCs/>
          <w:sz w:val="20"/>
          <w:szCs w:val="20"/>
        </w:rPr>
        <w:t>Aste a rilancio</w:t>
      </w:r>
      <w:r w:rsidRPr="00C67647">
        <w:rPr>
          <w:rFonts w:ascii="Verdana" w:hAnsi="Verdana"/>
          <w:sz w:val="20"/>
          <w:szCs w:val="20"/>
        </w:rPr>
        <w:t>. Gli Offerenti possono formulare Offerte e successivi rilanci secondo le condizioni stabilite per l'Evento. Fleequid può rendere disponibili sistemi di rilancio automatico sino a un importo massimo predeterminato dall'Offerente e può prevedere l'estensione della durata dell'Asta in presenza di Offerte formulate in prossimità della relativa scadenza.</w:t>
      </w:r>
    </w:p>
    <w:p w14:paraId="6ADE014D" w14:textId="1A0E9E7B" w:rsidR="00D01FCE" w:rsidRPr="00662DD7" w:rsidRDefault="00D01FCE" w:rsidP="00BB34A4">
      <w:pPr>
        <w:pStyle w:val="Paragrafoelenco"/>
        <w:numPr>
          <w:ilvl w:val="0"/>
          <w:numId w:val="27"/>
        </w:numPr>
        <w:spacing w:line="360" w:lineRule="auto"/>
        <w:jc w:val="both"/>
        <w:rPr>
          <w:rFonts w:ascii="Verdana" w:hAnsi="Verdana"/>
          <w:sz w:val="20"/>
          <w:szCs w:val="20"/>
        </w:rPr>
      </w:pPr>
      <w:r w:rsidRPr="00375ABE">
        <w:rPr>
          <w:rFonts w:ascii="Verdana" w:hAnsi="Verdana"/>
          <w:b/>
          <w:bCs/>
          <w:sz w:val="20"/>
          <w:szCs w:val="20"/>
          <w:rPrChange w:id="783" w:author="Avv. Rosario Panzariello" w:date="2026-09-28T19:55:00Z" w16du:dateUtc="2026-09-28T17:55:00Z">
            <w:rPr>
              <w:rFonts w:ascii="Verdana" w:hAnsi="Verdana"/>
              <w:sz w:val="20"/>
              <w:szCs w:val="20"/>
            </w:rPr>
          </w:rPrChange>
        </w:rPr>
        <w:t>Compra-Subito</w:t>
      </w:r>
      <w:r w:rsidRPr="00662DD7">
        <w:rPr>
          <w:rFonts w:ascii="Verdana" w:hAnsi="Verdana"/>
          <w:sz w:val="20"/>
          <w:szCs w:val="20"/>
        </w:rPr>
        <w:t xml:space="preserve">. </w:t>
      </w:r>
      <w:r w:rsidR="00D570F8" w:rsidRPr="00D570F8">
        <w:rPr>
          <w:rFonts w:ascii="Verdana" w:hAnsi="Verdana"/>
          <w:sz w:val="20"/>
          <w:szCs w:val="20"/>
        </w:rPr>
        <w:t xml:space="preserve">Fleequid può consentire agli Utenti, come modalità autonoma ovvero associata a un'Asta a rilancio, di formulare un'Offerta al prezzo di acquisto immediato indicato per il Veicolo, senza ricorrere al sistema dei rilanci. Quando la modalità Compra-Subito sia associata a un'Asta, la formulazione dell'Offerta al prezzo previsto determina </w:t>
      </w:r>
      <w:r w:rsidR="00D570F8" w:rsidRPr="00D570F8">
        <w:rPr>
          <w:rFonts w:ascii="Verdana" w:hAnsi="Verdana"/>
          <w:sz w:val="20"/>
          <w:szCs w:val="20"/>
        </w:rPr>
        <w:lastRenderedPageBreak/>
        <w:t xml:space="preserve">la cessazione della possibilità di formulare ulteriori Offerte nell'ambito della medesima Asta. </w:t>
      </w:r>
      <w:del w:id="784" w:author="Avv. Rosario Panzariello" w:date="2026-09-28T19:57:00Z" w16du:dateUtc="2026-09-28T17:57:00Z">
        <w:r w:rsidR="00D570F8" w:rsidRPr="00D570F8" w:rsidDel="00A619EC">
          <w:rPr>
            <w:rFonts w:ascii="Verdana" w:hAnsi="Verdana"/>
            <w:sz w:val="20"/>
            <w:szCs w:val="20"/>
          </w:rPr>
          <w:delText>Qualora il prezzo di acquisto immediato, ovvero la Base d'asta pubblicata, derivi da un errore materiale manifesto e non corrisponda al prezzo o al Prezzo di riserva correttamente applicabile alla specifica operazione, Fleequid può correggere l'errore prima della formulazione dell'Offerta; qualora l'Accordo vincolante si sia già perfezionato sulla base del dato errato, Fleequid può procedere all'Annullamento della vendita secondo la disciplina generale di cui all'art. 14. La presente disposizione si applica esclusivamente all'errore materiale manifesto e non attribuisce a Fleequid alcun potere discrezionale di modificare il prezzo dopo la formulazione dell'Offerta.</w:delText>
        </w:r>
      </w:del>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sidRPr="00375ABE">
        <w:rPr>
          <w:rFonts w:ascii="Verdana" w:hAnsi="Verdana"/>
          <w:b/>
          <w:bCs/>
          <w:sz w:val="20"/>
          <w:szCs w:val="20"/>
          <w:rPrChange w:id="785" w:author="Avv. Rosario Panzariello" w:date="2026-09-28T19:55:00Z" w16du:dateUtc="2026-09-28T17:55:00Z">
            <w:rPr>
              <w:rFonts w:ascii="Verdana" w:hAnsi="Verdana"/>
              <w:sz w:val="20"/>
              <w:szCs w:val="20"/>
            </w:rPr>
          </w:rPrChange>
        </w:rPr>
        <w:t>Vendite riservate</w:t>
      </w:r>
      <w:r w:rsidRPr="00662DD7">
        <w:rPr>
          <w:rFonts w:ascii="Verdana" w:hAnsi="Verdana"/>
          <w:sz w:val="20"/>
          <w:szCs w:val="20"/>
        </w:rPr>
        <w:t xml:space="preserve">. </w:t>
      </w:r>
      <w:r w:rsidR="00A0311F" w:rsidRPr="00E062E8">
        <w:rPr>
          <w:rFonts w:ascii="Verdana" w:hAnsi="Verdana"/>
          <w:sz w:val="20"/>
          <w:szCs w:val="20"/>
        </w:rPr>
        <w:t>Fleequid</w:t>
      </w:r>
      <w:r w:rsidR="00A0311F" w:rsidRPr="00A0311F">
        <w:rPr>
          <w:rFonts w:ascii="Verdana" w:hAnsi="Verdana"/>
          <w:sz w:val="20"/>
          <w:szCs w:val="20"/>
        </w:rPr>
        <w:t xml:space="preserve"> può organizzare Eventi di vendita destinati esclusivamente a uno o più Utenti da essa individuati e non visibili alla generalità degli Utenti del Marketplace. Tali Eventi possono essere resi accessibili attraverso l'area riservata degli Utenti designati, mediante link diretto o attraverso altri canali utilizzati da Fleequid. Le relative modalità e condizioni sono rese conoscibili agli Utenti interessati prima della formulazione dell'Offerta. Nella Vendita in commissione, ove sia previsto un Prezzo di riserva e salvo diversa previsione applicabile alla specifica operazione, la Base d'asta della Vendita riservata corrisponde al Prezzo di riserva.</w:t>
      </w:r>
    </w:p>
    <w:p w14:paraId="4B02C342" w14:textId="73C09679" w:rsidR="00D01FCE" w:rsidRPr="00662DD7" w:rsidRDefault="00296792" w:rsidP="00BB34A4">
      <w:pPr>
        <w:pStyle w:val="Paragrafoelenco"/>
        <w:numPr>
          <w:ilvl w:val="0"/>
          <w:numId w:val="27"/>
        </w:numPr>
        <w:spacing w:line="360" w:lineRule="auto"/>
        <w:jc w:val="both"/>
        <w:rPr>
          <w:rFonts w:ascii="Verdana" w:hAnsi="Verdana"/>
          <w:sz w:val="20"/>
          <w:szCs w:val="20"/>
        </w:rPr>
      </w:pPr>
      <w:r w:rsidRPr="00375ABE">
        <w:rPr>
          <w:rFonts w:ascii="Verdana" w:hAnsi="Verdana"/>
          <w:b/>
          <w:bCs/>
          <w:sz w:val="20"/>
          <w:szCs w:val="20"/>
          <w:rPrChange w:id="786" w:author="Avv. Rosario Panzariello" w:date="2026-09-28T19:55:00Z" w16du:dateUtc="2026-09-28T17:55:00Z">
            <w:rPr>
              <w:rFonts w:ascii="Verdana" w:hAnsi="Verdana"/>
              <w:sz w:val="20"/>
              <w:szCs w:val="20"/>
            </w:rPr>
          </w:rPrChange>
        </w:rPr>
        <w:t>1 Euro Auctions</w:t>
      </w:r>
      <w:r w:rsidRPr="00662DD7">
        <w:rPr>
          <w:rFonts w:ascii="Verdana" w:hAnsi="Verdana"/>
          <w:sz w:val="20"/>
          <w:szCs w:val="20"/>
        </w:rPr>
        <w:t xml:space="preserve">. </w:t>
      </w:r>
      <w:r w:rsidR="001D287E" w:rsidRPr="001D287E">
        <w:rPr>
          <w:rFonts w:ascii="Verdana" w:hAnsi="Verdana"/>
          <w:sz w:val="20"/>
          <w:szCs w:val="20"/>
        </w:rPr>
        <w:t xml:space="preserve">Oltre alle altre modalità previste dal presente articolo, Fleequid può organizzare particolari categorie di Aste, tra cui le "1 Euro Auctions", disciplinate dalle relative Condizioni particolari di vendita, che trovano applicazione secondo quanto previsto dall'art. 4.5. </w:t>
      </w:r>
      <w:commentRangeStart w:id="787"/>
      <w:ins w:id="788" w:author="Avv. Rosario Panzariello" w:date="2026-09-28T17:05:00Z" w16du:dateUtc="2026-09-28T15:05:00Z">
        <w:r w:rsidR="00C13A1F" w:rsidRPr="00C13A1F">
          <w:rPr>
            <w:rFonts w:ascii="Verdana" w:hAnsi="Verdana"/>
            <w:sz w:val="20"/>
            <w:szCs w:val="20"/>
          </w:rPr>
          <w:t>Tali Aste possono prevedere l'assenza del Prezzo di riserva e specifiche modalità di determinazione del prezzo e degli altri elementi economici applicabili, ivi comprese, ove previste dal Modello di Vendita applicabile, le Commissioni e le Tariffe</w:t>
        </w:r>
      </w:ins>
      <w:commentRangeEnd w:id="787"/>
      <w:r w:rsidR="006B1121" w:rsidRPr="001D287E">
        <w:rPr>
          <w:rStyle w:val="Rimandocommento"/>
          <w:rFonts w:ascii="Verdana" w:hAnsi="Verdana"/>
          <w:sz w:val="20"/>
          <w:szCs w:val="20"/>
        </w:rPr>
        <w:commentReference w:id="787"/>
      </w:r>
      <w:del w:id="789" w:author="Avv. Rosario Panzariello" w:date="2026-09-28T17:05:00Z" w16du:dateUtc="2026-09-28T15:05:00Z">
        <w:r w:rsidR="001D287E" w:rsidRPr="001D287E" w:rsidDel="00C13A1F">
          <w:rPr>
            <w:rFonts w:ascii="Verdana" w:hAnsi="Verdana"/>
            <w:sz w:val="20"/>
            <w:szCs w:val="20"/>
          </w:rPr>
          <w:delText>Tali Aste possono prevedere l'assenza del Prezzo di riserva e specifiche modalità di determinazione del prezzo, delle Commissioni, delle Tariffe e degli altri elementi economici applicabili</w:delText>
        </w:r>
      </w:del>
      <w:r w:rsidR="001D287E" w:rsidRPr="001D287E">
        <w:rPr>
          <w:rFonts w:ascii="Verdana" w:hAnsi="Verdana"/>
          <w:sz w:val="20"/>
          <w:szCs w:val="20"/>
        </w:rPr>
        <w:t>. Resta in ogni caso fermo il diritto del Venditore a conseguire il risultato economico ad esso spettante secondo il Modello di Vendita applicabile e le condizioni concordate con Fleequid, ivi compreso, nella Vendita in commissione, l'eventuale meccanismo di integrazione economica previsto dalle relative Condizioni particolari di vendita.</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sidRPr="00375ABE">
        <w:rPr>
          <w:rFonts w:ascii="Verdana" w:hAnsi="Verdana"/>
          <w:b/>
          <w:bCs/>
          <w:sz w:val="20"/>
          <w:szCs w:val="20"/>
          <w:rPrChange w:id="790" w:author="Avv. Rosario Panzariello" w:date="2026-09-28T19:55:00Z" w16du:dateUtc="2026-09-28T17:55:00Z">
            <w:rPr>
              <w:rFonts w:ascii="Verdana" w:hAnsi="Verdana"/>
              <w:sz w:val="20"/>
              <w:szCs w:val="20"/>
            </w:rPr>
          </w:rPrChange>
        </w:rPr>
        <w:t>Negoziazione</w:t>
      </w:r>
      <w:r w:rsidRPr="00662DD7">
        <w:rPr>
          <w:rFonts w:ascii="Verdana" w:hAnsi="Verdana"/>
          <w:sz w:val="20"/>
          <w:szCs w:val="20"/>
        </w:rPr>
        <w:t xml:space="preserve">. </w:t>
      </w:r>
      <w:r w:rsidR="009E4D82" w:rsidRPr="009E4D82">
        <w:rPr>
          <w:rFonts w:ascii="Verdana" w:hAnsi="Verdana"/>
          <w:sz w:val="20"/>
          <w:szCs w:val="20"/>
        </w:rPr>
        <w:t>Fleequid può condurre, tramite il Marketplace ovvero attraverso gli altri canali messi a disposizione o comunque accettati da Fleequid, una trattativa relativa alla vendita del Veicolo, nell'ambito della quale possono essere formulate Offerte e controproposte. Nella Negoziazione il mero scambio di proposte e controproposte non perfeziona l'Accordo vincolante. L'Accordo vincolante si perfeziona quando il Venditore accetta l'Offerta dell'Offerente ovvero quando l'Offerente accetta la controproposta del Venditore; nel Dealer Sales l'accettazione compete a Fleequid quale venditore del Veicolo. La trattativa cessa alla scadenza del termine eventualmente fissato da Fleequid e negli altri casi previsti dalle presenti Condizioni Generali; dalla cessazione della trattativa nessun vincolo sorge tra le Parti.</w:t>
      </w:r>
    </w:p>
    <w:p w14:paraId="7DD5AD95" w14:textId="52A780D4" w:rsidR="00296792" w:rsidRPr="00662DD7" w:rsidRDefault="00296792" w:rsidP="00BB34A4">
      <w:pPr>
        <w:pStyle w:val="Paragrafoelenco"/>
        <w:numPr>
          <w:ilvl w:val="0"/>
          <w:numId w:val="27"/>
        </w:numPr>
        <w:spacing w:line="360" w:lineRule="auto"/>
        <w:jc w:val="both"/>
        <w:rPr>
          <w:rFonts w:ascii="Verdana" w:hAnsi="Verdana"/>
          <w:sz w:val="20"/>
          <w:szCs w:val="20"/>
        </w:rPr>
      </w:pPr>
      <w:r w:rsidRPr="00375ABE">
        <w:rPr>
          <w:rFonts w:ascii="Verdana" w:hAnsi="Verdana"/>
          <w:b/>
          <w:bCs/>
          <w:sz w:val="20"/>
          <w:szCs w:val="20"/>
          <w:rPrChange w:id="791" w:author="Avv. Rosario Panzariello" w:date="2026-09-28T19:55:00Z" w16du:dateUtc="2026-09-28T17:55:00Z">
            <w:rPr>
              <w:rFonts w:ascii="Verdana" w:hAnsi="Verdana"/>
              <w:sz w:val="20"/>
              <w:szCs w:val="20"/>
            </w:rPr>
          </w:rPrChange>
        </w:rPr>
        <w:t>Vendita fuori asta</w:t>
      </w:r>
      <w:r w:rsidRPr="00662DD7">
        <w:rPr>
          <w:rFonts w:ascii="Verdana" w:hAnsi="Verdana"/>
          <w:sz w:val="20"/>
          <w:szCs w:val="20"/>
        </w:rPr>
        <w:t>.</w:t>
      </w:r>
      <w:r w:rsidR="00CE3911" w:rsidRPr="00CE3911">
        <w:rPr>
          <w:rFonts w:ascii="Verdana" w:hAnsi="Verdana"/>
          <w:sz w:val="20"/>
          <w:szCs w:val="20"/>
        </w:rPr>
        <w:t xml:space="preserve"> Fleequid può gestire la vendita del Veicolo al di fuori del processo d'Asta, anche in occasione di eventi, fiere, iniziative commerciali o trattative condotte attraverso canali diversi dal Marketplace. Alla Vendita fuori asta si applica, in quanto compatibile con la</w:t>
      </w:r>
      <w:ins w:id="792" w:author="Avv. Rosario Panzariello" w:date="2026-09-28T20:21:00Z" w16du:dateUtc="2026-09-28T18:21:00Z">
        <w:r w:rsidR="00BD1716">
          <w:rPr>
            <w:rFonts w:ascii="Verdana" w:hAnsi="Verdana"/>
            <w:sz w:val="20"/>
            <w:szCs w:val="20"/>
          </w:rPr>
          <w:t xml:space="preserve"> </w:t>
        </w:r>
      </w:ins>
      <w:del w:id="793" w:author="Avv. Rosario Panzariello" w:date="2026-09-28T20:21:00Z" w16du:dateUtc="2026-09-28T18:21:00Z">
        <w:r w:rsidR="00CE3911" w:rsidRPr="00CE3911" w:rsidDel="00BD1716">
          <w:rPr>
            <w:rFonts w:ascii="Verdana" w:hAnsi="Verdana"/>
            <w:sz w:val="20"/>
            <w:szCs w:val="20"/>
          </w:rPr>
          <w:delText xml:space="preserve"> </w:delText>
        </w:r>
      </w:del>
      <w:r w:rsidR="00CE3911" w:rsidRPr="00CE3911">
        <w:rPr>
          <w:rFonts w:ascii="Verdana" w:hAnsi="Verdana"/>
          <w:sz w:val="20"/>
          <w:szCs w:val="20"/>
        </w:rPr>
        <w:t>concreta organizzazione dell'operazione, il meccanismo di perfezionamento previsto dalla precedente lett. e)</w:t>
      </w:r>
      <w:r w:rsidRPr="00662DD7">
        <w:rPr>
          <w:rFonts w:ascii="Verdana" w:hAnsi="Verdana"/>
          <w:sz w:val="20"/>
          <w:szCs w:val="20"/>
        </w:rPr>
        <w:t>.</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sidRPr="00FA2935">
        <w:rPr>
          <w:rFonts w:ascii="Verdana" w:hAnsi="Verdana"/>
          <w:sz w:val="20"/>
          <w:szCs w:val="20"/>
        </w:rPr>
        <w:t xml:space="preserve">Il perfezionamento dell'Accordo vincolante nelle diverse modalità di Evento di vendita è disciplinato dall'art. 10.2. Per tutte le modalità restano comuni la disciplina dello Stato Opzionato, </w:t>
      </w:r>
      <w:r w:rsidRPr="00FA2935">
        <w:rPr>
          <w:rFonts w:ascii="Verdana" w:hAnsi="Verdana"/>
          <w:sz w:val="20"/>
          <w:szCs w:val="20"/>
        </w:rPr>
        <w:lastRenderedPageBreak/>
        <w:t>della Proforma e del Termine di pagamento di cui all'art. 11 e quella del pagamento, del ritardo e dell'Annullamento della vendita di cui agli artt. 12 e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sidRPr="000A6706">
        <w:rPr>
          <w:rFonts w:ascii="Verdana" w:hAnsi="Verdana"/>
          <w:sz w:val="20"/>
          <w:szCs w:val="20"/>
        </w:rPr>
        <w:t xml:space="preserve">Salvo quanto </w:t>
      </w:r>
      <w:r w:rsidR="00E95740">
        <w:rPr>
          <w:rFonts w:ascii="Verdana" w:hAnsi="Verdana"/>
          <w:sz w:val="20"/>
          <w:szCs w:val="20"/>
        </w:rPr>
        <w:t xml:space="preserve">diversamente </w:t>
      </w:r>
      <w:r w:rsidRPr="000A6706">
        <w:rPr>
          <w:rFonts w:ascii="Verdana" w:hAnsi="Verdana"/>
          <w:sz w:val="20"/>
          <w:szCs w:val="20"/>
        </w:rPr>
        <w:t xml:space="preserve">previsto </w:t>
      </w:r>
      <w:r w:rsidR="00E95740">
        <w:rPr>
          <w:rFonts w:ascii="Verdana" w:hAnsi="Verdana"/>
          <w:sz w:val="20"/>
          <w:szCs w:val="20"/>
        </w:rPr>
        <w:t>dalle presenti</w:t>
      </w:r>
      <w:r w:rsidR="00E95740" w:rsidRPr="000A6706">
        <w:rPr>
          <w:rFonts w:ascii="Verdana" w:hAnsi="Verdana"/>
          <w:sz w:val="20"/>
          <w:szCs w:val="20"/>
        </w:rPr>
        <w:t xml:space="preserve"> </w:t>
      </w:r>
      <w:r w:rsidR="00E95740">
        <w:rPr>
          <w:rFonts w:ascii="Verdana" w:hAnsi="Verdana"/>
          <w:sz w:val="20"/>
          <w:szCs w:val="20"/>
        </w:rPr>
        <w:t xml:space="preserve">CG </w:t>
      </w:r>
      <w:r w:rsidR="0039117F" w:rsidRPr="0039117F">
        <w:rPr>
          <w:rFonts w:ascii="Verdana" w:hAnsi="Verdana"/>
          <w:sz w:val="20"/>
          <w:szCs w:val="20"/>
        </w:rPr>
        <w:t>o dalle Condizioni particolari di vendita, le Aste organizzate da Fleequid prevedono un Prezzo di riserva. Il Prezzo di riserva può essere previsto anche nelle altre tipologie di Evento di vendita, ove compatibile con le relative modalità di svolgimento. Nella Vendita in commissione il Prezzo di riserva è determinato da Fleequid sulla base del PMIV e delle Commissioni poste a carico del Venditore, in modo da assicurare al Venditore, al suo raggiungimento, un incasso netto almeno pari al PMIV, salva la diversa espressa accettazione del Venditore. Nel Dealer Sales l'eventuale Prezzo di riserva riguarda esclusivamente la successiva vendita del Veicolo da Fleequid all'Acquirente ed è determinato autonomamente da Fleequid nell'ambito della propria attività di rivendita; esso non determina il corrispettivo spettante al Venditore, costituito dal Prezzo di acquisto concordato ai sensi dell'art. 18.3, e non modifica le altre condizioni economiche concordate tra Fleequid e il Venditore. La formulazione dell'Offerta più elevata non attribuisce, di per sé, all'Offerente il diritto di acquistare il Veicolo sino al perfezionamento dell'Accordo vincolante ai sensi dell'art. 10.</w:t>
      </w:r>
    </w:p>
    <w:p w14:paraId="0B50782A" w14:textId="14664B3A" w:rsidR="003A749A" w:rsidRDefault="00E45633" w:rsidP="0073753A">
      <w:pPr>
        <w:pStyle w:val="Paragrafoelenco"/>
        <w:numPr>
          <w:ilvl w:val="1"/>
          <w:numId w:val="1"/>
        </w:numPr>
        <w:spacing w:line="360" w:lineRule="auto"/>
        <w:ind w:left="0" w:firstLine="0"/>
        <w:jc w:val="both"/>
        <w:rPr>
          <w:ins w:id="794" w:author="Avv. Rosario Panzariello" w:date="2026-09-28T19:54:00Z" w16du:dateUtc="2026-09-28T17:54:00Z"/>
          <w:rFonts w:ascii="Verdana" w:hAnsi="Verdana"/>
          <w:sz w:val="20"/>
          <w:szCs w:val="20"/>
        </w:rPr>
      </w:pPr>
      <w:r w:rsidRPr="00E45633">
        <w:rPr>
          <w:rFonts w:ascii="Verdana" w:hAnsi="Verdana"/>
          <w:sz w:val="20"/>
          <w:szCs w:val="20"/>
        </w:rPr>
        <w:t>Salvo diversa espressa indicazione, tutti gli importi indicati nel Marketplace, nell'Inserzione o comunque nelle comunicazioni relative alla specifica operazione sono espressi in Euro e si intendono al netto dell'IVA, ove applicabile, nonché degli eventuali ulteriori oneri fiscali, amministrativi o di legge posti a carico dell'Utente secondo la normativa applicabile o le condizioni della specifica operazione</w:t>
      </w:r>
      <w:r w:rsidR="003A749A" w:rsidRPr="00662DD7">
        <w:rPr>
          <w:rFonts w:ascii="Verdana" w:hAnsi="Verdana"/>
          <w:sz w:val="20"/>
          <w:szCs w:val="20"/>
        </w:rPr>
        <w:t>.</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ins w:id="795" w:author="Avv. Rosario Panzariello" w:date="2026-09-28T19:54:00Z">
        <w:r w:rsidRPr="00375ABE">
          <w:rPr>
            <w:rFonts w:ascii="Verdana" w:hAnsi="Verdana"/>
            <w:sz w:val="20"/>
            <w:szCs w:val="20"/>
          </w:rPr>
          <w:t>Qualora il prezzo di acquisto immediato ovvero la Base d'asta pubblicata derivi da un errore materiale manifesto e non corrisponda al prezzo o al Prezzo di riserva correttamente applicabile alla specifica operazione, Fleequid può correggere l'errore prima della formulazione dell'Offerta; qualora l'Accordo vincolante si sia già perfezionato sulla base del dato errato, Fleequid può procedere all'Annullamento della vendita secondo la disciplina generale di cui all'art. 14. La presente disposizione si applica esclusivamente all'errore materiale manifesto e non attribuisce a Fleequid alcun potere discrezionale di modificare il prezzo dopo la formulazione dell'Offerta.</w:t>
        </w:r>
      </w:ins>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796" w:name="_Toc240781610"/>
      <w:bookmarkStart w:id="797" w:name="_Toc241316652"/>
      <w:bookmarkStart w:id="798" w:name="_Toc241316769"/>
      <w:bookmarkStart w:id="799" w:name="_Toc241316941"/>
      <w:bookmarkStart w:id="800" w:name="_Toc241317084"/>
      <w:bookmarkStart w:id="801" w:name="_Toc241394857"/>
      <w:bookmarkStart w:id="802" w:name="_Toc240781611"/>
      <w:bookmarkStart w:id="803" w:name="_Toc241316653"/>
      <w:bookmarkStart w:id="804" w:name="_Toc241316770"/>
      <w:bookmarkStart w:id="805" w:name="_Toc241316942"/>
      <w:bookmarkStart w:id="806" w:name="_Toc241317085"/>
      <w:bookmarkStart w:id="807" w:name="_Toc241394858"/>
      <w:bookmarkStart w:id="808" w:name="_Toc240781612"/>
      <w:bookmarkStart w:id="809" w:name="_Toc241316654"/>
      <w:bookmarkStart w:id="810" w:name="_Toc241316771"/>
      <w:bookmarkStart w:id="811" w:name="_Toc241316943"/>
      <w:bookmarkStart w:id="812" w:name="_Toc241317086"/>
      <w:bookmarkStart w:id="813" w:name="_Toc241394859"/>
      <w:bookmarkStart w:id="814" w:name="_Toc240781613"/>
      <w:bookmarkStart w:id="815" w:name="_Toc241316655"/>
      <w:bookmarkStart w:id="816" w:name="_Toc241316772"/>
      <w:bookmarkStart w:id="817" w:name="_Toc241316944"/>
      <w:bookmarkStart w:id="818" w:name="_Toc241317087"/>
      <w:bookmarkStart w:id="819" w:name="_Toc241394860"/>
      <w:bookmarkStart w:id="820" w:name="_Toc240781614"/>
      <w:bookmarkStart w:id="821" w:name="_Toc241316656"/>
      <w:bookmarkStart w:id="822" w:name="_Toc241316773"/>
      <w:bookmarkStart w:id="823" w:name="_Toc241316945"/>
      <w:bookmarkStart w:id="824" w:name="_Toc241317088"/>
      <w:bookmarkStart w:id="825" w:name="_Toc241394861"/>
      <w:bookmarkStart w:id="826" w:name="_Toc240781615"/>
      <w:bookmarkStart w:id="827" w:name="_Toc241316657"/>
      <w:bookmarkStart w:id="828" w:name="_Toc241316774"/>
      <w:bookmarkStart w:id="829" w:name="_Toc241316946"/>
      <w:bookmarkStart w:id="830" w:name="_Toc241317089"/>
      <w:bookmarkStart w:id="831" w:name="_Toc241394862"/>
      <w:bookmarkStart w:id="832" w:name="_Toc24151831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r>
        <w:rPr>
          <w:rFonts w:ascii="Verdana" w:hAnsi="Verdana"/>
          <w:b/>
          <w:bCs/>
          <w:smallCaps/>
          <w:sz w:val="20"/>
          <w:szCs w:val="20"/>
        </w:rPr>
        <w:t>Offerte, negoziazione e Accordo vincolante</w:t>
      </w:r>
      <w:r w:rsidR="001A5C2A" w:rsidRPr="000532C5">
        <w:rPr>
          <w:rFonts w:ascii="Verdana" w:hAnsi="Verdana"/>
          <w:b/>
          <w:bCs/>
          <w:smallCaps/>
          <w:sz w:val="20"/>
          <w:szCs w:val="20"/>
        </w:rPr>
        <w:t>.</w:t>
      </w:r>
      <w:bookmarkEnd w:id="832"/>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sidRPr="00557883">
        <w:rPr>
          <w:rFonts w:ascii="Verdana" w:eastAsia="Calibri" w:hAnsi="Verdana" w:cs="Arial"/>
          <w:sz w:val="20"/>
          <w:szCs w:val="20"/>
        </w:rPr>
        <w:t xml:space="preserve">Gli Utenti interessati all'acquisto partecipano agli Eventi di vendita formulando Offerte vincolanti per i Veicoli, tramite il Marketplace ovvero attraverso gli altri canali messi a disposizione o comunque accettati da Fleequid per la specifica operazione. Salvo quanto diversamente previsto dalle Condizioni particolari di vendita, le Offerte devono essere espresse in Euro e in cifre intere, senza decimali. Una volta formulate, le Offerte sono irrevocabili e non possono essere modificate o ritirate dall'Offerente, salvo che Fleequid, tempestivamente interpellata e prima che si sia perfezionato l'Accordo vincolante, ne autorizzi espressamente la modifica o il ritiro. Resta fermo quanto previsto dall'art. 3 in ordine alla preventiva individuazione </w:t>
      </w:r>
      <w:r w:rsidRPr="00557883">
        <w:rPr>
          <w:rFonts w:ascii="Verdana" w:eastAsia="Calibri" w:hAnsi="Verdana" w:cs="Arial"/>
          <w:sz w:val="20"/>
          <w:szCs w:val="20"/>
        </w:rPr>
        <w:lastRenderedPageBreak/>
        <w:t>e conoscibilità del Modello di Vendita applicabile alla specifica operazione e, nella Vendita in commissione, dell'alternativa tra Rivendita e operatività quale Intermediario puro.</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sidRPr="00DA34A4">
        <w:rPr>
          <w:rFonts w:ascii="Verdana" w:eastAsia="Calibri" w:hAnsi="Verdana" w:cs="Arial"/>
          <w:sz w:val="20"/>
          <w:szCs w:val="20"/>
        </w:rPr>
        <w:t>L'Accordo vincolante si perfeziona: a) nelle Aste con Prezzo di riserva, alla chiusura dell'Evento di vendita, quando la Puntata massima è pari o superiore al Prezzo di riserva; b) nelle Aste senza Prezzo di riserva, alla chiusura dell'Evento di vendita, in favore dell'Offerente che abbia formulato la Puntata massima, secondo le condizioni applicabili alla specifica tipologia di Asta; c) qualora la Puntata massima sia inferiore al Prezzo di riserva, con l'accettazione dell'Offerta ovvero della successiva controproposta secondo quanto previsto dall'art. 10.3; d) nella modalità Compra-Subito, con la formulazione dell'Offerta corrispondente al prezzo e alle condizioni indicati per tale modalità; e) nella Vendita riservata, nel momento determinato dalle condizioni previste per lo specifico Evento di vendita, mediante la formulazione o l'accettazione dell'Offerta conforme al prezzo e alle condizioni resi conoscibili all'Offerente; f) nella Negoziazione e nella Vendita fuori asta, con l'accettazione dell'Offerta o della controproposta secondo quanto previsto dall'art. 9.4, lett. e) e f). Il perfezionamento dell'Accordo vincolante determina l'assunzione degli obblighi contrattuali propri del Modello di Vendita applicabile e non costituisce Aggiudicazione definitiva, la quale, nelle sole Aste, interviene al ricorrere delle condizioni previste dall'art. 12.2. I Contratti di compravendita disciplinati dalle presenti Condizioni Generali possono essere conclusi verbalmente o mediante altri mezzi di manifestazione della volontà, non essendo necessariamente richiesta da Fleequid la forma scritta.</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sidRPr="009A3756">
        <w:rPr>
          <w:rFonts w:ascii="Verdana" w:eastAsia="Calibri" w:hAnsi="Verdana" w:cs="Arial"/>
          <w:sz w:val="20"/>
          <w:szCs w:val="20"/>
        </w:rPr>
        <w:t>Qualora, al termine di un'Asta con Prezzo di riserva, la Puntata massima sia inferiore al Prezzo di riserva, non si perfeziona immediatamente alcun Accordo vincolante e si applicano le seguenti disposizioni:</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sidRPr="005F72C2">
        <w:rPr>
          <w:rFonts w:ascii="Verdana" w:eastAsia="Calibri" w:hAnsi="Verdana" w:cs="Arial"/>
          <w:sz w:val="20"/>
          <w:szCs w:val="20"/>
        </w:rPr>
        <w:t>nella Vendita in commissione, Fleequid comunica la Puntata massima al Venditore, che può accettarla entro 3 (tre) giorni dalla ricezione della relativa comunicazione. Fleequid, per motivate esigenze tecniche o organizzative, può concedere al Venditore un termine ulteriore, comunque non superiore a 10 (dieci) giorni complessivi dalla comunicazione. Entro il medesimo termine, in alternativa all'accettazione della Puntata massima, il Venditore può formulare all'Offerente una controproposta, indicando il diverso prezzo al quale è disposto a vendere il Veicolo. L'accettazione della Puntata massima da parte del Venditore perfeziona l'Accordo vincolante e tale importo costituisce il Prezzo di vendita all'Acquirente. Qualora il Venditore formuli una controproposta, l'Offerente può accettarla entro 3 (tre) giorni dalla sua ricezione; con l'accettazione si perfeziona l'Accordo vincolante e il prezzo indicato nella controproposta costituisce il Prezzo di vendita all'Acquirente, senza che assuma più rilievo la precedente Puntata massima. In tali ipotesi il Venditore prende atto e accetta che il proprio incasso netto può risultare inferiore al PMIV originariamente indicato;</w:t>
      </w:r>
    </w:p>
    <w:p w14:paraId="40D51E07" w14:textId="4DC6AC51" w:rsidR="00A22EC0" w:rsidRDefault="00C0408A" w:rsidP="00CE3142">
      <w:pPr>
        <w:pStyle w:val="Paragrafoelenco"/>
        <w:numPr>
          <w:ilvl w:val="2"/>
          <w:numId w:val="1"/>
        </w:numPr>
        <w:spacing w:line="360" w:lineRule="auto"/>
        <w:jc w:val="both"/>
      </w:pPr>
      <w:r w:rsidRPr="00662DD7">
        <w:rPr>
          <w:rFonts w:ascii="Verdana" w:eastAsia="Calibri" w:hAnsi="Verdana" w:cs="Arial"/>
          <w:sz w:val="20"/>
          <w:szCs w:val="20"/>
        </w:rPr>
        <w:t xml:space="preserve">nel Dealer Sales, </w:t>
      </w:r>
      <w:r w:rsidR="00F43407" w:rsidRPr="00662DD7">
        <w:rPr>
          <w:rFonts w:ascii="Verdana" w:eastAsia="Calibri" w:hAnsi="Verdana" w:cs="Arial"/>
          <w:sz w:val="20"/>
          <w:szCs w:val="20"/>
        </w:rPr>
        <w:t>Fleequid, quale venditore del Veicolo nei confronti dell'Offerente, può</w:t>
      </w:r>
      <w:ins w:id="833" w:author="Avv. Rosario Panzariello" w:date="2026-09-28T19:20:00Z" w16du:dateUtc="2026-09-28T17:20:00Z">
        <w:r w:rsidR="007D71AA">
          <w:rPr>
            <w:rFonts w:ascii="Verdana" w:eastAsia="Calibri" w:hAnsi="Verdana" w:cs="Arial"/>
            <w:sz w:val="20"/>
            <w:szCs w:val="20"/>
          </w:rPr>
          <w:t xml:space="preserve">, </w:t>
        </w:r>
        <w:commentRangeStart w:id="834"/>
        <w:r w:rsidR="00FD0774" w:rsidRPr="00FD0774">
          <w:rPr>
            <w:rFonts w:ascii="Verdana" w:eastAsia="Calibri" w:hAnsi="Verdana" w:cs="Arial"/>
            <w:sz w:val="20"/>
            <w:szCs w:val="20"/>
          </w:rPr>
          <w:t>entro 3 (tre) giorni dalla chiusura dell’Asta</w:t>
        </w:r>
      </w:ins>
      <w:commentRangeEnd w:id="834"/>
      <w:r w:rsidR="00FD0774">
        <w:rPr>
          <w:rStyle w:val="Rimandocommento"/>
          <w:rFonts w:ascii="Verdana" w:eastAsia="Calibri" w:hAnsi="Verdana" w:cs="Arial"/>
          <w:sz w:val="20"/>
          <w:szCs w:val="20"/>
        </w:rPr>
        <w:commentReference w:id="834"/>
      </w:r>
      <w:ins w:id="835" w:author="Avv. Rosario Panzariello" w:date="2026-09-28T19:20:00Z" w16du:dateUtc="2026-09-28T17:20:00Z">
        <w:r w:rsidR="00FD0774">
          <w:rPr>
            <w:rFonts w:ascii="Verdana" w:eastAsia="Calibri" w:hAnsi="Verdana" w:cs="Arial"/>
            <w:sz w:val="20"/>
            <w:szCs w:val="20"/>
          </w:rPr>
          <w:t xml:space="preserve">, </w:t>
        </w:r>
      </w:ins>
      <w:del w:id="836" w:author="Avv. Rosario Panzariello" w:date="2026-09-28T19:20:00Z" w16du:dateUtc="2026-09-28T17:20:00Z">
        <w:r w:rsidR="00F43407" w:rsidRPr="00662DD7" w:rsidDel="00FD0774">
          <w:rPr>
            <w:rFonts w:ascii="Verdana" w:eastAsia="Calibri" w:hAnsi="Verdana" w:cs="Arial"/>
            <w:sz w:val="20"/>
            <w:szCs w:val="20"/>
          </w:rPr>
          <w:delText xml:space="preserve"> </w:delText>
        </w:r>
      </w:del>
      <w:r w:rsidR="00F43407" w:rsidRPr="00662DD7">
        <w:rPr>
          <w:rFonts w:ascii="Verdana" w:eastAsia="Calibri" w:hAnsi="Verdana" w:cs="Arial"/>
          <w:sz w:val="20"/>
          <w:szCs w:val="20"/>
        </w:rPr>
        <w:t xml:space="preserve">accettare la Puntata massima inferiore al </w:t>
      </w:r>
      <w:r w:rsidR="00F43407" w:rsidRPr="00662DD7">
        <w:rPr>
          <w:rFonts w:ascii="Verdana" w:eastAsia="Calibri" w:hAnsi="Verdana" w:cs="Arial"/>
          <w:sz w:val="20"/>
          <w:szCs w:val="20"/>
        </w:rPr>
        <w:lastRenderedPageBreak/>
        <w:t>Prezzo di riserva ovvero formulare all'Offerente una controproposta a un diverso prezzo. L'accettazione della Puntata massima da parte di Fleequid perfeziona l'Accordo vincolante e tale importo costituisce il Prezzo di vendita all'Acquirente. Qualora Fleequid formuli una controproposta, l'Offerente può accettarla entro 3 (tre) giorni dalla sua ricezione; con l'accettazione si perfeziona l'Accordo vincolante e il prezzo indicato nella controproposta costituisce il Prezzo di vendita all'Acquirente. L'eventuale accettazione da parte di Fleequid di un prezzo di rivendita inferiore al Prezzo di riserva non modifica il Prezzo di acquisto né le altre condizioni economiche concordate tra Fleequid e il Venditore</w:t>
      </w:r>
      <w:r w:rsidRPr="00662DD7">
        <w:rPr>
          <w:rFonts w:ascii="Verdana" w:eastAsia="Calibri" w:hAnsi="Verdana" w:cs="Arial"/>
          <w:sz w:val="20"/>
          <w:szCs w:val="20"/>
        </w:rPr>
        <w:t>.</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sidRPr="00662DD7">
        <w:rPr>
          <w:rFonts w:ascii="Verdana" w:eastAsia="Calibri" w:hAnsi="Verdana" w:cs="Arial"/>
          <w:sz w:val="20"/>
          <w:szCs w:val="20"/>
        </w:rPr>
        <w:t>Decorso il termine applicabile senza accettazione della Puntata massima o della controproposta, nessun Accordo vincolante si perfeziona in relazione a tali proposte.</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eastAsia="Calibri" w:hAnsi="Verdana" w:cs="Arial"/>
          <w:sz w:val="20"/>
          <w:szCs w:val="20"/>
        </w:rPr>
        <w:t>Fleequid ha il diritto di verificare il possesso, da parte dell'Offerente, dei requisiti soggettivi, tecnici o professionali eventualmente richiesti per la partecipazione allo specifico Evento di vendita o per l'acquisto del Veicolo, in particolare quando l'Evento sia riservato a determinate categorie di Utenti o abbia ad oggetto Veicoli soggetti a specifiche prescrizioni di legge. Nei casi in cui tale verifica sia necessaria e non sia già stata completata, il perfezionamento dell'Accordo vincolante secondo le modalità previste dai precedenti commi resta subordinato al relativo esito positivo; sino a tale momento l'Offerta resta vincolante per l'Offerente. In caso di esito negativo l'Accordo vincolante non si perfeziona e Fleequid ne dà comunicazione agli Utenti interessati. Resta ferma la facoltà di Fleequid di procedere alla verifica anche successivamente al perfezionamento dell'Accordo vincolante, secondo quanto previsto dall'art.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sidRPr="00CE3408">
        <w:rPr>
          <w:rFonts w:ascii="Verdana" w:eastAsia="Calibri" w:hAnsi="Verdana" w:cs="Arial"/>
          <w:sz w:val="20"/>
          <w:szCs w:val="20"/>
        </w:rPr>
        <w:t xml:space="preserve">Le Offerte diverse da quella che ha determinato il perfezionamento dell'Accordo vincolante restano vincolanti e irrevocabili per gli Offerenti per 15 (quindici) giorni decorrenti dal perfezionamento del primo Accordo vincolante. </w:t>
      </w:r>
      <w:r w:rsidR="00273D54" w:rsidRPr="00273D54">
        <w:rPr>
          <w:rFonts w:ascii="Verdana" w:eastAsia="Calibri" w:hAnsi="Verdana" w:cs="Arial"/>
          <w:sz w:val="20"/>
          <w:szCs w:val="20"/>
        </w:rPr>
        <w:t>La permanenza in efficacia delle predette Offerte opera anche durante il Termine di pagamento concesso al primo Acquirente e durante l'eventuale successivo periodo di ritardo, fermo restando che esse perdono in ogni caso efficacia alla scadenza del predetto termine di 15 (quindici) giorni</w:t>
      </w:r>
      <w:r w:rsidRPr="00CE3408">
        <w:rPr>
          <w:rFonts w:ascii="Verdana" w:eastAsia="Calibri" w:hAnsi="Verdana" w:cs="Arial"/>
          <w:sz w:val="20"/>
          <w:szCs w:val="20"/>
        </w:rPr>
        <w:t xml:space="preserve">. Qualora, prima della scadenza del predetto termine, la vendita conclusa con il primo Acquirente venga annullata o il relativo Accordo vincolante venga meno nei casi previsti dalle presenti Condizioni Generali, anche per mancato pagamento dell'Acquirente, Fleequid ha diritto di procedere alla vendita del Veicolo in favore di uno degli altri Offerenti la cui Offerta sia ancora valida, anche se inferiore alla Puntata massima del primo Offerente. </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sidRPr="00027D0B">
        <w:rPr>
          <w:rFonts w:ascii="Verdana" w:eastAsia="Calibri" w:hAnsi="Verdana" w:cs="Arial"/>
          <w:sz w:val="20"/>
          <w:szCs w:val="20"/>
        </w:rPr>
        <w:t xml:space="preserve">Nella Vendita in commissione, qualora sia previsto un Prezzo di riserva, Fleequid può procedere direttamente sulla base di un'Offerta pari o superiore al Prezzo di riserva; qualora l'Offerta prescelta sia inferiore al Prezzo di riserva, trovano applicazione le modalità di accettazione previste dall'art. 10.3. </w:t>
      </w:r>
      <w:r w:rsidR="00027D0B" w:rsidRPr="003A0683">
        <w:rPr>
          <w:rFonts w:ascii="Verdana" w:eastAsia="Calibri" w:hAnsi="Verdana" w:cs="Arial"/>
          <w:sz w:val="20"/>
          <w:szCs w:val="20"/>
        </w:rPr>
        <w:t>Qualora non sia previsto un Prezzo di riserva, Fleequid può procedere sulla base di una delle Offerte ancora valide secondo le condizioni applicabili allo specifico Evento di vendita, fermi gli eventuali consensi richiesti dalle fonti contrattuali applicabili.</w:t>
      </w:r>
      <w:r w:rsidR="00027D0B">
        <w:rPr>
          <w:rFonts w:ascii="Verdana" w:eastAsia="Calibri" w:hAnsi="Verdana" w:cs="Arial"/>
          <w:sz w:val="20"/>
          <w:szCs w:val="20"/>
        </w:rPr>
        <w:t xml:space="preserve"> </w:t>
      </w:r>
      <w:r w:rsidR="00027D0B" w:rsidRPr="00027D0B">
        <w:rPr>
          <w:rFonts w:ascii="Verdana" w:eastAsia="Calibri" w:hAnsi="Verdana" w:cs="Arial"/>
          <w:sz w:val="20"/>
          <w:szCs w:val="20"/>
        </w:rPr>
        <w:t xml:space="preserve">Annullata la prima operazione, il Venditore non conserva alcun diritto economico riferibile alla vendita annullata e ha diritto </w:t>
      </w:r>
      <w:r w:rsidR="00027D0B" w:rsidRPr="00027D0B">
        <w:rPr>
          <w:rFonts w:ascii="Verdana" w:eastAsia="Calibri" w:hAnsi="Verdana" w:cs="Arial"/>
          <w:sz w:val="20"/>
          <w:szCs w:val="20"/>
        </w:rPr>
        <w:lastRenderedPageBreak/>
        <w:t>esclusivamente a quanto dovuto in relazione alla nuova operazione effettivamente eseguita.</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sidRPr="00CE3408">
        <w:rPr>
          <w:rFonts w:ascii="Verdana" w:eastAsia="Calibri" w:hAnsi="Verdana" w:cs="Arial"/>
          <w:sz w:val="20"/>
          <w:szCs w:val="20"/>
        </w:rPr>
        <w:t xml:space="preserve">Nel Dealer Sales la scelta di accettare una delle ulteriori Offerte ancora valide compete a Fleequid quale venditore del Veicolo. </w:t>
      </w:r>
      <w:r w:rsidR="008B07C6" w:rsidRPr="008B07C6">
        <w:rPr>
          <w:rFonts w:ascii="Verdana" w:eastAsia="Calibri" w:hAnsi="Verdana" w:cs="Arial"/>
          <w:sz w:val="20"/>
          <w:szCs w:val="20"/>
        </w:rPr>
        <w:t>Fleequid può pertanto accettare una delle predette Offerte anche qualora essa sia inferiore alla precedente Puntata massima o all'eventuale Prezzo di riserva, secondo quanto previsto dall'art. 10.3, lett. b). Il minor prezzo eventualmente realizzato nella successiva rivendita non modifica automaticamente il Prezzo di acquisto concordato tra il Venditore e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Nei</w:t>
      </w:r>
      <w:r w:rsidR="00CE3408" w:rsidRPr="00662DD7">
        <w:rPr>
          <w:rFonts w:ascii="Verdana" w:eastAsia="Calibri" w:hAnsi="Verdana" w:cs="Arial"/>
          <w:sz w:val="20"/>
          <w:szCs w:val="20"/>
        </w:rPr>
        <w:t xml:space="preserve"> casi </w:t>
      </w:r>
      <w:r w:rsidRPr="008B07C6">
        <w:rPr>
          <w:rFonts w:ascii="Verdana" w:eastAsia="Calibri" w:hAnsi="Verdana" w:cs="Arial"/>
          <w:sz w:val="20"/>
          <w:szCs w:val="20"/>
        </w:rPr>
        <w:t>previsti dalle precedenti lett. a) e b),</w:t>
      </w:r>
      <w:r>
        <w:rPr>
          <w:rFonts w:ascii="Verdana" w:eastAsia="Calibri" w:hAnsi="Verdana" w:cs="Arial"/>
          <w:sz w:val="20"/>
          <w:szCs w:val="20"/>
        </w:rPr>
        <w:t xml:space="preserve"> </w:t>
      </w:r>
      <w:r w:rsidR="00CE3408" w:rsidRPr="00662DD7">
        <w:rPr>
          <w:rFonts w:ascii="Verdana" w:eastAsia="Calibri" w:hAnsi="Verdana" w:cs="Arial"/>
          <w:sz w:val="20"/>
          <w:szCs w:val="20"/>
        </w:rPr>
        <w:t xml:space="preserve">il nuovo Accordo vincolante si perfeziona con la comunicazione di Fleequid all'Offerente interessato dell'accettazione della relativa Offerta, </w:t>
      </w:r>
      <w:r w:rsidR="003352CF" w:rsidRPr="003352CF">
        <w:rPr>
          <w:rFonts w:ascii="Verdana" w:eastAsia="Calibri" w:hAnsi="Verdana" w:cs="Arial"/>
          <w:sz w:val="20"/>
          <w:szCs w:val="20"/>
        </w:rPr>
        <w:t>previo l'eventuale consenso del Venditore ove richiesto nella Vendita in commissione, ovvero sulla base della decisione della stessa Fleequid nel Dealer Sales, fermo quanto previsto dall'art. 10.4 in materia di verifica dei requisiti.</w:t>
      </w:r>
      <w:r w:rsidR="003352CF">
        <w:rPr>
          <w:rFonts w:ascii="Verdana" w:eastAsia="Calibri" w:hAnsi="Verdana" w:cs="Arial"/>
          <w:sz w:val="20"/>
          <w:szCs w:val="20"/>
        </w:rPr>
        <w:t xml:space="preserve"> </w:t>
      </w:r>
      <w:r w:rsidR="004F68F2">
        <w:rPr>
          <w:rFonts w:ascii="Verdana" w:eastAsia="Calibri" w:hAnsi="Verdana" w:cs="Arial"/>
          <w:sz w:val="20"/>
          <w:szCs w:val="20"/>
        </w:rPr>
        <w:t xml:space="preserve"> </w:t>
      </w:r>
      <w:r w:rsidR="00CE3408" w:rsidRPr="00662DD7">
        <w:rPr>
          <w:rFonts w:ascii="Verdana" w:eastAsia="Calibri" w:hAnsi="Verdana" w:cs="Arial"/>
          <w:sz w:val="20"/>
          <w:szCs w:val="20"/>
        </w:rPr>
        <w:t>Decorso il termine di 15 (quindici) giorni, le Offerte che non abbiano dato luogo a un Accordo vincolante perdono definitivamente efficacia e non possono essere successivamente ripristinate per effetto dell'Annullamento della vendita o per altra causa.</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Con </w:t>
      </w:r>
      <w:r w:rsidR="00EB0EBF">
        <w:rPr>
          <w:rFonts w:ascii="Verdana" w:eastAsia="Calibri" w:hAnsi="Verdana" w:cs="Arial"/>
          <w:sz w:val="20"/>
          <w:szCs w:val="20"/>
        </w:rPr>
        <w:t>il perfezionamento dell’Accordo vincolante</w:t>
      </w:r>
      <w:r w:rsidRPr="000532C5">
        <w:rPr>
          <w:rFonts w:ascii="Verdana" w:eastAsia="Calibri" w:hAnsi="Verdana" w:cs="Arial"/>
          <w:sz w:val="20"/>
          <w:szCs w:val="20"/>
        </w:rPr>
        <w:t>,</w:t>
      </w:r>
      <w:r w:rsidR="00EB0EBF">
        <w:rPr>
          <w:rFonts w:ascii="Verdana" w:eastAsia="Calibri" w:hAnsi="Verdana" w:cs="Arial"/>
          <w:sz w:val="20"/>
          <w:szCs w:val="20"/>
        </w:rPr>
        <w:t xml:space="preserve"> </w:t>
      </w:r>
      <w:r w:rsidR="00107C31" w:rsidRPr="00107C31">
        <w:rPr>
          <w:rFonts w:ascii="Verdana" w:eastAsia="Calibri" w:hAnsi="Verdana" w:cs="Arial"/>
          <w:sz w:val="20"/>
          <w:szCs w:val="20"/>
        </w:rPr>
        <w:t>l'Offerente assume la qualità di Acquirente e sorge a suo carico l'obbligo vincolante di corrispondere integralmente l'Importo Totale Dovuto secondo quanto previsto dagli artt. 11 e 12. L'Accordo vincolante produce gli effetti contrattuali propri del Modello di Vendita applicabile e della modalità di esecuzione prescelta, fermo quanto previsto dall'art. 8.8 con riferimento agli obblighi di acquisto e di trasferimento del Veicolo. Il pagamento dell'Importo Totale Dovuto non costituisce condizione del perfezionamento dell'Accordo vincolante né dell'insorgenza dell'obbligo di pagamento dell'Acquirente, ma costituisce presupposto per la successiva esecuzione dell'operazione secondo quanto previsto dall'art. 12 e, nel caso delle Aste, per l'Aggiudicazione definitiva. Con il perfezionamento dell'Accordo vincolante il Veicolo assume lo Stato Opzionato ai sensi dell'art.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sidRPr="00451000">
        <w:rPr>
          <w:rFonts w:ascii="Verdana" w:eastAsia="Calibri" w:hAnsi="Verdana" w:cs="Arial"/>
          <w:sz w:val="20"/>
          <w:szCs w:val="20"/>
        </w:rPr>
        <w:t>Il mancato pagamento dell'Importo Totale Dovuto entro i termini previsti costituisce inadempimento dell'Acquirente e produce gli effetti previsti dall'art. 12 in materia di ritardo, mancato pagamento e Annullamento della vendita. Il mancato pagamento non incide sul perfezionamento dell'Accordo vincolante né sull'obbligo dell'Acquirente di corrispondere le somme dovute, fatto salvo il successivo esercizio, da parte di Fleequid, delle facoltà e dei rimedi previsti dalle presenti Condizioni Generali. Nel caso delle Aste, il mancato prodursi dell'Aggiudicazione definitiva non incide sul perfezionamento dell'Accordo vincolante già intervenuto</w:t>
      </w:r>
      <w:r w:rsidR="00CC551D" w:rsidRPr="000532C5">
        <w:rPr>
          <w:rFonts w:ascii="Verdana" w:eastAsia="Calibri" w:hAnsi="Verdana" w:cs="Arial"/>
          <w:sz w:val="20"/>
          <w:szCs w:val="20"/>
        </w:rPr>
        <w:t xml:space="preserve">. </w:t>
      </w:r>
      <w:r w:rsidR="0079142A" w:rsidRPr="000532C5">
        <w:rPr>
          <w:rFonts w:ascii="Verdana" w:eastAsia="Calibri" w:hAnsi="Verdana" w:cs="Arial"/>
          <w:sz w:val="20"/>
          <w:szCs w:val="20"/>
        </w:rPr>
        <w:t xml:space="preserve">  </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837" w:name="_Toc240781617"/>
      <w:bookmarkStart w:id="838" w:name="_Toc241316659"/>
      <w:bookmarkStart w:id="839" w:name="_Toc241316776"/>
      <w:bookmarkStart w:id="840" w:name="_Toc241316948"/>
      <w:bookmarkStart w:id="841" w:name="_Toc241317091"/>
      <w:bookmarkStart w:id="842" w:name="_Toc241394864"/>
      <w:bookmarkStart w:id="843" w:name="_Toc241518316"/>
      <w:bookmarkEnd w:id="837"/>
      <w:bookmarkEnd w:id="838"/>
      <w:bookmarkEnd w:id="839"/>
      <w:bookmarkEnd w:id="840"/>
      <w:bookmarkEnd w:id="841"/>
      <w:bookmarkEnd w:id="842"/>
      <w:r w:rsidRPr="00662DD7">
        <w:rPr>
          <w:rFonts w:ascii="Verdana" w:hAnsi="Verdana"/>
          <w:b/>
          <w:bCs/>
          <w:smallCaps/>
          <w:sz w:val="20"/>
          <w:szCs w:val="20"/>
        </w:rPr>
        <w:t>Stato Opzionato, Proforma e Termine di pagamento</w:t>
      </w:r>
      <w:r w:rsidR="00D71791" w:rsidRPr="000532C5">
        <w:rPr>
          <w:rFonts w:ascii="Verdana" w:hAnsi="Verdana"/>
          <w:b/>
          <w:bCs/>
          <w:smallCaps/>
          <w:sz w:val="20"/>
          <w:szCs w:val="20"/>
        </w:rPr>
        <w:t>.</w:t>
      </w:r>
      <w:bookmarkEnd w:id="843"/>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eastAsia="Calibri" w:hAnsi="Verdana" w:cs="Arial"/>
          <w:sz w:val="20"/>
          <w:szCs w:val="20"/>
        </w:rPr>
        <w:t xml:space="preserve">Con il perfezionamento dell'Accordo vincolante il Veicolo assume immediatamente lo Stato Opzionato. Lo Stato Opzionato consegue al perfezionamento dell'Accordo vincolante e non alla messa a disposizione della Proforma. Lo Stato Opzionato costituisce esclusivamente una fase del </w:t>
      </w:r>
      <w:r w:rsidRPr="00662DD7">
        <w:rPr>
          <w:rFonts w:ascii="Verdana" w:eastAsia="Calibri" w:hAnsi="Verdana" w:cs="Arial"/>
          <w:sz w:val="20"/>
          <w:szCs w:val="20"/>
        </w:rPr>
        <w:lastRenderedPageBreak/>
        <w:t>processo di vendita gestito da Fleequid, successiva al perfezionamento dell'Accordo vincolante e antecedente all'integrale adempimento dell'obbligo di pagamento e all'avvio della fase esecutiva dell'operazione. Esso non attribuisce all'Acquirente alcuna facoltà di scegliere successivamente se acquistare il Veicolo, non costituisce proposta irrevocabile e non configura un contratto di opzione ai sensi dell'art. 1331 c.c.: durante lo Stato Opzionato l'Accordo vincolante è già perfezionato e l'Acquirente è già obbligato al pagamento dell'Importo Totale Dovuto.</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sidRPr="009C324A">
        <w:rPr>
          <w:rFonts w:ascii="Verdana" w:hAnsi="Verdana"/>
          <w:sz w:val="20"/>
          <w:szCs w:val="20"/>
        </w:rPr>
        <w:t>Durante la permanenza nello Stato Opzionato il Veicolo resta visibile sul Marketplace ma non può essere oggetto di nuove Offerte né essere reso disponibile per l'acquisto da parte di altri Utenti, fermo restando quanto previsto dall'art. 10.5 in ordine alla permanenza in efficacia delle Offerte già formulate prima del perfezionamento dell'Accordo vincolante.</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sidRPr="008A6EC5">
        <w:rPr>
          <w:rFonts w:ascii="Verdana" w:hAnsi="Verdana"/>
          <w:sz w:val="20"/>
          <w:szCs w:val="20"/>
        </w:rPr>
        <w:t>Durante la permanenza del Veicolo nello Stato Opzionato: a) l'Acquirente è obbligato a corrispondere l'Importo Totale Dovuto entro il Termine di pagamento; b) qualora il Veicolo sia ancora nella disponibilità o sotto il controllo del Venditore, quest'ultimo è obbligato a mantenerlo disponibile per l'operazione e, in particolare, non può venderlo o prometterlo a terzi, ritirarlo dal processo di vendita, modificarne unilateralmente le condizioni economiche né renderlo comunque indisponibile; c) permangono a carico del Venditore gli obblighi di custodia, conservazione, conformità e non alterazione del Veicolo previsti dall'art. 8.12, salvo quanto disposto dall'art. 13; d) resta ferma, per tutto il periodo in cui il Venditore è vincolato alla vendita, l'esclusiva prevista dall'art.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sidRPr="00541205">
        <w:rPr>
          <w:rFonts w:ascii="Verdana" w:hAnsi="Verdana"/>
          <w:sz w:val="20"/>
          <w:szCs w:val="20"/>
        </w:rPr>
        <w:t xml:space="preserve">Perfezionatosi l'Accordo vincolante, Fleequid mette a disposizione dell'Acquirente la Proforma senza ritardo. La Proforma indica almeno l'intestazione all'Acquirente con i dati risultanti dalla registrazione, l'individuazione del Veicolo e dell'operazione, l'Importo Totale Dovuto, la scadenza del Termine di pagamento, le coordinate bancarie del soggetto o dei soggetti cui il pagamento deve essere eseguito, l'entità Fleequid interessata dall'operazione e il regime IVA applicabile. Nella Vendita in commissione la Proforma cristallizza altresì la modalità di esecuzione prescelta ai sensi dell'art. 17.1, identificando il soggetto che assume la qualità di venditore e di controparte contrattuale dell'Acquirente, il destinatario del prezzo, la struttura della fatturazione e il conseguente regime di garanzia applicabile ai sensi dell'art. 19.7. Qualora Fleequid operi quale Intermediario puro, la Proforma indica distintamente l'identità e i dati del Venditore, l'importo del prezzo dovuto direttamente a quest'ultimo e le relative coordinate e modalità di pagamento, nonché le Commissioni, le Tariffe e gli eventuali ulteriori importi dovuti a Fleequid, con le rispettive coordinate di pagamento, in modo da consentire all'Acquirente di adempiere integralmente sin dal primo giorno del Termine di pagamento. Nella medesima ipotesi, sulla base dei dati che il Venditore è tenuto a fornire e mantenere aggiornati ai sensi dell'art. 8.5, contestualmente alla messa a disposizione della Proforma e comunque non oltre tale momento, Fleequid comunica all'Acquirente i dati del Venditore e al Venditore i dati dell'Acquirente necessari alla fatturazione; la relativa fatturazione è disciplinata dall'art. 17.11. La Proforma non costituisce fonte negoziale, non documenta l'assunzione di nuovi obblighi e non può modificare le condizioni applicabili alla specifica operazione né sanare la mancata </w:t>
      </w:r>
      <w:r w:rsidRPr="00541205">
        <w:rPr>
          <w:rFonts w:ascii="Verdana" w:hAnsi="Verdana"/>
          <w:sz w:val="20"/>
          <w:szCs w:val="20"/>
        </w:rPr>
        <w:lastRenderedPageBreak/>
        <w:t>conoscibilità preventiva delle stesse, secondo quanto previsto dall'art. 4.7. La Proforma è resa disponibile secondo le modalità previste dall'art.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sidRPr="003B6D3D">
        <w:rPr>
          <w:rFonts w:ascii="Verdana" w:hAnsi="Verdana"/>
          <w:sz w:val="20"/>
          <w:szCs w:val="20"/>
        </w:rPr>
        <w:t>Salvo quanto previsto dai successivi commi, il Termine di pagamento è di 3 (tre) giorni lavorativi decorrenti dalla messa a disposizione dell'Acquirente della Proforma ai sensi dell'art. 11.4. Il Termine di pagamento decorre esclusivamente da tale momento e a condizione che la Proforma contenga gli elementi necessari per consentire all'Acquirente di eseguire il pagamento. Qualora Fleequid operi quale Intermediario puro, il medesimo Termine si applica tanto al pagamento del prezzo dovuto al Venditore quanto al pagamento delle Commissioni, delle Tariffe e degli eventuali ulteriori importi dovuti a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L’Acquirente non ha diritto </w:t>
      </w:r>
      <w:r w:rsidR="009B4CE9" w:rsidRPr="009B4CE9">
        <w:rPr>
          <w:rFonts w:ascii="Verdana" w:hAnsi="Verdana"/>
          <w:sz w:val="20"/>
          <w:szCs w:val="20"/>
        </w:rPr>
        <w:t>ad alcuna dilazione o proroga del Termine di pagamento. Fleequid può tuttavia prevedere un Termine di pagamento diverso o concederne la proroga nei casi espressamente previsti dalle presenti Condizioni Generali, dalle Condizioni Specifiche o dalle Condizioni particolari di vendita applicabili alla specifica operazione e, in particolare, in caso di: a) accesso a una Soluzione di finanziamento o a un contratto di locazione finanziaria, secondo quanto previsto dall'art. 22; b) Veicolo temporaneamente in uso presso il Venditore, secondo quanto previsto dall'art. 13; c) vincoli normativi o amministrativi incidenti sull'operazione o sulla controparte; d) ulteriori fattispecie speciali espressamente previste dalle condizioni applicabili. L'eventuale previsione o concessione di un termine diverso riguarda esclusivamente la specifica operazione e non attribuisce all'Acquirente alcun diritto a ottenere analoghe dilazioni o proroghe in operazioni successive</w:t>
      </w:r>
      <w:r w:rsidRPr="00662DD7">
        <w:rPr>
          <w:rFonts w:ascii="Verdana" w:hAnsi="Verdana"/>
          <w:sz w:val="20"/>
          <w:szCs w:val="20"/>
        </w:rPr>
        <w:t>.</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 concessione </w:t>
      </w:r>
      <w:r w:rsidR="002A793A" w:rsidRPr="002A793A">
        <w:rPr>
          <w:rFonts w:ascii="Verdana" w:hAnsi="Verdana"/>
          <w:sz w:val="20"/>
          <w:szCs w:val="20"/>
        </w:rPr>
        <w:t>di una proroga del Termine di pagamento costituisce facoltà discrezionale di Fleequid e non attribuisce alcun diritto all'Acquirente. Fleequid può, in particolare, concedere una proroga qualora sopravvengano disservizi tecnici od operativi, anche relativi al Marketplace o ai sistemi utilizzati per la gestione dell'operazione, che abbiano concretamente impedito o ostacolato il tempestivo adempimento, nonché negli altri casi in cui lo ritenga opportuno in relazione alla specifica operazione. La proroga è efficace esclusivamente se concessa in modo espresso e per iscritto da Fleequid, mediante uno dei canali ufficiali di comunicazione previsti dall'art. 24, e deve indicare il nuovo termine di pagamento applicabile alla specifica operazione. Il silenzio, la mera tolleranza, il mancato immediato esercizio dei rimedi previsti dalle presenti Condizioni Generali o eventuali comunicazioni provenienti da soggetti o attraverso canali diversi da quelli ufficiali non costituiscono proroga del Termine di pagamento.</w:t>
      </w:r>
      <w:r w:rsidR="00BC63B8">
        <w:rPr>
          <w:rFonts w:ascii="Verdana" w:hAnsi="Verdana"/>
          <w:sz w:val="20"/>
          <w:szCs w:val="20"/>
        </w:rPr>
        <w:t xml:space="preserve"> Qualora </w:t>
      </w:r>
      <w:r w:rsidR="00695B4C" w:rsidRPr="00695B4C">
        <w:rPr>
          <w:rFonts w:ascii="Verdana" w:hAnsi="Verdana"/>
          <w:sz w:val="20"/>
          <w:szCs w:val="20"/>
        </w:rPr>
        <w:t xml:space="preserve">la proroga sia concessa in ragione di un disservizio che abbia concretamente impedito o ostacolato il tempestivo adempimento, per il periodo coperto dalla proroga non maturano le penali né gli interessi previsti in conseguenza del ritardo. Negli altri casi, salvo </w:t>
      </w:r>
      <w:r w:rsidR="002A793A" w:rsidRPr="002A793A">
        <w:rPr>
          <w:rFonts w:ascii="Verdana" w:hAnsi="Verdana"/>
          <w:sz w:val="20"/>
          <w:szCs w:val="20"/>
        </w:rPr>
        <w:t>che Fleequid disponga espressamente e per iscritto diversamente nella comunicazione di proroga, la concessione della proroga non comporta rinuncia né sospensione degli interessi, delle penali o delle ulteriori somme previste dalle presenti Condizioni Generali in conseguenza del ritardo, che continuano a maturare secondo la disciplina applicabile. La proroga opera esclusivamente per il termine e per l'operazione cui si riferisce e non attribuisce all'Acquirente alcun diritto a ottenere analoghe proroghe in operazioni successive</w:t>
      </w:r>
      <w:r w:rsidRPr="00662DD7">
        <w:rPr>
          <w:rFonts w:ascii="Verdana" w:hAnsi="Verdana"/>
          <w:sz w:val="20"/>
          <w:szCs w:val="20"/>
        </w:rPr>
        <w:t>.</w:t>
      </w:r>
      <w:r w:rsidR="0011052A" w:rsidRPr="0011052A">
        <w:t xml:space="preserve"> </w:t>
      </w:r>
      <w:r w:rsidR="0011052A" w:rsidRPr="0011052A">
        <w:rPr>
          <w:rFonts w:ascii="Verdana" w:hAnsi="Verdana"/>
          <w:sz w:val="20"/>
          <w:szCs w:val="20"/>
        </w:rPr>
        <w:lastRenderedPageBreak/>
        <w:t>Il Venditore autorizza espressamente Fleequid a concedere le proroghe del Termine di pagamento previste dal presente comma anche quando Fleequid operi quale Intermediario puro e il prezzo del Veicolo sia dovuto direttamente al Venditore. La concessione della proroga, effettuata nei limiti e secondo le modalità previste dalle presenti Condizioni Generali, non costituisce inadempimento di Fleequid nei confronti del Venditore, non determina il venir meno né la sospensione degli obblighi gravanti su quest’ultimo durante lo Stato Opzionato e non gli attribuisce il diritto di ritirare il Veicolo dalla vendita o di disporne in favore di terzi. Il Venditore non può formulare nei confronti di Fleequid pretese risarcitorie o indennitarie fondate sul solo differimento della fase esecutiva conseguente alla proroga, fatti salvi il dolo o la colpa grave di Fleequid e gli ulteriori limiti inderogabili di legge.</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Veicolo </w:t>
      </w:r>
      <w:r w:rsidR="00282465" w:rsidRPr="00282465">
        <w:rPr>
          <w:rFonts w:ascii="Verdana" w:hAnsi="Verdana"/>
          <w:sz w:val="20"/>
          <w:szCs w:val="20"/>
        </w:rPr>
        <w:t>permane nello Stato Opzionato fino all'integrale adempimento dell'obbligo di pagamento e al conseguente avvio della fase esecutiva dell'operazione ovvero fino all'Annullamento della vendita. Nel caso delle Aste, l'integrale adempimento determina altresì l'Aggiudicazione definitiva ai sensi dell'art. 12.2. La scadenza del Termine di pagamento non determina, di per sé, la cessazione dello Stato Opzionato né il ritorno del Veicolo alla piena disponibilità del Venditore o la sua automatica riapertura a nuove Offerte; durante il periodo di ritardo il Veicolo continua pertanto a permanere nello Stato Opzionato fino al pagamento integrale ovvero all'Annullamento della vendita</w:t>
      </w:r>
      <w:r w:rsidRPr="00662DD7">
        <w:rPr>
          <w:rFonts w:ascii="Verdana" w:hAnsi="Verdana"/>
          <w:sz w:val="20"/>
          <w:szCs w:val="20"/>
        </w:rPr>
        <w:t>.</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Le comunicazioni </w:t>
      </w:r>
      <w:r w:rsidR="004411A2" w:rsidRPr="004411A2">
        <w:rPr>
          <w:rFonts w:ascii="Verdana" w:hAnsi="Verdana"/>
          <w:sz w:val="20"/>
          <w:szCs w:val="20"/>
        </w:rPr>
        <w:t>relative allo stato del Veicolo, i promemoria, i solleciti di pagamento e ogni altra comunicazione eventualmente inviata da Fleequid in relazione alla scadenza del Termine di pagamento hanno natura meramente informativa o di cortesia, salvo che dalle presenti Condizioni Generali o dal contenuto della specifica comunicazione risulti espressamente una diversa funzione. La loro trasmissione non costituisce condizione per l'esigibilità delle somme dovute, per la decorrenza del ritardo o per l'applicazione degli interessi, delle penali e degli ulteriori rimedi previsti dalle presenti Condizioni Generali, né comporta rinuncia di Fleequid ad avvalersi di una causa di risoluzione o di Annullamento della vendita già maturata. L'invio di solleciti, richieste di pagamento o altre comunicazioni successive alla scadenza del Termine di pagamento non costituisce, inoltre, revoca, rinuncia o acquiescenza rispetto a una risoluzione del Contratto o a un Annullamento della vendita già comunicati da Fleequid, salvo espressa dichiarazione contraria resa per iscritto da Fleequid attraverso uno dei propri canali ufficiali. La mancata ricezione o il mancato invio di tali comunicazioni non sospende né differisce il Termine di pagamento e non esonera l'Acquirente dall'obbligo di adempiere entro il termine applicabile. Resta fermo che qualsiasi proroga del Termine di pagamento è efficace esclusivamente se concessa nelle forme e alle condizioni previste dall'art. 11.7</w:t>
      </w:r>
      <w:r w:rsidRPr="00662DD7">
        <w:rPr>
          <w:rFonts w:ascii="Verdana" w:hAnsi="Verdana"/>
          <w:sz w:val="20"/>
          <w:szCs w:val="20"/>
        </w:rPr>
        <w:t>.</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44" w:name="_Toc241518317"/>
      <w:r>
        <w:rPr>
          <w:rFonts w:ascii="Verdana" w:hAnsi="Verdana"/>
          <w:b/>
          <w:bCs/>
          <w:smallCaps/>
          <w:sz w:val="20"/>
          <w:szCs w:val="20"/>
        </w:rPr>
        <w:t>Pagamento, Aggiudicazione definitiva nelle Aste, ritardo e Annullamento della vendita</w:t>
      </w:r>
      <w:r w:rsidRPr="000532C5">
        <w:rPr>
          <w:rFonts w:ascii="Verdana" w:hAnsi="Verdana"/>
          <w:b/>
          <w:bCs/>
          <w:smallCaps/>
          <w:sz w:val="20"/>
          <w:szCs w:val="20"/>
        </w:rPr>
        <w:t>.</w:t>
      </w:r>
      <w:bookmarkEnd w:id="844"/>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L'Acquirente è tenuto a corrispondere integralmente l'Importo Totale Dovuto entro il Termine di pagamento previsto dall'art. 11, mediante bonifico bancario alle coordinate indicate </w:t>
      </w:r>
      <w:r w:rsidRPr="00662DD7">
        <w:rPr>
          <w:rFonts w:ascii="Verdana" w:hAnsi="Verdana"/>
          <w:sz w:val="20"/>
          <w:szCs w:val="20"/>
        </w:rPr>
        <w:lastRenderedPageBreak/>
        <w:t>nella Proforma, salvo che per la specifica operazione sia espressamente prevista una diversa modalità di pagamento. Qualora il pagamento debba essere effettuato a più soggetti, come nel caso in cui Fleequid operi quale Intermediario puro ai sensi dell'art. 2.6, l'obbligazione dell'Acquirente si considera integralmente adempiuta soltanto con il pagamento di tutti gli importi dovuti ai rispettivi destinatari. Salvo diverso accordo espresso, l'Acquirente è tenuto a effettuare il pagamento integralmente, senza operare compensazioni con eventuali propri crediti nei confronti di Fleequid o del Venditore e senza sospendere o rifiutare il pagamento in ragione di contestazioni, reali o presunte, relative alla specifica operazione o ad altri rapporti contrattuali. Non sono ammessi pagamenti parziali, intendendosi per tali, nelle operazioni che prevedano più destinatari, anche il mancato integrale pagamento di uno degli importi indicati nella Proforma. Eventuali costi, spese o corrispettivi aggiuntivi relativi a Servizi il cui importo non sia preventivamente determinabile possono essere richiesti e fatturati anche successivamente e devono essere corrisposti entro 3 (tre) giorni dalla ricezione della relativa richiesta, salvo diverso termine espressamente indicato. L'Acquirente è inoltre tenuto a fornire tempestivamente a Fleequid e, comunque, entro 3 (tre) giorni dal perfezionamento dell'Accordo vincolante, tutte le informazioni e la documentazione necessarie alla fatturazione, all'intestazione del Veicolo e agli ulteriori adempimenti relativi all'operazione.</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L'integrale adempimento dell'obbligo di pagamento dell'Acquirente, mediante effettiva ricezione di tutte le somme comprese nell'Importo Totale Dovuto da parte dei rispettivi destinatari, determina l'avvio della fase esecutiva dell'operazione secondo il Modello di Vendita applicabile e la modalità di esecuzione prescelta. Nel caso delle Aste, l'integrale adempimento determina altresì l'Aggiudicazione definitiva del Veicolo. Ai fini del presente comma rileva anche il pagamento effettuato da un terzo per conto dell'Acquirente; nelle operazioni assistite da una Soluzione di finanziamento il pagamento effettuato dal Finanziatore produce i medesimi effetti secondo quanto previsto dall'art. 22, senza che il solo intervento del Finanziatore comporti, di per sé, la sostituzione dell'Acquirente, salvo che ciò sia espressamente previsto dalle Condizioni Specifiche applicabili. Qualora Fleequid operi quale Intermediario puro, l'obbligo di pagamento si considera integralmente adempiuto soltanto quando risultino ricevuti sia il prezzo dovuto direttamente al Venditore sia le Commissioni, le Tariffe e ogni altro importo dovuto a Fleequid; il Venditore è tenuto a comunicare a Fleequid l'avvenuta ricezione integrale del prezzo entro 1 (un) giorno dall'incasso e Fleequid può comunque fare affidamento su altro riscontro oggettivamente idoneo a provare l'avvenuto pagamento. Il silenzio del Venditore non equivale a conferma dell'avvenuta ricezione del prezzo.</w:t>
      </w:r>
      <w:r w:rsidR="003C5688" w:rsidRPr="003C5688">
        <w:rPr>
          <w:rFonts w:ascii="Verdana" w:hAnsi="Verdana"/>
          <w:color w:val="008000"/>
          <w:sz w:val="20"/>
          <w:szCs w:val="20"/>
        </w:rPr>
        <w:t xml:space="preserve"> </w:t>
      </w:r>
      <w:r w:rsidR="003C5688" w:rsidRPr="003C5688">
        <w:rPr>
          <w:rFonts w:ascii="Verdana" w:hAnsi="Verdana"/>
          <w:sz w:val="20"/>
          <w:szCs w:val="20"/>
        </w:rPr>
        <w:t>Il ritardo o l’omissione della comunicazione da parte del Venditore non pregiudica l’Acquirente che dimostri, mediante documentazione bancaria o altra evidenza oggettivamente idonea, che il Venditore ha ricevuto integralmente il pagamento entro il Termine di pagamento.</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 seguito dell'integrale adempimento dell'obbligo di pagamento ai sensi dell'art. 12.2 il Veicolo assume lo stato di venduto e si dà corso alla fase esecutiva dell'operazione secondo il Modello di Vendita applicabile e la modalità di esecuzione prescelta, ivi compresi, ove previsti, </w:t>
      </w:r>
      <w:r w:rsidRPr="00662DD7">
        <w:rPr>
          <w:rFonts w:ascii="Verdana" w:hAnsi="Verdana"/>
          <w:sz w:val="20"/>
          <w:szCs w:val="20"/>
        </w:rPr>
        <w:lastRenderedPageBreak/>
        <w:t>gli adempimenti di fatturazione, trasferimento della proprietà, intestazione, consegna e ritiro del Veicolo disciplinati dall'art. 16 e dalle ulteriori disposizioni applicabili. Nel caso delle Aste tali effetti conseguono all'Aggiudicazione definitiva. La fatturazione e gli adempimenti posti a carico del Venditore, di Fleequid e dell'Acquirente non incidono, salvo espressa previsione contraria, sul momento in cui il pagamento si considera eseguito né sul prodursi degli effetti previsti dal presente articolo.</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Nella Vendita in commissione le Commissioni a carico del Venditore maturano esclusivamente con il buon fine dell'operazione, che si verifica con l'integrale adempimento dell'obbligo di pagamento dell'Acquirente ai sensi dell'art. 12.2 e il conseguente avvio della fase esecutiva; nel caso delle Aste tale momento coincide con l'Aggiudicazione definitiva. In caso di mancato pagamento dell'Acquirente seguito dall'Annullamento della vendita, le Commissioni a carico del Venditore non maturano e nulla è dovuto dal Venditore a tale titolo, ferme restando le Tariffe relative ai Servizi effettivamente resi e gli ulteriori importi eventualmente dovuti dal Venditore per diverso titolo ai sensi delle presenti Condizioni Generali. Le Commissioni a carico dell'Acquirente sono invece dovute secondo quanto previsto per la specifica operazione e concorrono, ove applicabili, alla determinazione dell'Importo Totale Dovuto; il loro mancato pagamento costituisce inadempimento dell'Acquirente al pari del mancato pagamento delle altre somme dovute. In caso di ritardo, mancato pagamento o Annullamento della vendita per fatto imputabile all'Acquirente restano dovute, nei confronti di quest'ultimo, le Commissioni a suo carico, nonché gli interessi, le penali, le Tariffe per i Servizi resi e gli ulteriori importi previsti dagli artt. 12.6, 12.8 e 12.9, fatto salvo il risarcimento dell'eventuale maggior danno. Nel Dealer Sales non sono dovute le Commissioni proprie della Vendita in commissione e il risultato economico dell'attività di compravendita di Fleequid non costituisce parametro di determinazione delle Commissioni.</w:t>
      </w:r>
    </w:p>
    <w:p w14:paraId="4F12F12D" w14:textId="6A8F969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l'Acquirente effettui il pagamento mediante più versamenti non previamente autorizzati da Fleequid, ma completi l'integrale saldo dell'Importo Totale Dovuto entro il Termine di pagamento, è tenuto a corrispondere a Fleequid, a titolo di penale, l'importo di € 150,00 (euro centocinquanta/00) per ciascun Veicolo interessato, fatto salvo il risarcimento del maggior danno. La violazione prevista dal presente comma è autonoma e distinta dal ritardo nel pagamento; la relativa penale non concorre alla determinazione della componente penale rilevante ai fini </w:t>
      </w:r>
      <w:del w:id="845" w:author="Avv. Rosario Panzariello" w:date="2026-09-28T19:12:00Z" w16du:dateUtc="2026-09-28T17:12:00Z">
        <w:r w:rsidRPr="00662DD7" w:rsidDel="007C3843">
          <w:rPr>
            <w:rFonts w:ascii="Verdana" w:hAnsi="Verdana"/>
            <w:sz w:val="20"/>
            <w:szCs w:val="20"/>
          </w:rPr>
          <w:delText>dell'art</w:delText>
        </w:r>
      </w:del>
      <w:ins w:id="846" w:author="Avv. Rosario Panzariello" w:date="2026-09-28T19:12:00Z" w16du:dateUtc="2026-09-28T17:12:00Z">
        <w:r w:rsidR="007C3843">
          <w:rPr>
            <w:rFonts w:ascii="Verdana" w:hAnsi="Verdana"/>
            <w:sz w:val="20"/>
            <w:szCs w:val="20"/>
          </w:rPr>
          <w:t>della soglia minim</w:t>
        </w:r>
        <w:r w:rsidR="000C4CE4">
          <w:rPr>
            <w:rFonts w:ascii="Verdana" w:hAnsi="Verdana"/>
            <w:sz w:val="20"/>
            <w:szCs w:val="20"/>
          </w:rPr>
          <w:t>a di cui all’</w:t>
        </w:r>
        <w:r w:rsidR="007C3843" w:rsidRPr="00662DD7">
          <w:rPr>
            <w:rFonts w:ascii="Verdana" w:hAnsi="Verdana"/>
            <w:sz w:val="20"/>
            <w:szCs w:val="20"/>
          </w:rPr>
          <w:t>art</w:t>
        </w:r>
      </w:ins>
      <w:r w:rsidRPr="00662DD7">
        <w:rPr>
          <w:rFonts w:ascii="Verdana" w:hAnsi="Verdana"/>
          <w:sz w:val="20"/>
          <w:szCs w:val="20"/>
        </w:rPr>
        <w:t>. 12.9, ultimo periodo.</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Decorso inutilmente il Termine di pagamento senza che l'Acquirente abbia integralmente adempiuto all'obbligo di pagamento dell'Importo Totale Dovuto: a) l'Acquirente è in ritardo e matura, a titolo di penale, l'importo di € 150,00 (euro centocinquanta/00) per ciascun giorno di ritardo, a decorrere dal primo giorno successivo alla scadenza del Termine di pagamento</w:t>
      </w:r>
      <w:r w:rsidR="00837665">
        <w:rPr>
          <w:rFonts w:ascii="Verdana" w:hAnsi="Verdana"/>
          <w:sz w:val="20"/>
          <w:szCs w:val="20"/>
        </w:rPr>
        <w:t xml:space="preserve">, </w:t>
      </w:r>
      <w:r w:rsidRPr="00662DD7">
        <w:rPr>
          <w:rFonts w:ascii="Verdana" w:hAnsi="Verdana"/>
          <w:sz w:val="20"/>
          <w:szCs w:val="20"/>
        </w:rPr>
        <w:t>senza necessità di costituzione in mora</w:t>
      </w:r>
      <w:r w:rsidR="00837665" w:rsidRPr="00662DD7">
        <w:rPr>
          <w:rFonts w:ascii="Verdana" w:hAnsi="Verdana"/>
          <w:sz w:val="20"/>
          <w:szCs w:val="20"/>
        </w:rPr>
        <w:t xml:space="preserve"> e fino a un importo massimo complessivo di € </w:t>
      </w:r>
      <w:r w:rsidR="00C0488E">
        <w:rPr>
          <w:rFonts w:ascii="Verdana" w:hAnsi="Verdana"/>
          <w:sz w:val="20"/>
          <w:szCs w:val="20"/>
        </w:rPr>
        <w:t>5</w:t>
      </w:r>
      <w:r w:rsidR="00837665" w:rsidRPr="00662DD7">
        <w:rPr>
          <w:rFonts w:ascii="Verdana" w:hAnsi="Verdana"/>
          <w:sz w:val="20"/>
          <w:szCs w:val="20"/>
        </w:rPr>
        <w:t>.</w:t>
      </w:r>
      <w:r w:rsidR="00C0488E">
        <w:rPr>
          <w:rFonts w:ascii="Verdana" w:hAnsi="Verdana"/>
          <w:sz w:val="20"/>
          <w:szCs w:val="20"/>
        </w:rPr>
        <w:t>0</w:t>
      </w:r>
      <w:r w:rsidR="00837665" w:rsidRPr="00662DD7">
        <w:rPr>
          <w:rFonts w:ascii="Verdana" w:hAnsi="Verdana"/>
          <w:sz w:val="20"/>
          <w:szCs w:val="20"/>
        </w:rPr>
        <w:t xml:space="preserve">00,00 (euro </w:t>
      </w:r>
      <w:r w:rsidR="00C0488E">
        <w:rPr>
          <w:rFonts w:ascii="Verdana" w:hAnsi="Verdana"/>
          <w:sz w:val="20"/>
          <w:szCs w:val="20"/>
        </w:rPr>
        <w:t>cinquemila</w:t>
      </w:r>
      <w:r w:rsidR="00837665" w:rsidRPr="00662DD7">
        <w:rPr>
          <w:rFonts w:ascii="Verdana" w:hAnsi="Verdana"/>
          <w:sz w:val="20"/>
          <w:szCs w:val="20"/>
        </w:rPr>
        <w:t>/00) per ciascun Veicolo</w:t>
      </w:r>
      <w:r w:rsidRPr="00662DD7">
        <w:rPr>
          <w:rFonts w:ascii="Verdana" w:hAnsi="Verdana"/>
          <w:sz w:val="20"/>
          <w:szCs w:val="20"/>
        </w:rPr>
        <w:t xml:space="preserve">; b) sono altresì dovuti gli interessi moratori ai sensi del D.Lgs. 231/2002; c) il Veicolo permane nello Stato Opzionato e non può essere oggetto di nuove Offerte, fermo quanto previsto dall'art. 10.5 con riferimento alle Offerte già formulate e ancora efficaci; </w:t>
      </w:r>
      <w:r w:rsidRPr="00662DD7">
        <w:rPr>
          <w:rFonts w:ascii="Verdana" w:hAnsi="Verdana"/>
          <w:sz w:val="20"/>
          <w:szCs w:val="20"/>
        </w:rPr>
        <w:lastRenderedPageBreak/>
        <w:t>d) il Venditore resta vincolato alla vendita e agli obblighi previsti dagli artt. 8.9, 8.12 e 11.3 per tutta la permanenza del Veicolo nello Stato Opzionato; e) Fleequid conserva la facoltà di ricevere e accettare il pagamento tardivo, fermo restando quanto previsto in materia di penali, interessi e ulteriori somme dovute per il ritardo; la ricezione o l'accettazione del pagamento tardivo non comporta, di per sé, rinuncia alle penali, agli interessi o agli altri importi già maturati, salvo espressa rinuncia scritta di Fleequid comunicata attraverso uno dei canali ufficiali; f) Fleequid può adottare le misure previste dall'art.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Resta fermo un </w:t>
      </w:r>
      <w:r w:rsidR="005D0390">
        <w:rPr>
          <w:rFonts w:ascii="Verdana" w:hAnsi="Verdana"/>
          <w:sz w:val="20"/>
          <w:szCs w:val="20"/>
        </w:rPr>
        <w:t>periodo</w:t>
      </w:r>
      <w:r w:rsidRPr="00662DD7">
        <w:rPr>
          <w:rFonts w:ascii="Verdana" w:hAnsi="Verdana"/>
          <w:sz w:val="20"/>
          <w:szCs w:val="20"/>
        </w:rPr>
        <w:t xml:space="preserve"> di 7 (sette) giorni, decorrenti dalla messa a disposizione della Proforma ai sensi dell'art. 11.4, entro il quale Fleequid conserva la facoltà di ricevere il pagamento tardivo alle condizioni previste dall'art. 12.6. Il predetto termine comprende il Termine di pagamento ordinario di 3 (tre) giorni di cui all'art. 11.5 e non costituisce un ulteriore termine decorrente dalla sua scadenza. Decorso inutilmente tale termine senza che l'Acquirente abbia integralmente adempiuto, Fleequid può, a propria discrezione e senza necessità di ulteriore diffida o costituzione in mora: a) accettare comunque il pagamento tardivo, restando dovuti le Commissioni a carico dell'Acquirente, le penali, gli interessi, le Tariffe e gli ulteriori importi maturati, salvo espressa rinuncia scritta di Fleequid; ovvero b) procedere all'Annullamento della vendita per inadempimento dell'Acquirente. Le Parti convengono espressamente che il mancato integrale pagamento dell'Importo Totale Dovuto entro il termine previsto dal presente comma costituisce inadempimento di non scarsa importanza e attribuisce a Fleequid il diritto di dichiarare risolto il Contratto ai sensi dell'art. 1456 c.c., mediante comunicazione scritta con la quale dichiari di volersi avvalere della presente clausola risolutiva espressa; l'Annullamento della vendita disposto ai sensi della lett. b) costituisce esercizio di tale facoltà e ne produce gli effetti, secondo quanto previsto dall'art. 14.1. L'Annullamento della vendita è disposto mediante dichiarazione unilaterale di Fleequid comunicata per iscritto all'Acquirente e al Venditore attraverso i canali previsti dall'art. 24 e produce effetto dal momento della comunicazione. Fino a tale momento il Contratto non si scioglie automaticamente, il Veicolo permane nello Stato Opzionato e il Venditore resta vincolato secondo quanto previsto dalle presenti Condizioni Generali. Il mero decorso del termine di 7 (sette) giorni non impedisce a Fleequid di accettare successivamente il pagamento tardivo, fintanto che l'Annullamento della vendita non sia stato comunicato.</w:t>
      </w:r>
      <w:r w:rsidR="00A36257" w:rsidRPr="00662DD7">
        <w:rPr>
          <w:rFonts w:ascii="Verdana" w:hAnsi="Verdana"/>
          <w:sz w:val="20"/>
          <w:szCs w:val="20"/>
        </w:rPr>
        <w:t xml:space="preserve"> </w:t>
      </w:r>
      <w:r w:rsidR="001E5B1A" w:rsidRPr="00662DD7">
        <w:rPr>
          <w:rFonts w:ascii="Verdana" w:hAnsi="Verdana"/>
          <w:sz w:val="20"/>
          <w:szCs w:val="20"/>
        </w:rPr>
        <w:t>Fino all’integrale pagamento ovvero, se anteriore, fino all’efficacia dell’Annullamento della vendita, continuano a maturare gli interessi moratori e gli ulteriori importi dovuti in conseguenza del ritardo; la penale giornaliera di cui all’art. 12.6, lett. a), continua a maturare esclusivamente fino al raggiungimento dell’importo massimo complessivo ivi previsto.</w:t>
      </w:r>
      <w:r w:rsidR="0026721B" w:rsidRPr="00662DD7">
        <w:rPr>
          <w:rFonts w:ascii="Verdana" w:hAnsi="Verdana"/>
          <w:sz w:val="20"/>
          <w:szCs w:val="20"/>
        </w:rPr>
        <w:t xml:space="preserve"> Il raggiungimento di tale importo massimo determina esclusivamente la cessazione della maturazione di ulteriori importi a titolo di penale giornaliera e non incide sulle Commissioni, sulle Tariffe, sugli interessi moratori, sugli ulteriori importi dovuti né sulle conseguenze dell’Annullamento della vendita previste dalle presenti Condizioni Generali.</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 seguito dell'Annullamento della vendita per inadempimento dell'Acquirente: a) cessa lo Stato Opzionato del Veicolo nei confronti dell'Acquirente inadempiente e Fleequid può procedere </w:t>
      </w:r>
      <w:r w:rsidRPr="00662DD7">
        <w:rPr>
          <w:rFonts w:ascii="Verdana" w:hAnsi="Verdana"/>
          <w:sz w:val="20"/>
          <w:szCs w:val="20"/>
        </w:rPr>
        <w:lastRenderedPageBreak/>
        <w:t>secondo quanto previsto dall'art. 10.5 nei confronti degli altri Offerenti le cui Offerte siano ancora valide e vincolanti; b) qualora Fleequid non si avvalga di una delle Offerte ancora efficaci ai sensi dell'art. 10.5, ovvero qualora non ve ne siano, il Veicolo può essere nuovamente commercializzato da Fleequid mediante un nuovo Evento di vendita, anche secondo un diverso Modello di Vendita, nel rispetto degli artt. 3, 8.6 e 8.8 e delle condizioni economiche applicabili nei rapporti con il Venditore; c) il Venditore cessa di essere obbligato a mantenere il Veicolo riservato all'Acquirente inadempiente, fermi restando l'impegno di commercializzazione e vendita assunto ai sensi dell'art. 8.8 e gli ulteriori obblighi previsti dalle presenti Condizioni Generali; d) la penale giornaliera prevista dall'art. 12.6, lett. a), cessa di maturare alla data di efficacia dell'Annullamento, restando definitivamente dovuti gli importi maturati sino a tale momento, unitamente agli interessi moratori maturati; e) restano dovuti dall'Acquirente gli importi previsti dall'art. 12.9; non maturano invece le Commissioni a carico del Venditore per l'operazione annullata, ai sensi dell'art. 12.4; f) il Deposito cauzionale eventualmente prestato dall'Acquirente può essere trattenuto e imputato alle somme dovute secondo quanto previsto dall'art. 6.3, con restituzione dell'eventuale eccedenza nei termini ivi previsti; g) l'Annullamento produce gli effetti previsti dall'art. 6 in materia di Classificazione dell'Utente, ove ne ricorrano i presupposti, e consente l'adozione delle misure previste dall'art. 12.10; h) resta salvo il diritto di Fleequid al risarcimento dell'eventuale maggior danno; i) l'Acquirente inadempiente non può vantare alcun diritto o pretesa sul Veicolo, sulla sua successiva vendita a un altro Offerente o a un terzo, sul prezzo della successiva operazione né sull'eventuale differenza, positiva o negativa, rispetto al prezzo della vendita annullata. Per gli effetti restitutori e patrimoniali comuni si applica l'art. 15.</w:t>
      </w:r>
    </w:p>
    <w:p w14:paraId="638FA95F" w14:textId="1C77D5B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w:t>
      </w:r>
      <w:r w:rsidR="000D223F" w:rsidRPr="00662DD7">
        <w:rPr>
          <w:rFonts w:ascii="Verdana" w:hAnsi="Verdana"/>
          <w:sz w:val="20"/>
          <w:szCs w:val="20"/>
        </w:rPr>
        <w:t xml:space="preserve">n caso di Annullamento della vendita per ritardo o mancato integrale pagamento imputabile all'Acquirente restano definitivamente dovuti a Fleequid: a) le Commissioni a carico dell'Acquirente, ove previste per la specifica operazione, secondo quanto stabilito dall'art. 12.4; b) la penale giornaliera di cui all'art. 12.6, lett. a), maturata sino alla data di efficacia dell'Annullamento della vendita, nonché gli interessi moratori maturati; c) nella Vendita in commissione, sia quando Fleequid operi mediante Rivendita sia quando operi quale Intermediario puro, un'ulteriore penale di importo pari a due volte le Commissioni a carico dell'Acquirente, determinata sulla base delle Commissioni applicabili alla specifica operazione, cosicché l'ammontare complessivamente dovuto per Commissioni e per la presente penale sia pari a tre volte l'importo delle Commissioni; d) un'ulteriore penale di € 1.000,00 (euro mille/00) per ciascun Veicolo interessato dall'Accordo vincolante successivamente annullato; e) le Tariffe relative ai Servizi già resi e ogni altro importo maturato per distinto titolo ai sensi delle presenti Condizioni Generali. Nel Dealer Sales, non essendo dovute Commissioni dall'Acquirente secondo la Vendita in commissione, non trova applicazione la penale di cui alla lett. c); restano invece dovuti gli importi di cui alle lett. b), d) ed e). Ove ricorrano i presupposti previsti dall'art. 13, resta altresì ferma </w:t>
      </w:r>
      <w:r w:rsidR="001646A5">
        <w:rPr>
          <w:rFonts w:ascii="Verdana" w:hAnsi="Verdana"/>
          <w:sz w:val="20"/>
          <w:szCs w:val="20"/>
        </w:rPr>
        <w:t>la conversione in penale del Pagamento anticipato ai sensi dell’</w:t>
      </w:r>
      <w:r w:rsidR="000D223F" w:rsidRPr="00662DD7">
        <w:rPr>
          <w:rFonts w:ascii="Verdana" w:hAnsi="Verdana"/>
          <w:sz w:val="20"/>
          <w:szCs w:val="20"/>
        </w:rPr>
        <w:t xml:space="preserve">art. 13.6. Le somme previste dal presente comma sono dovute per titoli distinti e sono cumulabili nei limiti consentiti dalla legge. Il Deposito cauzionale eventualmente prestato costituisce esclusivamente </w:t>
      </w:r>
      <w:r w:rsidR="000D223F" w:rsidRPr="00662DD7">
        <w:rPr>
          <w:rFonts w:ascii="Verdana" w:hAnsi="Verdana"/>
          <w:sz w:val="20"/>
          <w:szCs w:val="20"/>
        </w:rPr>
        <w:lastRenderedPageBreak/>
        <w:t xml:space="preserve">garanzia delle obbligazioni dell'Acquirente e può essere imputato alle somme dovute secondo quanto previsto dall'art. 6.3, senza costituire un ulteriore titolo di addebito. È fatto salvo il diritto di Fleequid al risarcimento del maggior danno, limitatamente alla parte eccedente quanto già soddisfatto mediante le penali previste dalle presenti Condizioni Generali. Qualora la somma delle penali di cui alle lett. b), limitatamente alla penale giornaliera, c) e d) </w:t>
      </w:r>
      <w:r w:rsidR="00844479">
        <w:rPr>
          <w:rFonts w:ascii="Verdana" w:hAnsi="Verdana"/>
          <w:sz w:val="20"/>
          <w:szCs w:val="20"/>
        </w:rPr>
        <w:t>nonché</w:t>
      </w:r>
      <w:r w:rsidR="005A7847">
        <w:rPr>
          <w:rFonts w:ascii="Verdana" w:hAnsi="Verdana"/>
          <w:sz w:val="20"/>
          <w:szCs w:val="20"/>
        </w:rPr>
        <w:t xml:space="preserve">, ove applicabile, della penale derivante dalla conversione del Pagamento anticipato ai sensi dell’art. 13.6 </w:t>
      </w:r>
      <w:r w:rsidR="000D223F" w:rsidRPr="00662DD7">
        <w:rPr>
          <w:rFonts w:ascii="Verdana" w:hAnsi="Verdana"/>
          <w:sz w:val="20"/>
          <w:szCs w:val="20"/>
        </w:rPr>
        <w:t xml:space="preserve">risulti inferiore al 5% del Prezzo di vendita all'Acquirente del Veicolo oggetto della vendita annullata, la componente penale complessivamente dovuta è integrata esclusivamente fino al raggiungimento di tale soglia, che opera quale pavimento economico e non quale ulteriore sanzione cumulativa. Ai fini del confronto e dell'integrazione previsti dal </w:t>
      </w:r>
      <w:del w:id="847" w:author="Avv. Rosario Panzariello" w:date="2026-09-28T19:14:00Z" w16du:dateUtc="2026-09-28T17:14:00Z">
        <w:r w:rsidR="000D223F" w:rsidRPr="00662DD7" w:rsidDel="006C65E6">
          <w:rPr>
            <w:rFonts w:ascii="Verdana" w:hAnsi="Verdana"/>
            <w:sz w:val="20"/>
            <w:szCs w:val="20"/>
          </w:rPr>
          <w:delText xml:space="preserve">presente </w:delText>
        </w:r>
      </w:del>
      <w:r w:rsidR="000D223F" w:rsidRPr="00662DD7">
        <w:rPr>
          <w:rFonts w:ascii="Verdana" w:hAnsi="Verdana"/>
          <w:sz w:val="20"/>
          <w:szCs w:val="20"/>
        </w:rPr>
        <w:t>periodo</w:t>
      </w:r>
      <w:ins w:id="848" w:author="Avv. Rosario Panzariello" w:date="2026-09-28T19:14:00Z" w16du:dateUtc="2026-09-28T17:14:00Z">
        <w:r w:rsidR="006C65E6">
          <w:rPr>
            <w:rFonts w:ascii="Verdana" w:hAnsi="Verdana"/>
            <w:sz w:val="20"/>
            <w:szCs w:val="20"/>
          </w:rPr>
          <w:t xml:space="preserve"> precedente</w:t>
        </w:r>
      </w:ins>
      <w:r w:rsidR="000D223F" w:rsidRPr="00662DD7">
        <w:rPr>
          <w:rFonts w:ascii="Verdana" w:hAnsi="Verdana"/>
          <w:sz w:val="20"/>
          <w:szCs w:val="20"/>
        </w:rPr>
        <w:t>: (i) la base di calcolo è costituita esclusivamente dal Prezzo di vendita all'Acquirente del Veicolo oggetto della vendita annullata, con esclusione dell'Importo Totale Dovuto, delle Commissioni, delle Tariffe e di ogni altro importo accessorio; (ii) rilevano esclusivamente le penali proprie dell'inadempimento dell'Acquirente sopra indicate; (iii) non rilevano le Commissioni a carico dell'Acquirente, le Tariffe, gli interessi moratori, il Deposito cauzionale trattenuto o imputato, i rimborsi di costi e spese</w:t>
      </w:r>
      <w:r w:rsidR="00BF78AD">
        <w:rPr>
          <w:rFonts w:ascii="Verdana" w:hAnsi="Verdana"/>
          <w:sz w:val="20"/>
          <w:szCs w:val="20"/>
        </w:rPr>
        <w:t xml:space="preserve"> e il risarcimento del maggior danno</w:t>
      </w:r>
      <w:r w:rsidR="000D223F" w:rsidRPr="00662DD7">
        <w:rPr>
          <w:rFonts w:ascii="Verdana" w:hAnsi="Verdana"/>
          <w:sz w:val="20"/>
          <w:szCs w:val="20"/>
        </w:rPr>
        <w:t>. La presente disposizione si applica a tutti i Modelli di Vendita; nel Dealer Sales il confronto è effettuato con le sole penali ivi applicabili, senza che la penale di cui alla lett. c) possa essere introdotta o computata.</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Dal verificarsi del ritardo o del mancato pagamento, e per tutta la sua durata, Fleequid può discrezionalmente limitare o sospendere l'operatività del profilo dell'Acquirente, anche impedendo la formulazione di nuove Offerte o l'accesso a determinati Eventi di vendita. Qualora Fleequid accetti il pagamento tardivo, essa può ripristinare l'operatività del profilo, eventualmente mantenendo un diverso regime cauzionale o una diversa Classificazione dell'Utente ai sensi dell'art. 6. In caso di Annullamento della vendita per mancato pagamento, Fleequid può mantenere o aggravare la limitazione, sino al blocco del profilo dell'Acquirente. Le misure previste dal presente comma, la Classificazione dell'Utente e il conseguente regime del Deposito cauzionale di cui all'art. 6, nonché l'Annullamento della vendita, costituiscono istituti distinti e cumulabili. La limitazione o sospensione dell'operatività del profilo non scioglie l'Accordo vincolante, non incide sulla sua efficacia e non libera l'Acquirente dagli obblighi già assunti, ivi compreso l'obbligo di corrispondere l'Importo Totale Dovuto e gli ulteriori importi dovuti ai sensi del presente articolo. Le misure previste dal presente comma sono autonome rispetto ai provvedimenti adottabili ai sensi degli artt. 5.6 e 5.7 e non sono soggette ai presupposti e ai termini ivi previsti.</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Venditore riconosce e accetta che, nei casi previsti dal presente articolo, Fleequid può procedere all'Annullamento della vendita per ritardo o mancato pagamento imputabile all'Acquirente, senza che ciò costituisca inadempimento di Fleequid nei confronti del Venditore. In tali ipotesi il Venditore rinuncia a formulare nei confronti di Fleequid pretese risarcitorie, restitutorie o di altra natura fondate sull'Annullamento della vendita o sul mancato perfezionamento della relativa fase esecutiva, fermo restando il diritto del Venditore alle sole </w:t>
      </w:r>
      <w:r w:rsidRPr="00662DD7">
        <w:rPr>
          <w:rFonts w:ascii="Verdana" w:hAnsi="Verdana"/>
          <w:sz w:val="20"/>
          <w:szCs w:val="20"/>
        </w:rPr>
        <w:lastRenderedPageBreak/>
        <w:t>somme eventualmente già maturate per diverso titolo ai sensi delle presenti Condizioni Generali. Resta altresì fermo quanto previsto dagli artt. 8.8 e 10.5 in ordine alla permanenza dell'impegno del Venditore, all'utilizzo delle ulteriori Offerte ancora efficaci e alla successiva commercializzazione del Veicolo.</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49" w:name="_Toc241518318"/>
      <w:r w:rsidRPr="00662DD7">
        <w:rPr>
          <w:rFonts w:ascii="Verdana" w:hAnsi="Verdana"/>
          <w:b/>
          <w:bCs/>
          <w:smallCaps/>
          <w:sz w:val="20"/>
          <w:szCs w:val="20"/>
        </w:rPr>
        <w:t>Vend</w:t>
      </w:r>
      <w:r w:rsidR="00D63641" w:rsidRPr="00662DD7">
        <w:rPr>
          <w:rFonts w:ascii="Verdana" w:hAnsi="Verdana"/>
          <w:b/>
          <w:bCs/>
          <w:smallCaps/>
          <w:sz w:val="20"/>
          <w:szCs w:val="20"/>
        </w:rPr>
        <w:t xml:space="preserve">ita differita: </w:t>
      </w:r>
      <w:bookmarkStart w:id="850" w:name="_Toc240781620"/>
      <w:bookmarkStart w:id="851" w:name="_Toc240781621"/>
      <w:bookmarkStart w:id="852" w:name="_Toc241316663"/>
      <w:bookmarkStart w:id="853" w:name="_Toc241316780"/>
      <w:bookmarkStart w:id="854" w:name="_Toc241316952"/>
      <w:bookmarkStart w:id="855" w:name="_Toc241317095"/>
      <w:bookmarkStart w:id="856" w:name="_Toc241394868"/>
      <w:bookmarkStart w:id="857" w:name="_Toc240781622"/>
      <w:bookmarkStart w:id="858" w:name="_Toc241316664"/>
      <w:bookmarkStart w:id="859" w:name="_Toc241316781"/>
      <w:bookmarkStart w:id="860" w:name="_Toc241316953"/>
      <w:bookmarkStart w:id="861" w:name="_Toc241317096"/>
      <w:bookmarkStart w:id="862" w:name="_Toc241394869"/>
      <w:bookmarkStart w:id="863" w:name="_Toc240781623"/>
      <w:bookmarkStart w:id="864" w:name="_Toc241316665"/>
      <w:bookmarkStart w:id="865" w:name="_Toc241316782"/>
      <w:bookmarkStart w:id="866" w:name="_Toc241316954"/>
      <w:bookmarkStart w:id="867" w:name="_Toc241317097"/>
      <w:bookmarkStart w:id="868" w:name="_Toc241394870"/>
      <w:bookmarkStart w:id="869" w:name="_Toc240781624"/>
      <w:bookmarkStart w:id="870" w:name="_Toc241316666"/>
      <w:bookmarkStart w:id="871" w:name="_Toc241316783"/>
      <w:bookmarkStart w:id="872" w:name="_Toc241316955"/>
      <w:bookmarkStart w:id="873" w:name="_Toc241317098"/>
      <w:bookmarkStart w:id="874" w:name="_Toc241394871"/>
      <w:bookmarkStart w:id="875" w:name="_Toc240781625"/>
      <w:bookmarkStart w:id="876" w:name="_Toc241316667"/>
      <w:bookmarkStart w:id="877" w:name="_Toc241316784"/>
      <w:bookmarkStart w:id="878" w:name="_Toc241316956"/>
      <w:bookmarkStart w:id="879" w:name="_Toc241317099"/>
      <w:bookmarkStart w:id="880" w:name="_Toc241394872"/>
      <w:bookmarkStart w:id="881" w:name="_Toc240781626"/>
      <w:bookmarkStart w:id="882" w:name="_Toc241316668"/>
      <w:bookmarkStart w:id="883" w:name="_Toc241316785"/>
      <w:bookmarkStart w:id="884" w:name="_Toc241316957"/>
      <w:bookmarkStart w:id="885" w:name="_Toc241317100"/>
      <w:bookmarkStart w:id="886" w:name="_Toc241394873"/>
      <w:bookmarkStart w:id="887" w:name="_Toc240781627"/>
      <w:bookmarkStart w:id="888" w:name="_Toc241316669"/>
      <w:bookmarkStart w:id="889" w:name="_Toc241316786"/>
      <w:bookmarkStart w:id="890" w:name="_Toc241316958"/>
      <w:bookmarkStart w:id="891" w:name="_Toc241317101"/>
      <w:bookmarkStart w:id="892" w:name="_Toc241394874"/>
      <w:bookmarkStart w:id="893" w:name="_Toc240781628"/>
      <w:bookmarkStart w:id="894" w:name="_Toc241316670"/>
      <w:bookmarkStart w:id="895" w:name="_Toc241316787"/>
      <w:bookmarkStart w:id="896" w:name="_Toc241316959"/>
      <w:bookmarkStart w:id="897" w:name="_Toc241317102"/>
      <w:bookmarkStart w:id="898" w:name="_Toc241394875"/>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r w:rsidR="00D63641">
        <w:rPr>
          <w:rFonts w:ascii="Verdana" w:hAnsi="Verdana"/>
          <w:b/>
          <w:bCs/>
          <w:smallCaps/>
          <w:sz w:val="20"/>
          <w:szCs w:val="20"/>
        </w:rPr>
        <w:t>p</w:t>
      </w:r>
      <w:r w:rsidR="00A82031">
        <w:rPr>
          <w:rFonts w:ascii="Verdana" w:hAnsi="Verdana"/>
          <w:b/>
          <w:bCs/>
          <w:smallCaps/>
          <w:sz w:val="20"/>
          <w:szCs w:val="20"/>
        </w:rPr>
        <w:t>agamento anticipato e Veicolo temporaneamente in uso presso il Venditore.</w:t>
      </w:r>
      <w:bookmarkEnd w:id="849"/>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Nelle operazioni nelle quali sia espressamente convenuto che, dopo il perfezionamento dell'Accordo vincolante, il Veicolo rimanga temporaneamente in uso presso il Venditore, Fleequid può richiedere all'Acquirente il versamento anticipato di un importo pari al 30% dell'Importo Totale Dovuto (il "Pagamento anticipato"). </w:t>
      </w:r>
      <w:r w:rsidR="007B17D6" w:rsidRPr="007B17D6">
        <w:rPr>
          <w:rFonts w:ascii="Verdana" w:hAnsi="Verdana"/>
          <w:sz w:val="20"/>
          <w:szCs w:val="20"/>
        </w:rPr>
        <w:t>La fattispecie disciplinata dal presente articolo è denominata, ai soli fini descrittivi e commerciali, "Vendita differita". La Vendita differita non costituisce un autonomo Modello di Vendita e resta integralmente soggetta al Modello di Vendita applicabile alla specifica operazione e, nell'ambito della Vendita in commissione, alla relativa modalità di esecuzione.</w:t>
      </w:r>
      <w:r w:rsidR="007B0866" w:rsidRPr="007B0866">
        <w:t xml:space="preserve"> </w:t>
      </w:r>
      <w:r w:rsidR="007B0866" w:rsidRPr="007B0866">
        <w:rPr>
          <w:rFonts w:ascii="Verdana" w:hAnsi="Verdana"/>
          <w:sz w:val="20"/>
          <w:szCs w:val="20"/>
        </w:rPr>
        <w:t xml:space="preserve">La Vendita differita può essere convenuta esclusivamente nella Vendita in commissione eseguita mediante Rivendita e nel Dealer Sales e non trova applicazione quando Fleequid opera quale Intermediario puro; nelle operazioni di Vendita in commissione alle quali si applica il presente articolo Fleequid dà pertanto esecuzione all'operazione mediante Rivendita. </w:t>
      </w:r>
      <w:r w:rsidR="007B17D6">
        <w:rPr>
          <w:rFonts w:ascii="Verdana" w:hAnsi="Verdana"/>
          <w:sz w:val="20"/>
          <w:szCs w:val="20"/>
        </w:rPr>
        <w:t xml:space="preserve"> </w:t>
      </w:r>
      <w:r w:rsidRPr="00662DD7">
        <w:rPr>
          <w:rFonts w:ascii="Verdana" w:hAnsi="Verdana"/>
          <w:sz w:val="20"/>
          <w:szCs w:val="20"/>
        </w:rPr>
        <w:t>La circostanza che il Veicolo rimanga temporaneamente in uso presso il Venditore, unitamente alle condizioni particolari applicabili all'operazione, deve essere resa conoscibile all'Offerente prima della formulazione dell'Offerta secondo quanto previsto dagli artt. 3.2 e 4.5. Ove richiesto, il Pagamento anticipato deve essere corrisposto entro il Termine di pagamento ordinario di cui all'art. 11.5, decorrente dalla messa a disposizione della Proforma, salvo che le Condizioni particolari di vendita prevedano espressamente un diverso termine ai sensi dell'art. 11.6, lett. b). La presente disciplina si applica esclusivamente a tale fattispecie e costituisce deroga alla disciplina ordinaria del Termine di pagamento nei limiti previsti dal presente articolo e dalle Condizioni particolari di vendita applicabili.</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Pagamento anticipato è effettuato in acconto sul prezzo ed è imputato all'Importo Totale Dovuto qualora l'operazione sia regolarmente completata. Il Pagamento anticipato non costituisce caparra confirmatoria né caparra penitenziale e non trovano applicazione gli artt. 1385 e 1386 c.c.</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saldo dell'Importo Totale Dovuto, detratto il Pagamento anticipato già versato, deve essere corrisposto entro la diversa scadenza prevista per la specifica operazione e resa nota all'Acquirente nelle Condizioni particolari di vendita. Fino all'integrale pagamento del saldo il Veicolo permane nello Stato Opzionato e il Venditore resta vincolato alla vendita e agli obblighi previsti dagli artt. 8.8, 8.12 e 11.3, con le deroghe di cui all'art. 13.4. Il versamento del Pagamento anticipato non determina, di per sé, l'avvio della fase esecutiva della vendita né, nel caso delle Aste, l'Aggiudicazione definitiva, che conseguono soltanto all'integrale adempimento dell'obbligo di pagamento secondo quanto previsto dall'art.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lastRenderedPageBreak/>
        <w:t xml:space="preserve">Il Venditore può continuare a utilizzare il Veicolo soltanto nei limiti e alle condizioni concordate per la specifica operazione, in deroga al generale obbligo di mantenerlo inutilizzato e disponibile per la vendita previsto dall'art. 8.12. Durante tale periodo il Venditore è, in particolare, tenuto a: a) mantenere il Veicolo disponibile per la successiva consegna; b) non venderlo, non prometterlo a terzi, non costituire su di esso Gravami e non renderlo comunque indisponibile; c) custodire il Veicolo con la dovuta diligenza, mantenerlo in condizioni di efficienza e conservarne, per quanto compatibile con l'utilizzo autorizzato, lo stato e le caratteristiche risultanti dalle Specifiche tecniche; d) non superare l'eventuale limite di chilometraggio convenuto; e) comunicare senza ritardo a Fleequid qualsiasi incidente, guasto, deterioramento, danneggiamento o altro evento idoneo a incidere sullo stato, sul valore, sulla disponibilità o sulla commerciabilità del Veicolo; f) rispettare la data convenuta per la cessazione dell'utilizzo e per la messa a disposizione o il rilascio del Veicolo. Le Condizioni particolari di vendita applicabili alla specifica operazione indicano almeno: la data di rilascio o di messa a disposizione del Veicolo; il chilometraggio massimo aggiuntivo consentito; la scadenza per il pagamento del saldo; le conseguenze del superamento del limite chilometrico, del deterioramento e del ritardo nella messa a disposizione o nel rilascio. </w:t>
      </w:r>
      <w:r w:rsidR="0090613E" w:rsidRPr="0090613E">
        <w:rPr>
          <w:rFonts w:ascii="Verdana" w:hAnsi="Verdana"/>
          <w:sz w:val="20"/>
          <w:szCs w:val="20"/>
        </w:rPr>
        <w:t>Le conseguenze economiche derivanti dal superamento dei limiti di utilizzo, chilometraggio, durata o dalle altre condizioni previste per il temporaneo utilizzo del Veicolo da parte del Venditore, ivi comprese eventuali penali, indennizzi, rettifiche o tolleranze, sono determinate nelle Condizioni particolari di vendita applicabili alla specifica operazione.</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mancato pagamento del Pagamento anticipato entro il relativo termine ovvero il mancato pagamento integrale del saldo entro la scadenza prevista per la specifica operazione costituiscono ritardo dell'Acquirente. A decorrere dal primo giorno successivo alla rispettiva scadenza trovano applicazione, per quanto compatibili, le disposizioni dell'art. 12.6, ivi compresa la penale di € 150,00 per ciascun giorno di ritardo</w:t>
      </w:r>
      <w:r w:rsidR="007B0866">
        <w:rPr>
          <w:rFonts w:ascii="Verdana" w:hAnsi="Verdana"/>
          <w:sz w:val="20"/>
          <w:szCs w:val="20"/>
        </w:rPr>
        <w:t xml:space="preserve"> e per ciascun Veicolo interessato</w:t>
      </w:r>
      <w:r w:rsidRPr="00662DD7">
        <w:rPr>
          <w:rFonts w:ascii="Verdana" w:hAnsi="Verdana"/>
          <w:sz w:val="20"/>
          <w:szCs w:val="20"/>
        </w:rPr>
        <w:t xml:space="preserve">, </w:t>
      </w:r>
      <w:r w:rsidR="00321538">
        <w:rPr>
          <w:rFonts w:ascii="Verdana" w:hAnsi="Verdana"/>
          <w:sz w:val="20"/>
          <w:szCs w:val="20"/>
        </w:rPr>
        <w:t>entro l’i</w:t>
      </w:r>
      <w:r w:rsidR="003B47B3">
        <w:rPr>
          <w:rFonts w:ascii="Verdana" w:hAnsi="Verdana"/>
          <w:sz w:val="20"/>
          <w:szCs w:val="20"/>
        </w:rPr>
        <w:t xml:space="preserve">mporto massimo complessivo previsto dall’art. 12.6, lett. a), che opera </w:t>
      </w:r>
      <w:r w:rsidR="00492E18">
        <w:rPr>
          <w:rFonts w:ascii="Verdana" w:hAnsi="Verdana"/>
          <w:sz w:val="20"/>
          <w:szCs w:val="20"/>
        </w:rPr>
        <w:t>unitariamente</w:t>
      </w:r>
      <w:r w:rsidR="003B47B3">
        <w:rPr>
          <w:rFonts w:ascii="Verdana" w:hAnsi="Verdana"/>
          <w:sz w:val="20"/>
          <w:szCs w:val="20"/>
        </w:rPr>
        <w:t xml:space="preserve"> per ciascun Veicolo e per la medesima operazione con riferimento sia al ritardo nel versamento del Pagamento </w:t>
      </w:r>
      <w:r w:rsidR="00A86860">
        <w:rPr>
          <w:rFonts w:ascii="Verdana" w:hAnsi="Verdana"/>
          <w:sz w:val="20"/>
          <w:szCs w:val="20"/>
        </w:rPr>
        <w:t xml:space="preserve">anticipato sia al ritardo nel pagamento del saldo, </w:t>
      </w:r>
      <w:r w:rsidRPr="00662DD7">
        <w:rPr>
          <w:rFonts w:ascii="Verdana" w:hAnsi="Verdana"/>
          <w:sz w:val="20"/>
          <w:szCs w:val="20"/>
        </w:rPr>
        <w:t xml:space="preserve">nonché gli interessi e gli ulteriori importi ivi previsti. In caso di mancato pagamento del Pagamento anticipato trovano applicazione i termini e le facoltà previsti dall'art. 12.7. In caso di mancato pagamento del saldo, </w:t>
      </w:r>
      <w:r w:rsidR="00040B4E" w:rsidRPr="00040B4E">
        <w:rPr>
          <w:rFonts w:ascii="Verdana" w:hAnsi="Verdana"/>
          <w:sz w:val="20"/>
          <w:szCs w:val="20"/>
        </w:rPr>
        <w:t>in luogo del termine massimo previsto dall'art. 12.7, Fleequid conserva la facoltà di ricevere il pagamento tardivo per i 4 (quattro) giorni successivi alla scadenza stabilita per il pagamento del saldo, senza che decorra dalla predetta scadenza un nuovo termine di 7 (sette) giorni</w:t>
      </w:r>
      <w:r w:rsidRPr="00662DD7">
        <w:rPr>
          <w:rFonts w:ascii="Verdana" w:hAnsi="Verdana"/>
          <w:sz w:val="20"/>
          <w:szCs w:val="20"/>
        </w:rPr>
        <w:t>. Decorso inutilmente tale termine senza integrale pagamento, Fleequid può, a propria discrezione, accettare comunque il pagamento tardivo ovvero procedere all'Annullamento della vendita secondo quanto previsto dall'art. 12.7, con gli effetti di cui agli artt. 12.8 e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Fleequid proceda all'Annullamento della vendita per </w:t>
      </w:r>
      <w:r w:rsidR="00A96035">
        <w:rPr>
          <w:rFonts w:ascii="Verdana" w:hAnsi="Verdana"/>
          <w:sz w:val="20"/>
          <w:szCs w:val="20"/>
        </w:rPr>
        <w:t>il ritardo o il mancato pagamento del Pagamento anticipato o del saldo imputabile all’Acquirente ai sensi dell’art. 13.5</w:t>
      </w:r>
      <w:r w:rsidRPr="00662DD7">
        <w:rPr>
          <w:rFonts w:ascii="Verdana" w:hAnsi="Verdana"/>
          <w:sz w:val="20"/>
          <w:szCs w:val="20"/>
        </w:rPr>
        <w:t xml:space="preserve">, il Pagamento anticipato effettivamente versato cessa di essere imputabile al prezzo e si converte </w:t>
      </w:r>
      <w:r w:rsidRPr="00662DD7">
        <w:rPr>
          <w:rFonts w:ascii="Verdana" w:hAnsi="Verdana"/>
          <w:sz w:val="20"/>
          <w:szCs w:val="20"/>
        </w:rPr>
        <w:lastRenderedPageBreak/>
        <w:t>definitivamente in un'ulteriore penale autonoma, che resta acquisita a Fleequid.</w:t>
      </w:r>
      <w:r w:rsidR="000D6175" w:rsidRPr="000D6175">
        <w:t xml:space="preserve"> </w:t>
      </w:r>
      <w:r w:rsidR="000D6175" w:rsidRPr="000D6175">
        <w:rPr>
          <w:rFonts w:ascii="Verdana" w:hAnsi="Verdana"/>
          <w:sz w:val="20"/>
          <w:szCs w:val="20"/>
        </w:rPr>
        <w:t>La conversione non opera quando l'Annullamento della vendita consegua a inadempimenti dell'Acquirente diversi da quelli disciplinati dall'art. 13.5, quale, a titolo esemplificativo, il mancato ritiro del Veicolo successivo all'integrale pagamento.</w:t>
      </w:r>
      <w:r w:rsidRPr="00662DD7">
        <w:rPr>
          <w:rFonts w:ascii="Verdana" w:hAnsi="Verdana"/>
          <w:sz w:val="20"/>
          <w:szCs w:val="20"/>
        </w:rPr>
        <w:t xml:space="preserve"> La predetta penale è cumulabile, nei limiti consentiti dalla legge, con la penale giornaliera maturata ai sensi dell'art. 13.5, con le Commissioni a carico dell'Acquirente e con le ulteriori penali, Tariffe e importi dovuti ai sensi dell'art. 12.9</w:t>
      </w:r>
      <w:r w:rsidR="000D6175">
        <w:rPr>
          <w:rFonts w:ascii="Verdana" w:hAnsi="Verdana"/>
          <w:sz w:val="20"/>
          <w:szCs w:val="20"/>
        </w:rPr>
        <w:t>,</w:t>
      </w:r>
      <w:r w:rsidR="00C31771" w:rsidRPr="00C31771">
        <w:t xml:space="preserve"> </w:t>
      </w:r>
      <w:r w:rsidR="00C31771" w:rsidRPr="00C31771">
        <w:rPr>
          <w:rFonts w:ascii="Verdana" w:hAnsi="Verdana"/>
          <w:sz w:val="20"/>
          <w:szCs w:val="20"/>
        </w:rPr>
        <w:t>fermo che la presente penale è computata ai fini del raggiungimento del pavimento economico previsto dall'art. 12.9, il quale opera esclusivamente per l'eventuale differenza necessaria a raggiungere la relativa soglia</w:t>
      </w:r>
      <w:r w:rsidRPr="00662DD7">
        <w:rPr>
          <w:rFonts w:ascii="Verdana" w:hAnsi="Verdana"/>
          <w:sz w:val="20"/>
          <w:szCs w:val="20"/>
        </w:rPr>
        <w:t>. Qualora il Pagamento anticipato non sia stato versato o sia stato versato solo parzialmente, la conversione in penale opera esclusivamente nei limiti dell'importo effettivamente corrisposto, fermi restando tutti gli ulteriori importi dovuti dall'Acquirente in conseguenza dell'inadempimento e dell'Annullamento della vendita. Resta salvo il diritto di Fleequid al risarcimento dell'eventuale maggior danno per la sola parte eccedente.</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Qualora, per fatto imputabile al Venditore, l'operazione non possa essere completata o il Veicolo non possa essere trasferito o consegnato secondo quanto convenuto, Fleequid può procedere all'Annullamento della vendita, fermo restando ogni ulteriore rimedio previsto dalle presenti Condizioni Generali. In tale ipotesi il Pagamento anticipato effettivamente versato è integralmente restituito all'Acquirente secondo quanto previsto dall'art. 15, senza applicazione nei suoi confronti delle conseguenze previste per l'inadempimento dell'Acquirente. L'Annullamento della vendita per fatto imputabile al Venditore non pregiudica né assorbe le conseguenze del suo inadempimento: al Venditore si applicano, in quanto compatibili, le medesime penali, Tariffe, obblighi risarcitori e ulteriori conseguenze previste dalle presenti Condizioni Generali per l'inadempimento del Venditore nelle operazioni prive della temporanea permanenza del Veicolo in uso presso di lui, ivi comprese quelle previste dagli artt. 8.11, 16.9 e 17.8 in caso di mancato trasferimento della proprietà, mancata consegna o indisponibilità del Veicolo, fermo quanto eventualmente previsto dalle Condizioni particolari di vendita per la specifica operazione. Le conseguenze eventualmente previste dalle Condizioni particolari di vendita in relazione al superamento del chilometraggio consentito, al deterioramento del Veicolo, al ritardo nella messa a disposizione o nel rilascio e agli altri obblighi propri della presente fattispecie si aggiungono, ove espressamente previsto e nei limiti consentiti dalla legge, ai rimedi applicabili ai sensi del precedente periodo. Qualora il Venditore incida significativamente sul valore, sulle caratteristiche o sulla disponibilità del Veicolo, Fleequid può in ogni caso procedere all'Annullamento della vendita, restituire all'Acquirente quanto a questi dovuto ai sensi dell'art. 15 e conservare integralmente i rimedi spettanti nei confronti del Venditore.</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Salvo quanto espressamente derogato dal presente articolo o dalle Condizioni particolari di vendita applicabili alla specifica operazione, restano integralmente applicabili tutte le disposizioni delle presenti Condizioni Generali relative al Modello di Vendita applicabile e alla modalità di esecuzione prescelta, ivi comprese quelle concernenti la fatturazione, i termini per l'emissione, la trasmissione, la rettifica o la riemissione dei relativi documenti, le eventuali penali </w:t>
      </w:r>
      <w:r w:rsidRPr="00662DD7">
        <w:rPr>
          <w:rFonts w:ascii="Verdana" w:hAnsi="Verdana"/>
          <w:sz w:val="20"/>
          <w:szCs w:val="20"/>
        </w:rPr>
        <w:lastRenderedPageBreak/>
        <w:t>connesse al ritardo, il pagamento delle somme dovute al Venditore, il trasferimento della proprietà, la documentazione necessaria, la consegna e il ritiro del Veicolo. La temporanea permanenza del Veicolo in uso presso il Venditore e la particolare articolazione del pagamento prevista dal presente articolo non comportano, di per sé, alcuna deroga agli altri obblighi del Venditore o dell'Acquirente, salvo che la deroga risulti espressamente dalle Condizioni particolari di vendita applicabili.</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Fermo quanto previsto dall'art. 8.13, per tutto il periodo in cui il Veicolo rimane temporaneamente in uso o comunque nella disponibilità del Venditore ai sensi del presente articolo, ogni rischio, responsabilità e costo connesso alla custodia, all'utilizzo, alla circolazione, alla conservazione e alla disponibilità del Veicolo resta a carico del Venditore, salvo quanto inderogabilmente imputabile a Fleequid o all'Acquirente. Il Venditore si obbliga pertanto a manlevare e tenere indenni Fleequid e l'Acquirente, nonché le società del gruppo Fleequid e i rispettivi amministratori, dipendenti, collaboratori e incaricati, da qualsiasi pretesa, richiesta, azione, sanzione, costo, spesa, danno o responsabilità derivante, direttamente o indirettamente, dalla custodia, dall'utilizzo, dalla circolazione, dalla conservazione o dalla disponibilità del Veicolo durante tale periodo, ivi comprese quelle conseguenti a incidenti, danni a persone o cose, violazioni amministrative o stradali, mancata o inadeguata copertura assicurativa, perdita, furto, deterioramento o danneggiamento del Veicolo, sua indisponibilità, modifica delle sue condizioni o caratteristiche, superamento dei limiti di utilizzo o di chilometraggio eventualmente convenuti, nonché da pretese avanzate da terzi in conseguenza di fatti imputabili al Venditore. La presente manleva si aggiunge a quella prevista dall'art. 8.13 e non esclude né limita gli obblighi inderogabili eventualmente gravanti su Fleequid nei confronti dell'Acquirente in ragione del Modello di Vendita applicabile; in tali casi resta impregiudicato il diritto di Fleequid di rivalersi nei confronti del Venditore per tutto quanto ad esso imputabile. Restano altresì impregiudicati gli ulteriori diritti di regresso, rimborso e risarcimento spettanti a Fleequid e all'Acquirente ai sensi delle presenti Condizioni Generali e della legge, fermo che la presente manleva non si estende alle conseguenze direttamente imputabili al dolo o alla colpa grave del soggetto che intenda avvalersene.</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899" w:name="_Toc241518319"/>
      <w:r w:rsidRPr="0073776C">
        <w:rPr>
          <w:rFonts w:ascii="Verdana" w:hAnsi="Verdana"/>
          <w:b/>
          <w:bCs/>
          <w:smallCaps/>
          <w:sz w:val="20"/>
          <w:szCs w:val="20"/>
        </w:rPr>
        <w:t>Annullamento della vendita</w:t>
      </w:r>
      <w:r w:rsidR="00611113">
        <w:rPr>
          <w:rFonts w:ascii="Verdana" w:hAnsi="Verdana"/>
          <w:b/>
          <w:bCs/>
          <w:smallCaps/>
          <w:sz w:val="20"/>
          <w:szCs w:val="20"/>
        </w:rPr>
        <w:t>: disciplina generale e riduzione dell’oggetto</w:t>
      </w:r>
      <w:r w:rsidRPr="0073776C">
        <w:rPr>
          <w:rFonts w:ascii="Verdana" w:hAnsi="Verdana"/>
          <w:b/>
          <w:bCs/>
          <w:smallCaps/>
          <w:sz w:val="20"/>
          <w:szCs w:val="20"/>
        </w:rPr>
        <w:t>.</w:t>
      </w:r>
      <w:bookmarkEnd w:id="899"/>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L'Annullamento della vendita costituisce l'istituto contrattuale mediante il quale Fleequid, nei casi previsti dalle presenti Condizioni Generali, dalle Condizioni Specifiche o dalle Condizioni particolari di vendita applicabili, dispone che l'operazione non sia eseguita o cessi di essere eseguita, in tutto o limitatamente a uno o più Veicoli. L'Annullamento della vendita non coincide necessariamente con l'annullamento del contratto per cause di invalidità né con la risoluzione per inadempimento: la causa giuridica concreta dipende dalla singola fattispecie che lo determina. Quando l'Annullamento consegue a un inadempimento assistito da clausola risolutiva espressa ai sensi delle presenti Condizioni Generali, esso opera quale risoluzione del Contratto ai sensi dell'art. 1456 c.c. e ne produce gli effetti. Negli altri casi l'Annullamento produce gli </w:t>
      </w:r>
      <w:r w:rsidRPr="002D6F8C">
        <w:rPr>
          <w:rFonts w:ascii="Verdana" w:hAnsi="Verdana"/>
          <w:sz w:val="20"/>
          <w:szCs w:val="20"/>
        </w:rPr>
        <w:lastRenderedPageBreak/>
        <w:t>effetti previsti dalla disposizione che lo prevede e, per quanto non diversamente disciplinato, quelli previsti dal presente articolo e dall'art. 15.</w:t>
      </w:r>
    </w:p>
    <w:p w14:paraId="657985EA" w14:textId="6AB4A796"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I presupposti e le cause dell'Annullamento della vendita sono disciplinati dalle disposizioni che regolano la relativa fattispecie e, in particolare: dall'art. </w:t>
      </w:r>
      <w:del w:id="900" w:author="Avv. Rosario Panzariello" w:date="2026-09-28T20:00:00Z" w16du:dateUtc="2026-09-28T18:00:00Z">
        <w:r w:rsidRPr="002D6F8C" w:rsidDel="005C33C7">
          <w:rPr>
            <w:rFonts w:ascii="Verdana" w:hAnsi="Verdana"/>
            <w:sz w:val="20"/>
            <w:szCs w:val="20"/>
          </w:rPr>
          <w:delText>9.4, lett. b)</w:delText>
        </w:r>
      </w:del>
      <w:ins w:id="901" w:author="Avv. Rosario Panzariello" w:date="2026-09-28T20:00:00Z" w16du:dateUtc="2026-09-28T18:00:00Z">
        <w:r w:rsidR="005C33C7">
          <w:rPr>
            <w:rFonts w:ascii="Verdana" w:hAnsi="Verdana"/>
            <w:sz w:val="20"/>
            <w:szCs w:val="20"/>
          </w:rPr>
          <w:t>9.7</w:t>
        </w:r>
      </w:ins>
      <w:r w:rsidRPr="002D6F8C">
        <w:rPr>
          <w:rFonts w:ascii="Verdana" w:hAnsi="Verdana"/>
          <w:sz w:val="20"/>
          <w:szCs w:val="20"/>
        </w:rPr>
        <w:t xml:space="preserve">, in caso di errore materiale manifesto; dall'art. 12.7 in caso di ritardo o mancato pagamento imputabile all'Acquirente; dall'art. 13.7 in caso di fatto imputabile al Venditore nelle operazioni con Veicolo temporaneamente in uso presso il medesimo; dagli artt. 16.7 e 16.9 in caso di mancato ritiro del Veicolo da parte dell'Acquirente e di mancata consegna imputabile al Venditore; dall'art. 16.14 in caso di carenza dei requisiti dell'Acquirente; </w:t>
      </w:r>
      <w:r w:rsidR="00277BDF" w:rsidRPr="00277BDF">
        <w:rPr>
          <w:rFonts w:ascii="Verdana" w:hAnsi="Verdana"/>
          <w:sz w:val="20"/>
          <w:szCs w:val="20"/>
        </w:rPr>
        <w:t xml:space="preserve">dagli artt. 17.6, 17.8, 17.14 e 18.7 </w:t>
      </w:r>
      <w:r w:rsidRPr="002D6F8C">
        <w:rPr>
          <w:rFonts w:ascii="Verdana" w:hAnsi="Verdana"/>
          <w:sz w:val="20"/>
          <w:szCs w:val="20"/>
        </w:rPr>
        <w:t>nelle ipotesi ivi previste; dall'art. 20.8 quale esito della gestione di un reclamo; dall'art. 4.9 in caso di sopravvenuta incompatibilità dell'operazione con la normativa applicabile; nonché dal successivo art. 14.4 in caso di riduzione dell'oggetto della vendita. Restano impregiudicate le ulteriori ipotesi previste dalle presenti Condizioni Generali, dalle Condizioni Specifiche o dalle Condizioni particolari di vendita applicabili alla specifica operazione, senza che le disposizioni del presente articolo possano essere interpretate come limitative delle facoltà attribuite a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L'Annullamento della vendita è disposto mediante dichiarazione unilaterale di Fleequid, comunicata per iscritto ai soggetti interessati secondo le modalità previste dall'art. 24, e produce effetto dal momento della comunicazione, salvo che la disposizione applicabile alla specifica fattispecie preveda diversamente. Fino a tale momento l'operazione non si scioglie automaticamente e restano fermi gli obblighi delle Parti. L'esercizio della facoltà di Annullamento non richiede l'accertamento giudiziale dei relativi presupposti e non pregiudica gli ulteriori rimedi spettanti a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L'operazione e il relativo Contratto possono avere ad oggetto uno o più Veicoli, anche con trasferimento parziale degli stessi. Qualora l'operazione riguardi più Veicoli, fino al completamento del trasferimento e del ritiro dei Veicoli interessati Fleequid si riserva il diritto, a propria discrezione e per ragioni operative, tecniche, amministrative o comunque connesse alla corretta esecuzione dell'operazione, di: a) annullare integralmente la vendita; b) annullare la vendita limitatamente a uno o più Veicoli; oppure c) ridurre il numero dei Veicoli oggetto della vendita. Tale facoltà costituisce elemento essenziale del funzionamento del Marketplace e dell'organizzazione delle operazioni gestite da Fleequid e può essere esercitata indipendentemente dall'imputabilità delle relative cause al Venditore, all'Acquirente, a terzi o, nei limiti consentiti dalla legge, alla stessa Fleequid. Essa può essere esercitata, a titolo esemplificativo, in caso di sopravvenuta indisponibilità, perdita, distruzione o danneggiamento di uno o più Veicoli, impedimenti tecnici, logistici, amministrativi o normativi, esigenze operative relative alla gestione del Veicolo, mancato ritiro nei termini previsti, nonché in caso di violazione delle presenti Condizioni Generali da parte del Venditore o dell'Acquirente.</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La riduzione dell'oggetto della vendita produce gli effetti di una risoluzione parziale del Contratto limitatamente ai Veicoli interessati. Il Contratto rimane valido ed efficace per i Veicoli non oggetto di annullamento e l'Importo Totale Dovuto è conseguentemente rideterminato. </w:t>
      </w:r>
      <w:r w:rsidRPr="002D6F8C">
        <w:rPr>
          <w:rFonts w:ascii="Verdana" w:hAnsi="Verdana"/>
          <w:sz w:val="20"/>
          <w:szCs w:val="20"/>
        </w:rPr>
        <w:lastRenderedPageBreak/>
        <w:t>Qualora per i singoli Veicoli siano stati individuati distinti prezzi o valori ai fini della specifica operazione, la rideterminazione avviene escludendo gli importi riferibili ai Veicoli oggetto di annullamento. Qualora, invece, sia stato stabilito un unico prezzo complessivo senza indicazione del prezzo riferibile a ciascun Veicolo, il prezzo è rideterminato in misura proporzionale al numero dei Veicoli per i quali la vendita rimane efficace, salvo che le Condizioni particolari di vendita o gli accordi applicabili alla specifica operazione prevedano un diverso criterio di allocazione. Sono conseguentemente rideterminate, secondo i medesimi criteri e per quanto applicabili, le Commissioni, le Tariffe e gli ulteriori importi collegati ai Veicoli per i quali la vendita rimane efficace. Nella Vendita in commissione la riduzione comporta la corrispondente rideterminazione degli importi dovuti al Venditore con riferimento ai soli Veicoli effettivamente trasferiti, applicando, in assenza di distinta valorizzazione dei singoli Veicoli, il medesimo criterio proporzionale. Nel Dealer Sales con acquisto collegato alla vendita a uno specifico Acquirente, la riduzione comporta, nei limiti in cui non si siano ancora prodotti gli effetti dell'acquisto ai sensi degli artt. 8.8 e 18.2, la corrispondente riduzione dei Veicoli che Fleequid è tenuta ad acquistare dal Venditore e del relativo Prezzo di acquisto, applicando i criteri sopra indicati. La riduzione della successiva vendita all'Acquirente non incide invece sul Prezzo di acquisto né sugli altri effetti di un acquisto da stock già perfezionato ed efficace tra il Venditore e Fleequid, salvo diversa pattuizione tra le relative Parti.</w:t>
      </w:r>
      <w:r w:rsidR="00EE7126" w:rsidRPr="00EE7126">
        <w:t xml:space="preserve"> </w:t>
      </w:r>
      <w:r w:rsidR="00EE7126" w:rsidRPr="00EE7126">
        <w:rPr>
          <w:rFonts w:ascii="Verdana" w:hAnsi="Verdana"/>
          <w:sz w:val="20"/>
          <w:szCs w:val="20"/>
        </w:rPr>
        <w:t>Nelle operazioni aventi ad oggetto più Veicoli, i criteri previsti dal presente comma si applicano altresì alla determinazione delle basi di calcolo delle penali previste dalle presenti Condizioni Generali, ivi comprese le Commissioni, effettive o convenzionali, assunte quale parametro: la base è costituita dal valore individualmente attribuito al singolo Veicolo, ove disponibile, ovvero, in mancanza, dalla quota del valore complessivo ad esso riferibile secondo il criterio proporzionale sopra indicato, e la penale è calcolata esclusivamente con riferimento ai Veicoli interessati dalla violazione o dall'Annullamento.</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L'Acquirente e il Venditore riconoscono e accettano espressamente la facoltà di Fleequid di procedere all'Annullamento della vendita e alla riduzione del suo oggetto nei casi previsti dal presente articolo e non possono opporsi alla prosecuzione dell'operazione limitatamente ai Veicoli per i quali la vendita rimane efficace. Salvo quanto inderogabilmente previsto dalla legge e fatti salvi i casi di dolo o colpa grave di Fleequid, l'Acquirente e il Venditore non hanno diritto ad alcun indennizzo o risarcimento nei confronti di Fleequid per il solo fatto dell'Annullamento, dell'annullamento parziale o della riduzione dell'oggetto della vendita, restando dovuta esclusivamente, per quanto di rispettiva spettanza, la restituzione delle somme eventualmente corrisposte con riferimento ai Veicoli oggetto di annullamento, secondo quanto previsto dall'art. 15. Restano ferme le ulteriori conseguenze previste dalle presenti Condizioni Generali qualora l'Annullamento o la riduzione siano conseguenza di un inadempimento imputabile al Venditore o all'Acquirente.</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Nella Vendita in commissione le Commissioni spettanti a Fleequid restano dovute con riferimento ai Veicoli per i quali la vendita rimane efficace e consegue il proprio buon fine ai sensi dell'art. 12.4. Con riferimento ai Veicoli oggetto di Annullamento o di riduzione, le Commissioni </w:t>
      </w:r>
      <w:r w:rsidRPr="002D6F8C">
        <w:rPr>
          <w:rFonts w:ascii="Verdana" w:hAnsi="Verdana"/>
          <w:sz w:val="20"/>
          <w:szCs w:val="20"/>
        </w:rPr>
        <w:lastRenderedPageBreak/>
        <w:t>non maturano, salvo che siano già validamente maturate prima dell'Annullamento secondo quanto previsto dall'art. 12.4. Qualora l'Annullamento sia conseguenza di un inadempimento imputabile all'Acquirente, restano in ogni caso dovute le Commissioni a suo carico e trovano applicazione le penali, le Tariffe e gli ulteriori importi previsti dagli artt. 12.8 e 12.9. Qualora l'Annullamento sia conseguenza di un inadempimento imputabile al Venditore, le Commissioni a suo carico non ancora maturate non divengono dovute quale corrispettivo dell'operazione, ferme restando le penali e gli ulteriori importi previsti dalle presenti Condizioni Generali, anche quando determinati assumendo le Commissioni che sarebbero state dovute quale parametro convenzionale di calcolo, nonché il diritto di Fleequid al risarcimento dell'eventuale maggior danno.</w:t>
      </w:r>
      <w:r w:rsidR="007C40DC" w:rsidRPr="007C40DC">
        <w:t xml:space="preserve"> </w:t>
      </w:r>
      <w:r w:rsidR="007C40DC" w:rsidRPr="007C40DC">
        <w:rPr>
          <w:rFonts w:ascii="Verdana" w:hAnsi="Verdana"/>
          <w:sz w:val="20"/>
          <w:szCs w:val="20"/>
        </w:rPr>
        <w:t>Qualora l'Annullamento non sia imputabile all'Acquirente, le Commissioni a carico dell'Acquirente non restano definitivamente dovute e, se già corrisposte, sono restituite ai sensi dell'art. 15, salvo diversa previsione speciale espressa delle presenti Condizioni Generali.</w:t>
      </w:r>
      <w:r w:rsidRPr="002D6F8C">
        <w:rPr>
          <w:rFonts w:ascii="Verdana" w:hAnsi="Verdana"/>
          <w:sz w:val="20"/>
          <w:szCs w:val="20"/>
        </w:rPr>
        <w:t xml:space="preserve"> Nel Dealer Sales non trovano applicazione le Commissioni proprie della Vendita in commissione, restando ferme le penali, le Tariffe e gli ulteriori importi eventualmente dovuti.</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Gli effetti restitutori e patrimoniali comuni dell'Annullamento della vendita e della riduzione del suo oggetto sono disciplinati dall'art. 15. Gli effetti speciali eventualmente previsti per singole fattispecie restano disciplinati dalle relative disposizioni e prevalgono, per quanto da esse specificamente regolato, sulla disciplina generale.</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902" w:name="_Toc241518320"/>
      <w:r>
        <w:rPr>
          <w:rFonts w:ascii="Verdana" w:hAnsi="Verdana"/>
          <w:b/>
          <w:bCs/>
          <w:smallCaps/>
          <w:sz w:val="20"/>
          <w:szCs w:val="20"/>
        </w:rPr>
        <w:t>Effetti patrimoniali: restituzioni, ripristino e coordinamento economico</w:t>
      </w:r>
      <w:r w:rsidR="006B5952">
        <w:rPr>
          <w:rFonts w:ascii="Verdana" w:hAnsi="Verdana"/>
          <w:b/>
          <w:bCs/>
          <w:smallCaps/>
          <w:sz w:val="20"/>
          <w:szCs w:val="20"/>
        </w:rPr>
        <w:t>.</w:t>
      </w:r>
      <w:bookmarkEnd w:id="902"/>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sidRPr="00C60AA0">
        <w:rPr>
          <w:rFonts w:ascii="Verdana" w:hAnsi="Verdana"/>
          <w:sz w:val="20"/>
          <w:szCs w:val="20"/>
        </w:rPr>
        <w:t>L'obbligo di restituzione delle somme corrisposte dall'Acquirente sorge: a) in caso di Annullamento della vendita o di riduzione del suo oggetto ai sensi dell'art. 14, per le somme riferibili ai Veicoli per i quali la vendita non viene eseguita; b) in caso di Annullamento della vendita disposto nell'ambito della gestione di un reclamo ai sensi dell'art. 20.8, nei limiti ivi previsti; c) in caso di mancato completamento dell'operazione per fatto imputabile al Venditore, con riferimento al Pagamento anticipato e alle ulteriori somme eventualmente corrisposte dall'Acquirente che debbano essergli restituite ai sensi dell'art. 13.7 e delle altre disposizioni applicabili; d) in caso di Annullamento della vendita per inadempimento dell'Acquirente, limitatamente all'eventuale eccedenza delle somme da questi già corrisposte rispetto agli importi che Fleequid o gli altri aventi diritto possono legittimamente trattenere o imputare ai sensi dell'art. 12.9; e) negli ulteriori casi in cui le presenti Condizioni Generali, le Condizioni Specifiche o le Condizioni particolari di vendita prevedano la restituzione, totale o parziale, di somme corrisposte dall'Acquirente. Resta ferma la disciplina autonoma del Deposito cauzionale prevista dall'art. 6.3 e quella del Pagamento anticipato prevista dall'art. 13</w:t>
      </w:r>
      <w:r w:rsidR="00111024" w:rsidRPr="00111024">
        <w:rPr>
          <w:rFonts w:ascii="Verdana" w:hAnsi="Verdana"/>
          <w:sz w:val="20"/>
          <w:szCs w:val="20"/>
        </w:rPr>
        <w:t>.</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sidRPr="002812ED">
        <w:rPr>
          <w:rFonts w:ascii="Verdana" w:hAnsi="Verdana"/>
          <w:sz w:val="20"/>
          <w:szCs w:val="20"/>
        </w:rPr>
        <w:t xml:space="preserve">La restituzione delle somme dovute ai sensi del presente articolo è effettuata entro 15 (quindici) giorni dal verificarsi del relativo presupposto ovvero, se successiva, dalla determinazione definitiva delle somme da restituire, senza corresponsione di interessi, salvo il caso di ritardo nella restituzione oltre il predetto termine. Qualora, ai fini della determinazione dell'importo da restituire, sia necessario procedere alla previa quantificazione o imputazione di </w:t>
      </w:r>
      <w:r w:rsidRPr="002812ED">
        <w:rPr>
          <w:rFonts w:ascii="Verdana" w:hAnsi="Verdana"/>
          <w:sz w:val="20"/>
          <w:szCs w:val="20"/>
        </w:rPr>
        <w:lastRenderedPageBreak/>
        <w:t>Commissioni, penali, interessi, Tariffe, spese o ulteriori somme dovute, il termine decorre dal momento in cui tale determinazione sia stata completata</w:t>
      </w:r>
      <w:r w:rsidR="00E551C1" w:rsidRPr="00E551C1">
        <w:rPr>
          <w:rFonts w:ascii="Verdana" w:hAnsi="Verdana"/>
          <w:sz w:val="20"/>
          <w:szCs w:val="20"/>
        </w:rPr>
        <w:t>.</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sidRPr="00F9670C">
        <w:rPr>
          <w:rFonts w:ascii="Verdana" w:hAnsi="Verdana"/>
          <w:sz w:val="20"/>
          <w:szCs w:val="20"/>
        </w:rPr>
        <w:t>Il soggetto tenuto alla restituzione delle somme corrisposte dall'Acquirente è individuato in funzione del soggetto che le ha effettivamente ricevute e del Modello di Vendita applicabile. Nella Vendita in commissione eseguita mediante Rivendita e nel Dealer Sales, Fleequid provvede alla restituzione delle somme da essa effettivamente ricevute dall'Acquirente, nei limiti di quanto dovuto ai sensi delle presenti Condizioni Generali. Qualora Fleequid abbia operato quale Intermediario puro, il Venditore è tenuto alla restituzione del prezzo del Veicolo e delle ulteriori somme da esso direttamente ricevute, mentre Fleequid provvede alla restituzione delle Commissioni, delle Tariffe e degli ulteriori importi da essa direttamente ricevuti, ciascuno nei limiti delle somme effettivamente incassate e che debbano essere restituite. Restano ferme le diverse disposizioni previste in materia di gestione dei reclami, nonché il diritto di Fleequid, qualora anticipi all'Acquirente somme la cui restituzione sia imputabile al Venditore, di ripeterle integralmente da quest'ultimo, unitamente agli eventuali costi e agli ulteriori importi dovuti</w:t>
      </w:r>
      <w:r w:rsidR="00100BFB" w:rsidRPr="00100BFB">
        <w:rPr>
          <w:rFonts w:ascii="Verdana" w:hAnsi="Verdana"/>
          <w:sz w:val="20"/>
          <w:szCs w:val="20"/>
        </w:rPr>
        <w:t>.</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sidRPr="007109D4">
        <w:rPr>
          <w:rFonts w:ascii="Verdana" w:hAnsi="Verdana"/>
          <w:sz w:val="20"/>
          <w:szCs w:val="20"/>
        </w:rPr>
        <w:t>Qualora il pagamento, in tutto o in parte, sia stato eseguito da un Finanziatore, le somme oggetto di restituzione sono corrisposte al Finanziatore nei limiti di quanto dallo stesso effettivamente versato, salvo quanto diversamente previsto dalle Condizioni Specifiche applicabili ovvero da istruzioni scritte congiunte dell'Acquirente e del Finanziatore. Qualora una parte delle somme sia stata corrisposta direttamente dall'Acquirente, la relativa restituzione è effettuata in favore di quest'ultimo, secondo la rispettiva provenienza dei pagamenti. Resta fermo che, qualora in base alle Condizioni Specifiche il Finanziatore abbia assunto direttamente la qualità di Acquirente, i diritti alla restituzione spettano al Finanziatore</w:t>
      </w:r>
      <w:r w:rsidR="003029EA" w:rsidRPr="003029EA">
        <w:rPr>
          <w:rFonts w:ascii="Verdana" w:hAnsi="Verdana"/>
          <w:sz w:val="20"/>
          <w:szCs w:val="20"/>
        </w:rPr>
        <w:t>.</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sidRPr="001C2421">
        <w:rPr>
          <w:rFonts w:ascii="Verdana" w:hAnsi="Verdana"/>
          <w:sz w:val="20"/>
          <w:szCs w:val="20"/>
        </w:rPr>
        <w:t>Nei casi in cui la restituzione delle somme comporti, secondo la normativa fiscale applicabile, la necessità di emettere note di credito, documenti di storno, rettifica o altri documenti fiscali, ciascun soggetto che abbia emesso la relativa fattura o il relativo documento è tenuto a provvedervi secondo i termini e le modalità previsti dall'art. 16.2, dall'art. 17.5, dall'art. 17.11 e dall'art. 18.4, in funzione del Modello di Vendita applicabile e del soggetto emittente. Il Venditore, Fleequid e l'Acquirente sono tenuti a prestare tempestivamente la collaborazione necessaria alla corretta emissione, rettifica o riemissione dei documenti fiscali e amministrativi conseguenti all'Annullamento della vendita, alla riduzione del suo oggetto o alla restituzione delle somme. L'obbligo di restituzione delle somme non è sospeso né differito dall'eventuale ritardo nell'emissione, nella trasmissione o nella rettifica dei documenti fiscali da parte del soggetto tenuto, salvo che l'adempimento restitutorio sia oggettivamente impedito da disposizioni inderogabili di legge</w:t>
      </w:r>
      <w:r w:rsidR="00452D85" w:rsidRPr="00452D85">
        <w:rPr>
          <w:rFonts w:ascii="Verdana" w:hAnsi="Verdana"/>
          <w:sz w:val="20"/>
          <w:szCs w:val="20"/>
        </w:rPr>
        <w:t>.</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sidRPr="00C946AC">
        <w:rPr>
          <w:rFonts w:ascii="Verdana" w:hAnsi="Verdana"/>
          <w:sz w:val="20"/>
          <w:szCs w:val="20"/>
        </w:rPr>
        <w:t>Le somme che, nonostante l'Annullamento della vendita, la riduzione del suo oggetto o il sorgere di un obbligo restitutorio, restino definitivamente dovute ai sensi delle presenti Condizioni Generali non sono oggetto di restituzione. Rientrano tra tali somme, in particolare</w:t>
      </w:r>
      <w:r w:rsidR="009A1282" w:rsidRPr="009A1282">
        <w:t xml:space="preserve"> </w:t>
      </w:r>
      <w:r w:rsidR="009A1282" w:rsidRPr="009A1282">
        <w:rPr>
          <w:rFonts w:ascii="Verdana" w:hAnsi="Verdana"/>
          <w:sz w:val="20"/>
          <w:szCs w:val="20"/>
        </w:rPr>
        <w:t>le Commissioni già maturate ai sensi dell'art. 12.4, fermo quanto previsto dall'art. 14.7 per le Commissioni a carico dell'Acquirente in caso di Annullamento a lui non imputabile</w:t>
      </w:r>
      <w:r w:rsidRPr="00C946AC">
        <w:rPr>
          <w:rFonts w:ascii="Verdana" w:hAnsi="Verdana"/>
          <w:sz w:val="20"/>
          <w:szCs w:val="20"/>
        </w:rPr>
        <w:t xml:space="preserve">; le Tariffe </w:t>
      </w:r>
      <w:r w:rsidRPr="00C946AC">
        <w:rPr>
          <w:rFonts w:ascii="Verdana" w:hAnsi="Verdana"/>
          <w:sz w:val="20"/>
          <w:szCs w:val="20"/>
        </w:rPr>
        <w:lastRenderedPageBreak/>
        <w:t xml:space="preserve">relative ai Servizi già resi; le spese e i costi già sostenuti da Fleequid in relazione all'operazione; le penali, gli interessi moratori e i rimborsi spese contrattualmente dovuti; il Pagamento anticipato che, ai sensi dell'art. 13.6, si sia convertito in penale </w:t>
      </w:r>
      <w:r w:rsidR="003345B7" w:rsidRPr="003345B7">
        <w:rPr>
          <w:rFonts w:ascii="Verdana" w:hAnsi="Verdana"/>
          <w:sz w:val="20"/>
          <w:szCs w:val="20"/>
        </w:rPr>
        <w:t>a seguito dell'Annullamento della vendita per il ritardo o il mancato pagamento imputabile all'Acquirente ai sensi dell'art. 13.5</w:t>
      </w:r>
      <w:r w:rsidRPr="00C946AC">
        <w:rPr>
          <w:rFonts w:ascii="Verdana" w:hAnsi="Verdana"/>
          <w:sz w:val="20"/>
          <w:szCs w:val="20"/>
        </w:rPr>
        <w:t>. La presente disposizione si applica anche nel caso di Annullamento della vendita disposto da Fleequid in esito alla gestione di un reclamo ai sensi dell'art. 20.8: in tale ipotesi le Commissioni già maturate, le Tariffe relative ai Servizi già resi e le spese e i costi già sostenuti da Fleequid non sono in alcun caso rimborsati, né al Venditore né all'Acquirente. Le predette somme possono essere trattenute o imputate in compensazione, nei limiti consentiti dalla legge, dal soggetto che ne sia creditore sulle somme che il medesimo soggetto sia tenuto a restituire; l'eventuale eccedenza risultante dopo tale imputazione è restituita secondo i termini e le modalità previsti dal presente articolo. Resta ferma la disciplina autonoma del Deposito cauzionale di cui all'art. 6.3</w:t>
      </w:r>
      <w:r w:rsidR="00C56054" w:rsidRPr="00C56054">
        <w:rPr>
          <w:rFonts w:ascii="Verdana" w:hAnsi="Verdana"/>
          <w:sz w:val="20"/>
          <w:szCs w:val="20"/>
        </w:rPr>
        <w:t>.</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l'Annullamento della vendita, la risoluzione del Contratto o altra fattispecie prevista dalle presenti Condizioni Generali comporti, in tutto o in parte, il ripristino della situazione anteriore dopo che siano già avvenuti il trasferimento della proprietà del Veicolo, la sua consegna o il pagamento di somme, le Parti sono tenute a prestare senza ritardo ogni attività e collaborazione necessarie al ripristino, ivi comprese la restituzione delle somme ricevute, la restituzione o riconsegna del Veicolo, la sottoscrizione e la consegna dei documenti necessari, il compimento delle formalità amministrative e il ritrasferimento o la reintestazione della proprietà. Qualora venga meno, totalmente o parzialmente, il titolo in forza del quale il Venditore abbia ricevuto somme relative al Veicolo, il Venditore è tenuto a restituire integralmente quanto ricevuto, nei limiti corrispondenti agli effetti restitutori della specifica fattispecie. In particolare: a) nella Vendita in commissione eseguita mediante Rivendita, il Venditore restituisce a Fleequid le somme da questa eventualmente già corrispostegli in relazione al Veicolo oggetto di restituzione; b) qualora Fleequid abbia operato quale Intermediario puro, il Venditore restituisce direttamente all'Acquirente il prezzo e le ulteriori somme da esso ricevute e, qualora Fleequid abbia anticipato all'Acquirente, in tutto o in parte, le somme dovute dal Venditore, quest'ultimo è tenuto a rimborsarle a Fleequid; c) nel Dealer Sales, qualora l'Annullamento o la risoluzione comportino anche il venir meno, totale o parziale, degli effetti dell'acquisto intervenuto tra il Venditore e Fleequid, il Venditore restituisce a Fleequid il Prezzo di acquisto già ricevuto e gli ulteriori importi che debbano essere restituiti. Le restituzioni di somme previste dal presente comma devono essere effettuate entro il termine stabilito dall'art. 15.2 e ciascun soggetto tenuto è altresì obbligato a emettere e trasmettere, nei termini previsti dall'art. 15.5, le note di credito, i documenti di storno o rettifica e gli ulteriori documenti fiscali eventualmente necessari; il ritardo nell'emissione o nella trasmissione di tali documenti non sospende né differisce l'obbligo di restituzione delle somme, salvo quanto inderogabilmente previsto dalla legge. Quando la specifica fattispecie comporti </w:t>
      </w:r>
      <w:r w:rsidR="0088669F">
        <w:rPr>
          <w:rFonts w:ascii="Verdana" w:hAnsi="Verdana"/>
          <w:sz w:val="20"/>
          <w:szCs w:val="20"/>
        </w:rPr>
        <w:t>la restituzione</w:t>
      </w:r>
      <w:r w:rsidRPr="00662DD7">
        <w:rPr>
          <w:rFonts w:ascii="Verdana" w:hAnsi="Verdana"/>
          <w:sz w:val="20"/>
          <w:szCs w:val="20"/>
        </w:rPr>
        <w:t xml:space="preserve"> del Veicolo al Venditore, quest'ultimo è tenuto a </w:t>
      </w:r>
      <w:r w:rsidR="00F96EFC">
        <w:rPr>
          <w:rFonts w:ascii="Verdana" w:hAnsi="Verdana"/>
          <w:sz w:val="20"/>
          <w:szCs w:val="20"/>
        </w:rPr>
        <w:t>riacquisire</w:t>
      </w:r>
      <w:r w:rsidRPr="00662DD7">
        <w:rPr>
          <w:rFonts w:ascii="Verdana" w:hAnsi="Verdana"/>
          <w:sz w:val="20"/>
          <w:szCs w:val="20"/>
        </w:rPr>
        <w:t xml:space="preserve"> o comunque riottenerne la proprietà, ove già trasferita, a riceverne il possesso e a </w:t>
      </w:r>
      <w:r w:rsidRPr="00662DD7">
        <w:rPr>
          <w:rFonts w:ascii="Verdana" w:hAnsi="Verdana"/>
          <w:sz w:val="20"/>
          <w:szCs w:val="20"/>
        </w:rPr>
        <w:lastRenderedPageBreak/>
        <w:t xml:space="preserve">prestare tempestivamente ogni collaborazione necessaria alle relative formalità; tale disciplina si applica, in particolare, nella Vendita in commissione, sia quando Fleequid abbia operato mediante Rivendita sia quando abbia operato quale Intermediario puro, nei limiti compatibili con la struttura della specifica operazione. Nel Dealer Sales, qualora l'Annullamento riguardi esclusivamente la vendita tra Fleequid e l'Acquirente, il Veicolo è restituito a Fleequid; qualora l'Annullamento o la risoluzione comportino altresì il venir meno, totale o parziale, degli effetti del rapporto di acquisto tra il Venditore e Fleequid, il Venditore è tenuto a riottenere la proprietà e il possesso del Veicolo e a compiere tutti gli adempimenti necessari a tal fine. Il Venditore o l'Acquirente, quando sia tenuto alla restituzione di somme, alla restituzione o riconsegna del Veicolo, al ritrasferimento o alla reintestazione della proprietà, al ritiro del Veicolo, alla restituzione dei relativi documenti o al compimento delle formalità necessarie, non può rifiutare o ritardare ingiustificatamente il proprio adempimento. Ferma la scadenza prevista dall'art. 15.2 per la restituzione delle somme, gli adempimenti relativi alla restituzione o riconsegna del Veicolo, al ritrasferimento o alla reintestazione, al ritiro e alla relativa documentazione devono essere eseguiti entro 5 (cinque) giorni dalla richiesta scritta di Fleequid, salvo che la natura dell'adempimento o disposizioni inderogabili di legge richiedano un diverso termine. Decorso inutilmente il termine applicabile per fatto imputabile, il Venditore o l'Acquirente inadempiente è tenuto a corrispondere a Fleequid, a titolo di penale, l'importo di € 150,00 (euro centocinquanta/00) </w:t>
      </w:r>
      <w:r w:rsidR="00F62329" w:rsidRPr="00F62329">
        <w:rPr>
          <w:rFonts w:ascii="Verdana" w:hAnsi="Verdana"/>
          <w:sz w:val="20"/>
          <w:szCs w:val="20"/>
        </w:rPr>
        <w:t xml:space="preserve">per ciascun giorno di ritardo e per ciascun Veicolo interessato, fino a un importo massimo complessivo di € </w:t>
      </w:r>
      <w:r w:rsidR="00C95556">
        <w:rPr>
          <w:rFonts w:ascii="Verdana" w:hAnsi="Verdana"/>
          <w:sz w:val="20"/>
          <w:szCs w:val="20"/>
        </w:rPr>
        <w:t>5.000</w:t>
      </w:r>
      <w:r w:rsidR="00F62329" w:rsidRPr="00F62329">
        <w:rPr>
          <w:rFonts w:ascii="Verdana" w:hAnsi="Verdana"/>
          <w:sz w:val="20"/>
          <w:szCs w:val="20"/>
        </w:rPr>
        <w:t xml:space="preserve">,00 (euro </w:t>
      </w:r>
      <w:r w:rsidR="00C95556">
        <w:rPr>
          <w:rFonts w:ascii="Verdana" w:hAnsi="Verdana"/>
          <w:sz w:val="20"/>
          <w:szCs w:val="20"/>
        </w:rPr>
        <w:t>cinquemila</w:t>
      </w:r>
      <w:r w:rsidR="00F62329" w:rsidRPr="00F62329">
        <w:rPr>
          <w:rFonts w:ascii="Verdana" w:hAnsi="Verdana"/>
          <w:sz w:val="20"/>
          <w:szCs w:val="20"/>
        </w:rPr>
        <w:t>/00) per ciascun Veicolo, fatto salvo il risarcimento del maggior danno</w:t>
      </w:r>
      <w:r w:rsidR="002320E3">
        <w:rPr>
          <w:rFonts w:ascii="Verdana" w:hAnsi="Verdana"/>
          <w:sz w:val="20"/>
          <w:szCs w:val="20"/>
        </w:rPr>
        <w:t xml:space="preserve">. </w:t>
      </w:r>
      <w:r w:rsidRPr="00662DD7">
        <w:rPr>
          <w:rFonts w:ascii="Verdana" w:hAnsi="Verdana"/>
          <w:sz w:val="20"/>
          <w:szCs w:val="20"/>
        </w:rPr>
        <w:t>Qualora, con riferimento al medesimo Veicolo, risultino contemporaneamente inadempiuti più obblighi restitutori previsti dal presente comma a carico del medesimo soggetto, la predetta penale giornaliera si applica una sola volta per ciascun giorno di ritardo e per ciascun Veicolo, ferme le ulteriori penali previste dalle presenti Condizioni Generali per fatti o inadempimenti distinti. Ferma la predetta penale, in caso di mancato tempestivo adempimento Fleequid può adottare, direttamente o tramite terzi</w:t>
      </w:r>
      <w:r w:rsidR="004A4072" w:rsidRPr="004A4072">
        <w:t xml:space="preserve"> </w:t>
      </w:r>
      <w:r w:rsidR="004A4072" w:rsidRPr="004A4072">
        <w:rPr>
          <w:rFonts w:ascii="Verdana" w:hAnsi="Verdana"/>
          <w:sz w:val="20"/>
          <w:szCs w:val="20"/>
        </w:rPr>
        <w:t>e nei limiti consentiti dalla legge</w:t>
      </w:r>
      <w:r w:rsidRPr="00662DD7">
        <w:rPr>
          <w:rFonts w:ascii="Verdana" w:hAnsi="Verdana"/>
          <w:sz w:val="20"/>
          <w:szCs w:val="20"/>
        </w:rPr>
        <w:t>, le misure ragionevolmente necessarie alla custodia, al deposito, al trasporto, alla conservazione, al recupero o alla gestione del Veicolo, con integrale addebito dei relativi costi e spese al soggetto inadempiente. Dalla scadenza del termine previsto per l'adempimento, il soggetto inadempiente sopporta inoltre, nei limiti consentiti dalla legge, i rischi e gli oneri derivanti dal proprio ritardo e non può opporre la mancata restituzione delle somme, il mancato ritiro o riconsegna del Veicolo, l'omessa sottoscrizione dei documenti o la propria mancata collaborazione al fine di sospendere o ritardare gli effetti restitutori. La ripartizione definitiva delle spese relative al trasferimento o ritrasferimento della proprietà, alla reintestazione, al trasporto, alla riconsegna, alla custodia e al deposito del Veicolo è regolata dalla disposizione applicabile alla causa dell'Annullamento o della risoluzione.</w:t>
      </w:r>
      <w:r w:rsidR="00776BA8" w:rsidRPr="00776BA8">
        <w:t xml:space="preserve"> </w:t>
      </w:r>
      <w:r w:rsidR="00776BA8" w:rsidRPr="00776BA8">
        <w:rPr>
          <w:rFonts w:ascii="Verdana" w:hAnsi="Verdana"/>
          <w:sz w:val="20"/>
          <w:szCs w:val="20"/>
        </w:rPr>
        <w:t xml:space="preserve">In mancanza di una specifica previsione, tali spese restano a carico del soggetto al quale sia imputabile la causa dell’Annullamento o della risoluzione, nei limiti in cui ne costituiscano conseguenza; qualora la </w:t>
      </w:r>
      <w:r w:rsidR="00776BA8" w:rsidRPr="00776BA8">
        <w:rPr>
          <w:rFonts w:ascii="Verdana" w:hAnsi="Verdana"/>
          <w:sz w:val="20"/>
          <w:szCs w:val="20"/>
        </w:rPr>
        <w:lastRenderedPageBreak/>
        <w:t>relativa causa non sia imputabile ad alcuna delle Parti, la ripartizione avviene secondo la disciplina applicabile alla specifica fattispecie e le disposizioni di legge.</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sidRPr="00562F89">
        <w:rPr>
          <w:rFonts w:ascii="Verdana" w:hAnsi="Verdana"/>
          <w:sz w:val="20"/>
          <w:szCs w:val="20"/>
        </w:rPr>
        <w:t xml:space="preserve">Le Commissioni, le Tariffe, il Deposito cauzionale, i rimborsi di costi e spese, le penali, gli interessi e il risarcimento del danno conservano natura autonoma e distinta e sono regolati ciascuno dalla disciplina propria. Le penali previste dalle presenti Condizioni Generali in relazione a violazioni autonome e distinte possono cumularsi tra loro. Più penali riferibili al medesimo </w:t>
      </w:r>
      <w:r w:rsidR="003008B1">
        <w:rPr>
          <w:rFonts w:ascii="Verdana" w:hAnsi="Verdana"/>
          <w:sz w:val="20"/>
          <w:szCs w:val="20"/>
        </w:rPr>
        <w:t>fatto materiale</w:t>
      </w:r>
      <w:r w:rsidRPr="00562F89">
        <w:rPr>
          <w:rFonts w:ascii="Verdana" w:hAnsi="Verdana"/>
          <w:sz w:val="20"/>
          <w:szCs w:val="20"/>
        </w:rPr>
        <w:t xml:space="preserve"> e dirette a tutelare il medesimo interesse non si cumulano</w:t>
      </w:r>
      <w:r w:rsidR="00ED285D">
        <w:rPr>
          <w:rFonts w:ascii="Verdana" w:hAnsi="Verdana"/>
          <w:sz w:val="20"/>
          <w:szCs w:val="20"/>
        </w:rPr>
        <w:t>,</w:t>
      </w:r>
      <w:r w:rsidRPr="00562F89">
        <w:rPr>
          <w:rFonts w:ascii="Verdana" w:hAnsi="Verdana"/>
          <w:sz w:val="20"/>
          <w:szCs w:val="20"/>
        </w:rPr>
        <w:t xml:space="preserve"> salvo espressa previsione contraria.</w:t>
      </w:r>
      <w:r w:rsidR="00C514AF">
        <w:rPr>
          <w:rFonts w:ascii="Verdana" w:hAnsi="Verdana"/>
          <w:sz w:val="20"/>
          <w:szCs w:val="20"/>
        </w:rPr>
        <w:t xml:space="preserve"> Qualora il medesimo fatto materiale sia espressamente disciplinato da una </w:t>
      </w:r>
      <w:r w:rsidR="00F7393E">
        <w:rPr>
          <w:rFonts w:ascii="Verdana" w:hAnsi="Verdana"/>
          <w:sz w:val="20"/>
          <w:szCs w:val="20"/>
        </w:rPr>
        <w:t xml:space="preserve">disposizione che prevede una penale specifica per quella violazione, trova applicazione esclusivamente tale penale, che prevale sulle penali previste da disposizioni di portata più generale che </w:t>
      </w:r>
      <w:r w:rsidR="00025C41">
        <w:rPr>
          <w:rFonts w:ascii="Verdana" w:hAnsi="Verdana"/>
          <w:sz w:val="20"/>
          <w:szCs w:val="20"/>
        </w:rPr>
        <w:t>comprendano il medesimo fatto tra i propri presupposti</w:t>
      </w:r>
      <w:r w:rsidR="00CE1336">
        <w:rPr>
          <w:rFonts w:ascii="Verdana" w:hAnsi="Verdana"/>
          <w:sz w:val="20"/>
          <w:szCs w:val="20"/>
        </w:rPr>
        <w:t>.</w:t>
      </w:r>
      <w:r w:rsidR="00025C41">
        <w:rPr>
          <w:rFonts w:ascii="Verdana" w:hAnsi="Verdana"/>
          <w:sz w:val="20"/>
          <w:szCs w:val="20"/>
        </w:rPr>
        <w:t xml:space="preserve"> Restano in ogni caso ferme le facoltà di Annullamento della vendita, di risoluzione e di sospensione, nonché gli obblighi</w:t>
      </w:r>
      <w:r w:rsidR="006908AF">
        <w:rPr>
          <w:rFonts w:ascii="Verdana" w:hAnsi="Verdana"/>
          <w:sz w:val="20"/>
          <w:szCs w:val="20"/>
        </w:rPr>
        <w:t xml:space="preserve"> di manleva e di rimborso e il diritto al risarcimento del maggior danno previsti dalle </w:t>
      </w:r>
      <w:r w:rsidR="008D35B7">
        <w:rPr>
          <w:rFonts w:ascii="Verdana" w:hAnsi="Verdana"/>
          <w:sz w:val="20"/>
          <w:szCs w:val="20"/>
        </w:rPr>
        <w:t>disposizioni concorrenti.</w:t>
      </w:r>
      <w:r w:rsidRPr="00562F89">
        <w:rPr>
          <w:rFonts w:ascii="Verdana" w:hAnsi="Verdana"/>
          <w:sz w:val="20"/>
          <w:szCs w:val="20"/>
        </w:rPr>
        <w:t xml:space="preserve"> Le disposizioni speciali che regolano espressamente il cumulo, la non cumulabilità o l'integrazione di determinate conseguenze economiche prevalgono sulla regola generale prevista dal presente comma. Per tutte le penali previste dalle presenti Condizioni Generali resta in ogni caso salvo il diritto di Fleequid al risarcimento del maggior danno, per la sola parte eccedente quanto già soddisfatto a titolo di penale. Gli importi corrisposti a titolo di penale e le somme imputate ai sensi dell'art. 6.3 sono computati una sola volta e non danno luogo a duplicazione della medesima voce.</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903" w:name="_Toc241518321"/>
      <w:r>
        <w:rPr>
          <w:rFonts w:ascii="Verdana" w:hAnsi="Verdana"/>
          <w:b/>
          <w:bCs/>
          <w:smallCaps/>
          <w:sz w:val="20"/>
          <w:szCs w:val="20"/>
        </w:rPr>
        <w:t>Fase esecutiva verso l’Acquirente: fatturazione, trasferimento della proprietà, rischio, consegna e ritiro</w:t>
      </w:r>
      <w:r w:rsidR="00AF4D50">
        <w:rPr>
          <w:rFonts w:ascii="Verdana" w:hAnsi="Verdana"/>
          <w:b/>
          <w:bCs/>
          <w:smallCaps/>
          <w:sz w:val="20"/>
          <w:szCs w:val="20"/>
        </w:rPr>
        <w:t>.</w:t>
      </w:r>
      <w:bookmarkStart w:id="904" w:name="_Hlk162150737"/>
      <w:bookmarkEnd w:id="903"/>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Le disposizioni del presente articolo si applicano, salvo quanto diversamente previsto dalle presenti Condizioni Generali, dalle Condizioni Specifiche o dalle Condizioni particolari di vendita, a tutte le operazioni concluse tramite Fleequid, indipendentemente dal Modello di Vendita applicabile. Nell'ambito della Vendita in commissione esse si applicano altresì, per quanto compatibili, sia quando Fleequid proceda mediante Rivendita sia quando operi quale Intermediario puro ai sensi dell'art. 2.6. Restano ferme le disposizioni speciali previste dagli artt. 13, 17, 18 e 22, che prevalgono sulle disposizioni del presente articolo per quanto da esse specificamente disciplinato.</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 seguito dell'integrale adempimento dell'obbligo di pagamento dell'Acquirente ai sensi dell'art. 12.2 e dell'avvio della fase esecutiva dell'operazione, Fleequid emette nei confronti dell'Acquirente i documenti fiscali di propria competenza secondo il Modello di Vendita applicabile e la modalità di esecuzione prescelta. Il presente comma costituisce la disciplina di tutte le fatture e degli altri documenti fiscali emessi da Fleequid nei confronti dell'Acquirente, compresa, quando il Modello di Vendita lo richiede, la fattura relativa al Veicolo, oltre a quelle relative alle Commissioni, alle Tariffe e ai Servizi, nonché delle relative rettifiche, note di credito e riemissioni. In particolare: a) nella Vendita in commissione eseguita mediante Rivendita, Fleequid emette </w:t>
      </w:r>
      <w:r w:rsidRPr="00662DD7">
        <w:rPr>
          <w:rFonts w:ascii="Verdana" w:hAnsi="Verdana"/>
          <w:sz w:val="20"/>
          <w:szCs w:val="20"/>
        </w:rPr>
        <w:lastRenderedPageBreak/>
        <w:t>nei confronti dell'Acquirente la fattura relativa alla vendita del Veicolo, esponendo il Prezzo di vendita all'Acquirente nonché le Commissioni, le Tariffe, gli eventuali rimborsi spese e l'IVA ove dovuta; restano fermi gli autonomi obblighi di fatturazione del Venditore nei confronti di Fleequid previsti dall'art. 17.5; b) qualora Fleequid operi quale Intermediario puro, Fleequid emette i soli documenti fiscali relativi alle Commissioni, alle Tariffe e agli ulteriori importi ad essa spettanti, mentre la fattura relativa alla vendita del Veicolo è emessa dal Venditore nei confronti dell'Acquirente secondo quanto previsto dall'art. 17.11; c) nel Dealer Sales, Fleequid emette nei confronti dell'Acquirente la fattura relativa al Prezzo di vendita all'Acquirente, alle Tariffe, agli eventuali rimborsi spese e agli ulteriori importi applicabili, oltre all'IVA ove dovuta; resta distinto e autonomo il rapporto di fatturazione tra il Venditore e Fleequid disciplinato dall'art. 18.4. I documenti fiscali emessi nei confronti dell'Acquirente costituiscono la rappresentazione e la scomposizione, secondo la struttura della specifica operazione, delle somme già dovute in forza dell'Accordo vincolante e non costituiscono autonoma fonte dell'obbligazione né ne modificano l'ammontare, salvo errori materiali, rettifiche fiscalmente necessarie o quanto previsto in caso di Annullamento o riduzione dell'oggetto della vendita. Qualora, per effetto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Fleequid vi provvede secondo i termini previsti dalla normativa applicabile e in coordinamento con gli obblighi restitutori di cui all'art. 15. L'eventuale differimento dell'emissione della fattura o di altri documenti fiscali per esigenze amministrative, fiscali o connesse all'intervento di un Finanziatore non sospende né differisce gli obblighi di pagamento dell'Acquirente, che sorgono e divengono esigibili secondo quanto previsto dagli artt. 10, 11 e 12. Qualora, secondo le Condizioni Specifiche applicabili, il Finanziatore assuma la qualità di Acquirente, la fattura relativa alla vendita del Veicolo è emessa nei suoi confronti; la mera intestazione di un documento fiscale a un Finanziatore che non abbia assunto la qualità di Acquirente non determina, di per sé, la sostituzione dell'Acquirente originario né la sua liberazione dagli obblighi assunti.</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Al ricorrere dei presupposti previsti per l'esecuzione dell'operazione, il Venditore è tenuto, entro 5 (cinque) giorni dalla richiesta di Fleequid, a compiere tutte le attività di propria competenza necessarie al trasferimento della proprietà del Veicolo secondo il Modello di Vendita e la modalità di esecuzione applicabili, nonché a trasmettere a Fleequid, all'Acquirente o al diverso soggetto indicato da Fleequid le targhe, i documenti e tutte le informazioni necessarie all'intestazione o al trasferimento del Veicolo e alla cancellazione di eventuali Gravami. Per i Veicoli già immatricolati in Italia il Venditore è tenuto a prestare la propria collaborazione e a compiere gli adempimenti necessari affinché il trasferimento possa essere effettuato, ove applicabile, secondo il regime previsto dalla normativa vigente per i trasferimenti a favore di operatori professionali del settore, incluso il cosiddetto "mini-passaggio". Per i Veicoli non immatricolati in Italia il Venditore provvede, ove necessario, alla de-registrazione nel Paese di provenienza e a ogni altra formalità di propria competenza necessaria a consentire il </w:t>
      </w:r>
      <w:r w:rsidRPr="00662DD7">
        <w:rPr>
          <w:rFonts w:ascii="Verdana" w:hAnsi="Verdana"/>
          <w:sz w:val="20"/>
          <w:szCs w:val="20"/>
        </w:rPr>
        <w:lastRenderedPageBreak/>
        <w:t>trasferimento, l'intestazione e la commerciabilità del Veicolo. Il Venditore è altresì tenuto a fornire, entro il medesimo termine o nel diverso termine ragionevolmente indicato da Fleequid, ogni ulteriore documento, dichiarazione, procura o collaborazione necessaria per il completamento delle formalità amministrative relative alla specifica operazione. Qualora gli adempimenti posti a carico del Venditore non siano completati entro il termine applicabile per causa a lui imputabile, il Venditore è tenuto a corrispondere a Fleequid una penale pari a € 150,00 (euro centocinquanta/00) per ciascun giorno di ritardo e per ciascun Veicolo interessato, sino all'integrale adempimento, fatto salvo il risarcimento del maggior danno e ogni ulteriore rimedio previsto dalle presenti Condizioni Generali.</w:t>
      </w:r>
      <w:r w:rsidR="00E8593A" w:rsidRPr="00E8593A">
        <w:t xml:space="preserve"> </w:t>
      </w:r>
      <w:r w:rsidR="00E8593A" w:rsidRPr="00E8593A">
        <w:rPr>
          <w:rFonts w:ascii="Verdana" w:hAnsi="Verdana"/>
          <w:sz w:val="20"/>
          <w:szCs w:val="20"/>
        </w:rPr>
        <w:t>Qualora la medesima condotta integri il rifiuto ingiustificato di trasferire la proprietà del Veicolo disciplinato dall'art. 8.11,</w:t>
      </w:r>
      <w:r w:rsidR="004968CB">
        <w:rPr>
          <w:rFonts w:ascii="Verdana" w:hAnsi="Verdana"/>
          <w:sz w:val="20"/>
          <w:szCs w:val="20"/>
        </w:rPr>
        <w:t xml:space="preserve"> anche per effetto del decorso del termine di diffida ivi previsto,</w:t>
      </w:r>
      <w:r w:rsidR="00E8593A" w:rsidRPr="00E8593A">
        <w:rPr>
          <w:rFonts w:ascii="Verdana" w:hAnsi="Verdana"/>
          <w:sz w:val="20"/>
          <w:szCs w:val="20"/>
        </w:rPr>
        <w:t xml:space="preserve"> trova applicazione la penale ivi prevista in luogo della penale giornaliera di cui al presente comma; gli importi eventualmente già maturati a titolo di penale giornaliera per il medesimo fatto sono imputati alla penale prevista dall'art. 8.11 e non danno luogo a duplicazione.</w:t>
      </w:r>
      <w:r w:rsidR="001D6ED2" w:rsidRPr="001D6ED2">
        <w:t xml:space="preserve"> </w:t>
      </w:r>
      <w:r w:rsidR="001D6ED2" w:rsidRPr="001D6ED2">
        <w:rPr>
          <w:rFonts w:ascii="Verdana" w:hAnsi="Verdana"/>
          <w:sz w:val="20"/>
          <w:szCs w:val="20"/>
        </w:rPr>
        <w:t>Qualora, invece, il ritardo sfoci nella mancata messa a disposizione o consegna del Veicolo seguita dall'Annullamento della vendita ai sensi dell'art. 16.9, senza integrare il rifiuto disciplinato dall'art. 8.11, la penale giornaliera prevista dal presente comma resta dovuta per il periodo già maturato e le penali previste dall'art. 16.9 si aggiungono ad essa.</w:t>
      </w:r>
    </w:p>
    <w:p w14:paraId="0B17AB96" w14:textId="1BA718DE"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La proprietà del Veicolo si trasferisce all'Acquirente esclusivamente a seguito dell'integrale adempimento dell'obbligo di pagamento ai sensi dell'art. 12.2; nel caso delle Aste tale momento coincide con l'Aggiudicazione definitiva. Le Parti convengono espressamente</w:t>
      </w:r>
      <w:r w:rsidR="00305B6E">
        <w:rPr>
          <w:rFonts w:ascii="Verdana" w:hAnsi="Verdana"/>
          <w:sz w:val="20"/>
          <w:szCs w:val="20"/>
        </w:rPr>
        <w:t xml:space="preserve"> </w:t>
      </w:r>
      <w:r w:rsidRPr="00662DD7">
        <w:rPr>
          <w:rFonts w:ascii="Verdana" w:hAnsi="Verdana"/>
          <w:sz w:val="20"/>
          <w:szCs w:val="20"/>
        </w:rPr>
        <w:t xml:space="preserve">che l'effetto traslativo nei confronti dell'Acquirente è differito a tale momento, qualunque sia il Modello di Vendita applicabile e la modalità di esecuzione prescelta, ivi compresi i casi in cui Fleequid abbia acquistato la proprietà del Veicolo in epoca anteriore ai sensi dell'art. 18 e i casi in cui la vendita intervenga direttamente tra il Venditore e l'Acquirente quando Fleequid operi quale Intermediario puro. </w:t>
      </w:r>
      <w:r w:rsidR="002A1864" w:rsidRPr="002A1864">
        <w:rPr>
          <w:rFonts w:ascii="Verdana" w:hAnsi="Verdana"/>
          <w:sz w:val="20"/>
          <w:szCs w:val="20"/>
        </w:rPr>
        <w:t>Restano ferme le formalità di registrazione, trascrizione, immatricolazione, intestazione o gli altri adempimenti eventualmente necessari secondo la normativa applicabile.</w:t>
      </w:r>
      <w:r w:rsidR="002A1864">
        <w:rPr>
          <w:rFonts w:ascii="Verdana" w:hAnsi="Verdana"/>
          <w:sz w:val="20"/>
          <w:szCs w:val="20"/>
        </w:rPr>
        <w:t xml:space="preserve"> </w:t>
      </w:r>
      <w:r w:rsidRPr="00662DD7">
        <w:rPr>
          <w:rFonts w:ascii="Verdana" w:hAnsi="Verdana"/>
          <w:sz w:val="20"/>
          <w:szCs w:val="20"/>
        </w:rPr>
        <w:t>Ricevuti dal Venditore tutti i documenti, le informazioni e la collaborazione necessari ai sensi dell'art. 16.3, il soggetto tenuto al relativo adempimento secondo il Modello di Vendita applicabile e la modalità di esecuzione prescelta provvede</w:t>
      </w:r>
      <w:r w:rsidR="00852036">
        <w:rPr>
          <w:rFonts w:ascii="Verdana" w:hAnsi="Verdana"/>
          <w:sz w:val="20"/>
          <w:szCs w:val="20"/>
        </w:rPr>
        <w:t>,</w:t>
      </w:r>
      <w:r w:rsidRPr="00662DD7">
        <w:rPr>
          <w:rFonts w:ascii="Verdana" w:hAnsi="Verdana"/>
          <w:sz w:val="20"/>
          <w:szCs w:val="20"/>
        </w:rPr>
        <w:t xml:space="preserve"> entro i successivi 10 (dieci) giorni</w:t>
      </w:r>
      <w:r w:rsidR="00852036">
        <w:rPr>
          <w:rFonts w:ascii="Verdana" w:hAnsi="Verdana"/>
          <w:sz w:val="20"/>
          <w:szCs w:val="20"/>
        </w:rPr>
        <w:t>,</w:t>
      </w:r>
      <w:r w:rsidRPr="00662DD7">
        <w:rPr>
          <w:rFonts w:ascii="Verdana" w:hAnsi="Verdana"/>
          <w:sz w:val="20"/>
          <w:szCs w:val="20"/>
        </w:rPr>
        <w:t xml:space="preserve"> al compimento delle formalità necessarie </w:t>
      </w:r>
      <w:r w:rsidR="00747031" w:rsidRPr="00747031">
        <w:rPr>
          <w:rFonts w:ascii="Verdana" w:hAnsi="Verdana"/>
          <w:sz w:val="20"/>
          <w:szCs w:val="20"/>
        </w:rPr>
        <w:t>alla registrazione, trascrizione, immatricolazione o intestazione del trasferimento del</w:t>
      </w:r>
      <w:r w:rsidR="00747031">
        <w:rPr>
          <w:rFonts w:ascii="Verdana" w:hAnsi="Verdana"/>
          <w:sz w:val="20"/>
          <w:szCs w:val="20"/>
        </w:rPr>
        <w:t xml:space="preserve"> </w:t>
      </w:r>
      <w:r w:rsidRPr="00662DD7">
        <w:rPr>
          <w:rFonts w:ascii="Verdana" w:hAnsi="Verdana"/>
          <w:sz w:val="20"/>
          <w:szCs w:val="20"/>
        </w:rPr>
        <w:t>Veicolo in capo all'Acquirente, salvo che la normativa applicabile, la natura dell'operazione o le Condizioni Specifiche richiedano una diversa sequenza o tempistica; quando Fleequid opera quale Intermediario puro tale termine si applica al Venditore, salvo il diverso termine eventualmente previsto dalle Condizioni particolari di vendita in ragione dell'operazione, del Paese, della documentazione o della natura del Veicolo.</w:t>
      </w:r>
      <w:r w:rsidR="00613C69" w:rsidRPr="00613C69">
        <w:t xml:space="preserve"> </w:t>
      </w:r>
      <w:r w:rsidR="00613C69" w:rsidRPr="00613C69">
        <w:rPr>
          <w:rFonts w:ascii="Verdana" w:hAnsi="Verdana"/>
          <w:sz w:val="20"/>
          <w:szCs w:val="20"/>
        </w:rPr>
        <w:t xml:space="preserve">Quando Fleequid opera quale Intermediario puro, gli adempimenti del Venditore si articolano pertanto in due fasi successive: a) entro il termine di 5 (cinque) giorni previsto dall'art. 16.3, il Venditore fornisce i documenti, le dichiarazioni, le procure e la collaborazione necessari all'avvio delle formalità, con applicazione, in caso di ritardo, della penale prevista dal medesimo art. 16.3; b) entro i successivi </w:t>
      </w:r>
      <w:r w:rsidR="00613C69" w:rsidRPr="00613C69">
        <w:rPr>
          <w:rFonts w:ascii="Verdana" w:hAnsi="Verdana"/>
          <w:sz w:val="20"/>
          <w:szCs w:val="20"/>
        </w:rPr>
        <w:lastRenderedPageBreak/>
        <w:t>10 (dieci) giorni, decorrenti dal momento in cui ne sussistono i presupposti, il Venditore completa le formalità di trasferimento; in caso di ritardo imputabile al Venditore oltre tale termine, si applica la medesima penale di € 150,00 (euro centocinquanta/00) per ciascun giorno di ritardo e per ciascun Veicolo interessato, secondo il coordinamento previsto dall'art. 16.3 con gli artt. 8.11 e 16.9. La penale relativa alla seconda fase non matura per i giorni per i quali sia già maturata la penale relativa alla prima fase.</w:t>
      </w:r>
      <w:r w:rsidRPr="00662DD7">
        <w:rPr>
          <w:rFonts w:ascii="Verdana" w:hAnsi="Verdana"/>
          <w:sz w:val="20"/>
          <w:szCs w:val="20"/>
        </w:rPr>
        <w:t xml:space="preserve"> L'Acquirente prende atto che il trasferimento e la circolazione del Veicolo possono richiedere il completamento di formalità di registrazione, trascrizione, immatricolazione o analoghi adempimenti previsti dalla normativa applicabile nel Paese interessato e che, in via ordinaria, il ritiro del Veicolo può avvenire soltanto dopo il completamento delle formalità necessarie. In via eccezionale, per comprovate esigenze operative o su richiesta dell'Acquirente accettata da Fleequid, Fleequid può autorizzare il ritiro anticipato del Veicolo prima del completamento delle predette formalità. In tale ipotesi l'Acquirente: </w:t>
      </w:r>
      <w:del w:id="905" w:author="Avv. Rosario Panzariello" w:date="2026-09-28T19:42:00Z" w16du:dateUtc="2026-09-28T17:42:00Z">
        <w:r w:rsidRPr="00662DD7" w:rsidDel="007A2C2F">
          <w:rPr>
            <w:rFonts w:ascii="Verdana" w:hAnsi="Verdana"/>
            <w:sz w:val="20"/>
            <w:szCs w:val="20"/>
          </w:rPr>
          <w:delText>a</w:delText>
        </w:r>
      </w:del>
      <w:ins w:id="906" w:author="Avv. Rosario Panzariello" w:date="2026-09-28T19:42:00Z" w16du:dateUtc="2026-09-28T17:42:00Z">
        <w:r w:rsidR="007A2C2F">
          <w:rPr>
            <w:rFonts w:ascii="Verdana" w:hAnsi="Verdana"/>
            <w:sz w:val="20"/>
            <w:szCs w:val="20"/>
          </w:rPr>
          <w:t>(i</w:t>
        </w:r>
      </w:ins>
      <w:r w:rsidRPr="00662DD7">
        <w:rPr>
          <w:rFonts w:ascii="Verdana" w:hAnsi="Verdana"/>
          <w:sz w:val="20"/>
          <w:szCs w:val="20"/>
        </w:rPr>
        <w:t xml:space="preserve">) manleva e tiene indenne Fleequid, nonché gli eventuali soggetti ai quali il Veicolo risulti ancora formalmente intestato, da qualsiasi conseguenza amministrativa, fiscale, patrimoniale, sanzionatoria o di altra natura derivante dalla detenzione, dall'utilizzo o dalla circolazione del Veicolo prima del completamento delle formalità, fatto salvo quanto inderogabilmente imputabile al soggetto che invochi la manleva; </w:t>
      </w:r>
      <w:del w:id="907" w:author="Avv. Rosario Panzariello" w:date="2026-09-28T19:42:00Z" w16du:dateUtc="2026-09-28T17:42:00Z">
        <w:r w:rsidRPr="00662DD7" w:rsidDel="007A2C2F">
          <w:rPr>
            <w:rFonts w:ascii="Verdana" w:hAnsi="Verdana"/>
            <w:sz w:val="20"/>
            <w:szCs w:val="20"/>
          </w:rPr>
          <w:delText>b</w:delText>
        </w:r>
      </w:del>
      <w:ins w:id="908" w:author="Avv. Rosario Panzariello" w:date="2026-09-28T19:42:00Z" w16du:dateUtc="2026-09-28T17:42:00Z">
        <w:r w:rsidR="007A2C2F">
          <w:rPr>
            <w:rFonts w:ascii="Verdana" w:hAnsi="Verdana"/>
            <w:sz w:val="20"/>
            <w:szCs w:val="20"/>
          </w:rPr>
          <w:t>(ii</w:t>
        </w:r>
      </w:ins>
      <w:r w:rsidRPr="00662DD7">
        <w:rPr>
          <w:rFonts w:ascii="Verdana" w:hAnsi="Verdana"/>
          <w:sz w:val="20"/>
          <w:szCs w:val="20"/>
        </w:rPr>
        <w:t xml:space="preserve">) si obbliga a compiere e a prestare ogni collaborazione necessaria affinché le formalità di definitiva registrazione, intestazione o trasferimento siano completate entro 5 (cinque) giorni dal ritiro anticipato, salvo diverso termine espressamente comunicato per iscritto da Fleequid; </w:t>
      </w:r>
      <w:ins w:id="909" w:author="Avv. Rosario Panzariello" w:date="2026-09-28T19:42:00Z" w16du:dateUtc="2026-09-28T17:42:00Z">
        <w:r w:rsidR="007A2C2F">
          <w:rPr>
            <w:rFonts w:ascii="Verdana" w:hAnsi="Verdana"/>
            <w:sz w:val="20"/>
            <w:szCs w:val="20"/>
          </w:rPr>
          <w:t>(iii</w:t>
        </w:r>
      </w:ins>
      <w:del w:id="910" w:author="Avv. Rosario Panzariello" w:date="2026-09-28T19:42:00Z" w16du:dateUtc="2026-09-28T17:42:00Z">
        <w:r w:rsidRPr="00662DD7" w:rsidDel="007A2C2F">
          <w:rPr>
            <w:rFonts w:ascii="Verdana" w:hAnsi="Verdana"/>
            <w:sz w:val="20"/>
            <w:szCs w:val="20"/>
          </w:rPr>
          <w:delText>c</w:delText>
        </w:r>
      </w:del>
      <w:r w:rsidRPr="00662DD7">
        <w:rPr>
          <w:rFonts w:ascii="Verdana" w:hAnsi="Verdana"/>
          <w:sz w:val="20"/>
          <w:szCs w:val="20"/>
        </w:rPr>
        <w:t>) si obbliga a trasmettere a Fleequid idonea prova documentale dell'avvenuto compimento o deposito delle formalità entro 1 (un) giorno dalla disponibilità del relativo documento o riscontro dell'autorità competente. In caso di ritardo imputabile all'Acquirente oltre il termine di cui alla lett. b), questi è tenuto a corrispondere a Fleequid una penale pari a € 150,00 (euro centocinquanta/00) per ciascun giorno di ritardo e per ciascun Veicolo interessato, sino al completamento degli adempimenti, fatto salvo il risarcimento del maggior danno. Qualora il ritardo ecceda 30 (trenta) giorni, Fleequid può avvalersi degli ulteriori rimedi previsti dalle presenti Condizioni Generali e dalla legge, ivi compresa, ove giuridicamente e materialmente praticabile, la facoltà di promuovere presso le competenti autorità le iniziative necessarie per ottenere l'intestazione del Veicolo in capo al soggetto tenuto, con addebito a quest'ultimo delle relative spese, oneri e costi, ferme le penali già maturate. Nelle operazioni assistite da una Soluzione di finanziamento la sequenza degli adempimenti di intestazione, fatturazione, pagamento, trasferimento della proprietà e consegna può differire da quella ordinaria secondo quanto previsto dall'art. 22 e dalle Condizioni Specifiche applicabili</w:t>
      </w:r>
      <w:del w:id="911" w:author="Avv. Rosario Panzariello" w:date="2026-09-28T19:06:00Z" w16du:dateUtc="2026-09-28T17:06:00Z">
        <w:r w:rsidR="00DC4004" w:rsidRPr="00DC4004" w:rsidDel="00AE79E6">
          <w:delText xml:space="preserve"> </w:delText>
        </w:r>
      </w:del>
      <w:r w:rsidR="00DC4004" w:rsidRPr="00DC4004">
        <w:rPr>
          <w:rFonts w:ascii="Verdana" w:hAnsi="Verdana"/>
          <w:sz w:val="20"/>
          <w:szCs w:val="20"/>
        </w:rPr>
        <w:t xml:space="preserve">, </w:t>
      </w:r>
      <w:r w:rsidR="00DC4004" w:rsidRPr="00662DD7">
        <w:rPr>
          <w:rFonts w:ascii="Verdana" w:hAnsi="Verdana"/>
          <w:sz w:val="20"/>
          <w:szCs w:val="20"/>
        </w:rPr>
        <w:t>fermo il criterio di trasferimento della proprietà stabilito dal presente comma e quanto previsto dall'art. 22.6</w:t>
      </w:r>
      <w:r w:rsidRPr="00662DD7">
        <w:rPr>
          <w:rFonts w:ascii="Verdana" w:hAnsi="Verdana"/>
          <w:sz w:val="20"/>
          <w:szCs w:val="20"/>
        </w:rPr>
        <w:t>; il compimento anticipato di adempimenti documentali o di intestazione in favore del Finanziatore non determina, di per sé, il trasferimento della proprietà né, nel caso delle Aste, l'Aggiudicazione definitiva.</w:t>
      </w:r>
    </w:p>
    <w:p w14:paraId="261E50B7" w14:textId="2ABBA4C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rischio del perimento e del deterioramento del Veicolo passa all'Acquirente nel momento in cui, dopo l'integrale adempimento dell'obbligo di pagamento ai sensi dell'art. 12.2, il Veicolo </w:t>
      </w:r>
      <w:r w:rsidRPr="00662DD7">
        <w:rPr>
          <w:rFonts w:ascii="Verdana" w:hAnsi="Verdana"/>
          <w:sz w:val="20"/>
          <w:szCs w:val="20"/>
        </w:rPr>
        <w:lastRenderedPageBreak/>
        <w:t>è effettivamente messo a sua disposizione per il ritiro mediante la comunicazione di cui all'art. 16.6. Qualora il Veicolo risulti già disponibile per il ritiro al momento dell'integrale pagamento, la proprietà e il rischio si trasferiscono contestualmente a tale momento</w:t>
      </w:r>
      <w:del w:id="912" w:author="Avv. Rosario Panzariello" w:date="2026-09-28T19:22:00Z" w16du:dateUtc="2026-09-28T17:22:00Z">
        <w:r w:rsidR="00A66E96" w:rsidDel="00536F50">
          <w:rPr>
            <w:rFonts w:ascii="Verdana" w:hAnsi="Verdana"/>
            <w:sz w:val="20"/>
            <w:szCs w:val="20"/>
          </w:rPr>
          <w:delText>, salvo quanto previsto dall’art. 16.4 in caso di ritiro anticipato autorizzato</w:delText>
        </w:r>
      </w:del>
      <w:ins w:id="913" w:author="Avv. Rosario Panzariello" w:date="2026-09-28T19:22:00Z" w16du:dateUtc="2026-09-28T17:22:00Z">
        <w:r w:rsidR="00536F50">
          <w:rPr>
            <w:rFonts w:ascii="Verdana" w:hAnsi="Verdana"/>
            <w:sz w:val="20"/>
            <w:szCs w:val="20"/>
          </w:rPr>
          <w:t>.</w:t>
        </w:r>
        <w:r w:rsidR="0077245E" w:rsidRPr="0077245E">
          <w:t xml:space="preserve"> </w:t>
        </w:r>
      </w:ins>
      <w:ins w:id="914" w:author="Avv. Rosario Panzariello" w:date="2026-09-28T19:22:00Z">
        <w:r w:rsidR="0077245E" w:rsidRPr="0077245E">
          <w:rPr>
            <w:rFonts w:ascii="Verdana" w:hAnsi="Verdana"/>
            <w:sz w:val="20"/>
            <w:szCs w:val="20"/>
          </w:rPr>
          <w:t>In caso di ritiro anticipato autorizzato ai sensi dell’art. 16.4, il rischio passa all’Acquirente al momento dell’effettivo ritiro del Veicolo</w:t>
        </w:r>
      </w:ins>
      <w:r w:rsidRPr="00662DD7">
        <w:rPr>
          <w:rFonts w:ascii="Verdana" w:hAnsi="Verdana"/>
          <w:sz w:val="20"/>
          <w:szCs w:val="20"/>
        </w:rPr>
        <w:t>. Fino al passaggio del rischio</w:t>
      </w:r>
      <w:r w:rsidR="00C84D42">
        <w:rPr>
          <w:rFonts w:ascii="Verdana" w:hAnsi="Verdana"/>
          <w:sz w:val="20"/>
          <w:szCs w:val="20"/>
        </w:rPr>
        <w:t xml:space="preserve"> all’Acquirente</w:t>
      </w:r>
      <w:r w:rsidRPr="00662DD7">
        <w:rPr>
          <w:rFonts w:ascii="Verdana" w:hAnsi="Verdana"/>
          <w:sz w:val="20"/>
          <w:szCs w:val="20"/>
        </w:rPr>
        <w:t xml:space="preserve">, questo resta a carico del soggetto che, secondo il Modello di Vendita applicabile e la modalità di esecuzione prescelta, </w:t>
      </w:r>
      <w:r w:rsidR="005442A1" w:rsidRPr="005442A1">
        <w:rPr>
          <w:rFonts w:ascii="Verdana" w:hAnsi="Verdana"/>
          <w:sz w:val="20"/>
          <w:szCs w:val="20"/>
        </w:rPr>
        <w:t>conserva la detenzione o la disponibilità materiale del Veicolo, anche qualora la proprietà si sia già trasferita all'Acquirente ai sensi dell'art. 16.4</w:t>
      </w:r>
      <w:r w:rsidRPr="00662DD7">
        <w:rPr>
          <w:rFonts w:ascii="Verdana" w:hAnsi="Verdana"/>
          <w:sz w:val="20"/>
          <w:szCs w:val="20"/>
        </w:rPr>
        <w:t>, secondo quanto previsto dagli artt. 13.9</w:t>
      </w:r>
      <w:ins w:id="915" w:author="Avv. Rosario Panzariello" w:date="2026-09-28T19:23:00Z" w16du:dateUtc="2026-09-28T17:23:00Z">
        <w:r w:rsidR="0077245E">
          <w:rPr>
            <w:rFonts w:ascii="Verdana" w:hAnsi="Verdana"/>
            <w:sz w:val="20"/>
            <w:szCs w:val="20"/>
          </w:rPr>
          <w:t xml:space="preserve"> </w:t>
        </w:r>
      </w:ins>
      <w:del w:id="916" w:author="Avv. Rosario Panzariello" w:date="2026-09-28T19:23:00Z" w16du:dateUtc="2026-09-28T17:23:00Z">
        <w:r w:rsidRPr="00662DD7" w:rsidDel="0077245E">
          <w:rPr>
            <w:rFonts w:ascii="Verdana" w:hAnsi="Verdana"/>
            <w:sz w:val="20"/>
            <w:szCs w:val="20"/>
          </w:rPr>
          <w:delText xml:space="preserve">, 17 </w:delText>
        </w:r>
      </w:del>
      <w:r w:rsidRPr="00662DD7">
        <w:rPr>
          <w:rFonts w:ascii="Verdana" w:hAnsi="Verdana"/>
          <w:sz w:val="20"/>
          <w:szCs w:val="20"/>
        </w:rPr>
        <w:t>e 18.6. Decorso inutilmente il termine di ritiro previsto dall'art. 16.7, l'Acquirente sopporta convenzionalmente, nei limiti consentiti dalla legge, i rischi, i costi e gli oneri conseguenti al mancato ritiro. La messa a disposizione del Veicolo per il ritiro non costituisce di per sé costituzione in mora del creditore ai sensi dell'art. 1206 c.c.; resta impregiudicata la facoltà di Fleequid e del Venditore di avvalersi della disciplina legale della mora del creditore quando occorra produrne gli effetti specifici.</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Salvo quanto diversamente previsto dalle Condizioni particolari di vendita, dalle Condizioni Specifiche o da diverso accordo applicabile alla specifica operazione, la consegna del Veicolo avviene presso la sede del Venditore ovvero presso la diversa sede indicata da Fleequid nella comunicazione di messa a disposizione per il ritiro, secondo la resa EXW — Incoterms® 2020, ove applicabile</w:t>
      </w:r>
      <w:r w:rsidR="00A058E8">
        <w:rPr>
          <w:rFonts w:ascii="Verdana" w:hAnsi="Verdana"/>
          <w:sz w:val="20"/>
          <w:szCs w:val="20"/>
        </w:rPr>
        <w:t xml:space="preserve">, </w:t>
      </w:r>
      <w:r w:rsidR="00CC4D7F" w:rsidRPr="00CC4D7F">
        <w:rPr>
          <w:rFonts w:ascii="Verdana" w:hAnsi="Verdana"/>
          <w:sz w:val="20"/>
          <w:szCs w:val="20"/>
        </w:rPr>
        <w:t>ferma in ogni caso la specifica disciplina del passaggio del rischio prevista dall'art. 16.5</w:t>
      </w:r>
      <w:r w:rsidRPr="00662DD7">
        <w:rPr>
          <w:rFonts w:ascii="Verdana" w:hAnsi="Verdana"/>
          <w:sz w:val="20"/>
          <w:szCs w:val="20"/>
        </w:rPr>
        <w:t xml:space="preserve">. L'Acquirente può procedere al ritiro del Veicolo esclusivamente a seguito della comunicazione di Fleequid che ne confermi la messa a disposizione per la consegna, salvo che Fleequid abbia espressamente autorizzato per iscritto una diversa modalità o tempistica. La comunicazione di messa a disposizione è effettuata secondo le modalità previste dall'art. 24, attesta che, per quanto di competenza di Fleequid e salvo gli adempimenti eventualmente posti a carico dell'Acquirente, il Veicolo è disponibile per la consegna e costituisce formale richiesta all'Acquirente di prenderlo in consegna. </w:t>
      </w:r>
      <w:r w:rsidR="00960C88" w:rsidRPr="00960C88">
        <w:rPr>
          <w:rFonts w:ascii="Verdana" w:hAnsi="Verdana"/>
          <w:sz w:val="20"/>
          <w:szCs w:val="20"/>
        </w:rPr>
        <w:t>Il Veicolo è ordinariamente reso disponibile per il ritiro</w:t>
      </w:r>
      <w:r w:rsidRPr="00662DD7">
        <w:rPr>
          <w:rFonts w:ascii="Verdana" w:hAnsi="Verdana"/>
          <w:sz w:val="20"/>
          <w:szCs w:val="20"/>
        </w:rPr>
        <w:t xml:space="preserve"> entro 30 (trenta) giorni dall'integrale adempimento dell'obbligo di pagamento dell'Acquirente ai sensi dell'art. 12.2 ovvero, qualora per l'esecuzione dell'operazione siano necessari documenti, formalità o adempimenti posti a carico del Venditore, dell'Acquirente, di un Finanziatore o di terzi, non appena tali adempimenti consentano ragionevolmente di procedere alla consegna. L'Acquirente riconosce e accetta che i termini previsti per la messa a disposizione e la consegna del Veicolo sono indicativi e non costituiscono termini essenziali ai sensi dell'art. 1457 c.c., salvo che Fleequid ne abbia espressamente riconosciuto per iscritto il carattere essenziale per la specifica operazione; salvo tale espressa previsione, l'utilizzo nelle comunicazioni, nell'Inserzione o negli altri documenti dell'operazione di espressioni quali «entro», «entro e non oltre», «consegna prevista entro» o equivalenti non attribuisce di per sé carattere essenziale o perentorio al termine indicato. Salvo quanto inderogabilmente previsto dalla legge e fatti salvi il dolo o la colpa grave di Fleequid, Fleequid non risponde del ritardo o della mancata consegna nella misura in cui essi derivino da fatti ad essa non imputabili, ivi compresi, a titolo </w:t>
      </w:r>
      <w:r w:rsidRPr="00662DD7">
        <w:rPr>
          <w:rFonts w:ascii="Verdana" w:hAnsi="Verdana"/>
          <w:sz w:val="20"/>
          <w:szCs w:val="20"/>
        </w:rPr>
        <w:lastRenderedPageBreak/>
        <w:t>esemplificativo e non esaustivo: a) dati, documenti o informazioni mancanti, inesatti o tardivamente forniti dall'Acquirente, dal Venditore o da altri soggetti coinvolti nell'operazione; b) ritardo, mancata collaborazione, indisponibilità del Veicolo o altro inadempimento del Venditore; c) ritardi o impedimenti relativi a formalità amministrative, registrazioni, trascrizioni, immatricolazioni, cancellazioni di Gravami o adempimenti presso pubbliche autorità o registri; d) scioperi, interruzioni di energia o di servizi essenziali, calamità naturali, provvedimenti dell'autorità, difficoltà o interruzioni nei trasporti, disordini, eventi bellici o terroristici e altre cause di forza maggiore; e) ritardi imputabili a spedizionieri, trasportatori, fornitori, subfornitori o altri terzi incaricati, purché non derivanti da dolo o colpa grave di Fleequid nella loro selezione o gestione; f) nelle operazioni assistite da una Soluzione di finanziamento, ritardi o impedimenti dipendenti dal Finanziatore o dalla sequenza degli adempimenti prevista dalle relative Condizioni Specifiche. Nei predetti casi il superamento dei termini indicativi di consegna non attribuisce all'Acquirente diritto a indennizzi o risarcimenti nei confronti di Fleequid, nei limiti consentiti dalla legge e fermo quanto previsto dalle presenti Condizioni Generali in caso di inadempimento imputabile ad altro soggetto.</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A seguito della comunicazione di messa a disposizione del Veicolo per la consegna, l'Acquirente è tenuto a provvedere al ritiro entro 10 (dieci) giorni, secondo le modalità, nel luogo e negli orari indicati da Fleequid, salvo diverso termine espressamente comunicato per iscritto o previsto dalle Condizioni particolari di vendita. Decorso inutilmente il predetto termine per causa imputabile all'Acquirente, questi è tenuto a corrispondere a Fleequid una penale pari a € 50,00 (euro cinquanta/00) per ciascun giorno di ritardo e per ciascun Veicolo, sino all'effettivo ritiro</w:t>
      </w:r>
      <w:r w:rsidR="00533E66">
        <w:rPr>
          <w:rFonts w:ascii="Verdana" w:hAnsi="Verdana"/>
          <w:sz w:val="20"/>
          <w:szCs w:val="20"/>
        </w:rPr>
        <w:t xml:space="preserve"> ovvero, se anteriore, sino alla data di efficacia dell’Annullamento della vendita disposto ai sensi del presente comma</w:t>
      </w:r>
      <w:r w:rsidRPr="00662DD7">
        <w:rPr>
          <w:rFonts w:ascii="Verdana" w:hAnsi="Verdana"/>
          <w:sz w:val="20"/>
          <w:szCs w:val="20"/>
        </w:rPr>
        <w:t xml:space="preserve">, fatto salvo il risarcimento del maggior danno e il rimborso degli ulteriori costi e spese causati dal ritardo, ivi compresi quelli di custodia, deposito, movimentazione, parcheggio, assicurazione e gestione del Veicolo. Qualora il Veicolo permanga presso il Venditore, l'Acquirente è altresì tenuto a rimborsare i costi di sosta, parcheggio e custodia dovuti al Venditore; qualora il Veicolo non sia stato ritirato entro 30 (trenta) giorni </w:t>
      </w:r>
      <w:r w:rsidR="00533E66">
        <w:rPr>
          <w:rFonts w:ascii="Verdana" w:hAnsi="Verdana"/>
          <w:sz w:val="20"/>
          <w:szCs w:val="20"/>
        </w:rPr>
        <w:t>dalla comunicazione di messa a disposizione</w:t>
      </w:r>
      <w:r w:rsidRPr="00662DD7">
        <w:rPr>
          <w:rFonts w:ascii="Verdana" w:hAnsi="Verdana"/>
          <w:sz w:val="20"/>
          <w:szCs w:val="20"/>
        </w:rPr>
        <w:t>, a decorrere dal trentunesimo giorno</w:t>
      </w:r>
      <w:r w:rsidR="00F47AED">
        <w:rPr>
          <w:rFonts w:ascii="Verdana" w:hAnsi="Verdana"/>
          <w:sz w:val="20"/>
          <w:szCs w:val="20"/>
        </w:rPr>
        <w:t xml:space="preserve"> successivo a tale comunicazione</w:t>
      </w:r>
      <w:r w:rsidR="002A587E">
        <w:rPr>
          <w:rFonts w:ascii="Verdana" w:hAnsi="Verdana"/>
          <w:sz w:val="20"/>
          <w:szCs w:val="20"/>
        </w:rPr>
        <w:t>,</w:t>
      </w:r>
      <w:r w:rsidR="00F47AED">
        <w:rPr>
          <w:rFonts w:ascii="Verdana" w:hAnsi="Verdana"/>
          <w:sz w:val="20"/>
          <w:szCs w:val="20"/>
        </w:rPr>
        <w:t xml:space="preserve"> e finché il Veicolo permanga presso il Venditore</w:t>
      </w:r>
      <w:r w:rsidR="002A587E">
        <w:rPr>
          <w:rFonts w:ascii="Verdana" w:hAnsi="Verdana"/>
          <w:sz w:val="20"/>
          <w:szCs w:val="20"/>
        </w:rPr>
        <w:t>,</w:t>
      </w:r>
      <w:r w:rsidRPr="00662DD7">
        <w:rPr>
          <w:rFonts w:ascii="Verdana" w:hAnsi="Verdana"/>
          <w:sz w:val="20"/>
          <w:szCs w:val="20"/>
        </w:rPr>
        <w:t xml:space="preserve"> l'Acquirente è tenuto a corrispondere al Venditore, a titolo di parcheggio e custodia, l'importo di € 10,00 (euro dieci/00) per ciascun giorno e per ciascun Veicolo, quale quantificazione convenzionale della voce di costo prevista dal presente periodo. L'importo dovuto al Venditore ai sensi del periodo precedente è distinto, per titolo, creditore e decorrenza, dalla penale dovuta a Fleequid ai sensi del secondo periodo del presente comma e ad essa si aggiunge, ferme le ulteriori spese effettivamente sostenute. I predetti € 10,00 (euro dieci/00) giornalieri assorbono, per il medesimo periodo, il rimborso della medesima voce di parcheggio e custodia dovuta al Venditore previsto dal presente comma, che non può essere richiesto in duplicazione per il medesimo periodo; restano integralmente dovuti il rimborso dei costi e delle spese autonomi effettivamente sostenuti da Fleequid o da terzi e delle diverse voci di costo non ricomprese nella quantificazione convenzionale. </w:t>
      </w:r>
      <w:r w:rsidR="00FD58A9">
        <w:rPr>
          <w:rFonts w:ascii="Verdana" w:hAnsi="Verdana"/>
          <w:sz w:val="20"/>
          <w:szCs w:val="20"/>
        </w:rPr>
        <w:t>Laddove</w:t>
      </w:r>
      <w:r w:rsidR="00FD58A9" w:rsidRPr="00FD58A9">
        <w:rPr>
          <w:rFonts w:ascii="Verdana" w:hAnsi="Verdana"/>
          <w:sz w:val="20"/>
          <w:szCs w:val="20"/>
        </w:rPr>
        <w:t xml:space="preserve"> il Veicolo </w:t>
      </w:r>
      <w:r w:rsidR="00FD58A9" w:rsidRPr="00FD58A9">
        <w:rPr>
          <w:rFonts w:ascii="Verdana" w:hAnsi="Verdana"/>
          <w:sz w:val="20"/>
          <w:szCs w:val="20"/>
        </w:rPr>
        <w:lastRenderedPageBreak/>
        <w:t>permanga presso il Venditore per effetto del mancato o tardivo ritiro imputabile all'Acquirente, il Venditore non può richiedere a Fleequid corrispettivi, indennizzi, rimborsi o risarcimenti per la permanenza del Veicolo presso i propri locali, piazzali o aree di custodia, restando i relativi costi, oneri e conseguenze a carico dell'Acquirente secondo quanto previsto dal presente comma, salvo che derivino direttamente da un fatto imputabile a Fleequid.</w:t>
      </w:r>
      <w:r w:rsidR="00FD58A9">
        <w:rPr>
          <w:rFonts w:ascii="Verdana" w:hAnsi="Verdana"/>
          <w:sz w:val="20"/>
          <w:szCs w:val="20"/>
        </w:rPr>
        <w:t xml:space="preserve"> </w:t>
      </w:r>
      <w:r w:rsidRPr="00662DD7">
        <w:rPr>
          <w:rFonts w:ascii="Verdana" w:hAnsi="Verdana"/>
          <w:sz w:val="20"/>
          <w:szCs w:val="20"/>
        </w:rPr>
        <w:t xml:space="preserve">Qualora il mancato ritiro si protragga per oltre 30 (trenta) giorni dalla comunicazione di messa a disposizione, Fleequid può, mediante comunicazione scritta all'Acquirente, procedere all'Annullamento della vendita ai sensi dell'art. 14, ferme le penali già maturate, le Commissioni </w:t>
      </w:r>
      <w:r w:rsidR="00C74DDC">
        <w:rPr>
          <w:rFonts w:ascii="Verdana" w:hAnsi="Verdana"/>
          <w:sz w:val="20"/>
          <w:szCs w:val="20"/>
        </w:rPr>
        <w:t xml:space="preserve">già maturate, ove dovute, </w:t>
      </w:r>
      <w:r w:rsidRPr="00662DD7">
        <w:rPr>
          <w:rFonts w:ascii="Verdana" w:hAnsi="Verdana"/>
          <w:sz w:val="20"/>
          <w:szCs w:val="20"/>
        </w:rPr>
        <w:t>e le Tariffe dovute, il rimborso di tutti i costi e le spese sostenuti e il risarcimento dell'eventuale maggior danno.</w:t>
      </w:r>
      <w:r w:rsidR="001A7A43" w:rsidRPr="001A7A43">
        <w:t xml:space="preserve"> </w:t>
      </w:r>
      <w:r w:rsidR="001A7A43" w:rsidRPr="001A7A43">
        <w:rPr>
          <w:rFonts w:ascii="Verdana" w:hAnsi="Verdana"/>
          <w:sz w:val="20"/>
          <w:szCs w:val="20"/>
        </w:rPr>
        <w:t>L'Annullamento disposto ai sensi del presente comma costituisce fattispecie autonoma rispetto all'Annullamento per mancato pagamento e non comporta l'applicazione delle penali previste dall'art. 12.9, lett. c) e d), né della soglia minima prevista dal medesimo comma. Gli effetti restitutori sono regolati dall'art. 15 secondo le seguenti modalità: a) nel Dealer Sales si scioglie la vendita tra Fleequid e l'Acquirente, il Veicolo resta o torna nella disponibilità di Fleequid e Fleequid restituisce all'Acquirente le somme da questi corrisposte, al netto degli importi legittimamente trattenuti o imputati; b) nella Vendita in commissione eseguita mediante Rivendita si procede al ripristino di entrambi i passaggi funzionalmente collegati: il Veicolo è restituito al Venditore, il Venditore restituisce a Fleequid quanto da questa ricevuto in relazione al Veicolo e Fleequid restituisce all'Acquirente le somme da questi corrisposte, al netto degli importi legittimamente trattenuti o imputati; c) quando Fleequid opera quale Intermediario puro, Fleequid, che non è parte della compravendita, resta estranea al flusso del prezzo del Veicolo: il Venditore e l'Acquirente cooperano al ripristino, il Veicolo resta o torna al Venditore e il Venditore rimborsa direttamente all'Acquirente il prezzo ricevuto</w:t>
      </w:r>
      <w:r w:rsidR="001A7A43">
        <w:rPr>
          <w:rFonts w:ascii="Verdana" w:hAnsi="Verdana"/>
          <w:sz w:val="20"/>
          <w:szCs w:val="20"/>
        </w:rPr>
        <w:t>.</w:t>
      </w:r>
      <w:r w:rsidRPr="00662DD7">
        <w:rPr>
          <w:rFonts w:ascii="Verdana" w:hAnsi="Verdana"/>
          <w:sz w:val="20"/>
          <w:szCs w:val="20"/>
        </w:rPr>
        <w:t xml:space="preserve"> In alternativa all'Annullamento della vendita, Fleequid può continuare a custodire o far custodire il Veicolo, anche presso terzi, ovvero adottare le ulteriori misure ragionevolmente necessarie alla sua conservazione e gestione, con costi, spese e rischi conseguenti al ritardo a carico dell'Acquirente, nei limiti consentiti dalla legge. Il mancato ritiro del Veicolo da parte dell'Acquirente non determina rinuncia di Fleequid o del Venditore ai diritti derivanti dall'operazione, né sospende o interrompe la maturazione delle penali e degli ulteriori importi previsti dalle presenti Condizioni Generali, salvo espressa rinuncia scritta di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Qualora, al momento del ritiro da parte dell'Acquirente o del soggetto incaricato,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la circostanza è constatata al momento del ritiro e, ove possibile, annotata nel verbale di consegna di cui all'art. 16.10. L'obbligo del Venditore di predisporre il Veicolo per la consegna e il ritiro e di assicurarne l'idoneità alla movimentazione e al trasferimento, le relative eccezioni e le conseguenze della loro violazion</w:t>
      </w:r>
      <w:r w:rsidR="00007881">
        <w:rPr>
          <w:rFonts w:ascii="Verdana" w:hAnsi="Verdana"/>
          <w:sz w:val="20"/>
          <w:szCs w:val="20"/>
        </w:rPr>
        <w:t>e, anche economiche,</w:t>
      </w:r>
      <w:r w:rsidRPr="00662DD7">
        <w:rPr>
          <w:rFonts w:ascii="Verdana" w:hAnsi="Verdana"/>
          <w:sz w:val="20"/>
          <w:szCs w:val="20"/>
        </w:rPr>
        <w:t xml:space="preserve"> </w:t>
      </w:r>
      <w:r w:rsidRPr="00662DD7">
        <w:rPr>
          <w:rFonts w:ascii="Verdana" w:hAnsi="Verdana"/>
          <w:sz w:val="20"/>
          <w:szCs w:val="20"/>
        </w:rPr>
        <w:lastRenderedPageBreak/>
        <w:t>sono disciplinati dall'art. 8.14, al quale si rinvia. Restano ferme le disposizioni dell'art. 8.12 in materia di custodia, conservazione, conformità e non alterazione del Veicolo e la relativa penale, che si applica per fatti e inadempimenti distinti da quelli previsti dall'art. 8.14 e dal presente comma.</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sidRPr="00C22391">
        <w:rPr>
          <w:rFonts w:ascii="Verdana" w:hAnsi="Verdana"/>
          <w:sz w:val="20"/>
          <w:szCs w:val="20"/>
        </w:rPr>
        <w:t>Qualora, per fatto imputabile al Venditore, questi ritardi o ometta la messa a disposizione o la consegna del Veicolo in violazione degli obblighi e dei termini posti a suo carico per la specifica operazione, ovvero rifiuti o ometta di compiere gli adempimenti di propria competenza necessari a consentirne la consegna</w:t>
      </w:r>
      <w:r w:rsidR="00997C0D" w:rsidRPr="00662DD7">
        <w:rPr>
          <w:rFonts w:ascii="Verdana" w:hAnsi="Verdana"/>
          <w:sz w:val="20"/>
          <w:szCs w:val="20"/>
        </w:rPr>
        <w:t>, Fleequid può procedere all'Annullamento della vendita mediante comunicazione scritta, ferme le ulteriori facoltà e i rimedi previsti dalle presenti Condizioni Generali. Fleequid può inoltre, in relazione alla gravità dell'inadempimento, limitare, sospendere o bloccare l'accesso del Venditore al Marketplace secondo quanto previsto dall'art. 5, ferma l'applicazione delle ulteriori conseguenze previste in materia di Classificazione dell'Utente. Nella Vendita in commissione l'Annullamento per mancata consegna imputabile al Venditore non fa venir meno le Commissioni a carico del Venditore già maturate con il buon fine dell'operazione ai sensi dell'art. 12.4, né le Tariffe relative ai Servizi già resi o gli altri rimborsi e importi già maturati per distinto titolo. In aggiunta a quanto precede,</w:t>
      </w:r>
      <w:r w:rsidR="006A2629">
        <w:rPr>
          <w:rFonts w:ascii="Verdana" w:hAnsi="Verdana"/>
          <w:sz w:val="20"/>
          <w:szCs w:val="20"/>
        </w:rPr>
        <w:t xml:space="preserve"> in caso di Annullamento della vendita per mancata messa a disposizione o consegna del Veicolo imputabile al Venditore,</w:t>
      </w:r>
      <w:r w:rsidR="00997C0D" w:rsidRPr="00662DD7">
        <w:rPr>
          <w:rFonts w:ascii="Verdana" w:hAnsi="Verdana"/>
          <w:sz w:val="20"/>
          <w:szCs w:val="20"/>
        </w:rPr>
        <w:t xml:space="preserve"> nella Vendita in commissione il Venditore è tenuto a corrispondere a Fleequid, a titolo di penale, un importo pari al triplo delle Commissioni a carico del Venditore applicabili alla specifica operazione, nonché un'ulteriore penale pari a € </w:t>
      </w:r>
      <w:r w:rsidR="006A2629">
        <w:rPr>
          <w:rFonts w:ascii="Verdana" w:hAnsi="Verdana"/>
          <w:sz w:val="20"/>
          <w:szCs w:val="20"/>
        </w:rPr>
        <w:t>3</w:t>
      </w:r>
      <w:r w:rsidR="00997C0D" w:rsidRPr="00662DD7">
        <w:rPr>
          <w:rFonts w:ascii="Verdana" w:hAnsi="Verdana"/>
          <w:sz w:val="20"/>
          <w:szCs w:val="20"/>
        </w:rPr>
        <w:t xml:space="preserve">.000,00 (euro </w:t>
      </w:r>
      <w:r w:rsidR="006A2629">
        <w:rPr>
          <w:rFonts w:ascii="Verdana" w:hAnsi="Verdana"/>
          <w:sz w:val="20"/>
          <w:szCs w:val="20"/>
        </w:rPr>
        <w:t>tremila</w:t>
      </w:r>
      <w:r w:rsidR="00997C0D" w:rsidRPr="00662DD7">
        <w:rPr>
          <w:rFonts w:ascii="Verdana" w:hAnsi="Verdana"/>
          <w:sz w:val="20"/>
          <w:szCs w:val="20"/>
        </w:rPr>
        <w:t xml:space="preserve">/00) per ciascun Veicolo non consegnato, fatto salvo il risarcimento del maggior danno per la sola parte eccedente; l'importo pari al triplo delle Commissioni è dovuto a titolo di autonoma penale e non costituisce ulteriore Commissione. Nel Dealer Sales, </w:t>
      </w:r>
      <w:r w:rsidR="00E87379">
        <w:rPr>
          <w:rFonts w:ascii="Verdana" w:hAnsi="Verdana"/>
          <w:sz w:val="20"/>
          <w:szCs w:val="20"/>
        </w:rPr>
        <w:t xml:space="preserve">nel medesimo caso di Annullamento della vendita, il Venditore è </w:t>
      </w:r>
      <w:r w:rsidR="00E87F38" w:rsidRPr="00E87F38">
        <w:rPr>
          <w:rFonts w:ascii="Verdana" w:hAnsi="Verdana"/>
          <w:sz w:val="20"/>
          <w:szCs w:val="20"/>
        </w:rPr>
        <w:t>tenuto a corrispondere a Fleequid, a titolo di penale, un importo pari al triplo delle Commissioni che sarebbero state poste a carico del Venditore qualora l'operazione fosse stata strutturata secondo la</w:t>
      </w:r>
      <w:r w:rsidR="00997C0D" w:rsidRPr="00662DD7">
        <w:rPr>
          <w:rFonts w:ascii="Verdana" w:hAnsi="Verdana"/>
          <w:sz w:val="20"/>
          <w:szCs w:val="20"/>
        </w:rPr>
        <w:t xml:space="preserve"> Vendita in commissione, </w:t>
      </w:r>
      <w:r w:rsidR="00096E71" w:rsidRPr="00096E71">
        <w:rPr>
          <w:rFonts w:ascii="Verdana" w:hAnsi="Verdana"/>
          <w:sz w:val="20"/>
          <w:szCs w:val="20"/>
        </w:rPr>
        <w:t>determinate applicando il Tariffario Fleequid applicabile alla specifica operazione e assumendo convenzionalmente, ai soli fini del calcolo della penale, il Prezzo di acquisto quale valore sul quale determinare le Commissioni che sarebbero state poste a carico del Venditore nella Vendita in commissione, nonché un'ulteriore penale pari a € 3.000,00 (euro tremila/00)</w:t>
      </w:r>
      <w:r w:rsidR="00096E71">
        <w:rPr>
          <w:rFonts w:ascii="Verdana" w:hAnsi="Verdana"/>
          <w:sz w:val="20"/>
          <w:szCs w:val="20"/>
        </w:rPr>
        <w:t xml:space="preserve"> </w:t>
      </w:r>
      <w:r w:rsidR="00997C0D" w:rsidRPr="00662DD7">
        <w:rPr>
          <w:rFonts w:ascii="Verdana" w:hAnsi="Verdana"/>
          <w:sz w:val="20"/>
          <w:szCs w:val="20"/>
        </w:rPr>
        <w:t xml:space="preserve">per ciascun Veicolo non consegnato, oltre alle Tariffe, agli eventuali costi e agli ulteriori importi maturati per distinto </w:t>
      </w:r>
      <w:r w:rsidR="000B4A59" w:rsidRPr="000B4A59">
        <w:rPr>
          <w:rFonts w:ascii="Verdana" w:hAnsi="Verdana"/>
          <w:sz w:val="20"/>
          <w:szCs w:val="20"/>
        </w:rPr>
        <w:t>titolo, fatto salvo il risarcimento del maggior danno per la sola parte eccedente; il riferimento alle Commissioni rileva esclusivamente quale parametro convenzionale di quantificazione della penale: nel Dealer Sales non maturano né divengono dovute Commissioni e la presente disposizione non altera la qualificazione del Dealer Sales ai sensi dell'art. 18.1. Il semplice ritardo nella messa a disposizione o nella consegna del Veicolo, cui non segua l'Annullamento della vendita, non dà luogo alle penali previste dai due periodi che precedono, fermi il risarcimento dell'eventuale danno e gli ulteriori rimedi previsti dalle presenti Condizioni Generali, nonché la penale di cui all'art. 16.3 quando ricorrano autonomamente i relativi presupposti</w:t>
      </w:r>
      <w:r w:rsidR="00997C0D" w:rsidRPr="00662DD7">
        <w:rPr>
          <w:rFonts w:ascii="Verdana" w:hAnsi="Verdana"/>
          <w:sz w:val="20"/>
          <w:szCs w:val="20"/>
        </w:rPr>
        <w:t xml:space="preserve">. </w:t>
      </w:r>
      <w:r w:rsidR="00AB4D07" w:rsidRPr="00AB4D07">
        <w:rPr>
          <w:rFonts w:ascii="Verdana" w:hAnsi="Verdana"/>
          <w:sz w:val="20"/>
          <w:szCs w:val="20"/>
        </w:rPr>
        <w:t xml:space="preserve">In caso di Annullamento della vendita ai sensi del presente </w:t>
      </w:r>
      <w:r w:rsidR="00AB4D07" w:rsidRPr="00AB4D07">
        <w:rPr>
          <w:rFonts w:ascii="Verdana" w:hAnsi="Verdana"/>
          <w:sz w:val="20"/>
          <w:szCs w:val="20"/>
        </w:rPr>
        <w:lastRenderedPageBreak/>
        <w:t xml:space="preserve">comma, la penale di cui all'art. 16.3 già maturata resta dovuta e si aggiunge alle penali previste dal presente comma, secondo quanto previsto dal medesimo art. 16.3. </w:t>
      </w:r>
      <w:r w:rsidR="00AE07A8" w:rsidRPr="00AE07A8">
        <w:rPr>
          <w:rFonts w:ascii="Verdana" w:hAnsi="Verdana"/>
          <w:sz w:val="20"/>
          <w:szCs w:val="20"/>
        </w:rPr>
        <w:t xml:space="preserve">Qualora la mancata consegna integri anche, secondo il Modello di Vendita applicabile, il rifiuto del Venditore di trasferire la proprietà del Veicolo a Fleequid ovvero, quando Fleequid operi quale Intermediario puro, il rifiuto o l'omissione degli atti, delle formalità o della collaborazione posti a carico del Venditore e necessari, secondo la normativa applicabile, affinché si produca l'effetto traslativo ove questo richieda ulteriori adempimenti, ovvero per la registrazione o l'intestazione del Veicolo in capo all'Acquirente, trovano applicazione le specifiche penali previste dall'art. </w:t>
      </w:r>
      <w:r w:rsidR="008005AC" w:rsidRPr="008005AC">
        <w:rPr>
          <w:rFonts w:ascii="Verdana" w:hAnsi="Verdana"/>
          <w:sz w:val="20"/>
          <w:szCs w:val="20"/>
        </w:rPr>
        <w:t>8.11, in luogo di quelle previste dal presente comma</w:t>
      </w:r>
      <w:r w:rsidR="002B4728">
        <w:rPr>
          <w:rFonts w:ascii="Verdana" w:hAnsi="Verdana"/>
          <w:sz w:val="20"/>
          <w:szCs w:val="20"/>
        </w:rPr>
        <w:t>, fermo il criterio di integrazione del rifiuto previsto dal medesimo art. 8.11</w:t>
      </w:r>
      <w:r w:rsidR="008005AC" w:rsidRPr="008005AC">
        <w:rPr>
          <w:rFonts w:ascii="Verdana" w:hAnsi="Verdana"/>
          <w:sz w:val="20"/>
          <w:szCs w:val="20"/>
        </w:rPr>
        <w:t xml:space="preserve">. Per il medesimo fatto materiale e a tutela del medesimo interesse, le </w:t>
      </w:r>
      <w:r w:rsidR="00997C0D" w:rsidRPr="00662DD7">
        <w:rPr>
          <w:rFonts w:ascii="Verdana" w:hAnsi="Verdana"/>
          <w:sz w:val="20"/>
          <w:szCs w:val="20"/>
        </w:rPr>
        <w:t xml:space="preserve">penali previste dal presente comma e </w:t>
      </w:r>
      <w:r w:rsidR="00D4668B" w:rsidRPr="00D4668B">
        <w:rPr>
          <w:rFonts w:ascii="Verdana" w:hAnsi="Verdana"/>
          <w:sz w:val="20"/>
          <w:szCs w:val="20"/>
        </w:rPr>
        <w:t>dall'art. 8.11 prevalgono, secondo il criterio di cui all'art. 15.8, sulla penale prevista dall'art. 17.8</w:t>
      </w:r>
      <w:r w:rsidR="00BB010C">
        <w:rPr>
          <w:rFonts w:ascii="Verdana" w:hAnsi="Verdana"/>
          <w:sz w:val="20"/>
          <w:szCs w:val="20"/>
        </w:rPr>
        <w:t xml:space="preserve"> ovvero</w:t>
      </w:r>
      <w:r w:rsidR="00D4668B" w:rsidRPr="00D4668B">
        <w:rPr>
          <w:rFonts w:ascii="Verdana" w:hAnsi="Verdana"/>
          <w:sz w:val="20"/>
          <w:szCs w:val="20"/>
        </w:rPr>
        <w:t>,</w:t>
      </w:r>
      <w:r w:rsidR="00BB010C">
        <w:rPr>
          <w:rFonts w:ascii="Verdana" w:hAnsi="Verdana"/>
          <w:sz w:val="20"/>
          <w:szCs w:val="20"/>
        </w:rPr>
        <w:t xml:space="preserve"> quando Fleequid opera quale Intermediario puro, dall’art. 17.14,</w:t>
      </w:r>
      <w:r w:rsidR="00D4668B" w:rsidRPr="00D4668B">
        <w:rPr>
          <w:rFonts w:ascii="Verdana" w:hAnsi="Verdana"/>
          <w:sz w:val="20"/>
          <w:szCs w:val="20"/>
        </w:rPr>
        <w:t xml:space="preserve"> ferma la facoltà di Fleequid di avvalersi della clausola risolutiva espressa ivi prevista,</w:t>
      </w:r>
      <w:r w:rsidR="00997C0D" w:rsidRPr="00662DD7">
        <w:rPr>
          <w:rFonts w:ascii="Verdana" w:hAnsi="Verdana"/>
          <w:sz w:val="20"/>
          <w:szCs w:val="20"/>
        </w:rPr>
        <w:t xml:space="preserve"> la cumulabilità per fatti o inadempimenti distinti e il risarcimento dell'eventuale maggior danno. Qualora, a causa dell'inadempimento del Venditore, Fleequid sia tenuta a restituire somme all'Acquirente, a sostenere costi di trasporto, custodia, deposito, reintestazione o altre spese, a corrispondere rimborsi o comunque a far fronte a pretese dell'Acquirente o di terzi, il Venditore è tenuto a tenere indenne e rimborsare integralmente Fleequid per quanto ad esso imputabile, fermo quanto previsto dall'art. 8.13. Restano infine applicabili le disposizioni dell'art. 15 relative alla restituzione delle somme e del Veicolo, al ripristino dell'operazione e agli obblighi di collaborazione conseguenti all'Annullamento.</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ritiro del Veicolo deve avvenire in conformità alle istruzioni contenute nella comunicazione di messa a disposizione e alle ulteriori indicazioni eventualmente fornite da Fleequid. Al momento della consegna è redatto un verbale di consegna, sottoscritto dal soggetto che consegna il Veicolo e dall'Acquirente o dal soggetto da questo incaricato, nel quale sono riportati lo stato del Veicolo, il chilometraggio risultante, la documentazione e gli accessori consegnati nonché le eventuali osservazioni formulate al momento del ritiro. L'Acquirente può provvedere al ritiro personalmente ovvero mediante un trasportatore, dipendente, collaboratore o altro soggetto da esso incaricato; in tale ultimo caso l'Acquirente è tenuto ad assicurarsi che il soggetto incaricato sia munito della delega o dell'autorizzazione eventualmente richiesta da Fleequid e sia stato adeguatamente informato e investito dei poteri necessari a compiere, per conto dell'Acquirente, le verifiche richieste al momento della consegna, a formulare eventuali osservazioni e a sottoscrivere il verbale di consegna. Fleequid e il Venditore possono fare affidamento sull'identità del soggetto preventivamente indicato o comunque presentato dall'Acquirente come autorizzato al ritiro e non sono tenuti a verificare l'esistenza o l'estensione dei rapporti interni di rappresentanza tra tale soggetto e l'Acquirente, salvo che emergano circostanze manifestamente idonee a far dubitare della sua legittimazione. L'Acquirente ratifica sin d'ora e fa proprio, nei rapporti con Fleequid e con il Venditore, l'operato del soggetto da esso indicato o incaricato per il ritiro, comprese le dichiarazioni e le annotazioni contenute nel verbale </w:t>
      </w:r>
      <w:r w:rsidRPr="00662DD7">
        <w:rPr>
          <w:rFonts w:ascii="Verdana" w:hAnsi="Verdana"/>
          <w:sz w:val="20"/>
          <w:szCs w:val="20"/>
        </w:rPr>
        <w:lastRenderedPageBreak/>
        <w:t>di consegna, anche qualora successivamente emerga un difetto o un limite dei relativi poteri, salvo il caso di condotte non riconducibili all'incarico conferito e conosciute come tali da Fleequid. Nelle operazioni assistite da una Soluzione di finanziamento il soggetto legittimato al ritiro e alla sottoscrizione del verbale di consegna è individuato secondo quanto previsto dall'art. 22 e dalle Condizioni Specifiche applicabili.</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l'Acquirente richieda a Fleequid di organizzare il trasporto del Veicolo presso la sede o il diverso luogo da esso indicato e Fleequid accetti tale richiesta, il trasporto è organizzato da Fleequid a rischio e spese dell'Acquirente, salvo quanto diversamente espressamente convenuto per iscritto o previsto dalle Condizioni particolari di vendita o dalle Condizioni Specifiche applicabili, ed è soggetto alle Tariffe applicabili ovvero a specifica quotazione. Fleequid è autorizzata ad affidare, in tutto o in parte, l'esecuzione del trasporto a trasportatori, spedizionieri o altri soggetti terzi da essa individuati e a scegliere le modalità di trasferimento ritenute più appropriate in relazione al Veicolo e alla specifica operazione. </w:t>
      </w:r>
      <w:r w:rsidR="004E3A63" w:rsidRPr="004E3A63">
        <w:rPr>
          <w:rFonts w:ascii="Verdana" w:hAnsi="Verdana"/>
          <w:sz w:val="20"/>
          <w:szCs w:val="20"/>
        </w:rPr>
        <w:t>Salvo diverso accordo scritto, l'incarico conferito a Fleequid ha ad oggetto esclusivamente l'organizzazione e/o l'esecuzione materiale del ritiro e del trasporto e non comprende attività di ispezione, collaudo, verifica tecnica o accertamento della conformità del Veicolo rispetto all'Inserzione, alle Specifiche tecniche, al TrustReport o alla documentazione relativa all'operazione, anche quando il ritiro o il trasporto siano eseguiti direttamente da Fleequid o da soggetti da essa incaricati.</w:t>
      </w:r>
      <w:r w:rsidR="004E3A63">
        <w:rPr>
          <w:rFonts w:ascii="Verdana" w:hAnsi="Verdana"/>
          <w:sz w:val="20"/>
          <w:szCs w:val="20"/>
        </w:rPr>
        <w:t xml:space="preserve"> </w:t>
      </w:r>
      <w:r w:rsidRPr="00662DD7">
        <w:rPr>
          <w:rFonts w:ascii="Verdana" w:hAnsi="Verdana"/>
          <w:sz w:val="20"/>
          <w:szCs w:val="20"/>
        </w:rPr>
        <w:t>L'Acquirente riconosce e accetta che il trasferimento del Veicolo può avvenire anche mediante percorrenza su strada e che, conseguentemente, al momento della consegna il chilometraggio del Veicolo può risultare superiore, sino a 5.000 (cinquemila) km, rispetto a quello risultante dall'Inserzione, dalle Specifiche tecniche o dalla documentazione disponibile prima del trasferimento. Tale incremento, quando conseguente al trasferimento del Veicolo organizzato ai sensi del presente comma, non costituisce di per sé difformità del Veicolo né inadempimento del Venditore o di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È in ogni caso obbligo dell'Acquirente verificare, al momento della consegna, la corrispondenza del Veicolo a quanto risultante dall'Inserzione, dalle Specifiche tecniche e dalla documentazione resa disponibile per la specifica operazione, nei limiti di quanto materialmente verificabile al momento del ritiro. In particolare l'Acquirente è tenuto a ispezionare il Veicolo al fine di verificare la corrispondenza del numero di telaio, la presenza di eventuali danni, difformità o vizi apparenti non previamente indicati, nonché la presenza degli accessori e delle dotazioni inclusi nella vendita. Le difformità riscontrate devono essere specificamente annotate nel verbale di consegna di cui all'art. 16.10 prima della presa in consegna del Veicolo. La presa in consegna del Veicolo senza riserve scritte, ovvero la mancata annotazione nel verbale di consegna di difformità, danni o vizi apparenti o facilmente riconoscibili mediante l'ordinaria verifica richiesta al momento del ritiro, costituisce prova dell'accettazione senza riserve del Veicolo con riferimento a tali elementi, ferme restando le disposizioni dell'art. 19 relative ai vizi occulti e al regime di garanzia applicabile. Qualora il ritiro sia effettuato da un trasportatore o da altro soggetto incaricato dall'Acquirente, è onere dell'Acquirente impartire a tale soggetto le istruzioni </w:t>
      </w:r>
      <w:r w:rsidRPr="00662DD7">
        <w:rPr>
          <w:rFonts w:ascii="Verdana" w:hAnsi="Verdana"/>
          <w:sz w:val="20"/>
          <w:szCs w:val="20"/>
        </w:rPr>
        <w:lastRenderedPageBreak/>
        <w:t>necessarie affinché siano effettuate le verifiche previste dal presente comma e siano annotate nel verbale di consegna le eventuali difformità, i danni, i vizi apparenti o le mancanze riscontrate; gli effetti delle verifiche, delle dichiarazioni e delle annotazioni effettuate, nonché delle omissioni imputabili al soggetto incaricato del ritiro, sono riferiti all'Acquirente secondo quanto previsto dall'art. 16.10. Nel Dealer Sales, qualora il ritiro del Veicolo presso il Venditore sia effettuato da un trasportatore, autista, incaricato o altro soggetto individuato da Fleequid, la mera presa in consegna materiale del Veicolo da parte di tale soggetto non costituisce accettazione del Veicolo da parte di Fleequid, né riconoscimento della sua conformità alle Specifiche tecniche, all'Inserzione, al TrustReport o agli altri elementi relativi al Veicolo, e non comporta rinuncia alle garanzie, ai rimedi o alle contestazioni spettanti a Fleequid nei confronti del Venditore; salvo che Fleequid abbia conferito per iscritto uno specifico potere di verifica e accettazione del Veicolo, il soggetto da essa incaricato del ritiro deve intendersi autorizzato esclusivamente alla presa in consegna materiale e al trasporto del Veicolo, e la mancata annotazione nel verbale di consegna, da parte di tale soggetto, di difetti, vizi, danni, mancanze o difformità non può essere opposta a Fleequid quale accettazione senza riserve e non determina decadenza dai diritti, dalle garanzie o dai rimedi spettanti a Fleequid nei confronti del Venditore. Nel medesimo caso Fleequid conserva il diritto di sottoporre il Veicolo a verifica successivamente al ritiro, anche presso la propria sede o presso altro luogo di destinazione, e di far valere nei confronti del Venditore le difformità, i vizi, i danni o le mancanze riscontrati secondo i termini e la disciplina previsti dagli artt. 17.7 e 18.5. La disciplina prevista per il soggetto incaricato da Fleequid non si applica al trasportatore o al diverso soggetto incaricato dall'Acquirente, il cui operato resta imputato all'Acquirente. L'annotazione di una difformità, di un danno, di un vizio o della mancanza di un accessorio nel verbale di consegna non costituisce, di per sé, formale reclamo né riconoscimento della relativa contestazione da parte di Fleequid o del Venditore: per conservare i diritti eventualmente spettanti in relazione a quanto rilevato, l'Acquirente è tenuto a presentare formale reclamo nei termini e con le modalità previsti dall'art. 20, fermo il regime di responsabilità e garanzia applicabile ai sensi dell'art. 19 in funzione del Modello di Vendita e della modalità di esecuzione. Nelle operazioni assistite da una Soluzione di finanziamento il soggetto legittimato alle verifiche, alla sottoscrizione del verbale di consegna e alla formulazione del reclamo è individuato secondo quanto previsto dall'art. 22 e dalle Condizioni Specifiche applicabili.</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il Veicolo sia qualificabile, ai sensi della normativa ambientale applicabile, come VFU o comunque come rifiuto, la relativa commercializzazione, vendita, trasferimento, presa in carico, trasporto e gestione avvengono nel rispetto della normativa ambientale applicabile e degli eventuali requisiti, iscrizioni, autorizzazioni e condizioni richiesti in relazione alla specifica operazione. Restano fermi gli obblighi informativi e documentali del Venditore previsti dall'art. 8.3. Ferme le disposizioni delle presenti Condizioni Generali in materia di custodia, disponibilità e trasferimento del Veicolo, gli obblighi e le responsabilità connessi alla detenzione e alla gestione materiale del Veicolo restano in capo al soggetto che ne abbia la disponibilità sino alla presa in </w:t>
      </w:r>
      <w:r w:rsidRPr="00662DD7">
        <w:rPr>
          <w:rFonts w:ascii="Verdana" w:hAnsi="Verdana"/>
          <w:sz w:val="20"/>
          <w:szCs w:val="20"/>
        </w:rPr>
        <w:lastRenderedPageBreak/>
        <w:t xml:space="preserve">carico da parte del soggetto legittimato ai sensi della normativa ambientale applicabile; da tale momento trovano applicazione gli obblighi e le responsabilità propri del soggetto che ne assume la presa in carico. La qualificazione del Veicolo come VFU o rifiuto non esclude, di per sé, l'applicazione dei Modelli di Vendita previsti dalle presenti Condizioni Generali, ivi compreso il Dealer Sales, purché la struttura della specifica operazione sia compatibile con la normativa ambientale e con i titoli abilitativi applicabili; Fleequid può pertanto commercializzare Veicoli qualificabili come VFU o rifiuti secondo i Modelli di Vendita e le modalità di esecuzione previsti dalle presenti Condizioni Generali nella misura in cui tale compatibilità sussista. Quando Fleequid intervenga nell'operazione senza assumere la detenzione materiale del rifiuto, l'eventuale acquisto o rivendita del Veicolo da parte di Fleequid, anche nell'ambito della Rivendita o del Dealer Sales, non comporta di per sé l'assunzione della detenzione materiale del Veicolo né l'esercizio di attività di raccolta, trasporto, trattamento, recupero o smaltimento. Il solo intervento di Fleequid nell'operazione, l'organizzazione o la gestione dell'Evento di vendita e la conclusione dei relativi contratti non comportano, di per sé, l'assunzione da parte di Fleequid della qualifica di produttore, detentore, trasportatore o gestore del rifiuto, né lo svolgimento delle attività riservate ai soggetti muniti dei titoli abilitativi richiesti, restando ferme le qualifiche, le iscrizioni e le autorizzazioni di cui Fleequid eventualmente disponga, quanto previsto </w:t>
      </w:r>
      <w:r w:rsidR="00787DD2">
        <w:rPr>
          <w:rFonts w:ascii="Verdana" w:hAnsi="Verdana"/>
          <w:sz w:val="20"/>
          <w:szCs w:val="20"/>
        </w:rPr>
        <w:t>dall’</w:t>
      </w:r>
      <w:r w:rsidRPr="00662DD7">
        <w:rPr>
          <w:rFonts w:ascii="Verdana" w:hAnsi="Verdana"/>
          <w:sz w:val="20"/>
          <w:szCs w:val="20"/>
        </w:rPr>
        <w:t xml:space="preserve">art. 16.11 </w:t>
      </w:r>
      <w:r w:rsidR="0099293C">
        <w:rPr>
          <w:rFonts w:ascii="Verdana" w:hAnsi="Verdana"/>
          <w:sz w:val="20"/>
          <w:szCs w:val="20"/>
        </w:rPr>
        <w:t>in materia di trasporto organizzato da Fleequid e dall’art.</w:t>
      </w:r>
      <w:r w:rsidRPr="00662DD7">
        <w:rPr>
          <w:rFonts w:ascii="Verdana" w:hAnsi="Verdana"/>
          <w:sz w:val="20"/>
          <w:szCs w:val="20"/>
        </w:rPr>
        <w:t xml:space="preserve"> 18.8 </w:t>
      </w:r>
      <w:r w:rsidR="003066C6">
        <w:rPr>
          <w:rFonts w:ascii="Verdana" w:hAnsi="Verdana"/>
          <w:sz w:val="20"/>
          <w:szCs w:val="20"/>
        </w:rPr>
        <w:t>nonché</w:t>
      </w:r>
      <w:r w:rsidRPr="00662DD7">
        <w:rPr>
          <w:rFonts w:ascii="Verdana" w:hAnsi="Verdana"/>
          <w:sz w:val="20"/>
          <w:szCs w:val="20"/>
        </w:rPr>
        <w:t xml:space="preserve"> le disposizioni inderogabili di legge applicabili nel Paese interessato. Le attività di raccolta, trasporto, trattamento, recupero, demolizione o smaltimento del Veicolo sono svolte esclusivamente da soggetti in possesso dei requisiti e dei titoli richiesti dalla normativa applicabile. Fleequid può subordinare la partecipazione allo specifico Evento di vendita o il trasferimento del Veicolo alla verifica del possesso, da parte dell'Offerente, dell'Acquirente, del trasportatore o degli altri soggetti coinvolti, delle autorizzazioni, iscrizioni o qualifiche necessarie; può altresì richiedere in qualsiasi momento la documentazione necessaria a verificare la corretta gestione ambientale dell'operazione e può sospendere, rifiutare o annullare la commercializzazione o la vendita qualora la documentazione richiesta non sia fornita, risulti incompleta o inattendibile, ovvero emergano circostanze che rendano l'operazione incompatibile con la normativa applicabile o con i requisiti necessari alla sua esecuzione. Il Venditore resta responsabile dell'esattezza e della completezza delle informazioni fornite in merito alla qualificazione ambientale del Veicolo e manleva e tiene indenne Fleequid da qualsiasi pretesa, sanzione, costo, spesa, danno o responsabilità derivante dall'omessa, inesatta o tardiva comunicazione della natura di VFU o rifiuto del Veicolo, dalla violazione degli obblighi ambientali ad esso imputabili, dall'irregolare gestione del Veicolo anteriormente alla sua presa in carico da parte del soggetto legittimato o dalla consegna del Veicolo a soggetti privi dei requisiti richiesti, ferme le ulteriori responsabilità e i rimedi previsti dagli artt. 8.13 e 20.8. Restano ferme le eventuali disposizioni più specifiche previste dalle Condizioni particolari di vendita per determinate categorie di VFU o rifiuti e la disciplina dell'art. 18.8 per il Dealer Sales.</w:t>
      </w:r>
      <w:r w:rsidR="00C2617D">
        <w:rPr>
          <w:rFonts w:ascii="Verdana" w:hAnsi="Verdana"/>
          <w:sz w:val="20"/>
          <w:szCs w:val="20"/>
        </w:rPr>
        <w:t xml:space="preserve"> </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sidRPr="002B7959">
        <w:rPr>
          <w:rFonts w:ascii="Verdana" w:hAnsi="Verdana"/>
          <w:sz w:val="20"/>
          <w:szCs w:val="20"/>
        </w:rPr>
        <w:lastRenderedPageBreak/>
        <w:t>Fleequid conserva il potere di verificare, anche successivamente al perfezionamento dell'Accordo vincolante, il possesso da parte dell'Acquirente dei requisiti tecnico-professionali, amministrativi, autorizzativi o comunque necessari all'esecuzione dell'operazione. Qualora l'Acquirente non possieda, non documenti o perda i requisiti necessari per acquistare, ricevere, immatricolare, esportare, demolire o trattare il Veicolo, Fleequid può sospendere l'esecuzione dell'operazione e assegnare all'Acquirente un termine per la regolarizzazione; qualora la carenza non sia sanabile ovvero non sia sanata entro il termine assegnato, Fleequid può procedere all'Annullamento della vendita ai sensi dell'art. 14, con gli effetti restitutori previsti dall'art. 15 e ferme le ulteriori conseguenze previste dalle presenti Condizioni Generali ove la carenza sia imputabile all'Acquirente. La presente disposizione assume particolare rilievo per i Veicoli qualificabili come VFU, per le operazioni destinate alla demolizione o all'esportazione e per quelle comunque soggette ad autorizzazioni. La verifica successiva prevista dal presente comma non mette in discussione l'avvenuto perfezionamento dell'Accordo vincolante né incide sugli obblighi già sorti a carico dell'Acquirente.</w:t>
      </w:r>
    </w:p>
    <w:bookmarkEnd w:id="904"/>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917" w:name="_Toc241518322"/>
      <w:r>
        <w:rPr>
          <w:rFonts w:ascii="Verdana" w:hAnsi="Verdana"/>
          <w:b/>
          <w:bCs/>
          <w:smallCaps/>
          <w:sz w:val="20"/>
          <w:szCs w:val="20"/>
        </w:rPr>
        <w:t xml:space="preserve">Vendita </w:t>
      </w:r>
      <w:r w:rsidR="009A1BEB">
        <w:rPr>
          <w:rFonts w:ascii="Verdana" w:hAnsi="Verdana"/>
          <w:b/>
          <w:bCs/>
          <w:smallCaps/>
          <w:sz w:val="20"/>
          <w:szCs w:val="20"/>
        </w:rPr>
        <w:t>in commissione</w:t>
      </w:r>
      <w:r>
        <w:rPr>
          <w:rFonts w:ascii="Verdana" w:hAnsi="Verdana"/>
          <w:b/>
          <w:bCs/>
          <w:smallCaps/>
          <w:sz w:val="20"/>
          <w:szCs w:val="20"/>
        </w:rPr>
        <w:t>: disciplina comune, Rivendita e operatività quale Intermediario puro</w:t>
      </w:r>
      <w:r w:rsidR="00D81F25" w:rsidRPr="000532C5">
        <w:rPr>
          <w:rFonts w:ascii="Verdana" w:hAnsi="Verdana"/>
          <w:b/>
          <w:bCs/>
          <w:smallCaps/>
          <w:sz w:val="20"/>
          <w:szCs w:val="20"/>
        </w:rPr>
        <w:t>.</w:t>
      </w:r>
      <w:bookmarkStart w:id="918" w:name="_Hlk162153995"/>
      <w:bookmarkEnd w:id="917"/>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919" w:name="_Hlk162151668"/>
      <w:bookmarkEnd w:id="918"/>
      <w:r w:rsidRPr="00F04862">
        <w:rPr>
          <w:rFonts w:ascii="Verdana" w:hAnsi="Verdana"/>
          <w:sz w:val="20"/>
          <w:szCs w:val="20"/>
        </w:rPr>
        <w:t>Le disposizioni del presente articolo si applicano alle operazioni strutturate secondo il Modello di Vendita in commissione. Nell'ambito di tale Modello, Fleequid dà esecuzione all'operazione mediante Rivendita ai sensi dell'art. 2.5 ovvero può decidere di operare quale Intermediario puro ai sensi dell'art. 2.6, con trasferimento del Veicolo direttamente dal Venditore all'Acquirente. La possibilità che l'operazione sia eseguita secondo l'una o l'altra modalità è resa conoscibile e accettata prima della formulazione dell'Offerta ai sensi dell'art. 3.2, lett. a). Fleequid può esercitare la relativa scelta anche successivamente al perfezionamento dell'Accordo vincolante e comunque non oltre la messa a disposizione della Proforma, che cristallizza la modalità di esecuzione prescelta ai sensi dell'art. 11.4; la Proforma non costituisce fonte negoziale della scelta, ma documenta l'esercizio di una facoltà preventivamente resa conoscibile e accettata. La scelta tra Rivendita e operatività quale Intermediario puro non modifica il Modello di Vendita, non determina il venir meno dell'incarico conferito a Fleequid dal Venditore e dall'Acquirente e non incide sul diritto di Fleequid alle Commissioni dovute da entrambi. La qualificazione di Fleequid quale commissionaria operante in nome proprio ai sensi dell'art. 1731 c.c. ricorre esclusivamente nella Rivendita ai sensi dell'art. 2.5; quando Fleequid opera quale Intermediario puro la compravendita è conclusa direttamente tra il Venditore e l'Acquirente ai sensi degli artt. 2.6 e 17.10. Salvo espresso richiamo o quanto compatibile con la natura della specifica disposizione, le norme del presente articolo non si applicano al Dealer Sales, disciplinato dall'art. 18.</w:t>
      </w:r>
      <w:r w:rsidR="002D54C3" w:rsidRPr="002D54C3">
        <w:t xml:space="preserve"> </w:t>
      </w:r>
      <w:r w:rsidR="002D54C3" w:rsidRPr="002D54C3">
        <w:rPr>
          <w:rFonts w:ascii="Verdana" w:hAnsi="Verdana"/>
          <w:sz w:val="20"/>
          <w:szCs w:val="20"/>
        </w:rPr>
        <w:t xml:space="preserve">Prima della messa a disposizione della Proforma, qualora il Venditore incorra in una delle violazioni previste dalle lett. c), d), e) ed f) degli artt. 17.8 e 17.14 non assistita, per il medesimo fatto materiale e a tutela del medesimo interesse, da una penale specifica prevista dalle presenti Condizioni Generali, il Venditore è tenuto a corrispondere a Fleequid, con </w:t>
      </w:r>
      <w:r w:rsidR="002D54C3" w:rsidRPr="002D54C3">
        <w:rPr>
          <w:rFonts w:ascii="Verdana" w:hAnsi="Verdana"/>
          <w:sz w:val="20"/>
          <w:szCs w:val="20"/>
        </w:rPr>
        <w:lastRenderedPageBreak/>
        <w:t>riferimento al rapporto di commercializzazione di cui all'art. 8.8 e all'incarico conferito a Fleequid e indipendentemente dalla modalità di esecuzione successivamente prescelta, la penale residuale del 30% determinata secondo la gerarchia di basi prevista dall'art. 17.8, fatto salvo il risarcimento del maggior danno; dalla messa a disposizione della Proforma trovano applicazione, secondo la modalità di esecuzione prescelta, l'art. 17.8 ovvero l'art. 17.14.</w:t>
      </w:r>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sidRPr="00E86BF6">
        <w:rPr>
          <w:rFonts w:ascii="Verdana" w:hAnsi="Verdana"/>
          <w:sz w:val="20"/>
          <w:szCs w:val="20"/>
        </w:rPr>
        <w:t>Nella Vendita in commissione sono dovute a Fleequid, da entrambe le Parti, le Commissioni determinate secondo il Tariffario Fleequid o le ulteriori condizioni applicabili, oltre alle Tariffe per i Servizi eventualmente resi. Le Commissioni a carico del Venditore maturano esclusivamente con il buon fine dell'operazione secondo quanto previsto dall'art. 12.4; quelle a carico dell'Acquirente sono dovute secondo quanto previsto dal medesimo comma e concorrono alla determinazione dell'Importo Totale Dovuto.</w:t>
      </w:r>
    </w:p>
    <w:p w14:paraId="782A9976" w14:textId="77777777" w:rsidR="00D90D9A" w:rsidRDefault="00D90D9A" w:rsidP="00662DD7">
      <w:pPr>
        <w:pStyle w:val="Paragrafoelenco"/>
        <w:spacing w:line="360" w:lineRule="auto"/>
        <w:ind w:left="0"/>
        <w:jc w:val="both"/>
        <w:rPr>
          <w:ins w:id="920" w:author="Avv. Rosario Panzariello" w:date="2026-09-28T20:04:00Z" w16du:dateUtc="2026-09-28T18:04:00Z"/>
          <w:rFonts w:ascii="Verdana" w:hAnsi="Verdana"/>
          <w:b/>
          <w:bCs/>
          <w:smallCaps/>
          <w:sz w:val="20"/>
          <w:szCs w:val="20"/>
        </w:rPr>
      </w:pPr>
    </w:p>
    <w:p w14:paraId="50E91D19" w14:textId="569DA0B1" w:rsidR="006224BC" w:rsidRPr="00D90D9A" w:rsidRDefault="00D90D9A" w:rsidP="00662DD7">
      <w:pPr>
        <w:pStyle w:val="Paragrafoelenco"/>
        <w:spacing w:line="360" w:lineRule="auto"/>
        <w:ind w:left="0"/>
        <w:jc w:val="both"/>
        <w:rPr>
          <w:rFonts w:ascii="Verdana" w:hAnsi="Verdana"/>
          <w:b/>
          <w:bCs/>
          <w:smallCaps/>
          <w:sz w:val="20"/>
          <w:szCs w:val="20"/>
          <w:rPrChange w:id="921" w:author="Avv. Rosario Panzariello" w:date="2026-09-28T20:03:00Z" w16du:dateUtc="2026-09-28T18:03:00Z">
            <w:rPr>
              <w:rFonts w:ascii="Verdana" w:hAnsi="Verdana"/>
              <w:sz w:val="20"/>
              <w:szCs w:val="20"/>
            </w:rPr>
          </w:rPrChange>
        </w:rPr>
      </w:pPr>
      <w:ins w:id="922" w:author="Avv. Rosario Panzariello" w:date="2026-09-28T20:03:00Z" w16du:dateUtc="2026-09-28T18:03:00Z">
        <w:r w:rsidRPr="00D90D9A">
          <w:rPr>
            <w:rFonts w:ascii="Verdana" w:hAnsi="Verdana"/>
            <w:b/>
            <w:bCs/>
            <w:smallCaps/>
            <w:sz w:val="20"/>
            <w:szCs w:val="20"/>
            <w:rPrChange w:id="923" w:author="Avv. Rosario Panzariello" w:date="2026-09-28T20:03:00Z" w16du:dateUtc="2026-09-28T18:03:00Z">
              <w:rPr>
                <w:rFonts w:ascii="Verdana" w:hAnsi="Verdana"/>
                <w:sz w:val="20"/>
                <w:szCs w:val="20"/>
              </w:rPr>
            </w:rPrChange>
          </w:rPr>
          <w:t>Rivendita</w:t>
        </w:r>
      </w:ins>
    </w:p>
    <w:p w14:paraId="73BF85D3" w14:textId="7B22C802" w:rsidR="00E86BF6" w:rsidRPr="00662DD7" w:rsidDel="00D90D9A" w:rsidRDefault="00E86BF6" w:rsidP="00F8695C">
      <w:pPr>
        <w:pStyle w:val="Paragrafoelenco"/>
        <w:spacing w:line="360" w:lineRule="auto"/>
        <w:ind w:left="0"/>
        <w:jc w:val="both"/>
        <w:outlineLvl w:val="0"/>
        <w:rPr>
          <w:del w:id="924" w:author="Avv. Rosario Panzariello" w:date="2026-09-28T20:03:00Z" w16du:dateUtc="2026-09-28T18:03:00Z"/>
          <w:rFonts w:ascii="Verdana" w:hAnsi="Verdana"/>
          <w:b/>
          <w:bCs/>
          <w:i/>
          <w:iCs/>
          <w:smallCaps/>
          <w:sz w:val="20"/>
          <w:szCs w:val="20"/>
        </w:rPr>
        <w:pPrChange w:id="925" w:author="Avv. Rosario Panzariello" w:date="2026-09-28T19:49:00Z" w16du:dateUtc="2026-09-28T17:49:00Z">
          <w:pPr>
            <w:pStyle w:val="Paragrafoelenco"/>
            <w:spacing w:line="360" w:lineRule="auto"/>
            <w:ind w:left="0"/>
            <w:jc w:val="both"/>
          </w:pPr>
        </w:pPrChange>
      </w:pPr>
      <w:del w:id="926" w:author="Avv. Rosario Panzariello" w:date="2026-09-28T20:03:00Z" w16du:dateUtc="2026-09-28T18:03:00Z">
        <w:r w:rsidRPr="00F67B06" w:rsidDel="00D90D9A">
          <w:rPr>
            <w:rFonts w:ascii="Verdana" w:hAnsi="Verdana"/>
            <w:b/>
            <w:bCs/>
            <w:smallCaps/>
            <w:sz w:val="20"/>
            <w:szCs w:val="20"/>
            <w:rPrChange w:id="927" w:author="Avv. Rosario Panzariello" w:date="2026-09-28T19:35:00Z" w16du:dateUtc="2026-09-28T17:35:00Z">
              <w:rPr>
                <w:rFonts w:ascii="Verdana" w:hAnsi="Verdana"/>
                <w:b/>
                <w:bCs/>
                <w:i/>
                <w:iCs/>
                <w:smallCaps/>
                <w:sz w:val="20"/>
                <w:szCs w:val="20"/>
              </w:rPr>
            </w:rPrChange>
          </w:rPr>
          <w:delText>Rivendita</w:delText>
        </w:r>
      </w:del>
    </w:p>
    <w:p w14:paraId="1A685B73" w14:textId="1216F582"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w:t>
      </w:r>
      <w:r w:rsidR="00A26120" w:rsidRPr="00662DD7">
        <w:rPr>
          <w:rFonts w:ascii="Verdana" w:hAnsi="Verdana"/>
          <w:sz w:val="20"/>
          <w:szCs w:val="20"/>
        </w:rPr>
        <w:t>Fleequid dà esecuzione alla Vendita in commissione mediante Rivendita, al ricorrere dei presupposti previsti dagli artt. 8.8 e 12</w:t>
      </w:r>
      <w:r w:rsidR="003D2437">
        <w:rPr>
          <w:rFonts w:ascii="Verdana" w:hAnsi="Verdana"/>
          <w:sz w:val="20"/>
          <w:szCs w:val="20"/>
        </w:rPr>
        <w:t>.2</w:t>
      </w:r>
      <w:r w:rsidR="00A26120" w:rsidRPr="00662DD7">
        <w:rPr>
          <w:rFonts w:ascii="Verdana" w:hAnsi="Verdana"/>
          <w:sz w:val="20"/>
          <w:szCs w:val="20"/>
        </w:rPr>
        <w:t>,</w:t>
      </w:r>
      <w:bookmarkStart w:id="928" w:name="_Hlk162151360"/>
      <w:ins w:id="929" w:author="Avv. Rosario Panzariello" w:date="2026-09-28T19:02:00Z" w16du:dateUtc="2026-09-28T17:02:00Z">
        <w:r w:rsidR="00FC6BDC">
          <w:rPr>
            <w:rFonts w:ascii="Verdana" w:hAnsi="Verdana"/>
            <w:sz w:val="20"/>
            <w:szCs w:val="20"/>
          </w:rPr>
          <w:t xml:space="preserve"> </w:t>
        </w:r>
      </w:ins>
      <w:r w:rsidRPr="00D9698C">
        <w:rPr>
          <w:rFonts w:ascii="Verdana" w:hAnsi="Verdana"/>
          <w:sz w:val="20"/>
          <w:szCs w:val="20"/>
        </w:rPr>
        <w:t xml:space="preserve">Fleequid, </w:t>
      </w:r>
      <w:r w:rsidR="00260B7F" w:rsidRPr="00260B7F">
        <w:rPr>
          <w:rFonts w:ascii="Verdana" w:hAnsi="Verdana"/>
          <w:sz w:val="20"/>
          <w:szCs w:val="20"/>
        </w:rPr>
        <w:t xml:space="preserve">agendo in nome proprio e per conto dei rispettivi committenti, acquista formalmente il Veicolo dal Venditore e lo trasferisce all'Acquirente, dando così esecuzione alle commissioni di vendita e di acquisto relative alla specifica operazione. L'acquisto del Veicolo da parte di Fleequid nell'ambito della Rivendita è strumentale e funzionale al successivo trasferimento all'Acquirente, che resta l'acquirente sostanziale dell'operazione; Fleequid assume la posizione di acquirente e successivo venditore esclusivamente nei limiti e per gli effetti propri dell'esecuzione della commissione, ferme le disposizioni degli artt. 19, 20 e 21 in materia di garanzia, responsabilità e collegamento tra i rapporti contrattuali. Il perfezionamento dell'Accordo vincolante non determina, di per sé, </w:t>
      </w:r>
      <w:r w:rsidR="005D440E">
        <w:rPr>
          <w:rFonts w:ascii="Verdana" w:hAnsi="Verdana"/>
          <w:sz w:val="20"/>
          <w:szCs w:val="20"/>
        </w:rPr>
        <w:t>l’immediata esecuzione della Rivendita</w:t>
      </w:r>
      <w:r w:rsidR="00260B7F" w:rsidRPr="00260B7F">
        <w:rPr>
          <w:rFonts w:ascii="Verdana" w:hAnsi="Verdana"/>
          <w:sz w:val="20"/>
          <w:szCs w:val="20"/>
        </w:rPr>
        <w:t xml:space="preserve">: l'acquisto </w:t>
      </w:r>
      <w:r w:rsidR="005D440E">
        <w:rPr>
          <w:rFonts w:ascii="Verdana" w:hAnsi="Verdana"/>
          <w:sz w:val="20"/>
          <w:szCs w:val="20"/>
        </w:rPr>
        <w:t xml:space="preserve">del Veicolo </w:t>
      </w:r>
      <w:r w:rsidR="00260B7F" w:rsidRPr="00260B7F">
        <w:rPr>
          <w:rFonts w:ascii="Verdana" w:hAnsi="Verdana"/>
          <w:sz w:val="20"/>
          <w:szCs w:val="20"/>
        </w:rPr>
        <w:t>da parte di Fleequid e il successivo trasferimento all'Acquirente hanno luogo esclusivamente a seguito dell'integrale adempimento dell'obbligo di pagamento dell'Acquirente ai sensi dell'art. 12.2, salvo quanto diversamente previsto dalle Condizioni Specifiche applicabili ai sensi d</w:t>
      </w:r>
      <w:ins w:id="930" w:author="Avv. Rosario Panzariello" w:date="2026-09-28T19:24:00Z" w16du:dateUtc="2026-09-28T17:24:00Z">
        <w:r w:rsidR="00090EC7">
          <w:rPr>
            <w:rFonts w:ascii="Verdana" w:hAnsi="Verdana"/>
            <w:sz w:val="20"/>
            <w:szCs w:val="20"/>
          </w:rPr>
          <w:t xml:space="preserve">egli </w:t>
        </w:r>
      </w:ins>
      <w:del w:id="931" w:author="Avv. Rosario Panzariello" w:date="2026-09-28T19:24:00Z" w16du:dateUtc="2026-09-28T17:24:00Z">
        <w:r w:rsidR="00260B7F" w:rsidRPr="00260B7F" w:rsidDel="00090EC7">
          <w:rPr>
            <w:rFonts w:ascii="Verdana" w:hAnsi="Verdana"/>
            <w:sz w:val="20"/>
            <w:szCs w:val="20"/>
          </w:rPr>
          <w:delText>ell'</w:delText>
        </w:r>
      </w:del>
      <w:r w:rsidR="00260B7F" w:rsidRPr="00260B7F">
        <w:rPr>
          <w:rFonts w:ascii="Verdana" w:hAnsi="Verdana"/>
          <w:sz w:val="20"/>
          <w:szCs w:val="20"/>
        </w:rPr>
        <w:t>art</w:t>
      </w:r>
      <w:ins w:id="932" w:author="Avv. Rosario Panzariello" w:date="2026-09-28T19:25:00Z" w16du:dateUtc="2026-09-28T17:25:00Z">
        <w:r w:rsidR="00090EC7">
          <w:rPr>
            <w:rFonts w:ascii="Verdana" w:hAnsi="Verdana"/>
            <w:sz w:val="20"/>
            <w:szCs w:val="20"/>
          </w:rPr>
          <w:t>t</w:t>
        </w:r>
      </w:ins>
      <w:r w:rsidR="00260B7F" w:rsidRPr="00260B7F">
        <w:rPr>
          <w:rFonts w:ascii="Verdana" w:hAnsi="Verdana"/>
          <w:sz w:val="20"/>
          <w:szCs w:val="20"/>
        </w:rPr>
        <w:t>.</w:t>
      </w:r>
      <w:ins w:id="933" w:author="Avv. Rosario Panzariello" w:date="2026-09-28T19:25:00Z" w16du:dateUtc="2026-09-28T17:25:00Z">
        <w:r w:rsidR="00090EC7">
          <w:rPr>
            <w:rFonts w:ascii="Verdana" w:hAnsi="Verdana"/>
            <w:sz w:val="20"/>
            <w:szCs w:val="20"/>
          </w:rPr>
          <w:t xml:space="preserve"> 22.8 e</w:t>
        </w:r>
      </w:ins>
      <w:r w:rsidR="00260B7F" w:rsidRPr="00260B7F">
        <w:rPr>
          <w:rFonts w:ascii="Verdana" w:hAnsi="Verdana"/>
          <w:sz w:val="20"/>
          <w:szCs w:val="20"/>
        </w:rPr>
        <w:t xml:space="preserve"> 22.9</w:t>
      </w:r>
      <w:bookmarkEnd w:id="919"/>
      <w:bookmarkEnd w:id="928"/>
      <w:r w:rsidR="008705F2" w:rsidRPr="008705F2">
        <w:rPr>
          <w:rFonts w:ascii="Verdana" w:hAnsi="Verdana"/>
          <w:sz w:val="20"/>
          <w:szCs w:val="20"/>
        </w:rPr>
        <w:t>.</w:t>
      </w:r>
      <w:r w:rsidR="004A6E65" w:rsidRPr="004A6E65">
        <w:t xml:space="preserve"> </w:t>
      </w:r>
      <w:r w:rsidR="004A6E65" w:rsidRPr="004A6E65">
        <w:rPr>
          <w:rFonts w:ascii="Verdana" w:hAnsi="Verdana"/>
          <w:sz w:val="20"/>
          <w:szCs w:val="20"/>
        </w:rPr>
        <w:t>L'esecuzione della Rivendita mediante acquisto del Veicolo da parte di Fleequid resta inoltre subordinata, sino al momento dell'acquisto, all'esattezza e alla completezza delle Specifiche tecniche e delle informazioni contenute nella Proposta di vendita e nell'Inserzione, nonché alla correttezza dei documenti forniti dal Venditore o comunque associati al Veicolo, secondo quanto previsto dall'art. 8.8.</w:t>
      </w:r>
    </w:p>
    <w:p w14:paraId="0235DC1A" w14:textId="6529744F"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sidRPr="00445F8A">
        <w:rPr>
          <w:rFonts w:ascii="Verdana" w:hAnsi="Verdana"/>
          <w:sz w:val="20"/>
          <w:szCs w:val="20"/>
        </w:rPr>
        <w:t xml:space="preserve">Il prezzo del Veicolo dovuto da Fleequid al Venditore nella Rivendita (il "Prezzo di acquisto netto") corrisponde al Prezzo di vendita all'Acquirente al netto delle Commissioni a carico del Venditore, delle Tariffe e di ogni altra somma dovuta dal Venditore a Fleequid ai sensi delle presenti Condizioni Generali. Il Venditore autorizza espressamente Fleequid a operare la compensazione e la detrazione dei predetti importi sulle somme a lui spettanti. Il Prezzo di acquisto netto diviene esigibile esclusivamente dopo che Fleequid ha ricevuto integralmente l'Importo Totale Dovuto dall'Acquirente ai sensi dell'art. 12.2; fino a tale momento il Venditore </w:t>
      </w:r>
      <w:r w:rsidRPr="00445F8A">
        <w:rPr>
          <w:rFonts w:ascii="Verdana" w:hAnsi="Verdana"/>
          <w:sz w:val="20"/>
          <w:szCs w:val="20"/>
        </w:rPr>
        <w:lastRenderedPageBreak/>
        <w:t xml:space="preserve">non può vantare alcun credito esigibile nei confronti di Fleequid, né intraprendere nei suoi confronti azioni di pagamento, solleciti o azioni esecutive. La richiesta di emissione della fattura e l'eventuale emissione anticipata della stessa hanno natura amministrativa e non rendono esigibile il corrispettivo prima del momento indicato, né costituiscono conferma dell'avveramento dei presupposti previsti per l'acquisto del Veicolo da parte di Fleequid. Il </w:t>
      </w:r>
      <w:del w:id="934" w:author="Avv. Rosario Panzariello" w:date="2026-09-28T19:50:00Z" w16du:dateUtc="2026-09-28T17:50:00Z">
        <w:r w:rsidRPr="00445F8A" w:rsidDel="00484D7C">
          <w:rPr>
            <w:rFonts w:ascii="Verdana" w:hAnsi="Verdana"/>
            <w:sz w:val="20"/>
            <w:szCs w:val="20"/>
          </w:rPr>
          <w:delText xml:space="preserve">superamento </w:delText>
        </w:r>
      </w:del>
      <w:ins w:id="935" w:author="Avv. Rosario Panzariello" w:date="2026-09-28T19:50:00Z" w16du:dateUtc="2026-09-28T17:50:00Z">
        <w:r w:rsidR="00484D7C">
          <w:rPr>
            <w:rFonts w:ascii="Verdana" w:hAnsi="Verdana"/>
            <w:sz w:val="20"/>
            <w:szCs w:val="20"/>
          </w:rPr>
          <w:t>raggiungimento</w:t>
        </w:r>
        <w:r w:rsidR="00484D7C" w:rsidRPr="00445F8A">
          <w:rPr>
            <w:rFonts w:ascii="Verdana" w:hAnsi="Verdana"/>
            <w:sz w:val="20"/>
            <w:szCs w:val="20"/>
          </w:rPr>
          <w:t xml:space="preserve"> </w:t>
        </w:r>
      </w:ins>
      <w:r w:rsidRPr="00445F8A">
        <w:rPr>
          <w:rFonts w:ascii="Verdana" w:hAnsi="Verdana"/>
          <w:sz w:val="20"/>
          <w:szCs w:val="20"/>
        </w:rPr>
        <w:t>del Prezzo di riserva, in quanto determinato sulla base del PMIV fissato dal Venditore, assicura a quest'ultimo un incasso netto almeno pari al PMIV, salva la diversa espressa accettazione di offerte inferiori ai sensi dell'art. 10.3. Qualora la vendita sia annullata o il suo oggetto ridotto ai sensi dell'art. 14, il Prezzo di acquisto netto dovuto al Venditore è rideterminato secondo i criteri previsti dall'art. 14.5. Resta salva la deroga espressa prevista dall'art. 22.9 per le operazioni assistite da una Soluzione di finanziamento. Le disposizioni del presente comma non si applicano quando Fleequid opera quale Intermediario puro</w:t>
      </w:r>
      <w:r>
        <w:rPr>
          <w:rFonts w:ascii="Verdana" w:hAnsi="Verdana"/>
          <w:sz w:val="20"/>
          <w:szCs w:val="20"/>
        </w:rPr>
        <w:t>.</w:t>
      </w:r>
    </w:p>
    <w:p w14:paraId="54D39DBE" w14:textId="79DC8A1E"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sidRPr="00E45CF2">
        <w:rPr>
          <w:rFonts w:ascii="Verdana" w:hAnsi="Verdana"/>
          <w:sz w:val="20"/>
          <w:szCs w:val="20"/>
        </w:rPr>
        <w:t xml:space="preserve">Quando Fleequid procede mediante </w:t>
      </w:r>
      <w:r w:rsidRPr="00662DD7">
        <w:rPr>
          <w:rFonts w:ascii="Verdana" w:hAnsi="Verdana"/>
          <w:sz w:val="20"/>
          <w:szCs w:val="20"/>
        </w:rPr>
        <w:t>Rivendita</w:t>
      </w:r>
      <w:r w:rsidRPr="00E45CF2">
        <w:rPr>
          <w:rFonts w:ascii="Verdana" w:hAnsi="Verdana"/>
          <w:sz w:val="20"/>
          <w:szCs w:val="20"/>
        </w:rPr>
        <w:t xml:space="preserve">, </w:t>
      </w:r>
      <w:r w:rsidR="00E8303D" w:rsidRPr="00E8303D">
        <w:rPr>
          <w:rFonts w:ascii="Verdana" w:hAnsi="Verdana"/>
          <w:sz w:val="20"/>
          <w:szCs w:val="20"/>
        </w:rPr>
        <w:t xml:space="preserve">il Venditore è tenuto, su richiesta di Fleequid, a emettere nei confronti di quest'ultima la fattura relativa alla vendita del Veicolo entro 5 (cinque) giorni dalla richiesta, in Euro e in conformità agli importi, ai dati e alle indicazioni comunicati da Fleequid. La fattura riporta il Prezzo di vendita all'Acquirente nonché le Commissioni, le Tariffe e gli eventuali rimborsi spese dovuti a Fleequid, oltre all'IVA ove dovuta per legge; </w:t>
      </w:r>
      <w:ins w:id="936" w:author="Avv. Rosario Panzariello" w:date="2026-09-28T19:27:00Z" w16du:dateUtc="2026-09-28T17:27:00Z">
        <w:r w:rsidR="00AA6B13" w:rsidRPr="00AA6B13">
          <w:rPr>
            <w:rFonts w:ascii="Verdana" w:hAnsi="Verdana"/>
            <w:sz w:val="20"/>
            <w:szCs w:val="20"/>
          </w:rPr>
          <w:t>dopo aver operato la compensazione di quanto dovuto ai sensi dell'art. 17.4, Fleequid salda la fattura al Venditore una volta divenuto esigibile il Prezzo di acquisto netto ai sensi del medesimo art. 17.4</w:t>
        </w:r>
      </w:ins>
      <w:del w:id="937" w:author="Avv. Rosario Panzariello" w:date="2026-09-28T19:27:00Z" w16du:dateUtc="2026-09-28T17:27:00Z">
        <w:r w:rsidR="00E8303D" w:rsidRPr="00E8303D" w:rsidDel="00AA6B13">
          <w:rPr>
            <w:rFonts w:ascii="Verdana" w:hAnsi="Verdana"/>
            <w:sz w:val="20"/>
            <w:szCs w:val="20"/>
          </w:rPr>
          <w:delText>dopo aver operato la compensazione di quanto dovuto ai sensi dell'art. 17.4, Fleequid salda la fattura al Venditore nei termini ivi previsti</w:delText>
        </w:r>
      </w:del>
      <w:r w:rsidR="00E8303D" w:rsidRPr="00E8303D">
        <w:rPr>
          <w:rFonts w:ascii="Verdana" w:hAnsi="Verdana"/>
          <w:sz w:val="20"/>
          <w:szCs w:val="20"/>
        </w:rPr>
        <w:t>. In caso di ritardo imputabile al Venditore nell'emissione o nella trasmissione della fattura oltre il predetto termine, il Venditore è tenuto a corrispondere a Fleequid una penale pari a € 150,00 (euro centocinquanta/00) per ciascun giorno di ritardo e per ciascun Veicolo interessato, sino all'adempimento, che Fleequid ha diritto di compensare sull'importo della fattura, fatto salvo il risarcimento del maggior danno. Qualora, per effetto del mancato pagamento dell'Acquirente,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anche in conseguenza di una nuova vendita del Veicolo a un diverso Offerente per un importo differente, il Venditore è tenuto a provvedervi entro 5 (cinque) giorni dalla richiesta di Fleequid; in caso di ritardo imputabile al Venditore trova applicazione la medesima penale giornaliera, che Fleequid ha diritto di compensare o detrarre da successive spettanze. Restano ferme le disposizioni degli artt. 15 e 16.2 relative alle restituzioni, alla documentazione fiscale e agli ulteriori adempimenti necessari all'esecuzione o al ripristino dell'operazione</w:t>
      </w:r>
      <w:r w:rsidR="00DD07D5" w:rsidRPr="000A6706">
        <w:rPr>
          <w:rFonts w:ascii="Verdana" w:hAnsi="Verdana"/>
          <w:sz w:val="20"/>
          <w:szCs w:val="20"/>
        </w:rPr>
        <w:t>.</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sidRPr="00B51706">
        <w:rPr>
          <w:rFonts w:ascii="Verdana" w:hAnsi="Verdana"/>
          <w:sz w:val="20"/>
          <w:szCs w:val="20"/>
        </w:rPr>
        <w:t>L'Acquirente riconosce e accetta che</w:t>
      </w:r>
      <w:r w:rsidR="00567F03" w:rsidRPr="00B51706">
        <w:rPr>
          <w:rFonts w:ascii="Verdana" w:hAnsi="Verdana"/>
          <w:sz w:val="20"/>
          <w:szCs w:val="20"/>
        </w:rPr>
        <w:t xml:space="preserve">, </w:t>
      </w:r>
      <w:r w:rsidR="00567F03" w:rsidRPr="00FD13FE">
        <w:rPr>
          <w:rFonts w:ascii="Verdana" w:hAnsi="Verdana"/>
          <w:sz w:val="20"/>
          <w:szCs w:val="20"/>
        </w:rPr>
        <w:t xml:space="preserve">nella Vendita in commissione eseguita </w:t>
      </w:r>
      <w:r w:rsidR="00567F03" w:rsidRPr="00B51706">
        <w:rPr>
          <w:rFonts w:ascii="Verdana" w:hAnsi="Verdana"/>
          <w:sz w:val="20"/>
          <w:szCs w:val="20"/>
        </w:rPr>
        <w:t xml:space="preserve">mediante Rivendita, l’acquisto del Veicolo </w:t>
      </w:r>
      <w:r w:rsidRPr="00B51706">
        <w:rPr>
          <w:rFonts w:ascii="Verdana" w:hAnsi="Verdana"/>
          <w:sz w:val="20"/>
          <w:szCs w:val="20"/>
        </w:rPr>
        <w:t>da</w:t>
      </w:r>
      <w:r w:rsidR="00567F03" w:rsidRPr="00B51706">
        <w:rPr>
          <w:rFonts w:ascii="Verdana" w:hAnsi="Verdana"/>
          <w:sz w:val="20"/>
          <w:szCs w:val="20"/>
        </w:rPr>
        <w:t xml:space="preserve"> parte</w:t>
      </w:r>
      <w:r w:rsidRPr="00B51706">
        <w:rPr>
          <w:rFonts w:ascii="Verdana" w:hAnsi="Verdana"/>
          <w:sz w:val="20"/>
          <w:szCs w:val="20"/>
        </w:rPr>
        <w:t xml:space="preserve"> </w:t>
      </w:r>
      <w:r w:rsidR="002B1D2B" w:rsidRPr="00B51706">
        <w:rPr>
          <w:rFonts w:ascii="Verdana" w:hAnsi="Verdana"/>
          <w:sz w:val="20"/>
          <w:szCs w:val="20"/>
        </w:rPr>
        <w:t xml:space="preserve">di </w:t>
      </w:r>
      <w:r w:rsidRPr="00B51706">
        <w:rPr>
          <w:rFonts w:ascii="Verdana" w:hAnsi="Verdana"/>
          <w:sz w:val="20"/>
          <w:szCs w:val="20"/>
        </w:rPr>
        <w:t xml:space="preserve">Fleequid </w:t>
      </w:r>
      <w:r w:rsidR="002B1D2B" w:rsidRPr="00B51706">
        <w:rPr>
          <w:rFonts w:ascii="Verdana" w:hAnsi="Verdana"/>
          <w:sz w:val="20"/>
          <w:szCs w:val="20"/>
        </w:rPr>
        <w:t xml:space="preserve">è esclusivamente strumentale alla sua successiva Rivendita all’Acquirente e che </w:t>
      </w:r>
      <w:r w:rsidR="002B1D2B" w:rsidRPr="00662DD7">
        <w:rPr>
          <w:rFonts w:ascii="Verdana" w:hAnsi="Verdana"/>
          <w:sz w:val="20"/>
          <w:szCs w:val="20"/>
        </w:rPr>
        <w:t>l’esecuzione dell’operazione avviene</w:t>
      </w:r>
      <w:r w:rsidRPr="00B51706">
        <w:rPr>
          <w:rFonts w:ascii="Verdana" w:hAnsi="Verdana"/>
          <w:sz w:val="20"/>
          <w:szCs w:val="20"/>
        </w:rPr>
        <w:t xml:space="preserve"> "</w:t>
      </w:r>
      <w:r w:rsidRPr="00662DD7">
        <w:rPr>
          <w:rFonts w:ascii="Verdana" w:hAnsi="Verdana"/>
          <w:sz w:val="20"/>
          <w:szCs w:val="20"/>
        </w:rPr>
        <w:t>salvo il venduto</w:t>
      </w:r>
      <w:r w:rsidRPr="00B51706">
        <w:rPr>
          <w:rFonts w:ascii="Verdana" w:hAnsi="Verdana"/>
          <w:sz w:val="20"/>
          <w:szCs w:val="20"/>
        </w:rPr>
        <w:t>",</w:t>
      </w:r>
      <w:r w:rsidR="00420341" w:rsidRPr="00662DD7">
        <w:rPr>
          <w:rFonts w:ascii="Verdana" w:hAnsi="Verdana"/>
          <w:sz w:val="20"/>
          <w:szCs w:val="20"/>
        </w:rPr>
        <w:t xml:space="preserve"> </w:t>
      </w:r>
      <w:r w:rsidR="00CA6D6C" w:rsidRPr="00CA6D6C">
        <w:rPr>
          <w:rFonts w:ascii="Verdana" w:hAnsi="Verdana"/>
          <w:sz w:val="20"/>
          <w:szCs w:val="20"/>
        </w:rPr>
        <w:t xml:space="preserve">restando subordinata all'effettiva disponibilità del Veicolo presso il Venditore e all'effettivo trasferimento dello stesso dal Venditore a Fleequid. La clausola "salvo il venduto" non incide sul </w:t>
      </w:r>
      <w:r w:rsidR="00CA6D6C" w:rsidRPr="00CA6D6C">
        <w:rPr>
          <w:rFonts w:ascii="Verdana" w:hAnsi="Verdana"/>
          <w:sz w:val="20"/>
          <w:szCs w:val="20"/>
        </w:rPr>
        <w:lastRenderedPageBreak/>
        <w:t>perfezionamento dell'Accordo vincolante né sugli obblighi già sorti a carico dell'Acquirente, ma disciplina la successiva fase esecutiva della Rivendita. Qualora, per fatto imputabile al Venditore, per perdita, distruzione, non conformità o sopravvenuta indisponibilità del Veicolo ovvero per altra circostanza che impedisca a Fleequid di acquistarne la proprietà e dare esecuzione alla Rivendita, l'operazione non possa essere completata, Fleequid può procedere all'Annullamento della vendita ai sensi dell'art. 14, ferme le conseguenze previste nei confronti del Venditore. In tale ipotesi l'Acquirente ha diritto alla restituzione delle somme che debbano essergli restituite secondo quanto previsto dall'art. 15, ma, salvo il dolo o la colpa grave di Fleequid e quanto inderogabilmente previsto dalla legge, non può pretendere da Fleequid ulteriori indennizzi o risarcimenti per l'inadempimento, la perdita o l'indisponibilità del Veicolo imputabili al Venditore. Restano impregiudicati i diritti di Fleequid nei confronti del Venditore, comprese le penali, le manleve, i rimborsi, il regresso e il risarcimento del maggior danno</w:t>
      </w:r>
      <w:r w:rsidR="00B51706" w:rsidRPr="00662DD7">
        <w:rPr>
          <w:rFonts w:ascii="Verdana" w:hAnsi="Verdana"/>
          <w:sz w:val="20"/>
          <w:szCs w:val="20"/>
        </w:rPr>
        <w:t>.</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sidRPr="00B14F99">
        <w:rPr>
          <w:rFonts w:ascii="Verdana" w:hAnsi="Verdana"/>
          <w:sz w:val="20"/>
          <w:szCs w:val="20"/>
        </w:rPr>
        <w:t>Quando Fleequid procede mediante Rivendita, essa, quale acquirente del Veicolo dal Venditore, può denunciare al Venditore eventuali difformità e vizi apparenti entro 15 (quindici) giorni dalla consegna del Veicolo all'Acquirente ovvero, se successiva, entro 15 (quindici) giorni dalla ricezione da parte di Fleequid del reclamo dell'Acquirente relativo alla medesima difformità o al medesimo vizio. Per i vizi occulti Fleequid può effettuare la denuncia entro 1 (un) mese dalla scoperta ovvero, se successiva, entro 1 (un) mese dalla ricezione del reclamo dell'Acquirente dal quale il vizio emerga o risulti denunciato. Le Parti convengono espressamente che i predetti termini tengono conto della struttura della Rivendita e della circostanza che eventuali difetti o difformità possono emergere soltanto a seguito della consegna, dell'utilizzo o delle verifiche effettuate dall'Acquirente. Il pagamento del Prezzo di acquisto netto al Venditore, l'eventuale presa in consegna o detenzione temporanea del Veicolo da parte di Fleequid, la sua movimentazione, nonché la predisposizione di un TrustReport o l'esecuzione di ispezioni da parte di Fleequid o di soggetti da essa incaricati non costituiscono accettazione del Veicolo come esente da vizi o conforme alle dichiarazioni del Venditore e non determinano rinuncia ai diritti e ai rimedi spettanti a Fleequid. Restano ferme la responsabilità e gli obblighi di manleva, rimborso e regresso del Venditore previsti dagli artt. 8.13 e 19.6; oltre al risarcimento del danno, il Venditore è tenuto a rimborsare a Fleequid le somme, i costi, le spese di riparazione e ogni altro onere che questa abbia sostenuto nei confronti del proprio Acquirente per fatti imputabili al Venditore, con espresso diritto di regresso.</w:t>
      </w:r>
    </w:p>
    <w:p w14:paraId="050438E1" w14:textId="70662BA5"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sidRPr="00B94C45">
        <w:rPr>
          <w:rFonts w:ascii="Verdana" w:hAnsi="Verdana"/>
          <w:sz w:val="20"/>
          <w:szCs w:val="20"/>
        </w:rPr>
        <w:t>Fleequid ha diritto di risolvere, in tutto o in parte, ai sensi dell'art. 1456 c.c., il rapporto contrattuale relativo all'acquisto del Veicolo dal Venditore, mediante comunicazione scritta con la quale dichiari di volersi avvalere della presente clausola risolutiva espressa</w:t>
      </w:r>
      <w:ins w:id="938" w:author="Avv. Rosario Panzariello" w:date="2026-09-28T19:52:00Z">
        <w:r w:rsidR="002455A0" w:rsidRPr="002455A0">
          <w:rPr>
            <w:rFonts w:ascii="Verdana" w:hAnsi="Verdana"/>
            <w:sz w:val="20"/>
            <w:szCs w:val="20"/>
          </w:rPr>
          <w:t>, e di procedere all'Annullamento della vendita ai sensi dell'art. 14, qualora il Venditore</w:t>
        </w:r>
      </w:ins>
      <w:del w:id="939" w:author="Avv. Rosario Panzariello" w:date="2026-09-28T19:52:00Z" w16du:dateUtc="2026-09-28T17:52:00Z">
        <w:r w:rsidRPr="00B94C45" w:rsidDel="002455A0">
          <w:rPr>
            <w:rFonts w:ascii="Verdana" w:hAnsi="Verdana"/>
            <w:sz w:val="20"/>
            <w:szCs w:val="20"/>
          </w:rPr>
          <w:delText>, qualora il Venditore</w:delText>
        </w:r>
      </w:del>
      <w:r w:rsidRPr="00B94C45">
        <w:rPr>
          <w:rFonts w:ascii="Verdana" w:hAnsi="Verdana"/>
          <w:sz w:val="20"/>
          <w:szCs w:val="20"/>
        </w:rPr>
        <w:t xml:space="preserve">: a) abbia costituito o consentito la costituzione sul Veicolo di Gravami ulteriori rispetto a quelli dichiarati, ovvero non abbia provveduto alla loro rimozione nei termini previsti dall'art. 8.3; b) non sia in grado di assicurare il libero trasferimento del Veicolo perché i proventi netti ad esso spettanti risultino insufficienti a soddisfare i creditori aventi diritto allo svincolo del bene e gli ulteriori importi dovuti </w:t>
      </w:r>
      <w:r w:rsidRPr="00B94C45">
        <w:rPr>
          <w:rFonts w:ascii="Verdana" w:hAnsi="Verdana"/>
          <w:sz w:val="20"/>
          <w:szCs w:val="20"/>
        </w:rPr>
        <w:lastRenderedPageBreak/>
        <w:t xml:space="preserve">in relazione all'operazione,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w:t>
      </w:r>
      <w:r w:rsidR="00FA055F" w:rsidRPr="00FA055F">
        <w:rPr>
          <w:rFonts w:ascii="Verdana" w:hAnsi="Verdana"/>
          <w:sz w:val="20"/>
          <w:szCs w:val="20"/>
        </w:rPr>
        <w:t>rifiuti od ometta di trasferire la proprietà del Veicolo ovvero di compiere gli atti, le formalità o di prestare la collaborazione necessari alla registrazione o all’intestazione del Veicolo in capo a Fleequid, o risulti inadempiente all’obbligo di metterlo a disposizione o consegnarlo secondo quanto previsto dalle presenti Condizioni Generali</w:t>
      </w:r>
      <w:r w:rsidRPr="00B94C45">
        <w:rPr>
          <w:rFonts w:ascii="Verdana" w:hAnsi="Verdana"/>
          <w:sz w:val="20"/>
          <w:szCs w:val="20"/>
        </w:rPr>
        <w:t>.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w:t>
      </w:r>
      <w:r w:rsidR="00A74AD9">
        <w:rPr>
          <w:rFonts w:ascii="Verdana" w:hAnsi="Verdana"/>
          <w:sz w:val="20"/>
          <w:szCs w:val="20"/>
        </w:rPr>
        <w:t>,</w:t>
      </w:r>
      <w:r w:rsidR="00225171" w:rsidRPr="00225171">
        <w:t xml:space="preserve"> </w:t>
      </w:r>
      <w:r w:rsidR="00225171" w:rsidRPr="00225171">
        <w:rPr>
          <w:rFonts w:ascii="Verdana" w:hAnsi="Verdana"/>
          <w:sz w:val="20"/>
          <w:szCs w:val="20"/>
        </w:rPr>
        <w:t>salvo che il medesimo fatto materiale sia già assistito, a tutela del medesimo interesse, da una penale specifica prevista dalle presenti Condizioni Generali, ivi comprese, a titolo esemplificativo, quelle di cui agli artt. 8.9, 8.11, 8.12 e 16.9,</w:t>
      </w:r>
      <w:r w:rsidRPr="00B94C45">
        <w:rPr>
          <w:rFonts w:ascii="Verdana" w:hAnsi="Verdana"/>
          <w:sz w:val="20"/>
          <w:szCs w:val="20"/>
        </w:rPr>
        <w:t xml:space="preserve">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w:t>
      </w:r>
      <w:r w:rsidR="00BB010C">
        <w:rPr>
          <w:rFonts w:ascii="Verdana" w:hAnsi="Verdana"/>
          <w:sz w:val="20"/>
          <w:szCs w:val="20"/>
        </w:rPr>
        <w:t xml:space="preserve"> ovvero, in ulteriore mancanza anche del Prezzo di vendita all’Acquirente, al 30% del PMIV relativo alla specifica operazione, salvo quanto previsto dall’art. 18.5 per il Dealer Sales</w:t>
      </w:r>
      <w:r w:rsidRPr="00B94C45">
        <w:rPr>
          <w:rFonts w:ascii="Verdana" w:hAnsi="Verdana"/>
          <w:sz w:val="20"/>
          <w:szCs w:val="20"/>
        </w:rPr>
        <w:t xml:space="preserve">, fatto salvo il risarcimento del maggior danno. </w:t>
      </w:r>
      <w:r w:rsidR="009C0DE4" w:rsidRPr="009C0DE4">
        <w:rPr>
          <w:rFonts w:ascii="Verdana" w:hAnsi="Verdana"/>
          <w:sz w:val="20"/>
          <w:szCs w:val="20"/>
        </w:rPr>
        <w:t>Nei casi in cui, ai sensi del periodo che precede e dell'art. 15.8, trovi applicazione una penale specifica in luogo di quella prevista dal presente comma, restano ferme la facoltà di risoluzione ai sensi dell'art. 1456 c.c. e le ulteriori conseguenze previste dal presente comma diverse dalla penale</w:t>
      </w:r>
      <w:r w:rsidRPr="00B94C45">
        <w:rPr>
          <w:rFonts w:ascii="Verdana" w:hAnsi="Verdana"/>
          <w:sz w:val="20"/>
          <w:szCs w:val="20"/>
        </w:rPr>
        <w:t>; restano invece cumulabili le conseguenze previste per fatti o violazioni distinti, secondo quanto previsto dall'art. 15.8.</w:t>
      </w:r>
      <w:r w:rsidR="004702C3" w:rsidRPr="004702C3">
        <w:t xml:space="preserve"> </w:t>
      </w:r>
      <w:r w:rsidR="004702C3" w:rsidRPr="004702C3">
        <w:rPr>
          <w:rFonts w:ascii="Verdana" w:hAnsi="Verdana"/>
          <w:sz w:val="20"/>
          <w:szCs w:val="20"/>
        </w:rPr>
        <w:t xml:space="preserve">Con </w:t>
      </w:r>
      <w:r w:rsidR="004702C3" w:rsidRPr="004702C3">
        <w:rPr>
          <w:rFonts w:ascii="Verdana" w:hAnsi="Verdana"/>
          <w:sz w:val="20"/>
          <w:szCs w:val="20"/>
        </w:rPr>
        <w:lastRenderedPageBreak/>
        <w:t>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restando ferme la facoltà di risoluzione ai sensi dell'art. 1456 c.c. e le ulteriori conseguenze previste dal presente comma diverse dalla penale.</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sidRPr="00357EF7">
        <w:rPr>
          <w:rFonts w:ascii="Verdana" w:hAnsi="Verdana"/>
          <w:sz w:val="20"/>
          <w:szCs w:val="20"/>
        </w:rPr>
        <w:t>Alla Vendita in commissione eseguita mediante Rivendita si applica la clausola di collegamento di cui all'art. 21, alla quale si rinvia integralmente.</w:t>
      </w:r>
    </w:p>
    <w:p w14:paraId="2E3B9E65" w14:textId="77777777" w:rsidR="00D90D9A" w:rsidRDefault="00D90D9A" w:rsidP="00662DD7">
      <w:pPr>
        <w:pStyle w:val="Paragrafoelenco"/>
        <w:spacing w:line="360" w:lineRule="auto"/>
        <w:ind w:left="0"/>
        <w:jc w:val="both"/>
        <w:rPr>
          <w:ins w:id="940" w:author="Avv. Rosario Panzariello" w:date="2026-09-28T20:04:00Z" w16du:dateUtc="2026-09-28T18:04:00Z"/>
          <w:rFonts w:ascii="Verdana" w:hAnsi="Verdana"/>
          <w:b/>
          <w:bCs/>
          <w:i/>
          <w:smallCaps/>
          <w:sz w:val="20"/>
          <w:szCs w:val="20"/>
        </w:rPr>
      </w:pPr>
    </w:p>
    <w:p w14:paraId="3E3709FB" w14:textId="13152BBD" w:rsidR="006224BC" w:rsidRPr="00D90D9A" w:rsidRDefault="00D90D9A" w:rsidP="00662DD7">
      <w:pPr>
        <w:pStyle w:val="Paragrafoelenco"/>
        <w:spacing w:line="360" w:lineRule="auto"/>
        <w:ind w:left="0"/>
        <w:jc w:val="both"/>
        <w:rPr>
          <w:rFonts w:ascii="Verdana" w:hAnsi="Verdana"/>
          <w:b/>
          <w:bCs/>
          <w:i/>
          <w:smallCaps/>
          <w:sz w:val="20"/>
          <w:szCs w:val="20"/>
          <w:rPrChange w:id="941" w:author="Avv. Rosario Panzariello" w:date="2026-09-28T20:04:00Z" w16du:dateUtc="2026-09-28T18:04:00Z">
            <w:rPr>
              <w:rFonts w:ascii="Verdana" w:hAnsi="Verdana"/>
              <w:iCs/>
              <w:sz w:val="20"/>
              <w:szCs w:val="20"/>
            </w:rPr>
          </w:rPrChange>
        </w:rPr>
      </w:pPr>
      <w:ins w:id="942" w:author="Avv. Rosario Panzariello" w:date="2026-09-28T20:03:00Z" w16du:dateUtc="2026-09-28T18:03:00Z">
        <w:r w:rsidRPr="00D90D9A">
          <w:rPr>
            <w:rFonts w:ascii="Verdana" w:hAnsi="Verdana"/>
            <w:b/>
            <w:bCs/>
            <w:i/>
            <w:smallCaps/>
            <w:sz w:val="20"/>
            <w:szCs w:val="20"/>
            <w:rPrChange w:id="943" w:author="Avv. Rosario Panzariello" w:date="2026-09-28T20:04:00Z" w16du:dateUtc="2026-09-28T18:04:00Z">
              <w:rPr>
                <w:rFonts w:ascii="Verdana" w:hAnsi="Verdana"/>
                <w:iCs/>
                <w:sz w:val="20"/>
                <w:szCs w:val="20"/>
              </w:rPr>
            </w:rPrChange>
          </w:rPr>
          <w:t>Operativi</w:t>
        </w:r>
      </w:ins>
      <w:ins w:id="944" w:author="Avv. Rosario Panzariello" w:date="2026-09-28T20:04:00Z" w16du:dateUtc="2026-09-28T18:04:00Z">
        <w:r w:rsidRPr="00D90D9A">
          <w:rPr>
            <w:rFonts w:ascii="Verdana" w:hAnsi="Verdana"/>
            <w:b/>
            <w:bCs/>
            <w:i/>
            <w:smallCaps/>
            <w:sz w:val="20"/>
            <w:szCs w:val="20"/>
            <w:rPrChange w:id="945" w:author="Avv. Rosario Panzariello" w:date="2026-09-28T20:04:00Z" w16du:dateUtc="2026-09-28T18:04:00Z">
              <w:rPr>
                <w:rFonts w:ascii="Verdana" w:hAnsi="Verdana"/>
                <w:iCs/>
                <w:sz w:val="20"/>
                <w:szCs w:val="20"/>
              </w:rPr>
            </w:rPrChange>
          </w:rPr>
          <w:t>tà quale Intermediario puro</w:t>
        </w:r>
      </w:ins>
    </w:p>
    <w:p w14:paraId="5F380890" w14:textId="6B68FAF9" w:rsidR="00805182" w:rsidRPr="00662DD7" w:rsidDel="00D90D9A" w:rsidRDefault="00EB14F5" w:rsidP="00F8695C">
      <w:pPr>
        <w:pStyle w:val="Paragrafoelenco"/>
        <w:spacing w:line="360" w:lineRule="auto"/>
        <w:ind w:left="0"/>
        <w:jc w:val="both"/>
        <w:outlineLvl w:val="1"/>
        <w:rPr>
          <w:del w:id="946" w:author="Avv. Rosario Panzariello" w:date="2026-09-28T20:04:00Z" w16du:dateUtc="2026-09-28T18:04:00Z"/>
          <w:rFonts w:ascii="Verdana" w:hAnsi="Verdana"/>
          <w:b/>
          <w:bCs/>
          <w:i/>
          <w:iCs/>
          <w:smallCaps/>
          <w:sz w:val="20"/>
          <w:szCs w:val="20"/>
        </w:rPr>
        <w:pPrChange w:id="947" w:author="Avv. Rosario Panzariello" w:date="2026-09-28T19:49:00Z" w16du:dateUtc="2026-09-28T17:49:00Z">
          <w:pPr>
            <w:pStyle w:val="Paragrafoelenco"/>
            <w:spacing w:line="360" w:lineRule="auto"/>
            <w:ind w:left="0"/>
            <w:jc w:val="both"/>
          </w:pPr>
        </w:pPrChange>
      </w:pPr>
      <w:del w:id="948" w:author="Avv. Rosario Panzariello" w:date="2026-09-28T20:04:00Z" w16du:dateUtc="2026-09-28T18:04:00Z">
        <w:r w:rsidRPr="002C55B4" w:rsidDel="00D90D9A">
          <w:rPr>
            <w:rFonts w:ascii="Verdana" w:hAnsi="Verdana"/>
            <w:b/>
            <w:bCs/>
            <w:smallCaps/>
            <w:sz w:val="20"/>
            <w:szCs w:val="20"/>
            <w:rPrChange w:id="949" w:author="Avv. Rosario Panzariello" w:date="2026-09-28T19:29:00Z" w16du:dateUtc="2026-09-28T17:29:00Z">
              <w:rPr>
                <w:rFonts w:ascii="Verdana" w:hAnsi="Verdana"/>
                <w:b/>
                <w:bCs/>
                <w:i/>
                <w:iCs/>
                <w:smallCaps/>
                <w:sz w:val="20"/>
                <w:szCs w:val="20"/>
              </w:rPr>
            </w:rPrChange>
          </w:rPr>
          <w:delText>Operatività</w:delText>
        </w:r>
        <w:r w:rsidRPr="00662DD7" w:rsidDel="00D90D9A">
          <w:rPr>
            <w:rFonts w:ascii="Verdana" w:hAnsi="Verdana"/>
            <w:b/>
            <w:bCs/>
            <w:i/>
            <w:iCs/>
            <w:smallCaps/>
            <w:sz w:val="20"/>
            <w:szCs w:val="20"/>
          </w:rPr>
          <w:delText xml:space="preserve"> quale Intermediario puro</w:delText>
        </w:r>
      </w:del>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sidRPr="00C72E36">
        <w:rPr>
          <w:rFonts w:ascii="Verdana" w:hAnsi="Verdana"/>
          <w:sz w:val="20"/>
          <w:szCs w:val="20"/>
        </w:rPr>
        <w:t>Quando Fleequid opera quale Intermediario puro ai sensi dell'art. 2.6, la compravendita è conclusa direttamente tra il Venditore e l'Acquirente e il Veicolo è trasferito direttamente dal Venditore all'Acquirente, senza che Fleequid concluda la compravendita, né in nome proprio né quale parte, senza che essa ne acquisti, neppure temporaneamente, la proprietà e senza che assuma la qualità di venditore, neppure formale. Il prezzo del Veicolo è dovuto dall'Acquirente direttamente al Venditore e non transita sui conti di Fleequid, ferme le Commissioni, le Tariffe e gli ulteriori importi dovuti a Fleequid. Il Venditore e l'Acquirente sono tenuti a compiere direttamente, con la collaborazione e il coordinamento eventualmente prestati da Fleequid, tutti gli adempimenti necessari al trasferimento della proprietà, alla fatturazione, alla documentazione, alla consegna e al ritiro del Veicolo secondo quanto previsto dagli artt. 11, 12 e 16. L'attività di assistenza, coordinamento o gestione amministrativa eventualmente svolta da Fleequid non determina l'assunzione, da parte di quest'ultima, della qualità di acquirente o venditore del Veicolo, né di debitore o creditore del relativo prezzo, restando Fleequid titolare dei distinti rapporti di incarico con il Venditore e con</w:t>
      </w:r>
      <w:r w:rsidRPr="00805182">
        <w:rPr>
          <w:rFonts w:ascii="Verdana" w:hAnsi="Verdana"/>
          <w:sz w:val="20"/>
          <w:szCs w:val="20"/>
        </w:rPr>
        <w:t xml:space="preserve"> l'Acquirente e conservando il diritto alle Commissioni e agli ulteriori importi ad essa spettanti</w:t>
      </w:r>
      <w:r w:rsidRPr="006979D3">
        <w:rPr>
          <w:rFonts w:ascii="Verdana" w:hAnsi="Verdana"/>
          <w:sz w:val="20"/>
          <w:szCs w:val="20"/>
        </w:rPr>
        <w:t>.</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sidRPr="00EB14F5">
        <w:rPr>
          <w:rFonts w:ascii="Verdana" w:hAnsi="Verdana"/>
          <w:sz w:val="20"/>
          <w:szCs w:val="20"/>
        </w:rPr>
        <w:t xml:space="preserve">Quando Fleequid opera quale Intermediario puro, il Venditore è tenuto a emettere e trasmettere all'Acquirente la fattura di vendita del Veicolo entro 5 (cinque) giorni dalla ricezione dei dati necessari alla sua emissione ai sensi dell'art. 11.4; la fattura deve corrispondere al prezzo dovuto direttamente al Venditore, oltre all'IVA ove applicabile. In caso di ritardo nell'emissione o nella trasmissione della fattura il Venditore è tenuto a corrispondere a Fleequid una penale pari a € 150,00 (euro centocinquanta/00) per ciascun giorno di ritardo e per ciascun Veicolo interessato, </w:t>
      </w:r>
      <w:r w:rsidR="000473DE">
        <w:rPr>
          <w:rFonts w:ascii="Verdana" w:hAnsi="Verdana"/>
          <w:sz w:val="20"/>
          <w:szCs w:val="20"/>
        </w:rPr>
        <w:t>sino</w:t>
      </w:r>
      <w:r w:rsidR="00A70F20">
        <w:rPr>
          <w:rFonts w:ascii="Verdana" w:hAnsi="Verdana"/>
          <w:sz w:val="20"/>
          <w:szCs w:val="20"/>
        </w:rPr>
        <w:t xml:space="preserve"> all’adempimento, </w:t>
      </w:r>
      <w:r w:rsidRPr="00EB14F5">
        <w:rPr>
          <w:rFonts w:ascii="Verdana" w:hAnsi="Verdana"/>
          <w:sz w:val="20"/>
          <w:szCs w:val="20"/>
        </w:rPr>
        <w:t xml:space="preserve">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L'eventuale ritardo nell'emissione o nella trasmissione della fattura da parte del Venditore non sospende né differisce il Termine di pagamento dell'Acquirente, purché la Proforma contenga tutti gli elementi necessari per consentire l'esecuzione del pagamento. I documenti fiscali relativi alle </w:t>
      </w:r>
      <w:r w:rsidRPr="00EB14F5">
        <w:rPr>
          <w:rFonts w:ascii="Verdana" w:hAnsi="Verdana"/>
          <w:sz w:val="20"/>
          <w:szCs w:val="20"/>
        </w:rPr>
        <w:lastRenderedPageBreak/>
        <w:t>Commissioni, alle Tariffe e agli ulteriori importi spettanti a Fleequid sono emessi da quest'ultima secondo quanto previsto dall'art. 16.2</w:t>
      </w:r>
      <w:r w:rsidR="00810E3C">
        <w:rPr>
          <w:rFonts w:ascii="Verdana" w:hAnsi="Verdana"/>
          <w:sz w:val="20"/>
          <w:szCs w:val="20"/>
        </w:rPr>
        <w:t>.</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sidRPr="00810E3C">
        <w:rPr>
          <w:rFonts w:ascii="Verdana" w:hAnsi="Verdana"/>
          <w:sz w:val="20"/>
          <w:szCs w:val="20"/>
        </w:rPr>
        <w:t>Quando Fleequid opera quale Intermediario puro, il trasferimento della proprietà del Veicolo dal Venditore all'Acquirente resta convenzionalmente differito al momento dell'integrale adempimento dell'obbligo di pagamento ai sensi dell'art. 12.2 e del compimento delle formalità necessarie, secondo quanto previsto dall'art. 16.4, al quale si rinvia anche per il termine ordinario di 10 (dieci) giorni per il compimento delle formalità di trasferimento e per la possibilità di un diverso termine previsto dalle Condizioni particolari di vendita. Alla consegna, al ritiro, al mancato ritiro, al passaggio del rischio, alla verifica del Veicolo e al trasporto si applicano le disposizioni dell'art.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sidRPr="00253A94">
        <w:rPr>
          <w:rFonts w:ascii="Verdana" w:hAnsi="Verdana"/>
          <w:sz w:val="20"/>
          <w:szCs w:val="20"/>
        </w:rPr>
        <w:t xml:space="preserve">Quando Fleequid opera quale Intermediario puro non trovano applicazione </w:t>
      </w:r>
      <w:r w:rsidR="00CF4DD4" w:rsidRPr="00CF4DD4">
        <w:rPr>
          <w:rFonts w:ascii="Verdana" w:hAnsi="Verdana"/>
          <w:sz w:val="20"/>
          <w:szCs w:val="20"/>
        </w:rPr>
        <w:t>l'art. 17.4 né l'art. 17.8, in luogo di quest'ultimo trovando applicazione l'art. 17.14; non trovano altresì applicazione</w:t>
      </w:r>
      <w:r w:rsidRPr="00253A94">
        <w:rPr>
          <w:rFonts w:ascii="Verdana" w:hAnsi="Verdana"/>
          <w:sz w:val="20"/>
          <w:szCs w:val="20"/>
        </w:rPr>
        <w:t xml:space="preserve"> l'autorizzazione di cui all'art. 1395 c.c.</w:t>
      </w:r>
      <w:r w:rsidR="00977645">
        <w:rPr>
          <w:rFonts w:ascii="Verdana" w:hAnsi="Verdana"/>
          <w:sz w:val="20"/>
          <w:szCs w:val="20"/>
        </w:rPr>
        <w:t>,</w:t>
      </w:r>
      <w:r w:rsidRPr="00253A94">
        <w:rPr>
          <w:rFonts w:ascii="Verdana" w:hAnsi="Verdana"/>
          <w:sz w:val="20"/>
          <w:szCs w:val="20"/>
        </w:rPr>
        <w:t xml:space="preserve"> il richiamo all'art. 1515, comma 3, c.c. di cui all'art. 2.5, nonché la clausola di collegamento di cui all'art. 21, che si applica esclusivamente alla Rivendita. Il regime della garanzia nei confronti dell'Acquirente è disciplinato dall'art. 19 e, in particolare, dall'art. 19.7, lett. b); la procedura di reclamo è disciplinata dall'art. 20; gli effetti restitutori e patrimoniali sono disciplinati dall'art.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sidRPr="00FD121F">
        <w:rPr>
          <w:rFonts w:ascii="Verdana" w:hAnsi="Verdana"/>
          <w:sz w:val="20"/>
          <w:szCs w:val="20"/>
        </w:rPr>
        <w:t xml:space="preserve">Quando Fleequid opera quale Intermediario puro, Fleequid ha diritto di risolvere, ai sensi dell'art. 1456 c.c., il rapporto di incarico con il Venditore relativo alla specifica operazione di cui all'art. 17.10, mediante comunicazione scritta con la quale dichiari di volersi avvalere della presente clausola risolutiva espressa, e di procedere all'Annullamento della vendita ai sensi dell'art. 14, qualora il Venditore: a) abbia costituito o consentito la costituzione sul Veicolo di Gravami ulteriori rispetto a quelli dichiarati, ovvero non abbia provveduto alla loro rimozione nei termini previsti dall'art. 8.3; b) non sia in grado di assicurare il libero trasferimento del Veicolo all'Acquirente perché le somme ad esso spettanti risultino insufficienti a soddisfare i creditori aventi diritto allo svincolo del bene,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rifiuti od ometta di trasferire la proprietà del Veicolo direttamente all'Acquirente ovvero di compiere gli atti, le formalità o di prestare la collaborazione necessari alla registrazione o all'intestazione del Veicolo in capo all'Acquirente, o risulti inadempiente all'obbligo di metterlo a disposizione o consegnarlo secondo quanto previsto dalle presenti Condizioni Generali. L'esercizio delle predette facoltà riguarda esclusivamente il rapporto tra Fleequid e il Venditore e l'operazione gestita da </w:t>
      </w:r>
      <w:r w:rsidRPr="00FD121F">
        <w:rPr>
          <w:rFonts w:ascii="Verdana" w:hAnsi="Verdana"/>
          <w:sz w:val="20"/>
          <w:szCs w:val="20"/>
        </w:rPr>
        <w:lastRenderedPageBreak/>
        <w:t>Fleequid e non comporta l'assunzione, da parte di Fleequid, della qualità di parte della compravendita conclusa direttamente tra il Venditore e l'Acquirente, restando impregiudicati i diritti e i rimedi spettanti all'Acquirente nei confronti del Venditore e gli effetti restitutori previsti dall'art. 15.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 salvo che il medesimo fatto materiale sia già assistito, a tutela del medesimo interesse, da una penale specifica prevista dalle presenti Condizioni Generali, ivi comprese, a titolo esemplificativo, quelle di cui agli artt. 8.9, 8.11, 8.12 e 16.9,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 ovvero, in ulteriore mancanza anche del Prezzo di vendita all'Acquirente, al 30% del PMIV relativo alla specifica operazione, fatto salvo il risarcimento del maggior danno. In particolare, per il rifiuto di trasferire la proprietà del Veicolo direttamente all'Acquirente continua a trovare applicazione la penale prevista dall'art. 8.11, lett. c). Nei casi in cui, ai sensi dei periodi che precedono e dell'art. 15.8, trovi applicazione una penale specifica in luogo di quella prevista dal presente comma, restano ferme la facoltà di risoluzione ai sensi dell'art. 1456 c.c., la facoltà di Annullamento e le ulteriori conseguenze previste dal presente comma diverse dalla penale; restano invece cumulabili le conseguenze previste per fatti o violazioni distinti, secondo quanto previsto dall'art. 15.8.</w:t>
      </w:r>
      <w:r w:rsidR="00B61029" w:rsidRPr="00B61029">
        <w:t xml:space="preserve"> </w:t>
      </w:r>
      <w:r w:rsidR="00B61029" w:rsidRPr="00B61029">
        <w:rPr>
          <w:rFonts w:ascii="Verdana" w:hAnsi="Verdana"/>
          <w:sz w:val="20"/>
          <w:szCs w:val="20"/>
        </w:rPr>
        <w:t>Con 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lett. c), restando ferme la facoltà di risoluzione ai sensi dell'art. 1456 c.c., la facoltà di Annullamento e le ulteriori conseguenze previste dal presente comma diverse dalla penale.</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950" w:name="_Toc241518323"/>
      <w:r>
        <w:rPr>
          <w:rFonts w:ascii="Verdana" w:hAnsi="Verdana"/>
          <w:b/>
          <w:bCs/>
          <w:smallCaps/>
          <w:sz w:val="20"/>
          <w:szCs w:val="20"/>
        </w:rPr>
        <w:t>Dealer Sales.</w:t>
      </w:r>
      <w:bookmarkEnd w:id="95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sidRPr="00F35965">
        <w:rPr>
          <w:rFonts w:ascii="Verdana" w:hAnsi="Verdana"/>
          <w:sz w:val="20"/>
          <w:szCs w:val="20"/>
        </w:rPr>
        <w:lastRenderedPageBreak/>
        <w:t>Nel Dealer Sales Fleequid acquista il Veicolo dal Venditore in nome e per conto proprio e lo rivende all'Acquirente in nome e per conto proprio, assumendo la qualità di parte sostanziale di entrambe le compravendite, rispettivamente quale acquirente nel rapporto con il Venditore e quale venditore nel rapporto con l'Acquirente. I due rapporti di compravendita sono distinti e autonomi e sono regolati ciascuno dalle proprie condizioni economiche. Nel Dealer Sales Fleequid non opera quale mandataria o commissionaria del Venditore o dell'Acquirente e non trovano applicazione le disposizioni delle presenti Condizioni Generali che presuppongono la Vendita in commissione, salvo espresso richiamo. Nel Dealer Sales non sono dovute le Commissioni proprie della Vendita in commissione, ferme le Tariffe e gli ulteriori importi eventualmente dovuti per distinto titolo; l'eventuale differenza tra il Prezzo di acquisto e il Prezzo di vendita all'Acquirente costituisce il risultato economico dell'attività di compravendita svolta da Fleequid e non una Commissione, né un parametro di determinazione delle Commissioni o delle penali a queste parametrate</w:t>
      </w:r>
      <w:r>
        <w:rPr>
          <w:rFonts w:ascii="Verdana" w:hAnsi="Verdana"/>
          <w:sz w:val="20"/>
          <w:szCs w:val="20"/>
        </w:rPr>
        <w:t>.</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Dealer Sales l'acquisto del Veicolo da parte di Fleequid può avvenire a seguito dell'individuazione di uno specifico Acquirente, anche all'esito di un'Asta o di altro Evento di vendita organizzato tramite il Marketplace ("acquisto sul venduto"). In tale ipotesi il rapporto di acquisto tra il Venditore e Fleequid è soggetto alla disciplina prevista dall'art. 8.8, ivi compresa la condizione sospensiva relativa all'esecuzione dell'acquisto, pattuita nell'esclusivo interesse di Fleequid. Fleequid ha tuttavia facoltà, a propria discrezione, di acquistare il Veicolo prima dell'individuazione di uno specifico Acquirente e di commercializzarlo o rivenderlo successivamente, anche mediante uno o più Eventi di vendita ("acquisto da stock"). In tale ipotesi l'acquisto del Veicolo da parte di Fleequid è autonomo rispetto alla successiva vendita all'Acquirente, non dipende dall'esistenza di un Accordo vincolante e non è soggetto alla condizione prevista dall'art. 8.8, salvo diversa pattuizione tra Fleequid e il Venditore. L'acquisto da stock può avvenire anche quando sia convenuto che il Veicolo rimanga temporaneamente in uso o comunque nella disponibilità del Venditore; in tal caso la permanenza materiale del Veicolo presso il Venditore non incide, di per sé, sull'avvenuto acquisto da parte di Fleequid né sugli effetti già prodotti dal relativo contratto, fermo quanto previsto dalle presenti Condizioni Generali e dalle eventuali condizioni applicabili alla specifica operazione in materia di custodia, utilizzo, consegna e trasferimento del rischio. Resta altresì ferma, ove ne ricorrano i presupposti, la disciplina prevista dall'art. 13 per le operazioni nelle quali, dopo il perfezionamento dell'Accordo vincolante con l'Acquirente, il Veicolo rimanga temporaneamente in uso presso il Venditore.</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Il Prezzo di acquisto dovuto da Fleequid al Venditore è autonomamente concordato tra Fleequid e il Venditore e non può essere inferiore al PMIV indicato nella Proposta di vendita, ove il PMIV sia applicabile alla fattispecie, salvo che il Venditore accetti espressamente un diverso importo inferiore. Prima dell'avvio dell'Evento di vendita devono risultare determinati il Prezzo di acquisto ovvero il criterio economico, già accettato dal Venditore, che ne consenta la determinazione, resi conoscibili al Venditore ai sensi dell'art. 3.7, lett. b). Nell'acquisto da stock tali elementi sono determinati nell'ambito del rapporto di acquisto tra Fleequid e il Venditore. Il </w:t>
      </w:r>
      <w:r w:rsidRPr="00F7313A">
        <w:rPr>
          <w:rFonts w:ascii="Verdana" w:hAnsi="Verdana"/>
          <w:sz w:val="20"/>
          <w:szCs w:val="20"/>
        </w:rPr>
        <w:lastRenderedPageBreak/>
        <w:t>Prezzo di vendita all'Acquirente è autonomo rispetto al Prezzo di acquisto e si determina secondo le regole applicabili allo specifico Evento di vendita; tra i due prezzi non sussiste alcun collegamento necessario.</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Dealer Sales il Venditore è tenuto, su richiesta di Fleequid, a emettere nei confronti di quest'ultima la fattura relativa alla vendita del Veicolo entro 5 (cinque) giorni dalla richiesta, secondo i dati e le indicazioni comunicati da Fleequid. La fattura è emessa con riferimento al Prezzo di acquisto concordato ai sensi dell'art. 18.3, oltre all'IVA ove applicabile e agli eventuali ulteriori importi riferibili esclusivamente al relativo rapporto di compravendita. In caso di ritardo imputabile al Venditore nell'emissione o nella trasmissione della fattura, il Venditore è tenuto a corrispondere a Fleequid una penale pari a € 150,00 (euro centocinquanta/00) per ciascun giorno di ritardo e per ciascun Veicolo interessato, sino all'adempimento, 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Resta distinta e autonoma la fatturazione emessa da Fleequid nei confronti dell'Acquirente, disciplinata dall'art.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rapporto di acquisto tra il Venditore e Fleequid restano integralmente ferme le dichiarazioni, le garanzie e gli obblighi di manleva, rimborso e regresso posti a carico del Venditore dalle presenti Condizioni Generali, ivi compresi quelli previsti dagli artt. 8.3, 8.12, 8.13 e 19.6, nonché la disciplina della denuncia e dei relativi termini di cui all'art. 17.7 e la clausola risolutiva espressa e le conseguenze economiche di cui all'art. 17.8, che si applicano al contratto di acquisto concluso da Fleequid nel Dealer Sales</w:t>
      </w:r>
      <w:r w:rsidR="0012303B">
        <w:rPr>
          <w:rFonts w:ascii="Verdana" w:hAnsi="Verdana"/>
          <w:sz w:val="20"/>
          <w:szCs w:val="20"/>
        </w:rPr>
        <w:t xml:space="preserve">; </w:t>
      </w:r>
      <w:r w:rsidR="0012303B" w:rsidRPr="0012303B">
        <w:rPr>
          <w:rFonts w:ascii="Verdana" w:hAnsi="Verdana"/>
          <w:sz w:val="20"/>
          <w:szCs w:val="20"/>
        </w:rPr>
        <w:t>ai fini della determinazione della penale prevista dall'art. 17.8, qualora per il Veicolo non esistano né un Prezzo di riserva né un Prezzo di vendita all'Acquirente, come può verificarsi in particolare nell'acquisto da stock, la base sussidiaria finale è costituita, in luogo del PMIV, dal Prezzo di acquisto dovuto da Fleequid al Venditore</w:t>
      </w:r>
      <w:r w:rsidRPr="00F7313A">
        <w:rPr>
          <w:rFonts w:ascii="Verdana" w:hAnsi="Verdana"/>
          <w:sz w:val="20"/>
          <w:szCs w:val="20"/>
        </w:rPr>
        <w:t>. L'acquisto del Veicolo da parte di Fleequid non estingue né riduce tali tutele. La manleva di cui all'art. 8.13 opera espressamente anche con riferimento alle pretese avanzate dall'Acquirente nei confronti di Fleequid quale venditore sostanziale, nonché alle somme, ai costi, alle riparazioni, alle spese, agli oneri e ai danni che Fleequid sostenga in tale veste per fatti, vizi, difetti, omissioni o inadempimenti imputabili al Venditore, con diritto di regresso e di rimborso integrale nei confronti di quest'ultimo. Qualora una difformità, un vizio, un danno o altra circostanza imputabile al Venditore emerga o sia denunciata dall'Acquirente successivamente alla rivendita del Veicolo, Fleequid conserva il diritto di farla valere nei confronti del Venditore nei termini previsti dall'art. 17.7, decorrenti, ove il fatto non fosse già precedentemente noto a Fleequid, dalla relativa scoperta o dalla ricezione del reclamo dell'Acquirente. Il pagamento del Prezzo di acquisto, la presa in consegna del Veicolo da parte di Fleequid o di soggetti da essa incaricati e la successiva rivendita all'Acquirente non comportano rinuncia ai diritti di manleva, regresso, rimborso o agli ulteriori rimedi spettanti a Fleequid nei confronti del Venditore.</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lastRenderedPageBreak/>
        <w:t>Il trasferimento della proprietà e il passaggio del rischio dal Venditore a Fleequid avvengono secondo quanto convenuto nel relativo rapporto di acquisto e, in mancanza, al momento della consegna del Veicolo a Fleequid o al soggetto da essa incaricato. Il trasferimento della proprietà del Veicolo da Fleequid all'Acquirente e il passaggio del relativo rischio sono disciplinati dall'art. 16 e, in particolare, dagli artt. 16.4 e 16.5, ai quali si rinvia, anche nei casi in cui Fleequid abbia acquistato la proprietà del Veicolo in epoca anteriore all'integrale adempimento dell'obbligo di pagamento dell'Acquirente, nell'ambito di un acquisto da stock ovvero per effetto della rinuncia alla condizione prevista dall'art. 8.8 nell'acquisto sul venduto. Resta fermo quanto previsto dagli artt. 13.9 e 18.7 quando il Veicolo rimanga temporaneamente in uso o comunque nella disponibilità del Venditore. Restano ferme le eventuali diverse disposizioni previste dalle Condizioni Specifiche applicabili alla singola operazione, anche in presenza di una Soluzione di finanziamento.</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Nell'acquisto da stock Fleequid commercializza e rivende il Veicolo quale proprietaria e venditore sostanziale nei confronti dell'Acquirente e tale circostanza è resa conoscibile secondo quanto previsto dall'art. 3.2. Dal perfezionamento dell'acquisto del Veicolo da parte di Fleequid cessano di applicarsi pro futuro, nei rapporti con il Venditore, le disposizioni degli artt. 8.8, 8.9, 8.10 e 8.11: qualora l'acquisto da stock sia preceduto da una fase di commercializzazione del Veicolo per il tramite di Fleequid, tali disposizioni operano fino al perfezionamento dell'acquisto; qualora l'acquisto da stock sia diretto e non preceduto da alcuna fase di commercializzazione, esse non operano sin dall'origine. Restano in ogni caso salvi i diritti e le penali già maturati prima del perfezionamento dell'acquisto, nonché gli obblighi del Venditore destinati a sopravvivere all'acquisto, ivi compresi quelli relativi a garanzie, dichiarazioni, manleve, responsabilità, consegna della documentazione, profili fiscali, rimborso, regresso e risarcimento, secondo quanto previsto dall'art. 18.5. Qualora, prima dell'apertura dell'Evento di vendita, Fleequid abbia già acquisito la materiale disponibilità del Veicolo e risultino adempiuti gli obblighi del Venditore necessari alla sua consegna e successiva rivendita, non trova applicazione la clausola "salvo il venduto" di cui all'art. 17.6, rispondendo Fleequid della consegna del Veicolo quale venditore. Qualora invece il Veicolo, pur essendo già stato acquistato da Fleequid, rimanga temporaneamente in uso o comunque nella disponibilità del Venditore, ovvero debba ancora essere da questo messo a disposizione o consegnato, trova applicazione, in quanto compatibile, la disciplina prevista dall'art. 17.6; in tale ipotesi il perfezionamento dell'Accordo vincolante con l'Acquirente non è subordinato al perfezionamento o all'efficacia dell'acquisto del Veicolo da parte di Fleequid, già intervenuti, ma la successiva esecuzione della vendita resta subordinata all'effettiva disponibilità del Veicolo e alla sua consegna da parte del Venditore nelle condizioni convenute. Qualora, per inadempimento del Venditore, perdita, distruzione, </w:t>
      </w:r>
      <w:r w:rsidR="00E550DB" w:rsidRPr="00E550DB">
        <w:rPr>
          <w:rFonts w:ascii="Verdana" w:hAnsi="Verdana"/>
          <w:sz w:val="20"/>
          <w:szCs w:val="20"/>
        </w:rPr>
        <w:t>non conformità tale da impedire l’esecuzione della vendita nelle condizioni convenute</w:t>
      </w:r>
      <w:r w:rsidRPr="00F7313A">
        <w:rPr>
          <w:rFonts w:ascii="Verdana" w:hAnsi="Verdana"/>
          <w:sz w:val="20"/>
          <w:szCs w:val="20"/>
        </w:rPr>
        <w:t xml:space="preserve">, sopravvenuta indisponibilità del Veicolo o altra circostanza riconducibile al rapporto con il Venditore, Fleequid non possa dare esecuzione alla vendita all'Acquirente, Fleequid può procedere all'Annullamento della vendita secondo quanto previsto dagli artt. 14 e 15; in tale ipotesi, salvo il dolo o la colpa grave di </w:t>
      </w:r>
      <w:r w:rsidRPr="00F7313A">
        <w:rPr>
          <w:rFonts w:ascii="Verdana" w:hAnsi="Verdana"/>
          <w:sz w:val="20"/>
          <w:szCs w:val="20"/>
        </w:rPr>
        <w:lastRenderedPageBreak/>
        <w:t>Fleequid e quanto inderogabilmente previsto dalla legge, l'Acquirente ha diritto alla restituzione delle somme che debbano essergli restituite ai sensi dell'art. 15, senza diritto a ulteriori indennizzi o risarcimenti nei confronti di Fleequid per fatti imputabili al Venditore. Restano in ogni caso ferme, nei rapporti tra Fleequid e il Venditore, tutte le obbligazioni derivanti dal rapporto di acquisto non ancora eseguite, nonché le garanzie, le penali, gli obblighi di manleva, rimborso e regresso e gli ulteriori rimedi previsti dalle presenti Condizioni Generali.</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La qualificazione del Veicolo come VFU o comunque come rifiuto ai sensi della normativa ambientale applicabile non esclude, di per sé, l'applicazione del Dealer Sales, purché la struttura della specifica operazione sia compatibile con la normativa applicabile e con i titoli, le autorizzazioni e i requisiti richiesti in capo ai soggetti che vi intervengono e Fleequid disponga delle autorizzazioni eventualmente necessarie. In tali operazioni Fleequid opera nei limiti consentiti dalla normativa e dai titoli abilitativi applicabili, senza assumere, per il solo fatto dell'applicazione del Dealer Sales o della conclusione dei relativi contratti di compravendita, la detenzione materiale del rifiuto né attività di raccolta, trasporto, trattamento, recupero, demolizione o smaltimento. Restano ferme le disposizioni dell'art. 16.13 e le eventuali Condizioni particolari di vendita applicabili alla specifica operazione.</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Nei rapporti tra Fleequid e l'Acquirente il regime di garanzia applicabile alle vendite concluse secondo il Dealer Sales è disciplinato dall'art. 19 e, in particolare, dall'art. 19.7, lett. c), e dalle ulteriori disposizioni ivi richiamate. La procedura di reclamo è disciplinata dall'art. 20. Restano fermi, nei rapporti tra Fleequid e il Venditore dal quale il Veicolo è stato acquistato, i diritti, le garanzie e gli obblighi di manleva, rimborso e regresso previsti dall'art. 18.5 e dalle ulteriori disposizioni applicabili.</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951" w:name="_Toc240781635"/>
      <w:bookmarkStart w:id="952" w:name="_Toc241316677"/>
      <w:bookmarkStart w:id="953" w:name="_Toc241316794"/>
      <w:bookmarkStart w:id="954" w:name="_Toc241316966"/>
      <w:bookmarkStart w:id="955" w:name="_Toc241317109"/>
      <w:bookmarkStart w:id="956" w:name="_Toc241394882"/>
      <w:bookmarkStart w:id="957" w:name="_Toc240781636"/>
      <w:bookmarkStart w:id="958" w:name="_Toc241316678"/>
      <w:bookmarkStart w:id="959" w:name="_Toc241316795"/>
      <w:bookmarkStart w:id="960" w:name="_Toc241316967"/>
      <w:bookmarkStart w:id="961" w:name="_Toc241317110"/>
      <w:bookmarkStart w:id="962" w:name="_Toc241394883"/>
      <w:bookmarkStart w:id="963" w:name="_Toc240781637"/>
      <w:bookmarkStart w:id="964" w:name="_Toc241316679"/>
      <w:bookmarkStart w:id="965" w:name="_Toc241316796"/>
      <w:bookmarkStart w:id="966" w:name="_Toc241316968"/>
      <w:bookmarkStart w:id="967" w:name="_Toc241317111"/>
      <w:bookmarkStart w:id="968" w:name="_Toc241394884"/>
      <w:bookmarkStart w:id="969" w:name="_Toc240781638"/>
      <w:bookmarkStart w:id="970" w:name="_Toc241316680"/>
      <w:bookmarkStart w:id="971" w:name="_Toc241316797"/>
      <w:bookmarkStart w:id="972" w:name="_Toc241316969"/>
      <w:bookmarkStart w:id="973" w:name="_Toc241317112"/>
      <w:bookmarkStart w:id="974" w:name="_Toc241394885"/>
      <w:bookmarkStart w:id="975" w:name="_Toc240781639"/>
      <w:bookmarkStart w:id="976" w:name="_Toc241316681"/>
      <w:bookmarkStart w:id="977" w:name="_Toc241316798"/>
      <w:bookmarkStart w:id="978" w:name="_Toc241316970"/>
      <w:bookmarkStart w:id="979" w:name="_Toc241317113"/>
      <w:bookmarkStart w:id="980" w:name="_Toc241394886"/>
      <w:bookmarkStart w:id="981" w:name="_Toc240781640"/>
      <w:bookmarkStart w:id="982" w:name="_Toc241316682"/>
      <w:bookmarkStart w:id="983" w:name="_Toc241316799"/>
      <w:bookmarkStart w:id="984" w:name="_Toc241316971"/>
      <w:bookmarkStart w:id="985" w:name="_Toc241317114"/>
      <w:bookmarkStart w:id="986" w:name="_Toc241394887"/>
      <w:bookmarkStart w:id="987" w:name="_Toc240781641"/>
      <w:bookmarkStart w:id="988" w:name="_Toc241316683"/>
      <w:bookmarkStart w:id="989" w:name="_Toc241316800"/>
      <w:bookmarkStart w:id="990" w:name="_Toc241316972"/>
      <w:bookmarkStart w:id="991" w:name="_Toc241317115"/>
      <w:bookmarkStart w:id="992" w:name="_Toc241394888"/>
      <w:bookmarkStart w:id="993" w:name="_Toc240781642"/>
      <w:bookmarkStart w:id="994" w:name="_Toc241316684"/>
      <w:bookmarkStart w:id="995" w:name="_Toc241316801"/>
      <w:bookmarkStart w:id="996" w:name="_Toc241316973"/>
      <w:bookmarkStart w:id="997" w:name="_Toc241317116"/>
      <w:bookmarkStart w:id="998" w:name="_Toc241394889"/>
      <w:bookmarkStart w:id="999" w:name="_Toc240781643"/>
      <w:bookmarkStart w:id="1000" w:name="_Toc241316685"/>
      <w:bookmarkStart w:id="1001" w:name="_Toc241316802"/>
      <w:bookmarkStart w:id="1002" w:name="_Toc241316974"/>
      <w:bookmarkStart w:id="1003" w:name="_Toc241317117"/>
      <w:bookmarkStart w:id="1004" w:name="_Toc241394890"/>
      <w:bookmarkStart w:id="1005" w:name="_Toc241518324"/>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r>
        <w:rPr>
          <w:rFonts w:ascii="Verdana" w:hAnsi="Verdana"/>
          <w:b/>
          <w:bCs/>
          <w:smallCaps/>
          <w:sz w:val="20"/>
          <w:szCs w:val="20"/>
        </w:rPr>
        <w:t>Garanzie, esclusioni e limitazioni</w:t>
      </w:r>
      <w:r w:rsidR="00750DE5" w:rsidRPr="000532C5">
        <w:rPr>
          <w:rFonts w:ascii="Verdana" w:hAnsi="Verdana"/>
          <w:b/>
          <w:bCs/>
          <w:smallCaps/>
          <w:sz w:val="20"/>
          <w:szCs w:val="20"/>
        </w:rPr>
        <w:t>.</w:t>
      </w:r>
      <w:bookmarkStart w:id="1006" w:name="_Hlk162160168"/>
      <w:bookmarkEnd w:id="1005"/>
    </w:p>
    <w:bookmarkEnd w:id="100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sidRPr="00727173">
        <w:rPr>
          <w:rFonts w:ascii="Verdana" w:hAnsi="Verdana"/>
          <w:sz w:val="20"/>
          <w:szCs w:val="20"/>
        </w:rPr>
        <w:t>Le disposizioni del presente articolo disciplinano integralmente, nei limiti consentiti dalla legge e tenuto conto della natura professionale degli Utenti e delle caratteristiche dei Veicoli commercializzati tramite Fleequid, il regime delle garanzie, delle esclusioni e delle limitazioni di responsabilità applicabile alla compravendita del Veicolo nei confronti dell'Acquirente, in funzione del Modello di Vendita applicabile, della modalità di esecuzione prescelta e del soggetto che, nella specifica operazione, assume la qualità di venditore sostanziale. Il presente articolo costituisce l'unica sede della disciplina della garanzia nei rapporti con l'Acquirente: le disposizioni degli artt. 17 e 18 conservano esclusivamente la disciplina delle responsabilità, delle garanzie, delle manleve e del regresso nei rapporti tra Fleequid e il Venditore e non anticipano, riassumono o riproducono il regime previsto dal presente articolo, al quale rinviano</w:t>
      </w:r>
      <w:r w:rsidR="00E86097" w:rsidRPr="00662DD7">
        <w:rPr>
          <w:rFonts w:ascii="Verdana" w:hAnsi="Verdana"/>
          <w:sz w:val="20"/>
          <w:szCs w:val="20"/>
        </w:rPr>
        <w:t>.</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w:t>
      </w:r>
      <w:r w:rsidR="00E248C7" w:rsidRPr="00E248C7">
        <w:rPr>
          <w:rFonts w:ascii="Verdana" w:hAnsi="Verdana"/>
          <w:sz w:val="20"/>
          <w:szCs w:val="20"/>
        </w:rPr>
        <w:t>commercializzati tramite Fleequid, salvo diversa indicazione espressa nei singoli casi, sono usati e sono venduti esclusivamente tra Professionisti (B2B), nello stato di fatto e di diritto in cui si trovano, con la clausola «</w:t>
      </w:r>
      <w:r w:rsidR="00E248C7" w:rsidRPr="00662DD7">
        <w:rPr>
          <w:rFonts w:ascii="Verdana" w:hAnsi="Verdana"/>
          <w:i/>
          <w:iCs/>
          <w:sz w:val="20"/>
          <w:szCs w:val="20"/>
        </w:rPr>
        <w:t>visto, piaciuto ed accettato</w:t>
      </w:r>
      <w:r w:rsidR="00E248C7" w:rsidRPr="00E248C7">
        <w:rPr>
          <w:rFonts w:ascii="Verdana" w:hAnsi="Verdana"/>
          <w:sz w:val="20"/>
          <w:szCs w:val="20"/>
        </w:rPr>
        <w:t>», «</w:t>
      </w:r>
      <w:r w:rsidR="00E248C7" w:rsidRPr="00662DD7">
        <w:rPr>
          <w:rFonts w:ascii="Verdana" w:hAnsi="Verdana"/>
          <w:i/>
          <w:iCs/>
          <w:sz w:val="20"/>
          <w:szCs w:val="20"/>
        </w:rPr>
        <w:t>così come sono</w:t>
      </w:r>
      <w:r w:rsidR="00E248C7" w:rsidRPr="00E248C7">
        <w:rPr>
          <w:rFonts w:ascii="Verdana" w:hAnsi="Verdana"/>
          <w:sz w:val="20"/>
          <w:szCs w:val="20"/>
        </w:rPr>
        <w:t>» e «</w:t>
      </w:r>
      <w:r w:rsidR="00E248C7" w:rsidRPr="00662DD7">
        <w:rPr>
          <w:rFonts w:ascii="Verdana" w:hAnsi="Verdana"/>
          <w:i/>
          <w:iCs/>
          <w:sz w:val="20"/>
          <w:szCs w:val="20"/>
        </w:rPr>
        <w:t>come disponibili</w:t>
      </w:r>
      <w:r w:rsidR="00E248C7" w:rsidRPr="00E248C7">
        <w:rPr>
          <w:rFonts w:ascii="Verdana" w:hAnsi="Verdana"/>
          <w:sz w:val="20"/>
          <w:szCs w:val="20"/>
        </w:rPr>
        <w:t xml:space="preserve">», tenuto conto della loro natura, vetustà, chilometraggio, stato d'uso e delle informazioni rese disponibili prima della formulazione </w:t>
      </w:r>
      <w:r w:rsidR="00E248C7" w:rsidRPr="00E248C7">
        <w:rPr>
          <w:rFonts w:ascii="Verdana" w:hAnsi="Verdana"/>
          <w:sz w:val="20"/>
          <w:szCs w:val="20"/>
        </w:rPr>
        <w:lastRenderedPageBreak/>
        <w:t>dell'Offerta. Nella Vendita in commissione, anche quando Fleequid proceda mediante Rivendita, Fleequid non presta alcuna autonoma garanzia sul Veicolo o sui suoi singoli componenti e non assume, per effetto della Rivendita, la qualità di venditore sostanziale ai fini della garanzia; restano ferme le esclusioni, le limitazioni, le manleve e la disciplina dei rapporti tra Venditore e Acquirente previste dal presente articolo. Nel Dealer Sales, nel quale Fleequid assume la qualità di venditore sostanziale nei confronti dell'Acquirente, le Parti, entrambe Professionisti, convengono espressamente, nei limiti consentiti dalla legge, di escludere e comunque limitare convenzionalmente la garanzia dovuta da Fleequid alle sole ipotesi e nei soli limiti espressamente previsti dalle presenti Condizioni Generali, dalle Condizioni Specifiche o dalle Condizioni particolari di vendita applicabili alla specifica operazione. L'Acquirente riconosce pertanto che non è prestata da Fleequid alcuna garanzia ulteriore, espressa o implicita, in relazione al Veicolo, ai suoi componenti o accessori, alla relativa usura, efficienza, idoneità a particolari impieghi o permanenza nel tempo delle relative prestazioni, salvo quanto inderogabilmente previsto dalla legge o espressamente assunto da Fleequid per la specifica operazione</w:t>
      </w:r>
      <w:r w:rsidRPr="00DB0AAB">
        <w:rPr>
          <w:rFonts w:ascii="Verdana" w:hAnsi="Verdana"/>
          <w:sz w:val="20"/>
          <w:szCs w:val="20"/>
        </w:rPr>
        <w:t>.</w:t>
      </w:r>
      <w:r w:rsidRPr="000532C5">
        <w:rPr>
          <w:rFonts w:ascii="Verdana" w:hAnsi="Verdana"/>
          <w:sz w:val="20"/>
          <w:szCs w:val="20"/>
        </w:rPr>
        <w:t xml:space="preserve"> </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sidRPr="005548B5">
        <w:rPr>
          <w:rFonts w:ascii="Verdana" w:hAnsi="Verdana"/>
          <w:sz w:val="20"/>
          <w:szCs w:val="20"/>
        </w:rPr>
        <w:t xml:space="preserve">Prima della formulazione dell'Offerta l'Acquirente è tenuto a esaminare, con la diligenza richiesta dalla propria qualità professionale, l'Inserzione, le Specifiche tecniche, il TrustReport ove disponibile, le fotografie, la documentazione e ogni altra informazione resa disponibile in relazione al Veicolo, nonché ad avvalersi, ove resa disponibile da Fleequid o dal Venditore, della possibilità di visionare, ispezionare e provare il Veicolo. Non possono essere qualificati come vizi occulti né possono fondare richieste di garanzia, riduzione del prezzo, indennizzo o risarcimento i vizi, i difetti, le difformità, le condizioni d'uso, l'usura, le carenze di conformità o le mancanze — anche relative a parti non immediatamente visibili o non facilmente raggiungibili — che risultassero dalle informazioni o dalla documentazione rese disponibili ovvero che l'Acquirente avrebbe potuto rilevare mediante l'esame delle stesse o avvalendosi dell'eventuale possibilità di ispezione e prova del Veicolo. La mancata effettuazione dell'ispezione o della prova, </w:t>
      </w:r>
      <w:r w:rsidR="0044331C">
        <w:rPr>
          <w:rFonts w:ascii="Verdana" w:hAnsi="Verdana"/>
          <w:sz w:val="20"/>
          <w:szCs w:val="20"/>
        </w:rPr>
        <w:t>da Fleequid sempre</w:t>
      </w:r>
      <w:r w:rsidRPr="005548B5">
        <w:rPr>
          <w:rFonts w:ascii="Verdana" w:hAnsi="Verdana"/>
          <w:sz w:val="20"/>
          <w:szCs w:val="20"/>
        </w:rPr>
        <w:t xml:space="preserve"> offerte, resta a rischio dell'Acquirente e non può determinare un ampliamento del regime di garanzia applicabile. L'onere di esame e di ispezione previsto dal presente comma sussiste in tutti i Modelli di Vendita e in tutte le modalità di esecuzione</w:t>
      </w:r>
      <w:r w:rsidR="00603280" w:rsidRPr="00662DD7">
        <w:rPr>
          <w:rFonts w:ascii="Verdana" w:hAnsi="Verdana"/>
          <w:sz w:val="20"/>
          <w:szCs w:val="20"/>
        </w:rPr>
        <w:t>.</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sidRPr="006B1E42">
        <w:rPr>
          <w:rFonts w:ascii="Verdana" w:hAnsi="Verdana"/>
          <w:sz w:val="20"/>
          <w:szCs w:val="20"/>
        </w:rPr>
        <w:t>L'Acquirente riconosce e accetta che il chilometraggio del Veicolo indicato nelle Specifiche tecniche, nell'Inserzione, nel TrustReport o nella documentazione relativa all'Evento di vendita è sempre soggetto alla tolleranza di 15.000 km; pertanto una differenza in aumento non superiore a 15.000 km rispetto al chilometraggio indicato non costituisce vizio, difformità o mancanza di qualità del Veicolo e non può fondare richieste di garanzia, riduzione del prezzo, indennizzo o risarcimento, fermo quanto specificamente previsto dall'art. 16.11 per l'eventuale incremento di chilometraggio conseguente al trasferimento su strada del Veicolo. Con riferimento al grado di vetustà, all'usura e alle caratteristiche della specifica categoria di Veicolo, l'Acquirente riconosce inoltre che sono soggetti a un regime di particolare limitazione della garanzia i:</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appartenenti alla tipologia autobus il cui chilometraggio sia superiore a 250.000 km ovvero la cui prima immatricolazione risalga a più di quattro (4) anni solari;</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lastRenderedPageBreak/>
        <w:t>Veicoli non marcianti, indicati come danneggiati o destinati esclusivamente alla demolizione;</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il cui Prezzo di vendita all’Acquirente sia inferiore a € 50.000,00 (euro cinquantamila/00).</w:t>
      </w:r>
    </w:p>
    <w:p w14:paraId="5C3E61D2" w14:textId="5A032FD2" w:rsidR="00FF2DD9" w:rsidRDefault="0075511B" w:rsidP="00FF2DD9">
      <w:pPr>
        <w:pStyle w:val="Paragrafoelenco"/>
        <w:spacing w:line="360" w:lineRule="auto"/>
        <w:ind w:left="0"/>
        <w:jc w:val="both"/>
        <w:rPr>
          <w:rFonts w:ascii="Verdana" w:hAnsi="Verdana"/>
          <w:sz w:val="20"/>
          <w:szCs w:val="20"/>
        </w:rPr>
      </w:pPr>
      <w:r w:rsidRPr="0075511B">
        <w:rPr>
          <w:rFonts w:ascii="Verdana" w:hAnsi="Verdana"/>
          <w:sz w:val="20"/>
          <w:szCs w:val="20"/>
        </w:rPr>
        <w:t>Nella Vendita in commissione, anche quando Fleequid proceda mediante Rivendita, Fleequid non risponde dei difetti, delle anomalie, dell'usura, delle carenze funzionali o delle altre condizioni del Veicolo rientranti nelle predette fattispecie, anche quando non immediatamente visibili o conoscibili, restando fermo il regime di responsabilità e garanzia del Venditore sostanziale nei limiti previsti dal presente articolo. Nel Dealer Sales le Parti convengono espressamente che, per i Veicoli rientranti nelle predette fattispecie, sono esclusi dalla garanzia dovuta da Fleequid, nei limiti consentiti dalla legge, i difetti, le anomalie, l'usura, le carenze funzionali, le mancanze di qualità e le altre condizioni riconducibili alla vetustà, al chilometraggio, allo stato d'uso, alla destinazione o alle caratteristiche del Veicolo, anche quando non immediatamente visibili o conoscibili, salvo quanto espressamente garantito da Fleequid nella specifica operazione e quanto previsto dall'art.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sidRPr="00784656">
        <w:rPr>
          <w:rFonts w:ascii="Verdana" w:hAnsi="Verdana"/>
          <w:sz w:val="20"/>
          <w:szCs w:val="20"/>
        </w:rPr>
        <w:t>Il TrustReport è il documento di verifica del Veicolo predisposto da Fleequid ovvero da questa commissionato a terzi e ha natura esclusivamente informativa nei limiti degli accertamenti in esso espressamente indicati. In particolare, il TrustReport</w:t>
      </w:r>
      <w:r w:rsidR="00383B13" w:rsidRPr="00383B13">
        <w:rPr>
          <w:rFonts w:ascii="Verdana" w:hAnsi="Verdana"/>
          <w:sz w:val="20"/>
          <w:szCs w:val="20"/>
        </w:rPr>
        <w: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sidRPr="007A196A">
        <w:rPr>
          <w:rFonts w:ascii="Verdana" w:hAnsi="Verdana"/>
          <w:sz w:val="20"/>
          <w:szCs w:val="20"/>
        </w:rPr>
        <w:t>comprende esclusivamente le verifiche e gli accertamenti in esso indicati, eseguiti con le modalità ivi descritte; ciò che non vi è espressamente ricompreso deve intendersi non verificato;</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sidRPr="00426007">
        <w:rPr>
          <w:rFonts w:ascii="Verdana" w:hAnsi="Verdana"/>
          <w:sz w:val="20"/>
          <w:szCs w:val="20"/>
        </w:rPr>
        <w:t>non costituisce garanzia sullo stato complessivo del Veicolo, né attestazione dell'assenza di vizi, difetti, guasti, anomalie o difformità, né certificazione della conformità del Veicolo a un determinato standard tecnico o qualitativo</w:t>
      </w:r>
      <w:r w:rsidR="00383B13" w:rsidRPr="00383B13">
        <w:rPr>
          <w:rFonts w:ascii="Verdana" w:hAnsi="Verdana"/>
          <w:sz w:val="20"/>
          <w:szCs w:val="20"/>
        </w:rPr>
        <w:t>;</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sidRPr="00292DEB">
        <w:rPr>
          <w:rFonts w:ascii="Verdana" w:hAnsi="Verdana"/>
          <w:sz w:val="20"/>
          <w:szCs w:val="20"/>
        </w:rPr>
        <w:t>rappresenta lo stato del Veicolo risultante dalle verifiche effettuate alla data dell'ispezione e non garantisce la permanenza delle medesime condizioni sino alla consegna o al ritiro</w:t>
      </w:r>
      <w:r w:rsidR="00383B13">
        <w:rPr>
          <w:rFonts w:ascii="Verdana" w:hAnsi="Verdana"/>
          <w:sz w:val="20"/>
          <w:szCs w:val="20"/>
        </w:rPr>
        <w:t>;</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sidRPr="006E2498">
        <w:rPr>
          <w:rFonts w:ascii="Verdana" w:hAnsi="Verdana"/>
          <w:sz w:val="20"/>
          <w:szCs w:val="20"/>
        </w:rPr>
        <w:t>non sostituisce l'esame, l'ispezione o la prova del Veicolo da parte dell'Acquirente e non elimina né riduce gli oneri a suo carico ai sensi dell'art. 19.3</w:t>
      </w:r>
      <w:r w:rsidR="00383B13" w:rsidRPr="00383B13">
        <w:rPr>
          <w:rFonts w:ascii="Verdana" w:hAnsi="Verdana"/>
          <w:sz w:val="20"/>
          <w:szCs w:val="20"/>
        </w:rPr>
        <w:t>;</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sidRPr="00537D06">
        <w:rPr>
          <w:rFonts w:ascii="Verdana" w:hAnsi="Verdana"/>
          <w:sz w:val="20"/>
          <w:szCs w:val="20"/>
        </w:rPr>
        <w:t>non amplia il regime di garanzia applicabile alla specifica operazione né deroga alle esclusioni e limitazioni previste dalle presenti Condizioni Generali</w:t>
      </w:r>
      <w:r w:rsidR="00383B13" w:rsidRPr="00383B13">
        <w:rPr>
          <w:rFonts w:ascii="Verdana" w:hAnsi="Verdana"/>
          <w:sz w:val="20"/>
          <w:szCs w:val="20"/>
        </w:rPr>
        <w:t>;</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sidRPr="000B5121">
        <w:rPr>
          <w:rFonts w:ascii="Verdana" w:hAnsi="Verdana"/>
          <w:sz w:val="20"/>
          <w:szCs w:val="20"/>
        </w:rPr>
        <w:t>non libera il Venditore dagli obblighi di veridicità, completezza e aggiornamento delle informazioni relative al Veicolo, né dalle garanzie, dalle manleve e dagli ulteriori obblighi posti a suo carico</w:t>
      </w:r>
      <w:r w:rsidR="00383B13" w:rsidRPr="00383B13">
        <w:rPr>
          <w:rFonts w:ascii="Verdana" w:hAnsi="Verdana"/>
          <w:sz w:val="20"/>
          <w:szCs w:val="20"/>
        </w:rPr>
        <w:t>.</w:t>
      </w:r>
    </w:p>
    <w:p w14:paraId="76FAC2F4" w14:textId="4BEC4AB8" w:rsidR="00383B13" w:rsidRDefault="00C57298" w:rsidP="00383B13">
      <w:pPr>
        <w:pStyle w:val="Paragrafoelenco"/>
        <w:spacing w:line="360" w:lineRule="auto"/>
        <w:ind w:left="0"/>
        <w:jc w:val="both"/>
        <w:rPr>
          <w:rFonts w:ascii="Verdana" w:hAnsi="Verdana"/>
          <w:sz w:val="20"/>
          <w:szCs w:val="20"/>
        </w:rPr>
      </w:pPr>
      <w:r w:rsidRPr="00C57298">
        <w:rPr>
          <w:rFonts w:ascii="Verdana" w:hAnsi="Verdana"/>
          <w:sz w:val="20"/>
          <w:szCs w:val="20"/>
        </w:rPr>
        <w:t xml:space="preserve">Nella Vendita in commissione, anche quando Fleequid proceda mediante Rivendita, la predisposizione o l'acquisizione del TrustReport non comporta l'assunzione da parte di Fleequid di una garanzia autonoma sul Veicolo. Nel Dealer Sales la predisposizione, l'acquisizione o la disponibilità del TrustReport, prima o dopo l'acquisto del Veicolo da parte di Fleequid, non costituisce, nei rapporti tra Fleequid e il Venditore, accettazione senza riserve del Veicolo, riconoscimento della sua conformità né rinuncia alle garanzie, alle contestazioni, alle manleve o </w:t>
      </w:r>
      <w:r w:rsidRPr="00C57298">
        <w:rPr>
          <w:rFonts w:ascii="Verdana" w:hAnsi="Verdana"/>
          <w:sz w:val="20"/>
          <w:szCs w:val="20"/>
        </w:rPr>
        <w:lastRenderedPageBreak/>
        <w:t>ai diritti di rimborso e regresso spettanti a Fleequid. Le medesime disposizioni si applicano, in quanto compatibili, ai dossier tecnici, alle ispezioni, alle prove e alle ulteriori attività di verifica del Veicolo effettuate da Fleequid o da soggetti da essa incaricati.</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sidRPr="005449B4">
        <w:rPr>
          <w:rFonts w:ascii="Verdana" w:hAnsi="Verdana"/>
          <w:sz w:val="20"/>
          <w:szCs w:val="20"/>
        </w:rPr>
        <w:t>Il Venditore resta responsabile della veridicità, della completezza e dell'aggiornamento delle informazioni, delle dichiarazioni e della documentazione relative al Veicolo, ivi comprese la Proposta di vendita, le Specifiche tecniche, l'Inserzione, l'eventuale dossier tecnico e le informazioni recepite nel TrustReport, anche quando tali contenuti siano stati predisposti, completati o pubblicati con il supporto di Fleequid o di soggetti da essa incaricati. Il Venditore è altresì responsabile, nei limiti previsti dalle presenti Condizioni Generali, dei vizi, difetti, difformità, mancanze di qualità, danni, anomalie e ulteriori condizioni del Veicolo esistenti anteriormente al relativo trasferimento ovvero riconducibili a fatti, omissioni o inadempimenti a lui imputabili, ed è tenuto a comunicare tempestivamente a Fleequid ogni circostanza rilevante di cui venga a conoscenza. Nella Vendita in commissione, anche quando Fleequid proceda mediante Rivendita, il Venditore conserva la posizione di venditore sostanziale con riferimento alle caratteristiche, alle qualità, ai vizi e alle difformità del Veicolo; la Rivendita, la temporanea acquisizione della proprietà da parte di Fleequid, il pagamento del prezzo, la presa in consegna o la movimentazione del Veicolo, la predisposizione del TrustReport o l'esecuzione di ispezioni non comportano assunzione da parte di Fleequid di un'autonoma garanzia sul Veicolo né liberano il Venditore dalle responsabilità, dalle garanzie e dagli obblighi di manleva previsti dalle presenti Condizioni Generali, restando fermi in particolare i diritti di Fleequid previsti dagli artt. 8.13 e 17.7. Qualora Fleequid operi quale Intermediario puro, la garanzia relativa al Veicolo intercorre direttamente tra il Venditore e l'Acquirente, ferme le esclusioni, le limitazioni e i termini previsti dal presente articolo. Nel Dealer Sales Fleequid risponde nei confronti dell'Acquirente quale venditore sostanziale esclusivamente nei limiti del regime di garanzia convenuto nel presente articolo e nelle ulteriori condizioni applicabili alla specifica operazione; resta tuttavia impregiudicata, nei rapporti tra Fleequid e il Venditore dal quale il Veicolo è stato acquistato, la responsabilità di quest'ultimo per i fatti, i vizi, i difetti, le omissioni e gli inadempimenti a lui imputabili, con obbligo di manleva e di rimborso integrale e con diritto di regresso secondo quanto previsto dagli artt. 8.13 e 18.5</w:t>
      </w:r>
      <w:r w:rsidR="006C4B37" w:rsidRPr="00662DD7">
        <w:rPr>
          <w:rFonts w:ascii="Verdana" w:hAnsi="Verdana"/>
          <w:sz w:val="20"/>
          <w:szCs w:val="20"/>
        </w:rPr>
        <w:t>.</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Nei rapporti con l’Acquirente, il regime di garanzia relativo al Veicolo si articola come segue:</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Vendita in commissione mediante Rivendita</w:t>
      </w:r>
      <w:r w:rsidRPr="00662DD7">
        <w:rPr>
          <w:rFonts w:ascii="Verdana" w:hAnsi="Verdana"/>
          <w:sz w:val="20"/>
          <w:szCs w:val="20"/>
        </w:rPr>
        <w:t xml:space="preserve">. </w:t>
      </w:r>
      <w:r w:rsidR="00076EDF" w:rsidRPr="00076EDF">
        <w:rPr>
          <w:rFonts w:ascii="Verdana" w:hAnsi="Verdana"/>
          <w:sz w:val="20"/>
          <w:szCs w:val="20"/>
        </w:rPr>
        <w:t xml:space="preserve">Qualora, anche in via residuale, possa ravvisarsi l'esistenza di vizi occulti, difetti, difformità o mancanze di qualità del Veicolo non esclusi ai sensi dei precedenti commi, l'Acquirente riconosce e accetta che Fleequid interviene nell'operazione quale commissionaria e non quale venditore sostanziale, acquistando il Veicolo dal Venditore esclusivamente in funzione della successiva Rivendita all'Acquirente. Fleequid non è tenuta a effettuare ispezioni, verifiche tecniche o accertamenti ulteriori rispetto a quelli eventualmente espressamente assunti e non presta alcuna autonoma garanzia sul Veicolo. Nei limiti consentiti dalla legge, l'Acquirente </w:t>
      </w:r>
      <w:r w:rsidR="00076EDF" w:rsidRPr="00076EDF">
        <w:rPr>
          <w:rFonts w:ascii="Verdana" w:hAnsi="Verdana"/>
          <w:sz w:val="20"/>
          <w:szCs w:val="20"/>
        </w:rPr>
        <w:lastRenderedPageBreak/>
        <w:t>rinuncia pertanto a formulare nei confronti di Fleequid domande di garanzia, risoluzione, riduzione del prezzo, indennizzo o risarcimento fondate sulle caratteristiche, qualità, vizi, difetti o difformità del Veicolo e si impegna a manlevare e tenere indenne Fleequid da ogni relativa pretesa, domanda, azione, costo, spesa od onere, restando ferme le pretese eventualmente spettanti nei confronti del Venditore sostanziale. Trova applicazione la clausola di collegamento di cui all'art. 21</w:t>
      </w:r>
      <w:r w:rsidRPr="00662DD7">
        <w:rPr>
          <w:rFonts w:ascii="Verdana" w:hAnsi="Verdana"/>
          <w:sz w:val="20"/>
          <w:szCs w:val="20"/>
        </w:rPr>
        <w:t>.</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sidRPr="00662DD7">
        <w:rPr>
          <w:rFonts w:ascii="Verdana" w:hAnsi="Verdana"/>
          <w:sz w:val="20"/>
          <w:szCs w:val="20"/>
        </w:rPr>
        <w:t xml:space="preserve">Vendita in commissione con operatività di Fleequid </w:t>
      </w:r>
      <w:r w:rsidR="00052A58">
        <w:rPr>
          <w:rFonts w:ascii="Verdana" w:hAnsi="Verdana"/>
          <w:sz w:val="20"/>
          <w:szCs w:val="20"/>
        </w:rPr>
        <w:t>quale</w:t>
      </w:r>
      <w:r w:rsidRPr="00662DD7">
        <w:rPr>
          <w:rFonts w:ascii="Verdana" w:hAnsi="Verdana"/>
          <w:sz w:val="20"/>
          <w:szCs w:val="20"/>
        </w:rPr>
        <w:t xml:space="preserve"> Intermediario puro. </w:t>
      </w:r>
      <w:r w:rsidR="00AF076D" w:rsidRPr="00AF076D">
        <w:rPr>
          <w:rFonts w:ascii="Verdana" w:hAnsi="Verdana"/>
          <w:sz w:val="20"/>
          <w:szCs w:val="20"/>
        </w:rPr>
        <w:t>Quando Fleequid opera ai sensi dell'art. 2.6, la compravendita e il relativo rapporto di garanzia intercorrono direttamente ed esclusivamente tra il Venditore e l'Acquirente, nei limiti, con le esclusioni e secondo i termini convenzionali previsti dal presente articolo, che il Venditore e l'Acquirente convengono espressamente di applicare anche al loro rapporto diretto. Fleequid non acquista il Veicolo, non assume la qualità di venditore e non risponde della sua conformità, delle sue qualità, dei suoi vizi o difetti né dell'adempimento delle obbligazioni di garanzia del Venditore. Il Venditore e l'Acquirente, ciascuno per quanto di propria competenza, si impegnano a manlevare e tenere indenne Fleequid da qualsiasi domanda, azione, eccezione, richiesta di garanzia, restituzione, riduzione del prezzo, indennizzo o risarcimento, nonché dai relativi costi e spese, concernente il Veicolo o la relativa compravendita. La clausola di collegamento di cui all'art. 21 non trova applicazione, non essendo Fleequid parte della compravendita</w:t>
      </w:r>
      <w:r w:rsidRPr="00662DD7">
        <w:rPr>
          <w:rFonts w:ascii="Verdana" w:hAnsi="Verdana"/>
          <w:sz w:val="20"/>
          <w:szCs w:val="20"/>
        </w:rPr>
        <w:t>.</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Dealer Sales</w:t>
      </w:r>
      <w:r w:rsidRPr="00662DD7">
        <w:rPr>
          <w:rFonts w:ascii="Verdana" w:hAnsi="Verdana"/>
          <w:sz w:val="20"/>
          <w:szCs w:val="20"/>
        </w:rPr>
        <w:t>.</w:t>
      </w:r>
      <w:r w:rsidR="001118F8" w:rsidRPr="001118F8">
        <w:rPr>
          <w:rFonts w:ascii="Verdana" w:hAnsi="Verdana"/>
          <w:sz w:val="20"/>
          <w:szCs w:val="20"/>
        </w:rPr>
        <w:t xml:space="preserve"> Nelle vendite concluse secondo il Dealer Sales Fleequid assume la qualità di venditore sostanziale nei confronti dell'Acquirente, ma la garanzia è esclusivamente quella risultante dal patto tra Professionisti contenuto nel presente articolo, con tutte le esclusioni, limitazioni, presupposti e decadenze ivi previsti. Nessuna garanzia ulteriore, espressa o implicita, può considerarsi prestata da Fleequid salvo che sia specificamente assunta per iscritto nella singola operazione. La denuncia di vizi, difetti o difformità deve essere effettuata, a pena di decadenza, nei termini e con le modalità previsti dall'art. 20.2 e comunque entro 30 (trenta) giorni dalla consegna e a condizione che il Veicolo non abbia successivamente percorso più di 1.000 (mille) km, termini che le Parti convengono espressamente quali termini convenzionali di decadenza ai sensi dell'art. 1495 c.c. Resta inoltre fermo quanto previsto dall'art. 16.12 per i vizi, i danni e le difformità apparenti rilevabili al momento della consegna. L'eventuale responsabilità di Fleequid non può in alcun caso estendersi oltre il regime di garanzia espressamente convenuto, ferme le garanzie, le manleve, gli obblighi di rimborso e i diritti di regresso spettanti a Fleequid nei confronti del Venditore originario ai sensi degli artt. 8.13, 18.5 e 19.6. Al Dealer Sales non si applica la clausola di collegamento di cui all'art. 21 e la relativa disciplina non è suscettibile di applicazione analogica</w:t>
      </w:r>
      <w:r w:rsidRPr="00662DD7">
        <w:rPr>
          <w:rFonts w:ascii="Verdana" w:hAnsi="Verdana"/>
          <w:sz w:val="20"/>
          <w:szCs w:val="20"/>
        </w:rPr>
        <w:t>.</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sidRPr="0002119B">
        <w:rPr>
          <w:rFonts w:ascii="Verdana" w:hAnsi="Verdana"/>
          <w:sz w:val="20"/>
          <w:szCs w:val="20"/>
        </w:rPr>
        <w:t xml:space="preserve">In ogni caso, l'eventuale ricezione, istruttoria o gestione di un reclamo da parte di Fleequid, la richiesta di documentazione, l'effettuazione di verifiche o perizie, la formulazione di proposte conciliative o l'eventuale intervento economico volto alla soluzione della controversia non </w:t>
      </w:r>
      <w:r w:rsidRPr="0002119B">
        <w:rPr>
          <w:rFonts w:ascii="Verdana" w:hAnsi="Verdana"/>
          <w:sz w:val="20"/>
          <w:szCs w:val="20"/>
        </w:rPr>
        <w:lastRenderedPageBreak/>
        <w:t>costituiscono riconoscimento di responsabilità, ampliamento della garanzia, rinuncia a eccezioni o decadenze né assunzione di obblighi ulteriori rispetto a quelli espressamente previsti dalle presenti Condizioni Generali.</w:t>
      </w:r>
    </w:p>
    <w:p w14:paraId="2AEFBC77" w14:textId="6012425E" w:rsidR="003E176B" w:rsidRPr="00A650E1" w:rsidRDefault="00E114A5" w:rsidP="00662DD7">
      <w:pPr>
        <w:pStyle w:val="Paragrafoelenco"/>
        <w:numPr>
          <w:ilvl w:val="1"/>
          <w:numId w:val="1"/>
        </w:numPr>
        <w:spacing w:line="360" w:lineRule="auto"/>
        <w:ind w:left="0" w:firstLine="0"/>
        <w:jc w:val="both"/>
        <w:rPr>
          <w:ins w:id="1007" w:author="Avv. Rosario Panzariello" w:date="2026-09-28T19:35:00Z" w16du:dateUtc="2026-09-28T17:35:00Z"/>
          <w:rFonts w:ascii="Verdana" w:hAnsi="Verdana"/>
          <w:b/>
          <w:bCs/>
          <w:sz w:val="20"/>
          <w:szCs w:val="20"/>
          <w:rPrChange w:id="1008" w:author="Avv. Rosario Panzariello" w:date="2026-09-28T19:35:00Z" w16du:dateUtc="2026-09-28T17:35:00Z">
            <w:rPr>
              <w:ins w:id="1009" w:author="Avv. Rosario Panzariello" w:date="2026-09-28T19:35:00Z" w16du:dateUtc="2026-09-28T17:35:00Z"/>
              <w:rFonts w:ascii="Verdana" w:hAnsi="Verdana"/>
              <w:sz w:val="20"/>
              <w:szCs w:val="20"/>
            </w:rPr>
          </w:rPrChange>
        </w:rPr>
      </w:pPr>
      <w:r w:rsidRPr="00E114A5">
        <w:rPr>
          <w:rFonts w:ascii="Verdana" w:hAnsi="Verdana"/>
          <w:sz w:val="20"/>
          <w:szCs w:val="20"/>
        </w:rPr>
        <w:t>Le esclusioni e le limitazioni di garanzia e di responsabilità, le manleve e i termini convenzionali di decadenza previsti dal presente articolo, dall'art. 20 e dalle ulteriori disposizioni delle presenti Condizioni Generali operano nella misura massima consentita dalla legge e non trovano applicazione esclusivamente nei casi in cui una disposizione inderogabile ne impedisca l'efficacia. In particolare restano fermi: a) il divieto di escludere o limitare preventivamente la responsabilità per dolo o colpa grave, ai sensi dell'art. 1229, comma 1, c.c.; b) quanto previsto dall'art. 1490, comma 2, c.c. qualora il soggetto che assume la qualità di venditore nei confronti dell'Acquirente abbia in mala fede taciuto a quest'ultimo i vizi del Veicolo; c) quanto previsto dall'art. 1487, comma 2, c.c. con riferimento all'evizione derivante da fatto proprio del soggetto che assume la qualità di venditore. Al di fuori delle predette ipotesi e degli ulteriori limiti inderogabili eventualmente applicabili, restano pienamente efficaci tutte le esclusioni, limitazioni, decadenze, manleve e delimitazioni convenzionali della garanzia previste dalle presenti Condizioni Generali, dalle Condizioni particolari di vendita, dalle Condizioni Specifiche, dagli eventuali Contratti individuali e dalle ulteriori condizioni contrattuali applicabili alla specifica operazione. Resta in ogni caso impregiudicato, nel Dealer Sales, il diritto di Fleequid di agire nei confronti del Venditore originario per garanzia, manleva, rimborso, regresso e risarcimento in relazione ai fatti, ai vizi, ai difetti, alle omissioni e agli inadempimenti a quest'ultimo imputabili.</w:t>
      </w:r>
    </w:p>
    <w:p w14:paraId="4D21E743" w14:textId="77777777" w:rsidR="00A650E1" w:rsidRPr="000532C5" w:rsidRDefault="00A650E1" w:rsidP="00A650E1">
      <w:pPr>
        <w:pStyle w:val="Paragrafoelenco"/>
        <w:spacing w:line="360" w:lineRule="auto"/>
        <w:ind w:left="0"/>
        <w:jc w:val="both"/>
        <w:rPr>
          <w:rFonts w:ascii="Verdana" w:hAnsi="Verdana"/>
          <w:b/>
          <w:bCs/>
          <w:sz w:val="20"/>
          <w:szCs w:val="20"/>
        </w:rPr>
        <w:pPrChange w:id="1010" w:author="Avv. Rosario Panzariello" w:date="2026-09-28T19:35:00Z" w16du:dateUtc="2026-09-28T17:35:00Z">
          <w:pPr>
            <w:pStyle w:val="Paragrafoelenco"/>
            <w:numPr>
              <w:ilvl w:val="1"/>
              <w:numId w:val="1"/>
            </w:numPr>
            <w:spacing w:line="360" w:lineRule="auto"/>
            <w:ind w:left="0"/>
            <w:jc w:val="both"/>
          </w:pPr>
        </w:pPrChange>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011" w:name="_Hlk162154365"/>
      <w:bookmarkStart w:id="1012" w:name="_Toc241518325"/>
      <w:r w:rsidRPr="000532C5">
        <w:rPr>
          <w:rFonts w:ascii="Verdana" w:hAnsi="Verdana"/>
          <w:b/>
          <w:bCs/>
          <w:smallCaps/>
          <w:sz w:val="20"/>
          <w:szCs w:val="20"/>
        </w:rPr>
        <w:t>Reclami</w:t>
      </w:r>
      <w:bookmarkEnd w:id="1011"/>
      <w:r w:rsidRPr="000532C5">
        <w:rPr>
          <w:rFonts w:ascii="Verdana" w:hAnsi="Verdana"/>
          <w:b/>
          <w:bCs/>
          <w:smallCaps/>
          <w:sz w:val="20"/>
          <w:szCs w:val="20"/>
        </w:rPr>
        <w:t>.</w:t>
      </w:r>
      <w:bookmarkEnd w:id="1012"/>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Ogni Utente ha diritto a presentare reclami a Fleequid</w:t>
      </w:r>
      <w:r w:rsidR="004C7B07" w:rsidRPr="00662DD7">
        <w:rPr>
          <w:rFonts w:ascii="Verdana" w:hAnsi="Verdana"/>
          <w:sz w:val="20"/>
          <w:szCs w:val="20"/>
        </w:rPr>
        <w:t xml:space="preserve"> </w:t>
      </w:r>
      <w:r w:rsidR="0031429A" w:rsidRPr="0031429A">
        <w:rPr>
          <w:rFonts w:ascii="Verdana" w:hAnsi="Verdana"/>
          <w:sz w:val="20"/>
          <w:szCs w:val="20"/>
        </w:rPr>
        <w:t xml:space="preserve">secondo le modalità previste dal presente articolo, che costituisce l'unica sede della relativa procedura. La gestione del reclamo non modifica né amplia il regime di garanzia, di responsabilità e di decadenza applicabile alla specifica operazione ai sensi dell'art. 19 e delle ulteriori condizioni contrattuali applicabili. Il presente articolo si applica a tutti i Modelli di Vendita e a tutte le modalità di esecuzione, ferma la diversa posizione di Fleequid: a) nella Vendita in commissione eseguita mediante Rivendita, Fleequid gestisce e facilita la soluzione bonaria delle controversie relative al Veicolo senza assumere la qualità di venditore sostanziale, senza riconoscere responsabilità e senza prestare garanzie ulteriori; b) quando Fleequid opera quale Intermediario puro, la compravendita e la garanzia intercorrono direttamente tra il Venditore e l'Acquirente e la messa a disposizione del canale di reclamo da parte di Fleequid non la trasforma in venditore o garante; c) nel Dealer Sales il reclamo relativo al Veicolo è rivolto a Fleequid quale venditore sostanziale ed è gestito nell'ambito del regime di garanzia di cui all'art. 19.7, lett. c), restando impregiudicati i diritti di Fleequid nei confronti del Venditore originario. Fermo quanto precede e compatibilmente con il ruolo assunto nella specifica operazione, Fleequid ha il diritto, ma non l'obbligo, di adoperarsi, anche mediante il coinvolgimento del Venditore, per la soluzione del reclamo; tale facoltà non costituisce in alcun caso esonero dagli obblighi propri di Fleequid quale venditore sostanziale nel </w:t>
      </w:r>
      <w:r w:rsidR="0031429A" w:rsidRPr="0031429A">
        <w:rPr>
          <w:rFonts w:ascii="Verdana" w:hAnsi="Verdana"/>
          <w:sz w:val="20"/>
          <w:szCs w:val="20"/>
        </w:rPr>
        <w:lastRenderedPageBreak/>
        <w:t>Dealer Sales. Resta fermo quanto previsto dall'art. 5.9 in ordine al sistema di gestione interna dei reclami relativi all'utilizzo del Marketplace</w:t>
      </w:r>
      <w:r w:rsidR="005611B3" w:rsidRPr="00662DD7">
        <w:rPr>
          <w:rFonts w:ascii="Verdana" w:hAnsi="Verdana"/>
          <w:sz w:val="20"/>
          <w:szCs w:val="20"/>
        </w:rPr>
        <w:t>.</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sidRPr="0039663A">
        <w:rPr>
          <w:rFonts w:ascii="Verdana" w:hAnsi="Verdana"/>
          <w:sz w:val="20"/>
          <w:szCs w:val="20"/>
        </w:rPr>
        <w:t xml:space="preserve">L’Acquirente che lamenti difformità rispetto alle Specifiche tecniche, vizi o difetti del Veicolo deve presentare formale </w:t>
      </w:r>
      <w:r w:rsidR="001F1F71">
        <w:rPr>
          <w:rFonts w:ascii="Verdana" w:hAnsi="Verdana"/>
          <w:sz w:val="20"/>
          <w:szCs w:val="20"/>
        </w:rPr>
        <w:t>r</w:t>
      </w:r>
      <w:r w:rsidRPr="0039663A">
        <w:rPr>
          <w:rFonts w:ascii="Verdana" w:hAnsi="Verdana"/>
          <w:sz w:val="20"/>
          <w:szCs w:val="20"/>
        </w:rPr>
        <w:t>eclamo scritto a Fleequid all’</w:t>
      </w:r>
      <w:r w:rsidR="004E7CF9" w:rsidRPr="000532C5">
        <w:rPr>
          <w:rFonts w:ascii="Verdana" w:hAnsi="Verdana"/>
          <w:sz w:val="20"/>
          <w:szCs w:val="20"/>
        </w:rPr>
        <w:t>indirizzo</w:t>
      </w:r>
      <w:r w:rsidR="75E0D80D" w:rsidRPr="000532C5">
        <w:rPr>
          <w:rFonts w:ascii="Verdana" w:hAnsi="Verdana"/>
          <w:sz w:val="20"/>
          <w:szCs w:val="20"/>
        </w:rPr>
        <w:t xml:space="preserve"> </w:t>
      </w:r>
      <w:hyperlink r:id="rId21"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w:t>
      </w:r>
      <w:r w:rsidR="004E7CF9" w:rsidRPr="000532C5">
        <w:rPr>
          <w:rFonts w:ascii="Verdana" w:hAnsi="Verdana"/>
          <w:sz w:val="20"/>
          <w:szCs w:val="20"/>
        </w:rPr>
        <w:t>ovvero con altro mezzo idoneo a fornire prova dell’avvenuta ricezione da parte di Fleequid.</w:t>
      </w:r>
      <w:r w:rsidR="0007359A" w:rsidRPr="0007359A">
        <w:t xml:space="preserve"> </w:t>
      </w:r>
      <w:r w:rsidR="00C41734" w:rsidRPr="00C41734">
        <w:rPr>
          <w:rFonts w:ascii="Verdana" w:hAnsi="Verdana"/>
          <w:sz w:val="20"/>
          <w:szCs w:val="20"/>
        </w:rPr>
        <w:t>Le difformità, i vizi e i difetti rilevabili al momento della consegna devono essere previamente segnalati secondo quanto previsto dall'art. 16.12. A pena di decadenza, il reclamo deve pervenire a Fleequid al più tardi entro 30 (trenta) giorni dalla data di consegna e prima che il Veicolo abbia percorso ulteriori 1.000 (mille) km. Il reclamo deve contenere le informazioni e la documentazione, anche fotografica, necessarie alla valutazione della contestazione; Fleequid può richiedere ulteriori documenti o chiarimenti, che l'Acquirente è tenuto a fornire entro 5 (cinque) giorni dalla richiesta. In caso di mancato rispetto dei predetti termini o delle modalità richieste, Fleequid può non dare corso al reclamo e procedere alla sua archiviazione, e non è tenuta a prendere in considerazione reclami presentati con tempi, modalità o informazioni diversi da quelli previsti. I termini previsti dal presente comma operano quali termini convenzionali di decadenza in tutti i Modelli di Vendita, con la riserva di cui all'art. 19.8 e fermi restando, nei rapporti tra Fleequid e il Venditore, i diversi termini di denuncia previsti dagli artt. 17.7 e 18.5</w:t>
      </w:r>
      <w:r w:rsidR="75E0D80D" w:rsidRPr="000532C5">
        <w:rPr>
          <w:rFonts w:ascii="Verdana" w:hAnsi="Verdana"/>
          <w:sz w:val="20"/>
          <w:szCs w:val="20"/>
        </w:rPr>
        <w:t>.</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seguito della presentazione del </w:t>
      </w:r>
      <w:r w:rsidR="001F1F71">
        <w:rPr>
          <w:rFonts w:ascii="Verdana" w:hAnsi="Verdana"/>
          <w:sz w:val="20"/>
          <w:szCs w:val="20"/>
        </w:rPr>
        <w:t>r</w:t>
      </w:r>
      <w:r w:rsidRPr="000532C5">
        <w:rPr>
          <w:rFonts w:ascii="Verdana" w:hAnsi="Verdana"/>
          <w:sz w:val="20"/>
          <w:szCs w:val="20"/>
        </w:rPr>
        <w:t>eclamo, fatt</w:t>
      </w:r>
      <w:r w:rsidR="00C92AD1" w:rsidRPr="000532C5">
        <w:rPr>
          <w:rFonts w:ascii="Verdana" w:hAnsi="Verdana"/>
          <w:sz w:val="20"/>
          <w:szCs w:val="20"/>
        </w:rPr>
        <w:t>i</w:t>
      </w:r>
      <w:r w:rsidRPr="000532C5">
        <w:rPr>
          <w:rFonts w:ascii="Verdana" w:hAnsi="Verdana"/>
          <w:sz w:val="20"/>
          <w:szCs w:val="20"/>
        </w:rPr>
        <w:t xml:space="preserve"> salvi i casi in cui il ripristino del Veicolo si </w:t>
      </w:r>
      <w:r w:rsidR="00564DBC">
        <w:rPr>
          <w:rFonts w:ascii="Verdana" w:hAnsi="Verdana"/>
          <w:sz w:val="20"/>
          <w:szCs w:val="20"/>
        </w:rPr>
        <w:t>renda</w:t>
      </w:r>
      <w:r w:rsidR="00564DBC" w:rsidRPr="000532C5">
        <w:rPr>
          <w:rFonts w:ascii="Verdana" w:hAnsi="Verdana"/>
          <w:sz w:val="20"/>
          <w:szCs w:val="20"/>
        </w:rPr>
        <w:t xml:space="preserve"> </w:t>
      </w:r>
      <w:r w:rsidRPr="000532C5">
        <w:rPr>
          <w:rFonts w:ascii="Verdana" w:hAnsi="Verdana"/>
          <w:sz w:val="20"/>
          <w:szCs w:val="20"/>
        </w:rPr>
        <w:t xml:space="preserve">necessario per ragioni di comprovata </w:t>
      </w:r>
      <w:r w:rsidR="001F1F71">
        <w:rPr>
          <w:rFonts w:ascii="Verdana" w:hAnsi="Verdana"/>
          <w:sz w:val="20"/>
          <w:szCs w:val="20"/>
        </w:rPr>
        <w:t xml:space="preserve">ed </w:t>
      </w:r>
      <w:r w:rsidRPr="000532C5">
        <w:rPr>
          <w:rFonts w:ascii="Verdana" w:hAnsi="Verdana"/>
          <w:sz w:val="20"/>
          <w:szCs w:val="20"/>
        </w:rPr>
        <w:t>assoluta necessità,</w:t>
      </w:r>
      <w:r w:rsidR="00321F69" w:rsidRPr="00662DD7">
        <w:rPr>
          <w:rFonts w:ascii="Verdana" w:hAnsi="Verdana"/>
          <w:sz w:val="20"/>
          <w:szCs w:val="20"/>
        </w:rPr>
        <w:t xml:space="preserve"> </w:t>
      </w:r>
      <w:r w:rsidR="00E562A5" w:rsidRPr="00E562A5">
        <w:rPr>
          <w:rFonts w:ascii="Verdana" w:hAnsi="Verdana"/>
          <w:sz w:val="20"/>
          <w:szCs w:val="20"/>
        </w:rPr>
        <w:t>l'Acquirente non può eseguire né far eseguire interventi di riparazione, sostituzione, smontaggio o ripristino senza la preventiva autorizzazione di Fleequid. L'Acquirente è in ogni caso tenuto a conservare e a mettere a disposizione di Fleequid i componenti e gli elementi del Veicolo interessati dal difetto, dal danno o dall'intervento. La violazione di tali obblighi può comportare il rigetto del reclamo ove impedisca o renda più difficoltosa la verifica della causa, dell'entità o dell'imputabilità del vizio o del difetto</w:t>
      </w:r>
      <w:r w:rsidR="00E562A5">
        <w:rPr>
          <w:rFonts w:ascii="Verdana" w:hAnsi="Verdana"/>
          <w:sz w:val="20"/>
          <w:szCs w:val="20"/>
        </w:rPr>
        <w: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w:t>
      </w:r>
      <w:r w:rsidR="00462F1C">
        <w:rPr>
          <w:rFonts w:ascii="Verdana" w:hAnsi="Verdana"/>
          <w:sz w:val="20"/>
          <w:szCs w:val="20"/>
        </w:rPr>
        <w:t>ha</w:t>
      </w:r>
      <w:r w:rsidR="00462F1C" w:rsidRPr="000532C5">
        <w:rPr>
          <w:rFonts w:ascii="Verdana" w:hAnsi="Verdana"/>
          <w:sz w:val="20"/>
          <w:szCs w:val="20"/>
        </w:rPr>
        <w:t xml:space="preserve"> </w:t>
      </w:r>
      <w:r w:rsidRPr="000532C5">
        <w:rPr>
          <w:rFonts w:ascii="Verdana" w:hAnsi="Verdana"/>
          <w:sz w:val="20"/>
          <w:szCs w:val="20"/>
        </w:rPr>
        <w:t xml:space="preserve">il diritto di nominare un proprio perito fiduciario per l’ispezione del Veicolo. L’Acquirente, su richiesta di Fleequid, </w:t>
      </w:r>
      <w:r w:rsidR="00462F1C">
        <w:rPr>
          <w:rFonts w:ascii="Verdana" w:hAnsi="Verdana"/>
          <w:sz w:val="20"/>
          <w:szCs w:val="20"/>
        </w:rPr>
        <w:t>è tenuto a</w:t>
      </w:r>
      <w:r w:rsidRPr="000532C5">
        <w:rPr>
          <w:rFonts w:ascii="Verdana" w:hAnsi="Verdana"/>
          <w:sz w:val="20"/>
          <w:szCs w:val="20"/>
        </w:rPr>
        <w:t xml:space="preserve"> fornire, a proprie cure e spese, diagnosi</w:t>
      </w:r>
      <w:r w:rsidR="009715AC">
        <w:rPr>
          <w:rFonts w:ascii="Verdana" w:hAnsi="Verdana"/>
          <w:sz w:val="20"/>
          <w:szCs w:val="20"/>
        </w:rPr>
        <w:t>,</w:t>
      </w:r>
      <w:r w:rsidRPr="000532C5">
        <w:rPr>
          <w:rFonts w:ascii="Verdana" w:hAnsi="Verdana"/>
          <w:sz w:val="20"/>
          <w:szCs w:val="20"/>
        </w:rPr>
        <w:t xml:space="preserve"> preventivi di riparazione </w:t>
      </w:r>
      <w:r w:rsidR="009715AC">
        <w:rPr>
          <w:rFonts w:ascii="Verdana" w:hAnsi="Verdana"/>
          <w:sz w:val="20"/>
          <w:szCs w:val="20"/>
        </w:rPr>
        <w:t xml:space="preserve">e ogni ulteriore documentazione tecnica ragionevolmente necessaria alla valutazione </w:t>
      </w:r>
      <w:r w:rsidRPr="000532C5">
        <w:rPr>
          <w:rFonts w:ascii="Verdana" w:hAnsi="Verdana"/>
          <w:sz w:val="20"/>
          <w:szCs w:val="20"/>
        </w:rPr>
        <w:t xml:space="preserve">del </w:t>
      </w:r>
      <w:r w:rsidR="009715AC">
        <w:rPr>
          <w:rFonts w:ascii="Verdana" w:hAnsi="Verdana"/>
          <w:sz w:val="20"/>
          <w:szCs w:val="20"/>
        </w:rPr>
        <w:t>reclamo</w:t>
      </w:r>
      <w:r w:rsidRPr="000532C5">
        <w:rPr>
          <w:rFonts w:ascii="Verdana" w:hAnsi="Verdana"/>
          <w:sz w:val="20"/>
          <w:szCs w:val="20"/>
        </w:rPr>
        <w:t>.</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si impegna a gestire i reclami entro 15 giorni dal momento in cui </w:t>
      </w:r>
      <w:r w:rsidR="00603018">
        <w:rPr>
          <w:rFonts w:ascii="Verdana" w:hAnsi="Verdana"/>
          <w:sz w:val="20"/>
          <w:szCs w:val="20"/>
        </w:rPr>
        <w:t>abbia ricevuto t</w:t>
      </w:r>
      <w:r w:rsidR="00745F37">
        <w:rPr>
          <w:rFonts w:ascii="Verdana" w:hAnsi="Verdana"/>
          <w:sz w:val="20"/>
          <w:szCs w:val="20"/>
        </w:rPr>
        <w:t>utte le</w:t>
      </w:r>
      <w:r w:rsidRPr="000532C5">
        <w:rPr>
          <w:rFonts w:ascii="Verdana" w:hAnsi="Verdana"/>
          <w:sz w:val="20"/>
          <w:szCs w:val="20"/>
        </w:rPr>
        <w:t xml:space="preserve"> informazion</w:t>
      </w:r>
      <w:r w:rsidR="00745F37">
        <w:rPr>
          <w:rFonts w:ascii="Verdana" w:hAnsi="Verdana"/>
          <w:sz w:val="20"/>
          <w:szCs w:val="20"/>
        </w:rPr>
        <w:t>i e la documentazione necessarie</w:t>
      </w:r>
      <w:r w:rsidR="006448F4">
        <w:rPr>
          <w:rFonts w:ascii="Verdana" w:hAnsi="Verdana"/>
          <w:sz w:val="20"/>
          <w:szCs w:val="20"/>
        </w:rPr>
        <w:t xml:space="preserve"> </w:t>
      </w:r>
      <w:r w:rsidR="00745F37">
        <w:rPr>
          <w:rFonts w:ascii="Verdana" w:hAnsi="Verdana"/>
          <w:sz w:val="20"/>
          <w:szCs w:val="20"/>
        </w:rPr>
        <w:t xml:space="preserve">alla relativa valutazione, comunicando </w:t>
      </w:r>
      <w:r w:rsidRPr="000532C5">
        <w:rPr>
          <w:rFonts w:ascii="Verdana" w:hAnsi="Verdana"/>
          <w:sz w:val="20"/>
          <w:szCs w:val="20"/>
        </w:rPr>
        <w:t xml:space="preserve"> </w:t>
      </w:r>
      <w:r w:rsidR="00745F37">
        <w:rPr>
          <w:rFonts w:ascii="Verdana" w:hAnsi="Verdana"/>
          <w:sz w:val="20"/>
          <w:szCs w:val="20"/>
        </w:rPr>
        <w:t>a</w:t>
      </w:r>
      <w:r w:rsidRPr="000532C5">
        <w:rPr>
          <w:rFonts w:ascii="Verdana" w:hAnsi="Verdana"/>
          <w:sz w:val="20"/>
          <w:szCs w:val="20"/>
        </w:rPr>
        <w:t>ll’Acquirente</w:t>
      </w:r>
      <w:r w:rsidR="008229A8">
        <w:rPr>
          <w:rFonts w:ascii="Verdana" w:hAnsi="Verdana"/>
          <w:sz w:val="20"/>
          <w:szCs w:val="20"/>
        </w:rPr>
        <w:t xml:space="preserve"> le</w:t>
      </w:r>
      <w:r w:rsidRPr="000532C5">
        <w:rPr>
          <w:rFonts w:ascii="Verdana" w:hAnsi="Verdana"/>
          <w:sz w:val="20"/>
          <w:szCs w:val="20"/>
        </w:rPr>
        <w:t xml:space="preserve"> determinazioni assunte.</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3A1E21">
        <w:rPr>
          <w:rFonts w:ascii="Verdana" w:hAnsi="Verdana"/>
          <w:sz w:val="20"/>
          <w:szCs w:val="20"/>
        </w:rPr>
        <w:t xml:space="preserve">All’esito </w:t>
      </w:r>
      <w:r w:rsidR="0033420F" w:rsidRPr="003A1E21">
        <w:rPr>
          <w:rFonts w:ascii="Verdana" w:hAnsi="Verdana"/>
          <w:sz w:val="20"/>
          <w:szCs w:val="20"/>
        </w:rPr>
        <w:t>dell’istruttoria,</w:t>
      </w:r>
      <w:r w:rsidRPr="003A1E21">
        <w:rPr>
          <w:rFonts w:ascii="Verdana" w:hAnsi="Verdana"/>
          <w:sz w:val="20"/>
          <w:szCs w:val="20"/>
        </w:rPr>
        <w:t xml:space="preserve"> Fleequid</w:t>
      </w:r>
      <w:r w:rsidR="00966B48" w:rsidRPr="003A1E21">
        <w:rPr>
          <w:rFonts w:ascii="Verdana" w:hAnsi="Verdana"/>
          <w:sz w:val="20"/>
          <w:szCs w:val="20"/>
        </w:rPr>
        <w:t xml:space="preserve"> </w:t>
      </w:r>
      <w:r w:rsidR="003A1E21" w:rsidRPr="00662DD7">
        <w:rPr>
          <w:rFonts w:ascii="Verdana" w:hAnsi="Verdana"/>
          <w:sz w:val="20"/>
          <w:szCs w:val="20"/>
        </w:rPr>
        <w:t xml:space="preserve">può accogliere o motivatamente respingere il reclamo </w:t>
      </w:r>
      <w:r w:rsidR="00CC03E4" w:rsidRPr="00CC03E4">
        <w:rPr>
          <w:rFonts w:ascii="Verdana" w:hAnsi="Verdana"/>
          <w:sz w:val="20"/>
          <w:szCs w:val="20"/>
        </w:rPr>
        <w:t xml:space="preserve">e può formulare al Venditore e all'Acquirente proposte di definizione bonaria della controversia. Tali proposte non costituiscono riconoscimento di responsabilità né rinuncia a eccezioni, decadenze, diritti o rimedi spettanti a Fleequid o alle altre Parti. Le comunicazioni e le informazioni scambiate nell'ambito della gestione del reclamo hanno carattere riservato e confidenziale e non possono essere diffuse, utilizzate o citate per finalità estranee alla relativa procedura né prodotte in giudizio, salvo quanto inderogabilmente richiesto dalla legge. </w:t>
      </w:r>
      <w:r w:rsidR="002A69E6" w:rsidRPr="002A69E6">
        <w:rPr>
          <w:rFonts w:ascii="Verdana" w:hAnsi="Verdana"/>
          <w:sz w:val="20"/>
          <w:szCs w:val="20"/>
        </w:rPr>
        <w:t xml:space="preserve">La violazione dell'obbligo di riservatezza e del divieto di utilizzo comporta, a carico dell'Utente </w:t>
      </w:r>
      <w:r w:rsidR="002A69E6" w:rsidRPr="002A69E6">
        <w:rPr>
          <w:rFonts w:ascii="Verdana" w:hAnsi="Verdana"/>
          <w:sz w:val="20"/>
          <w:szCs w:val="20"/>
        </w:rPr>
        <w:lastRenderedPageBreak/>
        <w:t>inadempiente e in favore di Fleequid</w:t>
      </w:r>
      <w:r w:rsidR="00CC03E4" w:rsidRPr="00CC03E4">
        <w:rPr>
          <w:rFonts w:ascii="Verdana" w:hAnsi="Verdana"/>
          <w:sz w:val="20"/>
          <w:szCs w:val="20"/>
        </w:rPr>
        <w:t>, una penale di € 5.000,00 (euro cinquemila/00), fatto salvo il risarcimento del maggior danno.</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sidRPr="00C000F1">
        <w:rPr>
          <w:rFonts w:ascii="Verdana" w:hAnsi="Verdana"/>
          <w:sz w:val="20"/>
          <w:szCs w:val="20"/>
        </w:rPr>
        <w:t xml:space="preserve">Qualora il </w:t>
      </w:r>
      <w:r w:rsidR="001774AE" w:rsidRPr="00C000F1">
        <w:rPr>
          <w:rFonts w:ascii="Verdana" w:hAnsi="Verdana"/>
          <w:sz w:val="20"/>
          <w:szCs w:val="20"/>
        </w:rPr>
        <w:t>r</w:t>
      </w:r>
      <w:r w:rsidRPr="00C000F1">
        <w:rPr>
          <w:rFonts w:ascii="Verdana" w:hAnsi="Verdana"/>
          <w:sz w:val="20"/>
          <w:szCs w:val="20"/>
        </w:rPr>
        <w:t xml:space="preserve">eclamo </w:t>
      </w:r>
      <w:r w:rsidR="001774AE" w:rsidRPr="00C000F1">
        <w:rPr>
          <w:rFonts w:ascii="Verdana" w:hAnsi="Verdana"/>
          <w:sz w:val="20"/>
          <w:szCs w:val="20"/>
        </w:rPr>
        <w:t xml:space="preserve">sia </w:t>
      </w:r>
      <w:r w:rsidRPr="00C000F1">
        <w:rPr>
          <w:rFonts w:ascii="Verdana" w:hAnsi="Verdana"/>
          <w:sz w:val="20"/>
          <w:szCs w:val="20"/>
        </w:rPr>
        <w:t xml:space="preserve">accolto, Fleequid </w:t>
      </w:r>
      <w:r w:rsidR="00185BCA" w:rsidRPr="00C000F1">
        <w:rPr>
          <w:rFonts w:ascii="Verdana" w:hAnsi="Verdana"/>
          <w:sz w:val="20"/>
          <w:szCs w:val="20"/>
        </w:rPr>
        <w:t>può, a propria disc</w:t>
      </w:r>
      <w:r w:rsidR="00845B58">
        <w:rPr>
          <w:rFonts w:ascii="Verdana" w:hAnsi="Verdana"/>
          <w:sz w:val="20"/>
          <w:szCs w:val="20"/>
        </w:rPr>
        <w:t>r</w:t>
      </w:r>
      <w:r w:rsidR="00185BCA" w:rsidRPr="00C000F1">
        <w:rPr>
          <w:rFonts w:ascii="Verdana" w:hAnsi="Verdana"/>
          <w:sz w:val="20"/>
          <w:szCs w:val="20"/>
        </w:rPr>
        <w:t xml:space="preserve">ezione e nei limiti del regime di garanzia applicabile,  </w:t>
      </w:r>
      <w:r w:rsidRPr="00C000F1">
        <w:rPr>
          <w:rFonts w:ascii="Verdana" w:hAnsi="Verdana"/>
          <w:sz w:val="20"/>
          <w:szCs w:val="20"/>
        </w:rPr>
        <w:t xml:space="preserve">accollarsi in tutto o in parte i costi della riparazione presso un’officina di sua fiducia, </w:t>
      </w:r>
      <w:r w:rsidR="00C000F1" w:rsidRPr="00C000F1">
        <w:rPr>
          <w:rFonts w:ascii="Verdana" w:hAnsi="Verdana"/>
          <w:sz w:val="20"/>
          <w:szCs w:val="20"/>
        </w:rPr>
        <w:t>ovvero autorizzare la riparazione presso altra officina e, previa presentazione di fattura quietanzata conforme al preventivo espressamente approvato da Fleequid, rimborsare all'Acquirente, in tutto o in parte, i relativi costi. Restano impregiudicati i diritti di garanzia, manleva, rimborso, regresso e risarcimento spettanti a Fleequid nei confronti del Venditore.</w:t>
      </w:r>
    </w:p>
    <w:p w14:paraId="74DB9AB6" w14:textId="54BA7C67" w:rsidR="00AC42B3" w:rsidRPr="00C000F1" w:rsidRDefault="000D2FCF" w:rsidP="00912D0E">
      <w:pPr>
        <w:pStyle w:val="Paragrafoelenco"/>
        <w:numPr>
          <w:ilvl w:val="1"/>
          <w:numId w:val="1"/>
        </w:numPr>
        <w:spacing w:line="360" w:lineRule="auto"/>
        <w:ind w:left="0" w:firstLine="0"/>
        <w:jc w:val="both"/>
        <w:rPr>
          <w:rFonts w:ascii="Verdana" w:hAnsi="Verdana"/>
          <w:sz w:val="20"/>
          <w:szCs w:val="20"/>
        </w:rPr>
        <w:pPrChange w:id="1013" w:author="Avv. Rosario Panzariello" w:date="2026-09-28T19:11:00Z" w16du:dateUtc="2026-09-28T17:11:00Z">
          <w:pPr>
            <w:pStyle w:val="Paragrafoelenco"/>
            <w:spacing w:line="360" w:lineRule="auto"/>
            <w:ind w:left="0"/>
            <w:jc w:val="both"/>
          </w:pPr>
        </w:pPrChange>
      </w:pPr>
      <w:r w:rsidRPr="00C000F1">
        <w:rPr>
          <w:rFonts w:ascii="Verdana" w:hAnsi="Verdana"/>
          <w:sz w:val="20"/>
          <w:szCs w:val="20"/>
        </w:rPr>
        <w:t xml:space="preserve">Il </w:t>
      </w:r>
      <w:r w:rsidR="007B2510" w:rsidRPr="00C000F1">
        <w:rPr>
          <w:rFonts w:ascii="Verdana" w:hAnsi="Verdana"/>
          <w:sz w:val="20"/>
          <w:szCs w:val="20"/>
        </w:rPr>
        <w:t xml:space="preserve">Venditore e </w:t>
      </w:r>
      <w:r w:rsidRPr="00C000F1">
        <w:rPr>
          <w:rFonts w:ascii="Verdana" w:hAnsi="Verdana"/>
          <w:sz w:val="20"/>
          <w:szCs w:val="20"/>
        </w:rPr>
        <w:t>l’</w:t>
      </w:r>
      <w:r w:rsidR="007B2510" w:rsidRPr="00C000F1">
        <w:rPr>
          <w:rFonts w:ascii="Verdana" w:hAnsi="Verdana"/>
          <w:sz w:val="20"/>
          <w:szCs w:val="20"/>
        </w:rPr>
        <w:t xml:space="preserve">Acquirente accettano e riconoscono il diritto di Fleequid di </w:t>
      </w:r>
      <w:r w:rsidR="00664237" w:rsidRPr="00662DD7">
        <w:rPr>
          <w:rFonts w:ascii="Verdana" w:hAnsi="Verdana"/>
          <w:sz w:val="20"/>
          <w:szCs w:val="20"/>
        </w:rPr>
        <w:t xml:space="preserve">definire </w:t>
      </w:r>
      <w:r w:rsidR="00BC0A88" w:rsidRPr="00BC0A88">
        <w:rPr>
          <w:rFonts w:ascii="Verdana" w:hAnsi="Verdana"/>
          <w:sz w:val="20"/>
          <w:szCs w:val="20"/>
        </w:rPr>
        <w:t>il reclamo mediante Annullamento della vendita, a propria discrezione e in ogni tempo, anche in deroga ai termini previsti per la denuncia di vizi e difetti e a prescindere dalla fondatezza dei vizi eventualmente lamentati dall'Acquirente. Nella Vendita in commissione tale facoltà opera anche in deroga ai termini di denuncia e di decadenza previsti dal Contratto, dalle presenti Condizioni Generali e dalle ulteriori condizioni contrattuali applicabili ai rapporti interessati dall'operazione. Nel Dealer Sales l'Annullamento disposto ai sensi del presente comma riguarda la vendita tra Fleequid e l'Acquirente e non determina, di per sé, il venir meno dell'acquisto del Veicolo da parte di Fleequid presso il Venditore, restando impregiudicati gli autonomi diritti di Fleequid di risoluzione, garanzia, manleva, rimborso, regresso e risarcimento nei confronti di quest'ultimo ai sensi degli artt. 18.5 e 19.6. Nei limiti consentiti dalla legge, il Venditore e l'Acquirente manlevano e tengono indenne Fleequid da pretese o responsabilità derivanti dalla decisione di procedere all'Annullamento. Per la disciplina generale dell'Annullamento si applica l'art. 14 e per gli effetti restitutori, i relativi termini e adempimenti si applica l'art. 15. Restano in ogni caso non rimborsabili, né al Venditore né all'Acquirente, le Commissioni già maturate, le Tariffe relative ai Servizi già resi e le spese e i costi già sostenuti da Fleequid in relazione all'operazione, secondo quanto previsto dall'art. 15.6. Nella Vendita in commissione le spese conseguenti alla restituzione del Veicolo e al ripristino dell'operazione restano a carico del Venditore, ivi compresi il rimborso delle spese relative alla precedente consegna del Veicolo all'Acquirente e delle spese sostenute per le formalità del precedente trasferimento di proprietà, nonché gli ulteriori costi specifici di ripristino applicabili alla specifica fattispecie; nel Dealer Sales la relativa allocazione segue la causa dell'Annullamento, fermo il diritto di Fleequid di recuperarne integralmente l'importo dal Venditore originario quando la causa sia a quest'ultimo imputabile. Con specifico riferimento ai Veicoli qualificabili come VFU o comunque come rifiuti, il Venditore e l'Acquirente manlevano e tengono indenne Fleequid da ogni responsabilità connessa alla loro qualificazione, gestione, detenzione, trasporto, recupero o smaltimento, attività che restano integralmente a loro carico secondo le rispettive competenze normative, e si impegnano a compiere ogni adempimento necessario affinché la restituzione e il ripristino avvengano nel rispetto della normativa ambientale applicabile, restando a carico del soggetto cui la causa dell'Annullamento è imputabile i relativi costi, ivi compresi quelli della precedente consegna e delle formalità del precedente trasferimento di proprietà.</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014" w:name="_Toc241518326"/>
      <w:r w:rsidRPr="000532C5">
        <w:rPr>
          <w:rFonts w:ascii="Verdana" w:hAnsi="Verdana"/>
          <w:b/>
          <w:bCs/>
          <w:smallCaps/>
          <w:sz w:val="20"/>
          <w:szCs w:val="20"/>
        </w:rPr>
        <w:t>Clausola di collegamento.</w:t>
      </w:r>
      <w:bookmarkEnd w:id="1014"/>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sidRPr="00A832AE">
        <w:rPr>
          <w:rFonts w:ascii="Verdana" w:hAnsi="Verdana"/>
          <w:sz w:val="20"/>
          <w:szCs w:val="20"/>
        </w:rPr>
        <w:t>Le disposizioni del presente articolo si applicano esclusivamente alle operazioni strutturate secondo la Vendita in commissione ed eseguite mediante Rivendita. Esse non si applicano alle operazioni eseguite da Fleequid quale Intermediario puro né al Dealer Sales e non sono suscettibili di applicazione analogica a tali fattispecie.</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sidRPr="00D2753D">
        <w:rPr>
          <w:rFonts w:ascii="Verdana" w:hAnsi="Verdana"/>
          <w:sz w:val="20"/>
          <w:szCs w:val="20"/>
        </w:rPr>
        <w:t>Qualora un reclamo non sia definito bonariamente e Fleequid non proceda all'Annullamento della vendita ai sensi dell'art. 20.8, nella Vendita in commissione eseguita mediante Rivendita il Venditore e l'Acquirente riconoscono che l'acquisto del Veicolo da parte di Fleequid e la successiva Rivendita sono funzionalmente collegati nell'ambito della medesima operazione commissionale e sono posti in essere esclusivamente al fine di consentire il trasferimento del Veicolo dal Venditore all'Acquirente, senza applicazione da parte di Fleequid di una maggiorazione sul prezzo di compravendita del Veicolo</w:t>
      </w:r>
      <w:r w:rsidR="00535105" w:rsidRPr="00535105">
        <w:rPr>
          <w:rFonts w:ascii="Verdana" w:hAnsi="Verdana"/>
          <w:sz w:val="20"/>
          <w:szCs w:val="20"/>
        </w:rPr>
        <w:t>.</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sidRPr="00780638">
        <w:rPr>
          <w:rFonts w:ascii="Verdana" w:hAnsi="Verdana"/>
          <w:sz w:val="20"/>
          <w:szCs w:val="20"/>
        </w:rPr>
        <w:t>In ragione di tale collegamento, limitatamente ai diritti e agli obblighi relativi alla garanzia, alla conformità, ai vizi, ai difetti e alle qualità del Veicolo, Fleequid trasferisce all'Acquirente, che accetta, la propria posizione sostanziale nei confronti del Venditore, con facoltà dell'Acquirente di esercitare direttamente nei confronti di quest'ultimo ogni domanda, azione, eccezione, difesa e rimedio, anche di natura restitutoria o comunque incidente sull'efficacia o sugli effetti economici del rapporto collegato; il Venditore riconosce e accetta tale attribuzione. Le relative pretese sono pertanto fatte valere direttamente tra Venditore e Acquirente, restando esclusa ogni responsabilità di Fleequid salvo quanto da essa espressamente assunto o inderogabilmente previsto dalla legge</w:t>
      </w:r>
      <w:r w:rsidR="00057406" w:rsidRPr="00662DD7">
        <w:rPr>
          <w:rFonts w:ascii="Verdana" w:hAnsi="Verdana"/>
          <w:sz w:val="20"/>
          <w:szCs w:val="20"/>
        </w:rPr>
        <w:t>.</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sidRPr="00014FB6">
        <w:rPr>
          <w:rFonts w:ascii="Verdana" w:hAnsi="Verdana"/>
          <w:sz w:val="20"/>
          <w:szCs w:val="20"/>
        </w:rPr>
        <w:t>L'esercizio dei diritti e dei rimedi di cui al presente articolo e le relative conseguenze sui rapporti collegati non incidono sulle Commissioni già maturate in favore di Fleequid ai sensi dell'art. 12.4, che restano definitivamente dovute e non sono soggette a restituzione o caducazione. Nei limiti consentiti dalla legge, il Venditore e l'Acquirente manlevano e tengono indenne Fleequid da ogni pretesa, costo, onere o conseguenza derivante dall'esercizio tra loro dei predetti diritti e rimedi, ferme esclusivamente le responsabilità direttamente imputabili a Fleequid per obblighi da essa espressamente assunti o derivanti da disposizioni inderogabili di legge</w:t>
      </w:r>
      <w:r w:rsidR="00EC5937" w:rsidRPr="00662DD7">
        <w:rPr>
          <w:rFonts w:ascii="Verdana" w:hAnsi="Verdana"/>
          <w:sz w:val="20"/>
          <w:szCs w:val="20"/>
        </w:rPr>
        <w:t>.</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015" w:name="_Toc241518327"/>
      <w:r>
        <w:rPr>
          <w:rFonts w:ascii="Verdana" w:hAnsi="Verdana"/>
          <w:b/>
          <w:bCs/>
          <w:smallCaps/>
          <w:sz w:val="20"/>
          <w:szCs w:val="20"/>
        </w:rPr>
        <w:t xml:space="preserve">Soluzioni di finanziamento </w:t>
      </w:r>
      <w:r w:rsidR="00474D23">
        <w:rPr>
          <w:rFonts w:ascii="Verdana" w:hAnsi="Verdana"/>
          <w:b/>
          <w:bCs/>
          <w:smallCaps/>
          <w:sz w:val="20"/>
          <w:szCs w:val="20"/>
        </w:rPr>
        <w:t>offerte da terzi.</w:t>
      </w:r>
      <w:bookmarkEnd w:id="1015"/>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sidRPr="004B3C8E">
        <w:rPr>
          <w:rFonts w:ascii="Verdana" w:hAnsi="Verdana"/>
          <w:sz w:val="20"/>
          <w:szCs w:val="20"/>
        </w:rPr>
        <w:t xml:space="preserve">Fleequid può rendere disponibili o segnalare agli Utenti Soluzioni di finanziamento offerte da terzi per l'acquisto dei Veicoli. Il relativo contratto di finanziamento, di locazione finanziaria o di altra forma di provvista intercorre esclusivamente tra l'Utente e il Finanziatore, secondo le condizioni da quest'ultimo praticate. Fleequid non concede il finanziamento, non ne garantisce la disponibilità, l'approvazione, i tempi o le condizioni economiche e non risponde dell'inadempimento del Finanziatore. Le disposizioni del presente articolo contengono esclusivamente le specificità conseguenti all'intervento di un Finanziatore terzo e non derogano, </w:t>
      </w:r>
      <w:r w:rsidRPr="004B3C8E">
        <w:rPr>
          <w:rFonts w:ascii="Verdana" w:hAnsi="Verdana"/>
          <w:sz w:val="20"/>
          <w:szCs w:val="20"/>
        </w:rPr>
        <w:lastRenderedPageBreak/>
        <w:t>se non nei limiti espressamente previsti, alla disciplina della Proforma, del pagamento, del trasferimento della proprietà, del rischio, dei Modelli di Vendita e delle comunicazioni</w:t>
      </w:r>
      <w:r w:rsidR="00474D23" w:rsidRPr="00662DD7">
        <w:rPr>
          <w:rFonts w:ascii="Verdana" w:hAnsi="Verdana"/>
          <w:sz w:val="20"/>
          <w:szCs w:val="20"/>
        </w:rPr>
        <w:t>.</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sidRPr="00A81FC2">
        <w:rPr>
          <w:rFonts w:ascii="Verdana" w:hAnsi="Verdana"/>
          <w:sz w:val="20"/>
          <w:szCs w:val="20"/>
        </w:rPr>
        <w:t>Fleequid può raccogliere le richieste di informazione, di contatto o di finanziamento manifestate dagli Utenti e trasmetterle ai Finanziatori interessati. La comunicazione dei relativi dati avviene secondo quanto previsto dall'Informativa Privacy richiamata dall'art. 7</w:t>
      </w:r>
      <w:r w:rsidR="00531FF7" w:rsidRPr="00662DD7">
        <w:rPr>
          <w:rFonts w:ascii="Verdana" w:hAnsi="Verdana"/>
          <w:sz w:val="20"/>
          <w:szCs w:val="20"/>
        </w:rPr>
        <w:t>.</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sidRPr="00943085">
        <w:rPr>
          <w:rFonts w:ascii="Verdana" w:hAnsi="Verdana"/>
          <w:sz w:val="20"/>
          <w:szCs w:val="20"/>
        </w:rPr>
        <w:t>La richiesta di finanziamento, l'apertura dell'istruttoria, la pre-delibera e la delibera favorevole del Finanziatore non sospendono gli obblighi dell'Acquirente né il decorso del Termine di pagamento e non equivalgono al pagamento. Restano ferme le eventuali diverse previsioni delle Condizioni Specifiche applicabili alla Soluzione di finanziamento</w:t>
      </w:r>
      <w:r w:rsidR="00E1004E" w:rsidRPr="00E1004E">
        <w:rPr>
          <w:rFonts w:ascii="Verdana" w:hAnsi="Verdana"/>
          <w:sz w:val="20"/>
          <w:szCs w:val="20"/>
        </w:rPr>
        <w:t>.</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sidRPr="00277AA9">
        <w:rPr>
          <w:rFonts w:ascii="Verdana" w:hAnsi="Verdana"/>
          <w:sz w:val="20"/>
          <w:szCs w:val="20"/>
        </w:rPr>
        <w:t>Qualora l'Acquirente resti parte della compravendita e il Finanziatore intervenga quale mero soggetto pagatore, l'obbligazione di pagamento dell'Acquirente permane fino all'effettiva ricezione integrale delle somme dovute da parte dei rispettivi destinatari ai sensi dell'art. 12.2, salvo che le Condizioni Specifiche applicabili attribuiscano espressamente effetto liberatorio anticipato a un impegno irrevocabile del Finanziatore ai sensi dell'art. 22.6</w:t>
      </w:r>
      <w:r w:rsidR="00F06715" w:rsidRPr="00F06715">
        <w:rPr>
          <w:rFonts w:ascii="Verdana" w:hAnsi="Verdana"/>
          <w:sz w:val="20"/>
          <w:szCs w:val="20"/>
        </w:rPr>
        <w:t>.</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sidRPr="007A0B6B">
        <w:rPr>
          <w:rFonts w:ascii="Verdana" w:hAnsi="Verdana"/>
          <w:sz w:val="20"/>
          <w:szCs w:val="20"/>
        </w:rPr>
        <w:t xml:space="preserve">Le Condizioni Specifiche possono prevedere, su scelta dell'Acquirente originario, che il Finanziatore assuma la qualità di Acquirente, restando l'Acquirente originario utilizzatore del Veicolo. Le medesime Condizioni Specifiche individuano il momento e gli effetti di tale subentro, dal quale cessa l'obbligazione di pagamento dell'Acquirente originario. Tale eventualità è resa conoscibile prima della formulazione dell'Offerta ai sensi dell'art. 3.2, lett. d), e deve essere compatibile con il Modello di Vendita applicabile. </w:t>
      </w:r>
      <w:r w:rsidR="006E0470" w:rsidRPr="006E0470">
        <w:rPr>
          <w:rFonts w:ascii="Verdana" w:hAnsi="Verdana"/>
          <w:sz w:val="20"/>
          <w:szCs w:val="20"/>
        </w:rPr>
        <w:t>Quando Fleequid opera quale Intermediario puro, con la formulazione della Proposta di vendita il Venditore presta sin d'ora il proprio consenso al subentro del Finanziatore nella posizione dell'Acquirente originario, nei casi e secondo le modalità previste dalle Condizioni Specifiche applicabili. Il subentro acquista efficacia nei confronti del Venditore dal momento in cui gli è comunicato da Fleequid ai sensi dell'art.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sidRPr="004F1A70">
        <w:rPr>
          <w:rFonts w:ascii="Verdana" w:hAnsi="Verdana"/>
          <w:sz w:val="20"/>
          <w:szCs w:val="20"/>
        </w:rPr>
        <w:t>Ai fini dell'art. 12.2 le Condizioni Specifiche possono attribuire a un impegno irrevocabile del Finanziatore, avente i requisiti ivi previsti, effetto equivalente all'integrale adempimento dell'obbligo di pagamento, individuando il momento dal quale tale effetto si produce. In assenza di tale espressa previsione rilevano esclusivamente i pagamenti effettivamente ricevuti dai rispettivi destinatari</w:t>
      </w:r>
      <w:r w:rsidR="005A4B95" w:rsidRPr="005A4B95">
        <w:rPr>
          <w:rFonts w:ascii="Verdana" w:hAnsi="Verdana"/>
          <w:sz w:val="20"/>
          <w:szCs w:val="20"/>
        </w:rPr>
        <w:t>.</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sidRPr="005747FF">
        <w:rPr>
          <w:rFonts w:ascii="Verdana" w:hAnsi="Verdana"/>
          <w:sz w:val="20"/>
          <w:szCs w:val="20"/>
        </w:rPr>
        <w:t>Nelle operazioni assistite da una Soluzione di finanziamento il Termine di pagamento è quello indicato nelle Condizioni Specifiche applicabili ovvero nella Proforma, secondo quanto previsto dall'art. 11.6, lett.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sidRPr="00805219">
        <w:rPr>
          <w:rFonts w:ascii="Verdana" w:hAnsi="Verdana"/>
          <w:sz w:val="20"/>
          <w:szCs w:val="20"/>
        </w:rPr>
        <w:t>Nelle operazioni assistite da una Soluzione di finanziamento la sequenza degli adempimenti di acquisto dal Venditore, intestazione, emissione del documento di circolazione, fatturazione, trasferimento della proprietà, pagamento e consegna può differire dalla sequenza ordinaria secondo quanto previsto dalle Condizioni Specifiche applicabili. Resta fermo che il compimento di adempimenti documentali o di intestazione in favore del Finanziatore non determina, di per sé, il trasferimento della proprietà del Veicolo né, nel caso delle Aste, l'Aggiudicazione definitiva, secondo quanto previsto dall'art. 16.4</w:t>
      </w:r>
      <w:r w:rsidR="00942EBF" w:rsidRPr="00662DD7">
        <w:rPr>
          <w:rFonts w:ascii="Verdana" w:hAnsi="Verdana"/>
          <w:sz w:val="20"/>
          <w:szCs w:val="20"/>
        </w:rPr>
        <w:t>.</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sidRPr="008D129E">
        <w:rPr>
          <w:rFonts w:ascii="Verdana" w:hAnsi="Verdana"/>
          <w:sz w:val="20"/>
          <w:szCs w:val="20"/>
        </w:rPr>
        <w:lastRenderedPageBreak/>
        <w:t>Nella Vendita in commissione eseguita mediante Rivendita, in espressa deroga all'art. 17.4 e limitatamente a quanto ivi previsto, le Condizioni Specifiche applicabili possono prevedere che Fleequid corrisponda al Venditore il Prezzo di acquisto netto prima di avere ricevuto integralmente le somme dovute dall'Acquirente o dal Finanziatore. Tale pagamento anticipato non determina, di per sé, l'avvio della fase esecutiva dell'operazione, non anticipa il trasferimento della proprietà del Veicolo all'Acquirente e, nel caso delle Aste, non determina l'Aggiudicazione definitiva</w:t>
      </w:r>
      <w:r w:rsidR="00F7517E" w:rsidRPr="00F7517E">
        <w:rPr>
          <w:rFonts w:ascii="Verdana" w:hAnsi="Verdana"/>
          <w:sz w:val="20"/>
          <w:szCs w:val="20"/>
        </w:rPr>
        <w:t>.</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sidRPr="00D0163A">
        <w:rPr>
          <w:rFonts w:ascii="Verdana" w:hAnsi="Verdana"/>
          <w:sz w:val="20"/>
          <w:szCs w:val="20"/>
        </w:rPr>
        <w:t>Nelle operazioni in cui il Finanziatore assume la qualità di Acquirente, le Condizioni Specifiche individuano il soggetto legittimato: a) al ritiro del Veicolo e alla sottoscrizione del verbale di consegna ai sensi degli artt. 16.7 e 16.10; b) alle verifiche alla consegna ai sensi dell'art. 16.12; c) alla presentazione e alla gestione del reclamo ai sensi dell'art. 20; d) a ricevere le eventuali restituzioni ai sensi dell'art. 15.4</w:t>
      </w:r>
      <w:r w:rsidR="00E20D13" w:rsidRPr="00E20D13">
        <w:rPr>
          <w:rFonts w:ascii="Verdana" w:hAnsi="Verdana"/>
          <w:sz w:val="20"/>
          <w:szCs w:val="20"/>
        </w:rPr>
        <w:t>.</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sidRPr="006562B0">
        <w:rPr>
          <w:rFonts w:ascii="Verdana" w:hAnsi="Verdana"/>
          <w:sz w:val="20"/>
          <w:szCs w:val="20"/>
        </w:rPr>
        <w:t>Gli eventuali corrispettivi dovuti a Fleequid per Servizi connessi alle Soluzioni di finanziamento sono indicati nelle Condizioni Specifiche applicabili ovvero nel Tariffario Fleequid. Le singole Soluzioni di finanziamento possono essere disciplinate da Condizioni Specifiche, che integrano le presenti Condizioni Generali e, in caso di contrasto, prevalgono limitatamente agli aspetti specificamente regolati, secondo quanto previsto dagli artt. 4.3 e 4.4</w:t>
      </w:r>
      <w:r w:rsidR="003370C0" w:rsidRPr="003370C0">
        <w:rPr>
          <w:rFonts w:ascii="Verdana" w:hAnsi="Verdana"/>
          <w:sz w:val="20"/>
          <w:szCs w:val="20"/>
        </w:rPr>
        <w:t>.</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016" w:name="_Toc241518328"/>
      <w:r w:rsidRPr="000532C5">
        <w:rPr>
          <w:rFonts w:ascii="Verdana" w:hAnsi="Verdana"/>
          <w:b/>
          <w:bCs/>
          <w:smallCaps/>
          <w:sz w:val="20"/>
          <w:szCs w:val="20"/>
        </w:rPr>
        <w:t>Legge applicabile, Lingua e Foro competente.</w:t>
      </w:r>
      <w:bookmarkEnd w:id="1016"/>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r w:rsidR="00B0647E">
        <w:rPr>
          <w:rFonts w:ascii="Verdana" w:hAnsi="Verdana"/>
          <w:sz w:val="20"/>
          <w:szCs w:val="20"/>
        </w:rPr>
        <w:t xml:space="preserve">, </w:t>
      </w:r>
      <w:r w:rsidR="00B0647E" w:rsidRPr="00B0647E">
        <w:rPr>
          <w:rFonts w:ascii="Verdana" w:hAnsi="Verdana"/>
          <w:sz w:val="20"/>
          <w:szCs w:val="20"/>
        </w:rPr>
        <w:t>con espressa esclusione dell’applicazione della Convenzione delle Nazioni Unite sui contratti di compravendita internazionale di merci, conclusa a Vienna l’11 aprile 1980 (CISG)</w:t>
      </w:r>
      <w:r w:rsidRPr="000532C5">
        <w:rPr>
          <w:rFonts w:ascii="Verdana" w:hAnsi="Verdana"/>
          <w:sz w:val="20"/>
          <w:szCs w:val="20"/>
        </w:rPr>
        <w:t>.</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sidRPr="00750DC8">
        <w:rPr>
          <w:rFonts w:ascii="Verdana" w:hAnsi="Verdana"/>
          <w:sz w:val="20"/>
          <w:szCs w:val="20"/>
        </w:rPr>
        <w:t xml:space="preserve">Eventuali controversie relative alla validità, all'interpretazione, all'applicazione o alla cessazione, a qualsiasi titolo, delle presenti Condizioni Generali, delle Condizioni Specifiche, delle Condizioni particolari di vendita, dei Contratti individuali, dei Contratti di compravendita e delle ulteriori operazioni concluse tramite il Marketplace, ovvero di qualsivoglia ulteriore negozio giuridico ad essi collegato, </w:t>
      </w:r>
      <w:r w:rsidR="00ED1CD9" w:rsidRPr="00ED1CD9">
        <w:rPr>
          <w:rFonts w:ascii="Verdana" w:hAnsi="Verdana"/>
          <w:sz w:val="20"/>
          <w:szCs w:val="20"/>
        </w:rPr>
        <w:t>sono devolute in via esclusiva alla giurisdizione dell'autorità giudiziaria italiana e, nell'ambito di essa, alla competenza territoriale esclusiva del Foro di Como, con esclusione di ogni altro foro concorrente, ferme le competenze inderogabili previste dalla legge</w:t>
      </w:r>
      <w:r w:rsidR="001953A5" w:rsidRPr="000532C5">
        <w:rPr>
          <w:rFonts w:ascii="Verdana" w:hAnsi="Verdana"/>
          <w:sz w:val="20"/>
          <w:szCs w:val="20"/>
        </w:rPr>
        <w:t xml:space="preserve">. </w:t>
      </w:r>
    </w:p>
    <w:p w14:paraId="047D1672" w14:textId="092A5818" w:rsidR="00FF28A0" w:rsidRDefault="001953A5" w:rsidP="00662DD7">
      <w:pPr>
        <w:pStyle w:val="Paragrafoelenco"/>
        <w:numPr>
          <w:ilvl w:val="1"/>
          <w:numId w:val="1"/>
        </w:numPr>
        <w:spacing w:line="360" w:lineRule="auto"/>
        <w:ind w:left="0" w:firstLine="0"/>
        <w:jc w:val="both"/>
        <w:rPr>
          <w:ins w:id="1017" w:author="Avv. Rosario Panzariello" w:date="2026-09-28T19:36:00Z" w16du:dateUtc="2026-09-28T17:36:00Z"/>
          <w:rFonts w:ascii="Verdana" w:hAnsi="Verdana"/>
          <w:sz w:val="20"/>
          <w:szCs w:val="20"/>
        </w:rPr>
      </w:pPr>
      <w:r w:rsidRPr="000532C5">
        <w:rPr>
          <w:rFonts w:ascii="Verdana" w:hAnsi="Verdana"/>
          <w:sz w:val="20"/>
          <w:szCs w:val="20"/>
        </w:rPr>
        <w:t>La lingua contrattuale è l’italiano. Qualora l</w:t>
      </w:r>
      <w:r w:rsidR="004C7B6C" w:rsidRPr="000532C5">
        <w:rPr>
          <w:rFonts w:ascii="Verdana" w:hAnsi="Verdana"/>
          <w:sz w:val="20"/>
          <w:szCs w:val="20"/>
        </w:rPr>
        <w:t xml:space="preserve">e presenti CG </w:t>
      </w:r>
      <w:r w:rsidR="00750DC8">
        <w:rPr>
          <w:rFonts w:ascii="Verdana" w:hAnsi="Verdana"/>
          <w:sz w:val="20"/>
          <w:szCs w:val="20"/>
        </w:rPr>
        <w:t>siano</w:t>
      </w:r>
      <w:r w:rsidR="00750DC8" w:rsidRPr="000532C5">
        <w:rPr>
          <w:rFonts w:ascii="Verdana" w:hAnsi="Verdana"/>
          <w:sz w:val="20"/>
          <w:szCs w:val="20"/>
        </w:rPr>
        <w:t xml:space="preserve"> </w:t>
      </w:r>
      <w:r w:rsidRPr="000532C5">
        <w:rPr>
          <w:rFonts w:ascii="Verdana" w:hAnsi="Verdana"/>
          <w:sz w:val="20"/>
          <w:szCs w:val="20"/>
        </w:rPr>
        <w:t>res</w:t>
      </w:r>
      <w:r w:rsidR="004C7B6C" w:rsidRPr="000532C5">
        <w:rPr>
          <w:rFonts w:ascii="Verdana" w:hAnsi="Verdana"/>
          <w:sz w:val="20"/>
          <w:szCs w:val="20"/>
        </w:rPr>
        <w:t>e</w:t>
      </w:r>
      <w:r w:rsidRPr="000532C5">
        <w:rPr>
          <w:rFonts w:ascii="Verdana" w:hAnsi="Verdana"/>
          <w:sz w:val="20"/>
          <w:szCs w:val="20"/>
        </w:rPr>
        <w:t xml:space="preserve"> anche in altre lingue, la versione italiana è l’unica vincolante.</w:t>
      </w:r>
    </w:p>
    <w:p w14:paraId="5F8A4498" w14:textId="77777777" w:rsidR="00A650E1" w:rsidRPr="005C4D6E" w:rsidRDefault="00A650E1" w:rsidP="00A650E1">
      <w:pPr>
        <w:pStyle w:val="Paragrafoelenco"/>
        <w:spacing w:line="360" w:lineRule="auto"/>
        <w:ind w:left="0"/>
        <w:jc w:val="both"/>
        <w:rPr>
          <w:rFonts w:ascii="Verdana" w:hAnsi="Verdana"/>
          <w:sz w:val="20"/>
          <w:szCs w:val="20"/>
        </w:rPr>
        <w:pPrChange w:id="1018" w:author="Avv. Rosario Panzariello" w:date="2026-09-28T19:36:00Z" w16du:dateUtc="2026-09-28T17:36:00Z">
          <w:pPr>
            <w:pStyle w:val="Paragrafoelenco"/>
            <w:numPr>
              <w:ilvl w:val="1"/>
              <w:numId w:val="1"/>
            </w:numPr>
            <w:spacing w:line="360" w:lineRule="auto"/>
            <w:ind w:left="0"/>
            <w:jc w:val="both"/>
          </w:pPr>
        </w:pPrChange>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019" w:name="_Toc241518329"/>
      <w:r w:rsidRPr="000532C5">
        <w:rPr>
          <w:rFonts w:ascii="Verdana" w:hAnsi="Verdana"/>
          <w:b/>
          <w:bCs/>
          <w:smallCaps/>
          <w:sz w:val="20"/>
          <w:szCs w:val="20"/>
        </w:rPr>
        <w:t>Comunicazioni.</w:t>
      </w:r>
      <w:bookmarkEnd w:id="1019"/>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sidRPr="00AD59F6">
        <w:rPr>
          <w:rFonts w:ascii="Verdana" w:hAnsi="Verdana"/>
          <w:sz w:val="20"/>
          <w:szCs w:val="20"/>
        </w:rPr>
        <w:t xml:space="preserve">Il presente articolo disciplina in via generale le comunicazioni tra Fleequid e gli Utenti. Le ulteriori disposizioni delle presenti Condizioni Generali individuano esclusivamente quali comunicazioni devono essere effettuate e in quale momento, restando fermi i requisiti di canale </w:t>
      </w:r>
      <w:r w:rsidRPr="00AD59F6">
        <w:rPr>
          <w:rFonts w:ascii="Verdana" w:hAnsi="Verdana"/>
          <w:sz w:val="20"/>
          <w:szCs w:val="20"/>
        </w:rPr>
        <w:lastRenderedPageBreak/>
        <w:t>speciale espressamente previsti per determinate comunicazioni, quali il reclamo di cui all'art. 20.2 e la comunicazione di recesso di cui all'art.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Salvo diversamente previsto, le comunicazioni </w:t>
      </w:r>
      <w:r w:rsidR="00E63A14">
        <w:rPr>
          <w:rFonts w:ascii="Verdana" w:hAnsi="Verdana"/>
          <w:sz w:val="20"/>
          <w:szCs w:val="20"/>
        </w:rPr>
        <w:t>dirette a</w:t>
      </w:r>
      <w:r w:rsidR="00E63A14" w:rsidRPr="000532C5">
        <w:rPr>
          <w:rFonts w:ascii="Verdana" w:hAnsi="Verdana"/>
          <w:sz w:val="20"/>
          <w:szCs w:val="20"/>
        </w:rPr>
        <w:t xml:space="preserve"> </w:t>
      </w:r>
      <w:r w:rsidRPr="000532C5">
        <w:rPr>
          <w:rFonts w:ascii="Verdana" w:hAnsi="Verdana"/>
          <w:sz w:val="20"/>
          <w:szCs w:val="20"/>
        </w:rPr>
        <w:t xml:space="preserve">Fleequid </w:t>
      </w:r>
      <w:r w:rsidR="004C7B6C" w:rsidRPr="000532C5">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C</w:t>
      </w:r>
      <w:r w:rsidR="00342375">
        <w:rPr>
          <w:rFonts w:ascii="Verdana" w:hAnsi="Verdana"/>
          <w:b/>
          <w:bCs/>
          <w:sz w:val="20"/>
          <w:szCs w:val="20"/>
        </w:rPr>
        <w:t>.F</w:t>
      </w:r>
      <w:r w:rsidRPr="000532C5">
        <w:rPr>
          <w:rFonts w:ascii="Verdana" w:hAnsi="Verdana"/>
          <w:b/>
          <w:bCs/>
          <w:sz w:val="20"/>
          <w:szCs w:val="20"/>
        </w:rPr>
        <w:t>. e P.</w:t>
      </w:r>
      <w:r w:rsidR="00342375" w:rsidRPr="00AE1B69">
        <w:rPr>
          <w:rFonts w:ascii="Verdana" w:hAnsi="Verdana"/>
          <w:b/>
          <w:bCs/>
          <w:sz w:val="20"/>
          <w:szCs w:val="20"/>
        </w:rPr>
        <w:t xml:space="preserve">IVA </w:t>
      </w:r>
      <w:r w:rsidRPr="00AE1B69">
        <w:rPr>
          <w:rFonts w:ascii="Verdana" w:hAnsi="Verdana"/>
          <w:b/>
          <w:bCs/>
          <w:sz w:val="20"/>
          <w:szCs w:val="20"/>
        </w:rPr>
        <w:t>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lang w:val="es-ES"/>
        </w:rPr>
      </w:pPr>
      <w:r w:rsidRPr="00662DD7">
        <w:rPr>
          <w:rFonts w:ascii="Verdana" w:hAnsi="Verdana"/>
          <w:b/>
          <w:bCs/>
          <w:sz w:val="20"/>
          <w:szCs w:val="20"/>
          <w:lang w:val="es-ES"/>
        </w:rPr>
        <w:t xml:space="preserve">Tel. </w:t>
      </w:r>
      <w:r w:rsidR="00C35E22" w:rsidRPr="00662DD7">
        <w:rPr>
          <w:rFonts w:ascii="Verdana" w:hAnsi="Verdana"/>
          <w:b/>
          <w:bCs/>
          <w:sz w:val="20"/>
          <w:szCs w:val="20"/>
          <w:lang w:val="es-ES"/>
        </w:rPr>
        <w:t>+39</w:t>
      </w:r>
      <w:r w:rsidR="00342375" w:rsidRPr="00100CB4">
        <w:rPr>
          <w:rFonts w:ascii="Verdana" w:hAnsi="Verdana"/>
          <w:b/>
          <w:bCs/>
          <w:sz w:val="20"/>
          <w:szCs w:val="20"/>
          <w:lang w:val="es-ES"/>
        </w:rPr>
        <w:t xml:space="preserve"> </w:t>
      </w:r>
      <w:r w:rsidR="00C35E22" w:rsidRPr="00662DD7">
        <w:rPr>
          <w:rFonts w:ascii="Verdana" w:hAnsi="Verdana"/>
          <w:b/>
          <w:bCs/>
          <w:sz w:val="20"/>
          <w:szCs w:val="20"/>
          <w:lang w:val="es-ES"/>
        </w:rPr>
        <w:t>02</w:t>
      </w:r>
      <w:r w:rsidR="00342375" w:rsidRPr="00100CB4">
        <w:rPr>
          <w:rFonts w:ascii="Verdana" w:hAnsi="Verdana"/>
          <w:b/>
          <w:bCs/>
          <w:sz w:val="20"/>
          <w:szCs w:val="20"/>
          <w:lang w:val="es-ES"/>
        </w:rPr>
        <w:t xml:space="preserve"> </w:t>
      </w:r>
      <w:r w:rsidR="00C35E22" w:rsidRPr="00662DD7">
        <w:rPr>
          <w:rFonts w:ascii="Verdana" w:hAnsi="Verdana"/>
          <w:b/>
          <w:bCs/>
          <w:sz w:val="20"/>
          <w:szCs w:val="20"/>
          <w:lang w:val="es-ES"/>
        </w:rPr>
        <w:t>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lang w:val="es-ES"/>
        </w:rPr>
      </w:pPr>
      <w:r w:rsidRPr="00662DD7">
        <w:rPr>
          <w:rFonts w:ascii="Verdana" w:hAnsi="Verdana"/>
          <w:b/>
          <w:bCs/>
          <w:sz w:val="20"/>
          <w:szCs w:val="20"/>
          <w:lang w:val="es-ES"/>
        </w:rPr>
        <w:t>e-mail </w:t>
      </w:r>
      <w:hyperlink r:id="rId22" w:history="1">
        <w:r w:rsidR="00C35E22" w:rsidRPr="00662DD7">
          <w:rPr>
            <w:rFonts w:ascii="Verdana" w:hAnsi="Verdana"/>
            <w:b/>
            <w:bCs/>
            <w:sz w:val="20"/>
            <w:szCs w:val="20"/>
            <w:lang w:val="es-ES"/>
          </w:rPr>
          <w:t>info@fleequid.com</w:t>
        </w:r>
      </w:hyperlink>
      <w:r w:rsidR="00C35E22" w:rsidRPr="00662DD7">
        <w:rPr>
          <w:rFonts w:ascii="Verdana" w:hAnsi="Verdana"/>
          <w:b/>
          <w:bCs/>
          <w:sz w:val="20"/>
          <w:szCs w:val="20"/>
          <w:lang w:val="es-ES"/>
        </w:rPr>
        <w:t xml:space="preserve"> </w:t>
      </w:r>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eastAsia="Aptos" w:hAnsi="Verdana" w:cs="Arial"/>
          <w:sz w:val="20"/>
          <w:szCs w:val="20"/>
        </w:rPr>
        <w:t xml:space="preserve">Le comunicazioni </w:t>
      </w:r>
      <w:r w:rsidR="00C03FC8">
        <w:rPr>
          <w:rFonts w:ascii="Verdana" w:eastAsia="Aptos" w:hAnsi="Verdana" w:cs="Arial"/>
          <w:sz w:val="20"/>
          <w:szCs w:val="20"/>
        </w:rPr>
        <w:t>dirette a Fleequid si</w:t>
      </w:r>
      <w:r w:rsidR="00C03FC8" w:rsidRPr="000532C5">
        <w:rPr>
          <w:rFonts w:ascii="Verdana" w:eastAsia="Aptos" w:hAnsi="Verdana" w:cs="Arial"/>
          <w:sz w:val="20"/>
          <w:szCs w:val="20"/>
        </w:rPr>
        <w:t xml:space="preserve"> </w:t>
      </w:r>
      <w:r w:rsidRPr="000532C5">
        <w:rPr>
          <w:rFonts w:ascii="Verdana" w:eastAsia="Aptos" w:hAnsi="Verdana" w:cs="Arial"/>
          <w:sz w:val="20"/>
          <w:szCs w:val="20"/>
        </w:rPr>
        <w:t>considerano valide e</w:t>
      </w:r>
      <w:r w:rsidR="00261B6B">
        <w:rPr>
          <w:rFonts w:ascii="Verdana" w:eastAsia="Aptos" w:hAnsi="Verdana" w:cs="Arial"/>
          <w:sz w:val="20"/>
          <w:szCs w:val="20"/>
        </w:rPr>
        <w:t xml:space="preserve">d efficaci </w:t>
      </w:r>
      <w:r w:rsidRPr="000532C5">
        <w:rPr>
          <w:rFonts w:ascii="Verdana" w:eastAsia="Aptos" w:hAnsi="Verdana" w:cs="Arial"/>
          <w:sz w:val="20"/>
          <w:szCs w:val="20"/>
        </w:rPr>
        <w:t>al momento della consegna se inviate per posta raccomandata con avviso di ricevimento, al momento della consegna al corriere se inviate tramite servizio di corriere espresso</w:t>
      </w:r>
      <w:r w:rsidR="00261B6B">
        <w:rPr>
          <w:rFonts w:ascii="Verdana" w:eastAsia="Aptos" w:hAnsi="Verdana" w:cs="Arial"/>
          <w:sz w:val="20"/>
          <w:szCs w:val="20"/>
        </w:rPr>
        <w:t xml:space="preserve">, </w:t>
      </w:r>
      <w:r w:rsidR="00BA0F5F">
        <w:rPr>
          <w:rFonts w:ascii="Verdana" w:eastAsia="Aptos" w:hAnsi="Verdana" w:cs="Arial"/>
          <w:sz w:val="20"/>
          <w:szCs w:val="20"/>
        </w:rPr>
        <w:t>ovvero</w:t>
      </w:r>
      <w:r w:rsidR="00BA0F5F" w:rsidRPr="000532C5">
        <w:rPr>
          <w:rFonts w:ascii="Verdana" w:eastAsia="Aptos" w:hAnsi="Verdana" w:cs="Arial"/>
          <w:sz w:val="20"/>
          <w:szCs w:val="20"/>
        </w:rPr>
        <w:t xml:space="preserve"> </w:t>
      </w:r>
      <w:r w:rsidRPr="000532C5">
        <w:rPr>
          <w:rFonts w:ascii="Verdana" w:eastAsia="Aptos" w:hAnsi="Verdana" w:cs="Arial"/>
          <w:sz w:val="20"/>
          <w:szCs w:val="20"/>
        </w:rPr>
        <w:t xml:space="preserve">al momento della conferma di ricezione se inviate </w:t>
      </w:r>
      <w:r w:rsidR="00AC24CB">
        <w:rPr>
          <w:rFonts w:ascii="Verdana" w:eastAsia="Aptos" w:hAnsi="Verdana" w:cs="Arial"/>
          <w:sz w:val="20"/>
          <w:szCs w:val="20"/>
        </w:rPr>
        <w:t>per posta elettronica</w:t>
      </w:r>
      <w:r w:rsidRPr="000532C5">
        <w:rPr>
          <w:rFonts w:ascii="Verdana" w:eastAsia="Aptos" w:hAnsi="Verdana" w:cs="Arial"/>
          <w:sz w:val="20"/>
          <w:szCs w:val="20"/>
        </w:rPr>
        <w:t>.</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comunicazioni di Fleequid verranno inoltrate dalla stessa ai recapiti, anche di </w:t>
      </w:r>
      <w:r w:rsidR="00D12E86">
        <w:rPr>
          <w:rFonts w:ascii="Verdana" w:hAnsi="Verdana"/>
          <w:sz w:val="20"/>
          <w:szCs w:val="20"/>
        </w:rPr>
        <w:t>posta elettronica</w:t>
      </w:r>
      <w:r w:rsidRPr="000532C5">
        <w:rPr>
          <w:rFonts w:ascii="Verdana" w:hAnsi="Verdana"/>
          <w:sz w:val="20"/>
          <w:szCs w:val="20"/>
        </w:rPr>
        <w:t xml:space="preserve"> ordinaria, indicati dall’Utente in fase di registrazione e si presumono note e pervenute al destinatario </w:t>
      </w:r>
      <w:r w:rsidR="00D12E86">
        <w:rPr>
          <w:rFonts w:ascii="Verdana" w:hAnsi="Verdana"/>
          <w:sz w:val="20"/>
          <w:szCs w:val="20"/>
        </w:rPr>
        <w:t>a seguito della loro</w:t>
      </w:r>
      <w:r w:rsidR="00D12E86" w:rsidRPr="000532C5">
        <w:rPr>
          <w:rFonts w:ascii="Verdana" w:hAnsi="Verdana"/>
          <w:sz w:val="20"/>
          <w:szCs w:val="20"/>
        </w:rPr>
        <w:t xml:space="preserve"> </w:t>
      </w:r>
      <w:r w:rsidRPr="000532C5">
        <w:rPr>
          <w:rFonts w:ascii="Verdana" w:hAnsi="Verdana"/>
          <w:sz w:val="20"/>
          <w:szCs w:val="20"/>
        </w:rPr>
        <w:t xml:space="preserve">spedizione da parte di Fleequid. Qualsiasi modifica </w:t>
      </w:r>
      <w:r w:rsidR="00956694" w:rsidRPr="00956694">
        <w:rPr>
          <w:rFonts w:ascii="Verdana" w:hAnsi="Verdana"/>
          <w:sz w:val="20"/>
          <w:szCs w:val="20"/>
        </w:rPr>
        <w:t>dei recapiti dell’Utente</w:t>
      </w:r>
      <w:r w:rsidR="00956694">
        <w:rPr>
          <w:rFonts w:ascii="Verdana" w:hAnsi="Verdana"/>
          <w:sz w:val="20"/>
          <w:szCs w:val="20"/>
        </w:rPr>
        <w:t xml:space="preserve"> </w:t>
      </w:r>
      <w:r w:rsidRPr="000532C5">
        <w:rPr>
          <w:rFonts w:ascii="Verdana" w:hAnsi="Verdana"/>
          <w:sz w:val="20"/>
          <w:szCs w:val="20"/>
        </w:rPr>
        <w:t xml:space="preserve">deve essere comunicata per iscritto </w:t>
      </w:r>
      <w:r w:rsidR="00956694">
        <w:rPr>
          <w:rFonts w:ascii="Verdana" w:hAnsi="Verdana"/>
          <w:sz w:val="20"/>
          <w:szCs w:val="20"/>
        </w:rPr>
        <w:t>a Fleequid</w:t>
      </w:r>
      <w:r w:rsidRPr="000532C5">
        <w:rPr>
          <w:rFonts w:ascii="Verdana" w:hAnsi="Verdana"/>
          <w:sz w:val="20"/>
          <w:szCs w:val="20"/>
        </w:rPr>
        <w:t xml:space="preserve"> per essere considerata valida.</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sidRPr="00D85249">
        <w:rPr>
          <w:rFonts w:ascii="Verdana" w:hAnsi="Verdana"/>
          <w:sz w:val="20"/>
          <w:szCs w:val="20"/>
        </w:rPr>
        <w:t>Fleequid può effettuare le comunicazioni relative all'operazione, ivi comprese la messa a disposizione della Proforma, la comunicazione del perfezionamento dell'Accordo vincolante, dell'Aggiudicazione definitiva nelle Aste, dell'Annullamento della vendita e della messa a disposizione del Veicolo per la consegna, mediante uno o più dei seguenti canali, che le Parti riconoscono idonei: a) posta elettronica all'indirizzo comunicato dall'Utente; b) area riservata dell'Utente sul Marketplace; c) notifica sul Marketplace; d) servizio di corriere espresso o posta raccomandata; e) ogni altro canale scritto o elettronico normalmente utilizzato nei rapporti tra Fleequid e l'Utente, ivi compresi PEC, SMS e sistemi di messaggistica istantanea, quando idoneo a rendere conoscibile all'Utente il contenuto della comunicazione. La messa a disposizione del documento nell'area riservata dell'Utente equivale a comunicazione e da tale momento decorrono i termini ad essa collegati. Le comunicazioni previste dal presente comma non richiedono forme particolari né l'utilizzo di uno specifico mezzo di comunicazione, salvo che le presenti Condizioni Generali dispongano diversamente</w:t>
      </w:r>
      <w:r w:rsidR="009C44F2" w:rsidRPr="009C44F2">
        <w:rPr>
          <w:rFonts w:ascii="Verdana" w:hAnsi="Verdana"/>
          <w:sz w:val="20"/>
          <w:szCs w:val="20"/>
        </w:rPr>
        <w:t>.</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sidRPr="006B600E">
        <w:rPr>
          <w:rFonts w:ascii="Verdana" w:hAnsi="Verdana"/>
          <w:sz w:val="20"/>
          <w:szCs w:val="20"/>
        </w:rPr>
        <w:t>Ai fini della prova dell'avvenuta comunicazione Fleequid può avvalersi di ogni mezzo consentito dalla legge, ivi compresi i dati e i registri del Marketplace e dei propri sistemi informatici, le registrazioni dei relativi eventi e notifiche, le ricevute o attestazioni di invio o di consegna, la corrispondenza intercorsa, i messaggi e le relative evidenze elettroniche, nonché ogni altro elemento idoneo a documentare l'avvenuta comunicazione.</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sidRPr="00D638E4">
        <w:rPr>
          <w:rFonts w:ascii="Verdana" w:hAnsi="Verdana"/>
          <w:sz w:val="20"/>
          <w:szCs w:val="20"/>
        </w:rPr>
        <w:t xml:space="preserve">È onere dell'Utente mantenere attivi, funzionanti e regolarmente consultati i recapiti comunicati e l'accesso alla propria area riservata, nonché mantenerli aggiornati ai sensi dell'art. </w:t>
      </w:r>
      <w:r w:rsidRPr="00D638E4">
        <w:rPr>
          <w:rFonts w:ascii="Verdana" w:hAnsi="Verdana"/>
          <w:sz w:val="20"/>
          <w:szCs w:val="20"/>
        </w:rPr>
        <w:lastRenderedPageBreak/>
        <w:t>5.4. L'Utente non può opporre a Fleequid la mancata conoscenza di una comunicazione derivante dall'omesso aggiornamento dei propri recapiti o da cause riferibili ai propri sistemi, dispositivi o fornitori di servizi di comunicazione. I solleciti, gli avvisi e le comunicazioni di cortesia eventualmente inviati da Fleequid non costituiscono condizione di efficacia dei termini né presupposto della mora, secondo quanto previsto dall'art.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sidRPr="00056BD1">
        <w:rPr>
          <w:rFonts w:ascii="Verdana" w:hAnsi="Verdana"/>
          <w:sz w:val="20"/>
          <w:szCs w:val="20"/>
        </w:rPr>
        <w:t>*****    *****</w:t>
      </w:r>
    </w:p>
    <w:p w14:paraId="53626765" w14:textId="6A2D6650" w:rsidR="00056BD1" w:rsidRPr="00662DD7" w:rsidRDefault="00F56DE9" w:rsidP="00662DD7">
      <w:pPr>
        <w:spacing w:line="360" w:lineRule="auto"/>
        <w:jc w:val="center"/>
        <w:rPr>
          <w:rFonts w:ascii="Verdana" w:hAnsi="Verdana"/>
          <w:b/>
          <w:bCs/>
          <w:smallCaps/>
          <w:sz w:val="20"/>
          <w:szCs w:val="20"/>
        </w:rPr>
      </w:pPr>
      <w:r w:rsidRPr="00662DD7">
        <w:rPr>
          <w:rFonts w:ascii="Verdana" w:hAnsi="Verdana"/>
          <w:b/>
          <w:bCs/>
          <w:smallCaps/>
          <w:sz w:val="20"/>
          <w:szCs w:val="20"/>
        </w:rPr>
        <w:t>Approvazione specifica ai sensi degli artt. 1341 e 1342 c.c.</w:t>
      </w:r>
    </w:p>
    <w:p w14:paraId="3A5312AB" w14:textId="3D19A3E3" w:rsidR="000A50E5" w:rsidRDefault="00F155E4" w:rsidP="00812943">
      <w:pPr>
        <w:spacing w:line="360" w:lineRule="auto"/>
        <w:jc w:val="both"/>
        <w:rPr>
          <w:rFonts w:ascii="Verdana" w:hAnsi="Verdana"/>
          <w:sz w:val="20"/>
          <w:szCs w:val="20"/>
        </w:rPr>
      </w:pPr>
      <w:bookmarkStart w:id="1020" w:name="_Hlk162158661"/>
      <w:bookmarkStart w:id="1021" w:name="_Hlk175340221"/>
      <w:r w:rsidRPr="00056BD1">
        <w:rPr>
          <w:rFonts w:ascii="Verdana" w:hAnsi="Verdana"/>
          <w:sz w:val="20"/>
          <w:szCs w:val="20"/>
        </w:rPr>
        <w:t xml:space="preserve">Ai sensi e per gli effetti di cui agli articoli 1341 e 1342 del Codice Civile italiano, l'Utente dichiara espressamente di aver letto, compreso e </w:t>
      </w:r>
      <w:r w:rsidR="00E23B26">
        <w:rPr>
          <w:rFonts w:ascii="Verdana" w:hAnsi="Verdana"/>
          <w:sz w:val="20"/>
          <w:szCs w:val="20"/>
        </w:rPr>
        <w:t>specificatamente approvato</w:t>
      </w:r>
      <w:r w:rsidRPr="00056BD1">
        <w:rPr>
          <w:rFonts w:ascii="Verdana" w:hAnsi="Verdana"/>
          <w:sz w:val="20"/>
          <w:szCs w:val="20"/>
        </w:rPr>
        <w:t xml:space="preserve"> le seguenti clausole</w:t>
      </w:r>
      <w:r w:rsidR="000A50E5">
        <w:rPr>
          <w:rFonts w:ascii="Verdana" w:hAnsi="Verdana"/>
          <w:sz w:val="20"/>
          <w:szCs w:val="20"/>
        </w:rPr>
        <w:t xml:space="preserve"> delle presenti Condizioni Generali</w:t>
      </w:r>
      <w:r w:rsidRPr="00056BD1">
        <w:rPr>
          <w:rFonts w:ascii="Verdana" w:hAnsi="Verdana"/>
          <w:sz w:val="20"/>
          <w:szCs w:val="20"/>
        </w:rPr>
        <w:t xml:space="preserve">: </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(Fonti contrattuali, Inserzione e condizioni applicabili alla specifica operazione)</w:t>
      </w:r>
      <w:r>
        <w:rPr>
          <w:rFonts w:ascii="Verdana" w:hAnsi="Verdana"/>
          <w:sz w:val="20"/>
          <w:szCs w:val="20"/>
        </w:rPr>
        <w:t>: 4.2 (onere probatorio a carico dell’Utente e limitazioni alla proposizione di eccezioni, domande o reclami in caso di controversia sulla versione o sull’applicabilità delle Condizioni Generali); 4.9 (facoltà di sospendere l’esecuzione e di procedere all’Annullamento della vendita in caso di sopravvenuta illiceità o incompatibilità normativa dell’operazione).</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(Registrazione e uso consentito del Marketplace)</w:t>
      </w:r>
      <w:r>
        <w:rPr>
          <w:rFonts w:ascii="Verdana" w:hAnsi="Verdana"/>
          <w:sz w:val="20"/>
          <w:szCs w:val="20"/>
        </w:rPr>
        <w:t>: 5.3 (facoltà di Fleequid di limitare, sospendere o escludere l’accesso al Marketplace e l’operatività dell’Utente); 5.4 (responsabilità dell’Utente per l’utilizzo delle credenziali e manleva in favore di Fleequid per gli utilizzi impropri o non autorizzati imputabili all’Utente o ai soggetti a esso riconducibili); 5.5 e 5.6 (divieti di utilizzo del Marketplace diretti all’aggiramento di Fleequid; divieto, per 24 mesi, di aggiramento di Fleequid da parte dell’Utente che operi quale potenziale acquirente, anche mediante condotte oggettivamente e inequivocabilmente dirette all’elusione, e relativa penale pari al triplo delle Commissioni a carico dell’Acquirente, determinate nel Dealer Sales quale mero parametro convenzionale</w:t>
      </w:r>
      <w:r w:rsidRPr="005700B3">
        <w:rPr>
          <w:rFonts w:ascii="Verdana" w:hAnsi="Verdana"/>
          <w:sz w:val="20"/>
          <w:szCs w:val="20"/>
        </w:rPr>
        <w:t>, secondo il Tariffario vigente al primo accesso e, in caso di operazione non perfezionata, secondo la gerarchia di basi ivi prevista</w:t>
      </w:r>
      <w:r>
        <w:rPr>
          <w:rFonts w:ascii="Verdana" w:hAnsi="Verdana"/>
          <w:sz w:val="20"/>
          <w:szCs w:val="20"/>
        </w:rPr>
        <w:t>, fatto salvo il maggior danno; facoltà di oscurare, limitare o bloccare l’accesso o la partecipazione agli Eventi di vendita e di adottare i relativi provvedimenti anche senza preventiva diffida nei casi previsti); 5.7 (clausola risolutiva espressa e facoltà di disattivazione definitiva del profilo in caso di reiterate violazioni degli obblighi e divieti previsti dall’art. 5.5</w:t>
      </w:r>
      <w:r w:rsidRPr="005700B3">
        <w:rPr>
          <w:rFonts w:ascii="Verdana" w:hAnsi="Verdana"/>
          <w:sz w:val="20"/>
          <w:szCs w:val="20"/>
        </w:rPr>
        <w:t>, con salvezza delle operazioni per le quali si sia già perfezionato l’Accordo vincolante</w:t>
      </w:r>
      <w:r>
        <w:rPr>
          <w:rFonts w:ascii="Verdana" w:hAnsi="Verdana"/>
          <w:sz w:val="20"/>
          <w:szCs w:val="20"/>
        </w:rPr>
        <w:t>); 5.8 (penale di € 3.000,00 conseguente alla risoluzione prevista dall’art. 5.7,</w:t>
      </w:r>
      <w:r w:rsidRPr="005700B3">
        <w:rPr>
          <w:rFonts w:ascii="Verdana" w:hAnsi="Verdana"/>
          <w:sz w:val="20"/>
          <w:szCs w:val="20"/>
        </w:rPr>
        <w:t xml:space="preserve"> autonoma e cumulabile con le penali per le singole violazioni dell’art. 5.5,</w:t>
      </w:r>
      <w:r>
        <w:rPr>
          <w:rFonts w:ascii="Verdana" w:hAnsi="Verdana"/>
          <w:sz w:val="20"/>
          <w:szCs w:val="20"/>
        </w:rPr>
        <w:t xml:space="preserve"> fatto salvo il maggior danno); 5.10 (allocazione del rischio nell’utilizzo del Marketplace ed esclusioni e limitazioni della responsabilità di Fleequid per difetti, malfunzionamenti, interruzioni, disservizi e anomalie tecniche, nei limiti previsti dalla clausola).</w:t>
      </w:r>
    </w:p>
    <w:p w14:paraId="23AD0097" w14:textId="77777777" w:rsidR="001A195D" w:rsidRDefault="001A195D" w:rsidP="001A195D">
      <w:pPr>
        <w:spacing w:line="360" w:lineRule="auto"/>
        <w:jc w:val="both"/>
        <w:rPr>
          <w:rFonts w:ascii="Verdana" w:hAnsi="Verdana"/>
          <w:sz w:val="20"/>
          <w:szCs w:val="20"/>
        </w:rPr>
      </w:pPr>
      <w:r w:rsidRPr="005700B3">
        <w:rPr>
          <w:rFonts w:ascii="Verdana" w:hAnsi="Verdana"/>
          <w:b/>
          <w:bCs/>
          <w:sz w:val="20"/>
          <w:szCs w:val="20"/>
        </w:rPr>
        <w:lastRenderedPageBreak/>
        <w:t>Art. 6 (Classificazione dell’Utente e Deposito cauzionale)</w:t>
      </w:r>
      <w:r w:rsidRPr="005700B3">
        <w:rPr>
          <w:rFonts w:ascii="Verdana" w:hAnsi="Verdana"/>
          <w:sz w:val="20"/>
          <w:szCs w:val="20"/>
        </w:rPr>
        <w:t>:</w:t>
      </w:r>
      <w:r>
        <w:rPr>
          <w:rFonts w:ascii="Verdana" w:hAnsi="Verdana"/>
          <w:color w:val="006100"/>
          <w:sz w:val="20"/>
          <w:szCs w:val="20"/>
        </w:rPr>
        <w:t xml:space="preserve"> </w:t>
      </w:r>
      <w:r w:rsidRPr="005700B3">
        <w:rPr>
          <w:rFonts w:ascii="Verdana" w:hAnsi="Verdana"/>
          <w:sz w:val="20"/>
          <w:szCs w:val="20"/>
        </w:rPr>
        <w:t>6.3 (funzione di garanzia del Deposito cauzionale, facoltà di trattenimento e di imputazione alle somme dovute, restituzione dell’eventuale eccedenza e restituzione senza interessi).</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(Proposta di vendita di Veicoli in Asta e obblighi del Venditore)</w:t>
      </w:r>
      <w:r>
        <w:rPr>
          <w:rFonts w:ascii="Verdana" w:hAnsi="Verdana"/>
          <w:sz w:val="20"/>
          <w:szCs w:val="20"/>
        </w:rPr>
        <w:t>: 8.2 (efficacia probatoria delle risultanze dei sistemi informatici di Fleequid e approvazione tacita del dossier tecnico e dell’Inserzione in assenza di tempestiva contestazione); 8.3 (obblighi e garanzie relativi alla proprietà e ai Gravami, termine per la relativa rimozione e penale di € 2.000,00 per ciascun Veicolo interessato dal Gravame); 8.8 (irrevocabilità e durata dell’impegno di commercializzazione, condizione sospensiva nell’interesse di Fleequid nel Dealer Sales e rinuncia del Venditore a pretese ed eccezioni nei casi previsti); 8.9 (obbligo di esclusiva e penale pari al triplo delle Commissioni</w:t>
      </w:r>
      <w:r w:rsidRPr="005700B3">
        <w:rPr>
          <w:rFonts w:ascii="Verdana" w:hAnsi="Verdana"/>
          <w:sz w:val="20"/>
          <w:szCs w:val="20"/>
        </w:rPr>
        <w:t>, determinate secondo il Tariffario vigente all’avvio della commercializzazione</w:t>
      </w:r>
      <w:r>
        <w:rPr>
          <w:rFonts w:ascii="Verdana" w:hAnsi="Verdana"/>
          <w:sz w:val="20"/>
          <w:szCs w:val="20"/>
        </w:rPr>
        <w:t>); 8.11 (divieto di aggiramento per 24 mesi, relative penali, penale per il rifiuto di trasferire la proprietà, criteri di integrazione del rifiuto anche a seguito di diffida, non cumulo delle penali</w:t>
      </w:r>
      <w:r w:rsidRPr="005700B3">
        <w:rPr>
          <w:rFonts w:ascii="Verdana" w:hAnsi="Verdana"/>
          <w:sz w:val="20"/>
          <w:szCs w:val="20"/>
        </w:rPr>
        <w:t xml:space="preserve"> e relativo ordine di applicazione</w:t>
      </w:r>
      <w:r>
        <w:rPr>
          <w:rFonts w:ascii="Verdana" w:hAnsi="Verdana"/>
          <w:sz w:val="20"/>
          <w:szCs w:val="20"/>
        </w:rPr>
        <w:t xml:space="preserve"> in caso di vendita a terzi durante lo Stato Opzionato e salvezza del maggior danno); 8.12 (obblighi di custodia, conservazione e non alterazione del Veicolo e penale di € 3.000,00</w:t>
      </w:r>
      <w:r w:rsidRPr="005700B3">
        <w:rPr>
          <w:rFonts w:ascii="Verdana" w:hAnsi="Verdana"/>
          <w:sz w:val="20"/>
          <w:szCs w:val="20"/>
        </w:rPr>
        <w:t>, anche successivamente al trasferimento della proprietà a Fleequid finché il Veicolo rimanga nella disponibilità del Venditore</w:t>
      </w:r>
      <w:r>
        <w:rPr>
          <w:rFonts w:ascii="Verdana" w:hAnsi="Verdana"/>
          <w:sz w:val="20"/>
          <w:szCs w:val="20"/>
        </w:rPr>
        <w:t>); 8.13 (obblighi di manleva, rimborso e regresso a carico del Venditore, anche con riferimento alle pretese dell’Acquirente nel Dealer Sales); 8.14 (obblighi di predisposizione e idoneità del Veicolo alla movimentazione, penale di € 500,00 per Veicolo, rimborso dei costi e risarcimento del maggior danno).</w:t>
      </w:r>
    </w:p>
    <w:p w14:paraId="71810F72" w14:textId="37AABEF6"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(Eventi di vendita ed Inserzione)</w:t>
      </w:r>
      <w:r>
        <w:rPr>
          <w:rFonts w:ascii="Verdana" w:hAnsi="Verdana"/>
          <w:sz w:val="20"/>
          <w:szCs w:val="20"/>
        </w:rPr>
        <w:t>: 9.3 (facoltà di Fleequid di sospendere o annullare l’Evento di vendita nei casi previsti); 9.</w:t>
      </w:r>
      <w:del w:id="1022" w:author="Avv. Rosario Panzariello" w:date="2026-09-28T20:00:00Z" w16du:dateUtc="2026-09-28T18:00:00Z">
        <w:r w:rsidDel="005C33C7">
          <w:rPr>
            <w:rFonts w:ascii="Verdana" w:hAnsi="Verdana"/>
            <w:sz w:val="20"/>
            <w:szCs w:val="20"/>
          </w:rPr>
          <w:delText>4, lett. b)</w:delText>
        </w:r>
      </w:del>
      <w:ins w:id="1023" w:author="Avv. Rosario Panzariello" w:date="2026-09-28T20:00:00Z" w16du:dateUtc="2026-09-28T18:00:00Z">
        <w:r w:rsidR="005C33C7">
          <w:rPr>
            <w:rFonts w:ascii="Verdana" w:hAnsi="Verdana"/>
            <w:sz w:val="20"/>
            <w:szCs w:val="20"/>
          </w:rPr>
          <w:t>7</w:t>
        </w:r>
      </w:ins>
      <w:r>
        <w:rPr>
          <w:rFonts w:ascii="Verdana" w:hAnsi="Verdana"/>
          <w:sz w:val="20"/>
          <w:szCs w:val="20"/>
        </w:rPr>
        <w:t xml:space="preserve"> (facoltà di correzione dell’errore materiale manifesto e di Annullamento della vendita nei casi previsti).</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(Stato Opzionato, Proforma e Termine di pagamento)</w:t>
      </w:r>
      <w:r>
        <w:rPr>
          <w:rFonts w:ascii="Verdana" w:hAnsi="Verdana"/>
          <w:sz w:val="20"/>
          <w:szCs w:val="20"/>
        </w:rPr>
        <w:t>: 11.7 (discrezionalità della proroga del Termine di pagamento, permanenza delle conseguenze del ritardo</w:t>
      </w:r>
      <w:r w:rsidRPr="005700B3">
        <w:rPr>
          <w:rFonts w:ascii="Verdana" w:hAnsi="Verdana"/>
          <w:sz w:val="20"/>
          <w:szCs w:val="20"/>
        </w:rPr>
        <w:t xml:space="preserve">, </w:t>
      </w:r>
      <w:r w:rsidR="00EB13DE">
        <w:rPr>
          <w:rFonts w:ascii="Verdana" w:hAnsi="Verdana"/>
          <w:sz w:val="20"/>
          <w:szCs w:val="20"/>
        </w:rPr>
        <w:t>salvo che la proroga sia concessa in ragione di un disservizio che abbia concretamente impedito o ostacolato il tempestivo adempimento, nel qual caso per il ritardo cope</w:t>
      </w:r>
      <w:r w:rsidR="00BF056A">
        <w:rPr>
          <w:rFonts w:ascii="Verdana" w:hAnsi="Verdana"/>
          <w:sz w:val="20"/>
          <w:szCs w:val="20"/>
        </w:rPr>
        <w:t>rto dalla proroga non maturano penali né interessi</w:t>
      </w:r>
      <w:r w:rsidRPr="005700B3">
        <w:rPr>
          <w:rFonts w:ascii="Verdana" w:hAnsi="Verdana"/>
          <w:sz w:val="20"/>
          <w:szCs w:val="20"/>
        </w:rPr>
        <w:t>,</w:t>
      </w:r>
      <w:r>
        <w:rPr>
          <w:rFonts w:ascii="Verdana" w:hAnsi="Verdana"/>
          <w:sz w:val="20"/>
          <w:szCs w:val="20"/>
        </w:rPr>
        <w:t xml:space="preserve"> e autorizzazione del Venditore alla proroga con rinuncia alle pretese risarcitorie o indennitarie previste dalla clausola); 11.9 (natura meramente informativa dei solleciti e irrilevanza della loro mancata ricezione ai fini dell’efficacia dei termini e della mora).</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(Pagamento, Aggiudicazione definitiva nelle Aste, ritardo e Annullamento della vendita)</w:t>
      </w:r>
      <w:r>
        <w:rPr>
          <w:rFonts w:ascii="Verdana" w:hAnsi="Verdana"/>
          <w:sz w:val="20"/>
          <w:szCs w:val="20"/>
        </w:rPr>
        <w:t xml:space="preserve">: 12.1 (obbligo di pagamento integrale, divieto di compensazione, di pagamento parziale e di sospensione del pagamento in ragione di contestazioni); 12.5 (penale prevista per il pagamento frazionato); 12.6 (penale giornaliera per ciascun giorno di ritardo e per ciascun Veicolo, con massimale per Veicolo, interessi moratori e ulteriori conseguenze del ritardo nel pagamento); 12.7 (termine massimo per il pagamento tardivo, clausola risolutiva espressa e </w:t>
      </w:r>
      <w:r>
        <w:rPr>
          <w:rFonts w:ascii="Verdana" w:hAnsi="Verdana"/>
          <w:sz w:val="20"/>
          <w:szCs w:val="20"/>
        </w:rPr>
        <w:lastRenderedPageBreak/>
        <w:t xml:space="preserve">facoltà di Annullamento della vendita); 12.8 (effetti dell’Annullamento imputabile all’Acquirente, imputazione del Deposito cauzionale e limitazione delle pretese dell’Acquirente inadempiente sulla successiva vendita); 12.9 (Commissioni, penali, </w:t>
      </w:r>
      <w:r w:rsidRPr="005700B3">
        <w:rPr>
          <w:rFonts w:ascii="Verdana" w:hAnsi="Verdana"/>
          <w:sz w:val="20"/>
          <w:szCs w:val="20"/>
        </w:rPr>
        <w:t>soglia minima</w:t>
      </w:r>
      <w:r>
        <w:rPr>
          <w:rFonts w:ascii="Verdana" w:hAnsi="Verdana"/>
          <w:sz w:val="20"/>
          <w:szCs w:val="20"/>
        </w:rPr>
        <w:t>, computo nella soglia minima della penale derivante dalla conversione del Pagamento anticipato, cumulo nei casi previsti e salvezza del maggior danno); 12.10 (facoltà di limitare, sospendere o bloccare l’operatività del profilo dell’Acquirente); 12.11 (rinuncia del Venditore alle pretese ed eccezioni previste dalla clausola).</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(Vendita differita: pagamento anticipato e Veicolo temporaneamente in uso presso il Venditore)</w:t>
      </w:r>
      <w:r>
        <w:rPr>
          <w:rFonts w:ascii="Verdana" w:hAnsi="Verdana"/>
          <w:sz w:val="20"/>
          <w:szCs w:val="20"/>
        </w:rPr>
        <w:t>: 13.5 (penale giornaliera per ciascun giorno di ritardo e per ciascun Veicolo in caso di ritardo nel Pagamento anticipato o nel saldo, massimale unitario per Veicolo e operazione e termine massimo ai fini dell’Annullamento della vendita); 13.6 (</w:t>
      </w:r>
      <w:r w:rsidRPr="005700B3">
        <w:rPr>
          <w:rFonts w:ascii="Verdana" w:hAnsi="Verdana"/>
          <w:sz w:val="20"/>
          <w:szCs w:val="20"/>
        </w:rPr>
        <w:t>conversione in penale del Pagamento anticipato</w:t>
      </w:r>
      <w:r>
        <w:rPr>
          <w:rFonts w:ascii="Verdana" w:hAnsi="Verdana"/>
          <w:sz w:val="20"/>
          <w:szCs w:val="20"/>
        </w:rPr>
        <w:t xml:space="preserve"> in caso di Annullamento della vendita per mancato pagamento ai sensi dell’art. 13.5, computo ai fini della soglia minima dell’art. 12.9 e relativo coordinamento con le ulteriori conseguenze economiche);</w:t>
      </w:r>
      <w:r w:rsidRPr="005700B3">
        <w:rPr>
          <w:rFonts w:ascii="Verdana" w:hAnsi="Verdana"/>
          <w:sz w:val="20"/>
          <w:szCs w:val="20"/>
        </w:rPr>
        <w:t xml:space="preserve"> 13.7 (facoltà di Annullamento della vendita per fatto imputabile al Venditore, conseguenze economiche a suo carico e coordinamento con le penali degli artt. 8.11, 16.9 e 17.8);</w:t>
      </w:r>
      <w:r>
        <w:rPr>
          <w:rFonts w:ascii="Verdana" w:hAnsi="Verdana"/>
          <w:sz w:val="20"/>
          <w:szCs w:val="20"/>
        </w:rPr>
        <w:t xml:space="preserve"> 13.9 (allocazione dei rischi e obblighi di manleva a carico del Venditore durante la permanenza del Veicolo nella sua disponibilità).</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(Annullamento della vendita: disciplina generale e riduzione dell’oggetto)</w:t>
      </w:r>
      <w:r>
        <w:rPr>
          <w:rFonts w:ascii="Verdana" w:hAnsi="Verdana"/>
          <w:sz w:val="20"/>
          <w:szCs w:val="20"/>
        </w:rPr>
        <w:t>: 14.3 (efficacia dell’Annullamento dalla comunicazione e assenza di necessità di preventivo accertamento giudiziale); 14.4 (facoltà di Annullamento totale o parziale e di riduzione dell’oggetto della vendita nei casi previsti); 14.6 (limiti all’opposizione dell’Annullamento ed esclusione di indennizzi e risarcimenti nei limiti previsti dalla clausola)</w:t>
      </w:r>
      <w:r w:rsidRPr="005700B3">
        <w:rPr>
          <w:rFonts w:ascii="Verdana" w:hAnsi="Verdana"/>
          <w:sz w:val="20"/>
          <w:szCs w:val="20"/>
        </w:rPr>
        <w:t>; 14.7 (maturazione e permanenza delle Commissioni e loro sorte in caso di Annullamento o riduzione dell’oggetto della vendita, ivi compresa la restituzione delle Commissioni a carico dell’Acquirente in caso di Annullamento a lui non imputabile)</w:t>
      </w:r>
      <w:r>
        <w:rPr>
          <w:rFonts w:ascii="Verdana" w:hAnsi="Verdana"/>
          <w:sz w:val="20"/>
          <w:szCs w:val="20"/>
        </w:rPr>
        <w:t>.</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(Effetti patrimoniali: restituzioni, ripristino e coordinamento economico)</w:t>
      </w:r>
      <w:r>
        <w:rPr>
          <w:rFonts w:ascii="Verdana" w:hAnsi="Verdana"/>
          <w:sz w:val="20"/>
          <w:szCs w:val="20"/>
        </w:rPr>
        <w:t>: 15.2 (termine di restituzione delle somme ed esclusione degli interessi nei casi previsti); 15.6 (irripetibilità delle somme definitivamente dovute e irrimborsabilità di Commissioni, Tariffe e spese nei casi previsti); 15.7 (obblighi e termini di ripristino, penale giornaliera, addebito di costi e spese e limitazione alla facoltà di opporre il proprio inadempimento); 15.8 (autonomia e coordinamento delle conseguenze economiche, cumulo delle penali per violazioni autonome e distinte, non cumulo e prevalenza della penale specifica per il medesimo fatto e il medesimo interesse, salvezza delle facoltà concorrenti e del maggior danno).</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(Fase esecutiva verso l’Acquirente: fatturazione, trasferimento della proprietà, rischio, consegna e ritiro)</w:t>
      </w:r>
      <w:r>
        <w:rPr>
          <w:rFonts w:ascii="Verdana" w:hAnsi="Verdana"/>
          <w:sz w:val="20"/>
          <w:szCs w:val="20"/>
        </w:rPr>
        <w:t>: 16.3 (penale per il ritardo negli adempimenti documentali e coordinamento con la penale per il rifiuto di trasferire la proprietà</w:t>
      </w:r>
      <w:r w:rsidRPr="005700B3">
        <w:rPr>
          <w:rFonts w:ascii="Verdana" w:hAnsi="Verdana"/>
          <w:sz w:val="20"/>
          <w:szCs w:val="20"/>
        </w:rPr>
        <w:t xml:space="preserve"> e con le penali per la mancata messa a disposizione o consegna</w:t>
      </w:r>
      <w:r>
        <w:rPr>
          <w:rFonts w:ascii="Verdana" w:hAnsi="Verdana"/>
          <w:sz w:val="20"/>
          <w:szCs w:val="20"/>
        </w:rPr>
        <w:t xml:space="preserve">); 16.4 (differimento convenzionale del trasferimento della </w:t>
      </w:r>
      <w:r>
        <w:rPr>
          <w:rFonts w:ascii="Verdana" w:hAnsi="Verdana"/>
          <w:sz w:val="20"/>
          <w:szCs w:val="20"/>
        </w:rPr>
        <w:lastRenderedPageBreak/>
        <w:t>proprietà sino all’integrale pagamento e al compimento delle formalità eventualmente necessarie; manleva, obblighi, penale e facoltà di intestazione forzosa in caso di ritiro anticipato</w:t>
      </w:r>
      <w:r w:rsidRPr="005700B3">
        <w:rPr>
          <w:rFonts w:ascii="Verdana" w:hAnsi="Verdana"/>
          <w:sz w:val="20"/>
          <w:szCs w:val="20"/>
        </w:rPr>
        <w:t>; articolazione in due fasi dei termini e penale giornaliera a carico del Venditore quando Fleequid opera quale Intermediario puro</w:t>
      </w:r>
      <w:r>
        <w:rPr>
          <w:rFonts w:ascii="Verdana" w:hAnsi="Verdana"/>
          <w:sz w:val="20"/>
          <w:szCs w:val="20"/>
        </w:rPr>
        <w:t>); 16.5 (momento del passaggio del rischio e allocazione dei rischi e dei costi conseguenti al mancato ritiro); 16.6 (natura indicativa dei termini di consegna ed esclusioni e limitazioni di responsabilità per il relativo ritardo); 16.7 (conseguenze del mancato ritiro, penali giornaliere per ciascun Veicolo prive di massimale e costi di custodia, importo convenzionale di € 10,00 giornalieri dovuto al Venditore a titolo di parcheggio e custodia, esclusione di pretese del Venditore nei confronti di Fleequid per la permanenza del Veicolo, facoltà di Annullamento e allocazione dei relativi rischi e spese</w:t>
      </w:r>
      <w:r w:rsidRPr="005700B3">
        <w:rPr>
          <w:rFonts w:ascii="Verdana" w:hAnsi="Verdana"/>
          <w:sz w:val="20"/>
          <w:szCs w:val="20"/>
        </w:rPr>
        <w:t>, cessazione della penale giornaliera alla data di efficacia dell’Annullamento, decorrenza dell’importo giornaliero dovuto al Venditore dal trentunesimo giorno successivo alla comunicazione di messa a disposizione, natura autonoma ed effetti restitutori dell’Annullamento per mancato ritiro</w:t>
      </w:r>
      <w:r>
        <w:rPr>
          <w:rFonts w:ascii="Verdana" w:hAnsi="Verdana"/>
          <w:sz w:val="20"/>
          <w:szCs w:val="20"/>
        </w:rPr>
        <w:t>); 16.9 (facoltà di Annullamento e di limitazione, sospensione o blocco dell’accesso del Venditore al Marketplace; penali conseguenti all’Annullamento per mancata messa a disposizione o consegna del Veicolo, pari, nella Vendita in commissione, al triplo delle Commissioni effettivamente dovute dal Venditore e, nel Dealer Sales, al triplo delle Commissioni convenzionalmente determinate ai soli fini della penale assumendo quale riferimento il Prezzo di acquisto, senza che nel Dealer Sales divengano dovute Commissioni, oltre, in entrambi i casi, a € 3.000,00 per Veicolo; coordinamento con le penali degli artt. 8.11, 17.8 e 17.14; obblighi di manleva e rimborso e salvezza del maggior danno); 16.10 (imputazione all’Acquirente e preventiva ratifica dell’operato e delle dichiarazioni del soggetto da esso incaricato del ritiro); 16.11 (trasporto a rischio e spese dell’Acquirente e tolleranza chilometrica conseguente al trasferimento su strada); 16.12 (oneri di verifica alla consegna, annotazione delle difformità, effetti dell’accettazione senza riserve e decadenze previste); 16.13 (allocazione di obblighi e responsabilità in materia di VFU, manleva a carico del Venditore e facoltà di sospensione, rifiuto o Annullamento dell’operazione); 16.14 (verifica successiva dei requisiti dell’Acquirente e facoltà di sospensione dell’esecuzione e di Annullamento della vendita).</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(Vendita in commissione: disciplina comune, Rivendita e operatività quale Intermediario puro)</w:t>
      </w:r>
      <w:r>
        <w:rPr>
          <w:rFonts w:ascii="Verdana" w:hAnsi="Verdana"/>
          <w:sz w:val="20"/>
          <w:szCs w:val="20"/>
        </w:rPr>
        <w:t xml:space="preserve">: </w:t>
      </w:r>
      <w:r w:rsidRPr="005700B3">
        <w:rPr>
          <w:rFonts w:ascii="Verdana" w:hAnsi="Verdana"/>
          <w:sz w:val="20"/>
          <w:szCs w:val="20"/>
        </w:rPr>
        <w:t xml:space="preserve">17.1 (penale residuale del 30% prima della messa a disposizione della Proforma per le violazioni del Venditore non assistite da penale specifica); </w:t>
      </w:r>
      <w:r>
        <w:rPr>
          <w:rFonts w:ascii="Verdana" w:hAnsi="Verdana"/>
          <w:sz w:val="20"/>
          <w:szCs w:val="20"/>
        </w:rPr>
        <w:t xml:space="preserve">17.4 (determinazione del Prezzo di acquisto netto, subordinazione della sua esigibilità all’integrale incasso da parte di Fleequid, autorizzazione alla compensazione e limitazioni alle azioni di pagamento ed esecutive del Venditore); 17.5 (obblighi di fatturazione, penale giornaliera e compensazione nei casi previsti); 17.6 (clausola «salvo il venduto», facoltà di Annullamento ed esclusione di indennizzi e risarcimenti nei limiti previsti); 17.7 (termini convenzionali di denuncia e obblighi di rimborso e regresso a carico del Venditore); 17.8 (clausola risolutiva espressa, facoltà cautelare di sospensione, penale del 30%, determinata secondo la gerarchia ivi prevista con base sussidiaria finale del PMIV, per le fattispecie non assistite, per il medesimo fatto e interesse, da una penale </w:t>
      </w:r>
      <w:r>
        <w:rPr>
          <w:rFonts w:ascii="Verdana" w:hAnsi="Verdana"/>
          <w:sz w:val="20"/>
          <w:szCs w:val="20"/>
        </w:rPr>
        <w:lastRenderedPageBreak/>
        <w:t>specifica,</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 previste); 17.11 (obblighi di fatturazione nell’operatività quale Intermediario puro e penale giornaliera); 17.14 (operatività quale Intermediario puro: clausola risolutiva espressa riferita al rapporto di incarico con il Venditore, facoltà di Annullamento della vendita, facoltà cautelare di sospensione, penale residuale del 30% per le fattispecie non assistite da penale specifica, con base sussidiaria finale del PMIV,</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(obblighi di fatturazione del Venditore e penale giornaliera); 18.5 (estensione al rapporto di acquisto nel Dealer Sales delle garanzie, manleve, obblighi di regresso e rimborso, della clausola risolutiva espressa e delle conseguenze economiche di cui all’art. 17.8, con base sussidiaria del Prezzo di acquisto ai fini della relativa penale); 18.7 (disciplina dell’acquisto da stock e dell’eventuale clausola «salvo il venduto», facoltà di Annullamento ed esclusione di indennizzi nei casi previsti).</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(Garanzie, esclusioni e limitazioni)</w:t>
      </w:r>
      <w:r>
        <w:rPr>
          <w:rFonts w:ascii="Verdana" w:hAnsi="Verdana"/>
          <w:sz w:val="20"/>
          <w:szCs w:val="20"/>
        </w:rPr>
        <w:t>: 19.2 (clausola «visto, piaciuto ed accettato», esclusioni e limitazioni convenzionali della garanzia e manleve); 19.3 (oneri di esame, ispezione e prova del Veicolo ed esclusioni dalla qualificazione come vizi occulti e dai relativi rimedi); 19.4 (tolleranza chilometrica e limitazioni della garanzia connesse a vetustà, chilometraggio, stato d’uso, destinazione, caratteristiche e prezzo del Veicolo); 19.5 (natura, perimetro ed effetti del TrustReport e delle ulteriori attività di verifica e relative esclusioni di garanzia); 19.6 (responsabilità del Venditore e obblighi di manleva, rimborso e regresso); 19.7 (regimi di garanzia differenziati in relazione al Modello di Vendita e alla relativa modalità di esecuzione, rinunce e manleve, termini convenzionali di denuncia e decadenza e ulteriori limitazioni previste dalla clausola).</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(Reclami)</w:t>
      </w:r>
      <w:r>
        <w:rPr>
          <w:rFonts w:ascii="Verdana" w:hAnsi="Verdana"/>
          <w:sz w:val="20"/>
          <w:szCs w:val="20"/>
        </w:rPr>
        <w:t>: 20.2 (termini convenzionali di denuncia e decadenza, oneri documentali e archiviazione del reclamo); 20.3 (divieto di interventi sul Veicolo senza preventiva autorizzazione e conseguenze della relativa violazione); 20.6 (riservatezza delle comunicazioni relative al reclamo, limitazioni al loro utilizzo e produzione in giudizio e penale di € 5.000,00, fatto salvo il maggior danno); 20.8 (facoltà di definire il reclamo mediante Annullamento della vendita anche nei casi e nei termini derogatori ivi previsti, manleve, allocazione dei costi di ripristino e irrimborsabilità delle somme indicate nella clausola).</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(Clausola di collegamento)</w:t>
      </w:r>
      <w:r>
        <w:rPr>
          <w:rFonts w:ascii="Verdana" w:hAnsi="Verdana"/>
          <w:sz w:val="20"/>
          <w:szCs w:val="20"/>
        </w:rPr>
        <w:t>: 21.3 (canalizzazione delle azioni tra Venditore e Acquirente ed esclusioni e limitazioni della responsabilità di Fleequid); 21.4 (definitività delle Commissioni maturate e obblighi di manleva in favore di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(Soluzioni di finanziamento offerte da terzi)</w:t>
      </w:r>
      <w:r>
        <w:rPr>
          <w:rFonts w:ascii="Verdana" w:hAnsi="Verdana"/>
          <w:sz w:val="20"/>
          <w:szCs w:val="20"/>
        </w:rPr>
        <w:t xml:space="preserve">: 22.1 (esclusione della qualità di finanziatore in capo a Fleequid ed esclusioni di responsabilità e di garanzia quanto all’esito, ai tempi e all’esecuzione del finanziamento); 22.3 (irrilevanza della richiesta di finanziamento e </w:t>
      </w:r>
      <w:r>
        <w:rPr>
          <w:rFonts w:ascii="Verdana" w:hAnsi="Verdana"/>
          <w:sz w:val="20"/>
          <w:szCs w:val="20"/>
        </w:rPr>
        <w:lastRenderedPageBreak/>
        <w:t>degli atti preparatori ai fini della sospensione o del differimento del Termine di pagamento e degli obblighi dell’Acquirente, salvo quanto diversamente previsto).</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(Legge applicabile, Lingua e Foro competente)</w:t>
      </w:r>
      <w:r>
        <w:rPr>
          <w:rFonts w:ascii="Verdana" w:hAnsi="Verdana"/>
          <w:sz w:val="20"/>
          <w:szCs w:val="20"/>
        </w:rPr>
        <w:t>: 23.2 (devoluzione esclusiva delle controversie alla giurisdizione dell'autorità giudiziaria italiana e competenza territoriale esclusiva del Foro di Como, con esclusione di ogni altro foro concorrente, ferme le competenze inderogabili previste dalla legge).</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(Comunicazioni)</w:t>
      </w:r>
      <w:r>
        <w:rPr>
          <w:rFonts w:ascii="Verdana" w:hAnsi="Verdana"/>
          <w:sz w:val="20"/>
          <w:szCs w:val="20"/>
        </w:rPr>
        <w:t>: 24.4 (presunzione di conoscenza delle comunicazioni e validità delle comunicazioni inviate all’ultimo recapito comunicato dall’Utente); 24.5 (equiparazione della messa a disposizione nell’area riservata alla comunicazione e decorrenza dei relativi termini); 24.7 (oneri di aggiornamento e consultazione dei recapiti e dell’area riservata, inopponibilità della mancata conoscenza nei casi previsti e irrilevanza dei solleciti ai fini dell’efficacia dei termini e della mora).</w:t>
      </w:r>
    </w:p>
    <w:p w14:paraId="69F33264" w14:textId="37E685D5" w:rsidR="000A50E5" w:rsidRDefault="00BC7753" w:rsidP="00812943">
      <w:pPr>
        <w:spacing w:line="360" w:lineRule="auto"/>
        <w:jc w:val="both"/>
        <w:rPr>
          <w:rFonts w:ascii="Verdana" w:hAnsi="Verdana"/>
          <w:sz w:val="20"/>
          <w:szCs w:val="20"/>
        </w:rPr>
      </w:pPr>
      <w:r w:rsidRPr="00BC7753">
        <w:rPr>
          <w:rFonts w:ascii="Verdana" w:hAnsi="Verdana"/>
          <w:sz w:val="20"/>
          <w:szCs w:val="20"/>
        </w:rPr>
        <w:t>L’Utente prende atto che alla specifica operazione possono applicarsi Condizioni Specifiche e Condizioni particolari di vendita, ivi comprese quelle relative alle categorie di Evento di vendita identificate come «1 Euro Auctions», rese conoscibili prima della formulazione dell’Offerta secondo quanto previsto dagli artt. 3.2, 4.5 e 9.2 delle presenti Condizioni Generali. Le clausole contenute in tali testi per le quali sia richiesta una specifica approvazione ai sensi dell’art. 1341, comma 2, e dell’art. 1342 c.c. restano soggette all’autonomo e separato presidio di approvazione previsto dal testo che le contiene; l’approvazione prestata con la presente clausola riguarda esclusivamente le clausole delle presenti Condizioni Generali sopra elencate e non sostituisce né assorbe tale separata approvazione.</w:t>
      </w:r>
    </w:p>
    <w:bookmarkEnd w:id="1020"/>
    <w:bookmarkEnd w:id="1021"/>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23"/>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7" w:author="Avv. Rosario Panzariello" w:date="2026-09-28T17:04:00Z" w:initials="RP">
    <w:p w14:paraId="460F18D5" w14:textId="77777777" w:rsidR="008B3ED8" w:rsidRDefault="008B3ED8" w:rsidP="008B3ED8">
      <w:pPr>
        <w:pStyle w:val="Testocommento"/>
      </w:pPr>
      <w:r>
        <w:rPr>
          <w:rStyle w:val="Rimandocommento"/>
        </w:rPr>
        <w:annotationRef/>
      </w:r>
      <w:r>
        <w:t>Ho apportato questa modifica per estendere la possibilità di 1 Euro Auction anche al Dealer Sales. Non si sa mai volete fare questo anche con gli autobus vostri….</w:t>
      </w:r>
    </w:p>
  </w:comment>
  <w:comment w:id="692" w:author="Avv. Rosario Panzariello" w:date="2026-09-28T17:27:00Z" w:initials="RP">
    <w:p w14:paraId="27EC518D" w14:textId="77777777" w:rsidR="004868C9" w:rsidRDefault="004868C9" w:rsidP="004868C9">
      <w:pPr>
        <w:pStyle w:val="Testocommento"/>
      </w:pPr>
      <w:r>
        <w:rPr>
          <w:rStyle w:val="Rimandocommento"/>
        </w:rPr>
        <w:annotationRef/>
      </w:r>
      <w:r>
        <w:t>Precisazione inserita per non limitare la Base d’asta alle sole Aste: il parametro può essere utilizzato, ove previsto, anche in altre modalità di Evento di vendita caratterizzate dalla formulazione di Offerte (es. Vendita riservata).</w:t>
      </w:r>
    </w:p>
  </w:comment>
  <w:comment w:id="695" w:author="Avv. Rosario Panzariello" w:date="2026-09-28T17:31:00Z" w:initials="RP">
    <w:p w14:paraId="1D5FB29E" w14:textId="77777777" w:rsidR="00CF668F" w:rsidRDefault="00CF668F" w:rsidP="00CF668F">
      <w:pPr>
        <w:pStyle w:val="Testocommento"/>
      </w:pPr>
      <w:r>
        <w:rPr>
          <w:rStyle w:val="Rimandocommento"/>
        </w:rPr>
        <w:annotationRef/>
      </w:r>
      <w:r>
        <w:t>Inserita per migliorare la comprensione</w:t>
      </w:r>
    </w:p>
  </w:comment>
  <w:comment w:id="699" w:author="Avv. Rosario Panzariello" w:date="2026-09-28T17:41:00Z" w:initials="RP">
    <w:p w14:paraId="25BD6F44" w14:textId="77777777" w:rsidR="004F43F5" w:rsidRDefault="004F43F5" w:rsidP="004F43F5">
      <w:pPr>
        <w:pStyle w:val="Testocommento"/>
      </w:pPr>
      <w:r>
        <w:rPr>
          <w:rStyle w:val="Rimandocommento"/>
        </w:rPr>
        <w:annotationRef/>
      </w:r>
      <w:r>
        <w:t>Resi più precisi i richiami interni.</w:t>
      </w:r>
    </w:p>
  </w:comment>
  <w:comment w:id="787" w:author="Avv. Rosario Panzariello" w:date="2026-09-28T17:06:00Z" w:initials="RP">
    <w:p w14:paraId="7133693B" w14:textId="77777777" w:rsidR="006B1121" w:rsidRDefault="006B1121" w:rsidP="006B1121">
      <w:pPr>
        <w:pStyle w:val="Testocommento"/>
      </w:pPr>
      <w:r>
        <w:rPr>
          <w:rStyle w:val="Rimandocommento"/>
        </w:rPr>
        <w:annotationRef/>
      </w:r>
      <w:r>
        <w:t>Modifica apportata per rendere compatibile 1 Euro Auction anche con Dealer Sales, oltre che con vendita commissionale.</w:t>
      </w:r>
    </w:p>
  </w:comment>
  <w:comment w:id="834" w:author="Avv. Rosario Panzariello" w:date="2026-09-28T19:20:00Z" w:initials="RP">
    <w:p w14:paraId="6F933CA2" w14:textId="77777777" w:rsidR="00FD0774" w:rsidRDefault="00FD0774" w:rsidP="00FD0774">
      <w:pPr>
        <w:pStyle w:val="Testocommento"/>
      </w:pPr>
      <w:r>
        <w:rPr>
          <w:rStyle w:val="Rimandocommento"/>
        </w:rPr>
        <w:annotationRef/>
      </w:r>
      <w:r>
        <w:t>Per uniformare a sopra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0F18D5" w15:done="0"/>
  <w15:commentEx w15:paraId="27EC518D" w15:done="0"/>
  <w15:commentEx w15:paraId="1D5FB29E" w15:done="0"/>
  <w15:commentEx w15:paraId="25BD6F44" w15:done="0"/>
  <w15:commentEx w15:paraId="7133693B" w15:done="0"/>
  <w15:commentEx w15:paraId="6F933C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6E349" w16cex:dateUtc="2026-09-28T15:04:00Z"/>
  <w16cex:commentExtensible w16cex:durableId="1397332A" w16cex:dateUtc="2026-09-28T15:27:00Z"/>
  <w16cex:commentExtensible w16cex:durableId="06E46260" w16cex:dateUtc="2026-09-28T15:31:00Z"/>
  <w16cex:commentExtensible w16cex:durableId="730A58A2" w16cex:dateUtc="2026-09-28T15:41:00Z"/>
  <w16cex:commentExtensible w16cex:durableId="6AAA2AF9" w16cex:dateUtc="2026-09-28T15:06:00Z"/>
  <w16cex:commentExtensible w16cex:durableId="22C19943" w16cex:dateUtc="2026-09-28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0F18D5" w16cid:durableId="3356E349"/>
  <w16cid:commentId w16cid:paraId="27EC518D" w16cid:durableId="1397332A"/>
  <w16cid:commentId w16cid:paraId="1D5FB29E" w16cid:durableId="06E46260"/>
  <w16cid:commentId w16cid:paraId="25BD6F44" w16cid:durableId="730A58A2"/>
  <w16cid:commentId w16cid:paraId="7133693B" w16cid:durableId="6AAA2AF9"/>
  <w16cid:commentId w16cid:paraId="6F933CA2" w16cid:durableId="22C199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17A39" w14:textId="77777777" w:rsidR="004714B1" w:rsidRDefault="004714B1" w:rsidP="002528FB">
      <w:pPr>
        <w:spacing w:after="0" w:line="240" w:lineRule="auto"/>
      </w:pPr>
      <w:r>
        <w:separator/>
      </w:r>
    </w:p>
  </w:endnote>
  <w:endnote w:type="continuationSeparator" w:id="0">
    <w:p w14:paraId="74570EE9" w14:textId="77777777" w:rsidR="004714B1" w:rsidRDefault="004714B1" w:rsidP="002528FB">
      <w:pPr>
        <w:spacing w:after="0" w:line="240" w:lineRule="auto"/>
      </w:pPr>
      <w:r>
        <w:continuationSeparator/>
      </w:r>
    </w:p>
  </w:endnote>
  <w:endnote w:type="continuationNotice" w:id="1">
    <w:p w14:paraId="24F099F6" w14:textId="77777777" w:rsidR="004714B1" w:rsidRDefault="004714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F30E8" w14:textId="77777777" w:rsidR="004714B1" w:rsidRDefault="004714B1" w:rsidP="002528FB">
      <w:pPr>
        <w:spacing w:after="0" w:line="240" w:lineRule="auto"/>
      </w:pPr>
      <w:r>
        <w:separator/>
      </w:r>
    </w:p>
  </w:footnote>
  <w:footnote w:type="continuationSeparator" w:id="0">
    <w:p w14:paraId="73200838" w14:textId="77777777" w:rsidR="004714B1" w:rsidRDefault="004714B1" w:rsidP="002528FB">
      <w:pPr>
        <w:spacing w:after="0" w:line="240" w:lineRule="auto"/>
      </w:pPr>
      <w:r>
        <w:continuationSeparator/>
      </w:r>
    </w:p>
  </w:footnote>
  <w:footnote w:type="continuationNotice" w:id="1">
    <w:p w14:paraId="1ED09F93" w14:textId="77777777" w:rsidR="004714B1" w:rsidRDefault="004714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000000" w:rsidP="002528FB">
    <w:pPr>
      <w:pStyle w:val="Intestazione"/>
      <w:jc w:val="right"/>
      <w:rPr>
        <w:i/>
        <w:iCs/>
      </w:rPr>
    </w:pPr>
    <w:sdt>
      <w:sdtPr>
        <w:rPr>
          <w:i/>
          <w:iCs/>
        </w:rPr>
        <w:id w:val="-1895966282"/>
        <w:docPartObj>
          <w:docPartGallery w:val="Page Numbers (Margins)"/>
          <w:docPartUnique/>
        </w:docPartObj>
      </w:sdt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Versione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vv. Rosario Panzariello">
    <w15:presenceInfo w15:providerId="AD" w15:userId="S::rosario.panzariello@gruppoevoluzione.com::6a5dfb2e-8f48-4223-ac3a-e65c487d40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trackRevisions/>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4B1"/>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fleequid.com/en/pricing-buy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claims@fleequid.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fleequid.com/en/pricing-seller"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fleequid.com" TargetMode="External"/><Relationship Id="rId20" Type="http://schemas.openxmlformats.org/officeDocument/2006/relationships/hyperlink" Target="https://fleequid.com/it/privacy-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mailto:claims@fleequid.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info@fleequid.com" TargetMode="External"/><Relationship Id="rId27"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100</Pages>
  <Words>52345</Words>
  <Characters>298370</Characters>
  <Application>Microsoft Office Word</Application>
  <DocSecurity>2</DocSecurity>
  <Lines>2486</Lines>
  <Paragraphs>700</Paragraphs>
  <ScaleCrop>false</ScaleCrop>
  <Company/>
  <LinksUpToDate>false</LinksUpToDate>
  <CharactersWithSpaces>350015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79</cp:revision>
  <cp:lastPrinted>2026-09-27T08:35:00Z</cp:lastPrinted>
  <dcterms:created xsi:type="dcterms:W3CDTF">2026-09-28T15:00:00Z</dcterms:created>
  <dcterms:modified xsi:type="dcterms:W3CDTF">2026-09-28T18:22:00Z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