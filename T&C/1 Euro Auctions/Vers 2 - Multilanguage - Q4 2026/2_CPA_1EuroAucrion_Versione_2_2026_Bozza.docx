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740FE" w14:textId="0159927E" w:rsidR="001437AD" w:rsidRDefault="00BF40C6" w:rsidP="00160F88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Condizioni Particolari </w:t>
      </w:r>
      <w:del w:id="0" w:author="Avv. Rosario Panzariello" w:date="2026-10-01T05:53:00Z" w16du:dateUtc="2026-10-01T03:53:00Z">
        <w:r w:rsidRPr="00BF40C6" w:rsidDel="00131567">
          <w:rPr>
            <w:rFonts w:ascii="Verdana" w:hAnsi="Verdana"/>
            <w:b/>
            <w:bCs/>
            <w:smallCaps/>
            <w:kern w:val="2"/>
            <w:sz w:val="20"/>
            <w:szCs w:val="20"/>
            <w14:ligatures w14:val="standardContextual"/>
          </w:rPr>
          <w:delText>d’Asta</w:delText>
        </w:r>
        <w:r w:rsidR="00160F88" w:rsidDel="00131567">
          <w:rPr>
            <w:rFonts w:ascii="Verdana" w:hAnsi="Verdana"/>
            <w:b/>
            <w:bCs/>
            <w:smallCaps/>
            <w:kern w:val="2"/>
            <w:sz w:val="20"/>
            <w:szCs w:val="20"/>
            <w14:ligatures w14:val="standardContextual"/>
          </w:rPr>
          <w:delText xml:space="preserve"> </w:delText>
        </w:r>
      </w:del>
      <w:ins w:id="1" w:author="Avv. Rosario Panzariello" w:date="2026-10-01T05:53:00Z" w16du:dateUtc="2026-10-01T03:53:00Z">
        <w:r w:rsidR="00131567">
          <w:rPr>
            <w:rFonts w:ascii="Verdana" w:hAnsi="Verdana"/>
            <w:b/>
            <w:bCs/>
            <w:smallCaps/>
            <w:kern w:val="2"/>
            <w:sz w:val="20"/>
            <w:szCs w:val="20"/>
            <w14:ligatures w14:val="standardContextual"/>
          </w:rPr>
          <w:t>di vendita</w:t>
        </w:r>
      </w:ins>
    </w:p>
    <w:p w14:paraId="0601552C" w14:textId="08C49C23" w:rsidR="006F4009" w:rsidRPr="006F4009" w:rsidRDefault="001437AD" w:rsidP="006F4009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  <w:rPrChange w:id="2" w:author="Avv. Rosario Panzariello" w:date="2026-10-01T05:54:00Z" w16du:dateUtc="2026-10-01T03:54:00Z">
            <w:rPr/>
          </w:rPrChange>
        </w:rPr>
      </w:pP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“</w:t>
      </w:r>
      <w:r w:rsidR="00BF40C6"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1 Euro Auctions</w:t>
      </w: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”</w:t>
      </w:r>
    </w:p>
    <w:p w14:paraId="4DC004D1" w14:textId="0B1B7C8F" w:rsidR="00BF40C6" w:rsidRPr="00BF40C6" w:rsidRDefault="00BF40C6">
      <w:pPr>
        <w:rPr>
          <w:b/>
          <w:bCs/>
          <w:i/>
          <w:iCs/>
          <w:smallCaps/>
        </w:rPr>
      </w:pPr>
      <w:r w:rsidRPr="00BF40C6"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Preambolo</w:t>
      </w:r>
    </w:p>
    <w:p w14:paraId="05F0F5B5" w14:textId="79AE1572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Le presenti Condizioni Particolari d’Asta disciplinano la categoria di Aste denominata “1 Euro Auctions”, organizzate da Fleequid nell’ambito del Marketplace quale particolare modalità</w:t>
      </w:r>
      <w:r w:rsidR="00341629">
        <w:rPr>
          <w:rFonts w:ascii="Verdana" w:hAnsi="Verdana"/>
          <w:sz w:val="20"/>
          <w:szCs w:val="20"/>
        </w:rPr>
        <w:t>, speciale e derogatoria,</w:t>
      </w:r>
      <w:r w:rsidRPr="2AD7C0EB">
        <w:rPr>
          <w:rFonts w:ascii="Verdana" w:hAnsi="Verdana"/>
          <w:sz w:val="20"/>
          <w:szCs w:val="20"/>
        </w:rPr>
        <w:t xml:space="preserve"> di vendita di Veicoli.</w:t>
      </w:r>
    </w:p>
    <w:p w14:paraId="080EDE93" w14:textId="60B4CC04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Esse sono adottate ai sensi e per gli effetti </w:t>
      </w:r>
      <w:commentRangeStart w:id="3"/>
      <w:ins w:id="4" w:author="Avv. Rosario Panzariello" w:date="2026-10-01T05:30:00Z">
        <w:r w:rsidR="003E6A0E" w:rsidRPr="003E6A0E">
          <w:rPr>
            <w:rFonts w:ascii="Verdana" w:hAnsi="Verdana"/>
            <w:sz w:val="20"/>
            <w:szCs w:val="20"/>
          </w:rPr>
          <w:t>degli artt. 4.3, 4.4 e 9.4, lett. d)</w:t>
        </w:r>
      </w:ins>
      <w:ins w:id="5" w:author="Avv. Rosario Panzariello" w:date="2026-10-01T05:30:00Z" w16du:dateUtc="2026-10-01T03:30:00Z">
        <w:r w:rsidR="003E6A0E">
          <w:rPr>
            <w:rFonts w:ascii="Verdana" w:hAnsi="Verdana"/>
            <w:sz w:val="20"/>
            <w:szCs w:val="20"/>
          </w:rPr>
          <w:t>,</w:t>
        </w:r>
        <w:r w:rsidR="004A6EEF">
          <w:rPr>
            <w:rFonts w:ascii="Verdana" w:hAnsi="Verdana"/>
            <w:sz w:val="20"/>
            <w:szCs w:val="20"/>
          </w:rPr>
          <w:t xml:space="preserve"> </w:t>
        </w:r>
      </w:ins>
      <w:commentRangeEnd w:id="3"/>
      <w:r w:rsidR="004A6EEF" w:rsidRPr="00BF40C6">
        <w:rPr>
          <w:rStyle w:val="Rimandocommento"/>
          <w:rFonts w:ascii="Verdana" w:hAnsi="Verdana"/>
          <w:sz w:val="20"/>
          <w:szCs w:val="20"/>
        </w:rPr>
        <w:commentReference w:id="3"/>
      </w:r>
      <w:del w:id="6" w:author="Avv. Rosario Panzariello" w:date="2026-10-01T05:30:00Z" w16du:dateUtc="2026-10-01T03:30:00Z">
        <w:r w:rsidRPr="00BF40C6" w:rsidDel="003E6A0E">
          <w:rPr>
            <w:rFonts w:ascii="Verdana" w:hAnsi="Verdana"/>
            <w:sz w:val="20"/>
            <w:szCs w:val="20"/>
          </w:rPr>
          <w:delText xml:space="preserve">dell’art. 3.3 </w:delText>
        </w:r>
      </w:del>
      <w:r w:rsidRPr="00BF40C6">
        <w:rPr>
          <w:rFonts w:ascii="Verdana" w:hAnsi="Verdana"/>
          <w:sz w:val="20"/>
          <w:szCs w:val="20"/>
        </w:rPr>
        <w:t>delle Condizioni Generali del Marketplace Fleequid (“CG”) e costituiscono</w:t>
      </w:r>
      <w:ins w:id="7" w:author="Avv. Rosario Panzariello" w:date="2026-10-01T05:31:00Z" w16du:dateUtc="2026-10-01T03:31:00Z">
        <w:r w:rsidR="00660288" w:rsidRPr="00660288">
          <w:rPr>
            <w:rFonts w:ascii="Verdana" w:hAnsi="Verdana"/>
            <w:kern w:val="0"/>
            <w:sz w:val="20"/>
            <w:szCs w:val="20"/>
            <w14:ligatures w14:val="none"/>
          </w:rPr>
          <w:t xml:space="preserve"> </w:t>
        </w:r>
      </w:ins>
      <w:commentRangeStart w:id="8"/>
      <w:ins w:id="9" w:author="Avv. Rosario Panzariello" w:date="2026-10-01T05:31:00Z">
        <w:r w:rsidR="00660288" w:rsidRPr="00660288">
          <w:rPr>
            <w:rFonts w:ascii="Verdana" w:hAnsi="Verdana"/>
            <w:sz w:val="20"/>
            <w:szCs w:val="20"/>
          </w:rPr>
          <w:t>Condizioni particolari di vendita ai sensi delle CG</w:t>
        </w:r>
      </w:ins>
      <w:ins w:id="10" w:author="Avv. Rosario Panzariello" w:date="2026-10-01T05:31:00Z" w16du:dateUtc="2026-10-01T03:31:00Z">
        <w:r w:rsidR="00412DC2">
          <w:rPr>
            <w:rFonts w:ascii="Verdana" w:hAnsi="Verdana"/>
            <w:sz w:val="20"/>
            <w:szCs w:val="20"/>
          </w:rPr>
          <w:t xml:space="preserve"> </w:t>
        </w:r>
      </w:ins>
      <w:commentRangeEnd w:id="8"/>
      <w:r w:rsidR="00660288">
        <w:rPr>
          <w:rStyle w:val="Rimandocommento"/>
          <w:rFonts w:ascii="Verdana" w:hAnsi="Verdana"/>
          <w:sz w:val="20"/>
          <w:szCs w:val="20"/>
        </w:rPr>
        <w:commentReference w:id="8"/>
      </w:r>
      <w:ins w:id="11" w:author="Avv. Rosario Panzariello" w:date="2026-10-01T05:31:00Z" w16du:dateUtc="2026-10-01T03:31:00Z">
        <w:r w:rsidR="00412DC2">
          <w:rPr>
            <w:rFonts w:ascii="Verdana" w:hAnsi="Verdana"/>
            <w:sz w:val="20"/>
            <w:szCs w:val="20"/>
          </w:rPr>
          <w:t>(si seguito anche</w:t>
        </w:r>
      </w:ins>
      <w:r w:rsidRPr="00BF40C6">
        <w:rPr>
          <w:rFonts w:ascii="Verdana" w:hAnsi="Verdana"/>
          <w:sz w:val="20"/>
          <w:szCs w:val="20"/>
        </w:rPr>
        <w:t xml:space="preserve"> </w:t>
      </w:r>
      <w:ins w:id="12" w:author="Avv. Rosario Panzariello" w:date="2026-10-01T05:31:00Z" w16du:dateUtc="2026-10-01T03:31:00Z">
        <w:r w:rsidR="00CA17B5">
          <w:rPr>
            <w:rFonts w:ascii="Verdana" w:hAnsi="Verdana"/>
            <w:sz w:val="20"/>
            <w:szCs w:val="20"/>
          </w:rPr>
          <w:t>“</w:t>
        </w:r>
      </w:ins>
      <w:r w:rsidRPr="00BF40C6">
        <w:rPr>
          <w:rFonts w:ascii="Verdana" w:hAnsi="Verdana"/>
          <w:sz w:val="20"/>
          <w:szCs w:val="20"/>
        </w:rPr>
        <w:t>Condizioni Particolari d’Asta</w:t>
      </w:r>
      <w:ins w:id="13" w:author="Avv. Rosario Panzariello" w:date="2026-10-01T05:31:00Z" w16du:dateUtc="2026-10-01T03:31:00Z">
        <w:r w:rsidR="00CA17B5">
          <w:rPr>
            <w:rFonts w:ascii="Verdana" w:hAnsi="Verdana"/>
            <w:sz w:val="20"/>
            <w:szCs w:val="20"/>
          </w:rPr>
          <w:t>”)</w:t>
        </w:r>
      </w:ins>
      <w:r w:rsidRPr="00BF40C6">
        <w:rPr>
          <w:rFonts w:ascii="Verdana" w:hAnsi="Verdana"/>
          <w:sz w:val="20"/>
          <w:szCs w:val="20"/>
        </w:rPr>
        <w:t>, con la conseguente prevalenza sulle CG</w:t>
      </w:r>
      <w:r w:rsidR="00341629">
        <w:rPr>
          <w:rFonts w:ascii="Verdana" w:hAnsi="Verdana"/>
          <w:sz w:val="20"/>
          <w:szCs w:val="20"/>
        </w:rPr>
        <w:t xml:space="preserve"> in caso di incompatibilità e</w:t>
      </w:r>
      <w:r w:rsidRPr="00BF40C6">
        <w:rPr>
          <w:rFonts w:ascii="Verdana" w:hAnsi="Verdana"/>
          <w:sz w:val="20"/>
          <w:szCs w:val="20"/>
        </w:rPr>
        <w:t xml:space="preserve"> nei limiti </w:t>
      </w:r>
      <w:r w:rsidR="00341629">
        <w:rPr>
          <w:rFonts w:ascii="Verdana" w:hAnsi="Verdana"/>
          <w:sz w:val="20"/>
          <w:szCs w:val="20"/>
        </w:rPr>
        <w:t>delle</w:t>
      </w:r>
      <w:r w:rsidRPr="00BF40C6">
        <w:rPr>
          <w:rFonts w:ascii="Verdana" w:hAnsi="Verdana"/>
          <w:sz w:val="20"/>
          <w:szCs w:val="20"/>
        </w:rPr>
        <w:t xml:space="preserve"> materie espressamente disciplinate nel presente documento.</w:t>
      </w:r>
    </w:p>
    <w:p w14:paraId="3D7D5B42" w14:textId="247CB2E0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Le presenti Condizioni Particolari trovano applicazione esclusivamente quando un’Asta sia espressamente qualificata come “1 Euro Auction”</w:t>
      </w:r>
      <w:r w:rsidR="00C1424A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</w:t>
      </w:r>
      <w:r w:rsidR="00341629" w:rsidRPr="00CB0B07">
        <w:rPr>
          <w:rFonts w:ascii="Verdana" w:hAnsi="Verdana"/>
          <w:sz w:val="20"/>
          <w:szCs w:val="20"/>
        </w:rPr>
        <w:t>e, anche mediante semplice indicazione o etichettatura della stessa, indipendentemente dalla presenza di un richiamo testuale integrale o di un contenuto descrittivo specifico</w:t>
      </w:r>
      <w:r w:rsidRPr="2AD7C0EB">
        <w:rPr>
          <w:rFonts w:ascii="Verdana" w:hAnsi="Verdana"/>
          <w:sz w:val="20"/>
          <w:szCs w:val="20"/>
        </w:rPr>
        <w:t>. Tale qualificazione comporta l’automatica applicazione delle presenti condizioni al relativo rapporto contrattuale,</w:t>
      </w:r>
      <w:r w:rsidR="00341629" w:rsidRPr="00CB0B07">
        <w:rPr>
          <w:rFonts w:ascii="Verdana" w:hAnsi="Verdana"/>
          <w:sz w:val="20"/>
          <w:szCs w:val="20"/>
        </w:rPr>
        <w:t xml:space="preserve"> in forza della registrazione e dell’utilizzo del Marketplace da parte degli Utenti</w:t>
      </w:r>
      <w:r w:rsidR="00341629" w:rsidRPr="00341629">
        <w:rPr>
          <w:rFonts w:ascii="Verdana" w:hAnsi="Verdana"/>
          <w:sz w:val="20"/>
          <w:szCs w:val="20"/>
        </w:rPr>
        <w:t>,</w:t>
      </w:r>
      <w:r w:rsidRPr="2AD7C0EB">
        <w:rPr>
          <w:rFonts w:ascii="Verdana" w:hAnsi="Verdana"/>
          <w:sz w:val="20"/>
          <w:szCs w:val="20"/>
        </w:rPr>
        <w:t xml:space="preserve"> senza necessità di ulteriore accettazione, restando ferme le CG già approvate dagli Utenti.</w:t>
      </w:r>
    </w:p>
    <w:p w14:paraId="0D22D31D" w14:textId="72CFFE3B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La pubblicazione di una Proposta di </w:t>
      </w:r>
      <w:del w:id="14" w:author="Avv. Rosario Panzariello" w:date="2026-10-01T05:32:00Z" w16du:dateUtc="2026-10-01T03:32:00Z">
        <w:r w:rsidRPr="00BF40C6" w:rsidDel="001322E7">
          <w:rPr>
            <w:rFonts w:ascii="Verdana" w:hAnsi="Verdana"/>
            <w:sz w:val="20"/>
            <w:szCs w:val="20"/>
          </w:rPr>
          <w:delText xml:space="preserve">Vendita </w:delText>
        </w:r>
      </w:del>
      <w:ins w:id="15" w:author="Avv. Rosario Panzariello" w:date="2026-10-01T05:32:00Z" w16du:dateUtc="2026-10-01T03:32:00Z">
        <w:r w:rsidR="001322E7">
          <w:rPr>
            <w:rFonts w:ascii="Verdana" w:hAnsi="Verdana"/>
            <w:sz w:val="20"/>
            <w:szCs w:val="20"/>
          </w:rPr>
          <w:t>vendita</w:t>
        </w:r>
        <w:r w:rsidR="001322E7" w:rsidRPr="00BF40C6">
          <w:rPr>
            <w:rFonts w:ascii="Verdana" w:hAnsi="Verdana"/>
            <w:sz w:val="20"/>
            <w:szCs w:val="20"/>
          </w:rPr>
          <w:t xml:space="preserve"> </w:t>
        </w:r>
      </w:ins>
      <w:r w:rsidRPr="00BF40C6">
        <w:rPr>
          <w:rFonts w:ascii="Verdana" w:hAnsi="Verdana"/>
          <w:sz w:val="20"/>
          <w:szCs w:val="20"/>
        </w:rPr>
        <w:t xml:space="preserve">nell’ambito di un’Asta qualificata come “1 Euro Auction”, nonché la partecipazione alla medesima da parte degli Offerenti, </w:t>
      </w:r>
      <w:r w:rsidR="00A51ADB" w:rsidRPr="00A51ADB">
        <w:rPr>
          <w:rFonts w:ascii="Verdana" w:hAnsi="Verdana"/>
          <w:sz w:val="20"/>
          <w:szCs w:val="20"/>
        </w:rPr>
        <w:t>costituisce accettazione espressa, piena e vincolante</w:t>
      </w:r>
      <w:r w:rsidRPr="00BF40C6">
        <w:rPr>
          <w:rFonts w:ascii="Verdana" w:hAnsi="Verdana"/>
          <w:sz w:val="20"/>
          <w:szCs w:val="20"/>
        </w:rPr>
        <w:t xml:space="preserve"> delle presenti Condizioni Particolari.</w:t>
      </w:r>
      <w:ins w:id="16" w:author="Avv. Rosario Panzariello" w:date="2026-10-01T05:32:00Z" w16du:dateUtc="2026-10-01T03:32:00Z">
        <w:r w:rsidR="009E58DB" w:rsidRPr="009E58DB">
          <w:rPr>
            <w:rFonts w:ascii="Verdana" w:hAnsi="Verdana"/>
            <w:sz w:val="20"/>
            <w:szCs w:val="20"/>
          </w:rPr>
          <w:t xml:space="preserve"> </w:t>
        </w:r>
      </w:ins>
      <w:commentRangeStart w:id="17"/>
      <w:ins w:id="18" w:author="Avv. Rosario Panzariello" w:date="2026-10-01T05:32:00Z">
        <w:r w:rsidR="009E58DB" w:rsidRPr="009E58DB">
          <w:rPr>
            <w:rFonts w:ascii="Verdana" w:hAnsi="Verdana"/>
            <w:sz w:val="20"/>
            <w:szCs w:val="20"/>
          </w:rPr>
          <w:t>Resta ferma la specifica approvazione per iscritto, ai sensi degli artt. 1341 e 1342 c.c., delle clausole indicate nella sezione finale del presente documento</w:t>
        </w:r>
      </w:ins>
      <w:commentRangeEnd w:id="17"/>
      <w:r w:rsidR="0008139A" w:rsidRPr="009E58DB">
        <w:rPr>
          <w:rStyle w:val="Rimandocommento"/>
          <w:rFonts w:ascii="Verdana" w:hAnsi="Verdana"/>
          <w:sz w:val="20"/>
          <w:szCs w:val="20"/>
        </w:rPr>
        <w:commentReference w:id="17"/>
      </w:r>
      <w:ins w:id="21" w:author="Avv. Rosario Panzariello" w:date="2026-10-01T05:32:00Z">
        <w:r w:rsidR="009E58DB" w:rsidRPr="009E58DB">
          <w:rPr>
            <w:rFonts w:ascii="Verdana" w:hAnsi="Verdana"/>
            <w:sz w:val="20"/>
            <w:szCs w:val="20"/>
          </w:rPr>
          <w:t>.</w:t>
        </w:r>
      </w:ins>
    </w:p>
    <w:p w14:paraId="0C09B4BD" w14:textId="1A6CCB94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>Per quanto non espressamente previsto nel presente documento, restano integralmente applicabili le CG, le eventuali Condizioni specifiche e il Tariffario Fleequid,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in quanto compatibili con la natura delle “1 Euro Auctions”</w:t>
      </w:r>
      <w:r w:rsidR="00A51ADB">
        <w:rPr>
          <w:rFonts w:ascii="Verdana" w:hAnsi="Verdana"/>
          <w:sz w:val="20"/>
          <w:szCs w:val="20"/>
        </w:rPr>
        <w:t>,</w:t>
      </w:r>
      <w:r w:rsidRPr="00BF40C6">
        <w:rPr>
          <w:rFonts w:ascii="Verdana" w:hAnsi="Verdana"/>
          <w:sz w:val="20"/>
          <w:szCs w:val="20"/>
        </w:rPr>
        <w:t xml:space="preserve"> secondo la gerarchia stabilita dall’art. 3.3 delle CG.</w:t>
      </w:r>
    </w:p>
    <w:p w14:paraId="6D2DA7D8" w14:textId="5AAAFC5C" w:rsid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>I termini con iniziale maiuscola non definiti nel presente documento hanno il significato loro attribuito nelle CG</w:t>
      </w:r>
      <w:r w:rsidR="00A51ADB">
        <w:rPr>
          <w:rFonts w:ascii="Verdana" w:hAnsi="Verdana"/>
          <w:sz w:val="20"/>
          <w:szCs w:val="20"/>
        </w:rPr>
        <w:t xml:space="preserve">, </w:t>
      </w:r>
      <w:r w:rsidR="00A51ADB" w:rsidRPr="00CB0B07">
        <w:rPr>
          <w:rFonts w:ascii="Verdana" w:hAnsi="Verdana"/>
          <w:sz w:val="20"/>
          <w:szCs w:val="20"/>
        </w:rPr>
        <w:t>salvo quanto diversamente previsto nel presente documento</w:t>
      </w:r>
      <w:r w:rsidRPr="00BF40C6">
        <w:rPr>
          <w:rFonts w:ascii="Verdana" w:hAnsi="Verdana"/>
          <w:sz w:val="20"/>
          <w:szCs w:val="20"/>
        </w:rPr>
        <w:t>.</w:t>
      </w:r>
    </w:p>
    <w:p w14:paraId="6F36C40B" w14:textId="77777777" w:rsidR="000B094C" w:rsidRDefault="000B094C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B70A7B6" w14:textId="34405476" w:rsidR="00BF40C6" w:rsidRPr="00BF40C6" w:rsidRDefault="00BF40C6" w:rsidP="00BF40C6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BF40C6">
        <w:rPr>
          <w:rFonts w:ascii="Verdana" w:hAnsi="Verdana"/>
          <w:b/>
          <w:bCs/>
          <w:smallCaps/>
          <w:sz w:val="20"/>
          <w:szCs w:val="20"/>
        </w:rPr>
        <w:t xml:space="preserve">Natura e struttura delle </w:t>
      </w:r>
      <w:r>
        <w:rPr>
          <w:rFonts w:ascii="Verdana" w:hAnsi="Verdana"/>
          <w:b/>
          <w:bCs/>
          <w:smallCaps/>
          <w:sz w:val="20"/>
          <w:szCs w:val="20"/>
        </w:rPr>
        <w:t>“</w:t>
      </w:r>
      <w:r w:rsidRPr="00BF40C6">
        <w:rPr>
          <w:rFonts w:ascii="Verdana" w:hAnsi="Verdana"/>
          <w:b/>
          <w:bCs/>
          <w:smallCaps/>
          <w:sz w:val="20"/>
          <w:szCs w:val="20"/>
        </w:rPr>
        <w:t>1 Euro Auctions”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8B72FA1" w14:textId="1D9C33AA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“1 Euro Auctions” costituiscono una particolare categoria di Asta organizzata da Fleequid nell’ambito del Marketplace, caratterizzata da specifiche modalità di determinazione del prezzo e da </w:t>
      </w:r>
      <w:ins w:id="22" w:author="Avv. Rosario Panzariello" w:date="2026-10-01T05:33:00Z" w16du:dateUtc="2026-10-01T03:33:00Z">
        <w:r w:rsidR="00423C2A">
          <w:rPr>
            <w:rFonts w:ascii="Verdana" w:hAnsi="Verdana"/>
            <w:sz w:val="20"/>
            <w:szCs w:val="20"/>
          </w:rPr>
          <w:t>specifiche condizioni economiche</w:t>
        </w:r>
      </w:ins>
      <w:ins w:id="23" w:author="Avv. Rosario Panzariello" w:date="2026-10-01T05:34:00Z" w16du:dateUtc="2026-10-01T03:34:00Z">
        <w:r w:rsidR="0088671C">
          <w:rPr>
            <w:rFonts w:ascii="Verdana" w:hAnsi="Verdana"/>
            <w:sz w:val="20"/>
            <w:szCs w:val="20"/>
          </w:rPr>
          <w:t xml:space="preserve"> </w:t>
        </w:r>
      </w:ins>
      <w:del w:id="24" w:author="Avv. Rosario Panzariello" w:date="2026-10-01T05:34:00Z" w16du:dateUtc="2026-10-01T03:34:00Z">
        <w:r w:rsidRPr="2AD7C0EB" w:rsidDel="0088671C">
          <w:rPr>
            <w:rFonts w:ascii="Verdana" w:hAnsi="Verdana"/>
            <w:sz w:val="20"/>
            <w:szCs w:val="20"/>
          </w:rPr>
          <w:delText xml:space="preserve">una struttura commissionali distinta </w:delText>
        </w:r>
      </w:del>
      <w:r w:rsidRPr="2AD7C0EB">
        <w:rPr>
          <w:rFonts w:ascii="Verdana" w:hAnsi="Verdana"/>
          <w:sz w:val="20"/>
          <w:szCs w:val="20"/>
        </w:rPr>
        <w:t>rispetto alle Aste ordinarie disciplinate dalle Condizioni Generali (“CG”).</w:t>
      </w:r>
    </w:p>
    <w:p w14:paraId="56AB1DF6" w14:textId="6EA85F3F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Le 1 Euro Auctions sono contraddistinte da un prezzo iniziale di partenza pari a Euro 1 (€1) e non prevedono l’applicazione di un Prezzo di riserva ai sensi delle CG.</w:t>
      </w:r>
    </w:p>
    <w:p w14:paraId="61B4DB8D" w14:textId="17107612" w:rsidR="000B094C" w:rsidRPr="000B094C" w:rsidRDefault="00C96704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 xml:space="preserve">Nelle 1 Euro Auctions non trova applicazione il meccanismo ordinario di determinazione del Prezzo di riserva (PR) fondato sul Prezzo minimo di impegno alla vendita (PMIV). Il PMIV </w:t>
      </w:r>
      <w:r w:rsidRPr="00C96704">
        <w:rPr>
          <w:rFonts w:ascii="Verdana" w:hAnsi="Verdana"/>
          <w:sz w:val="20"/>
          <w:szCs w:val="20"/>
        </w:rPr>
        <w:lastRenderedPageBreak/>
        <w:t>continua tuttavia a costituire il valore economico minimo di riferimento del Venditore ai sensi delle Condizioni Generali, ma non è utilizzato ai fini della determinazione di un Prezzo di riserva nell’ambito delle 1 Euro Auctions, restando la tutela economica del Venditore disciplinata</w:t>
      </w:r>
      <w:ins w:id="25" w:author="Avv. Rosario Panzariello" w:date="2026-10-01T05:35:00Z" w16du:dateUtc="2026-10-01T03:35:00Z">
        <w:r w:rsidR="000754EC">
          <w:rPr>
            <w:rFonts w:ascii="Verdana" w:hAnsi="Verdana"/>
            <w:sz w:val="20"/>
            <w:szCs w:val="20"/>
          </w:rPr>
          <w:t xml:space="preserve">, </w:t>
        </w:r>
        <w:commentRangeStart w:id="26"/>
        <w:r w:rsidR="000754EC">
          <w:rPr>
            <w:rFonts w:ascii="Verdana" w:hAnsi="Verdana"/>
            <w:sz w:val="20"/>
            <w:szCs w:val="20"/>
          </w:rPr>
          <w:t>nella Vendita in commissione</w:t>
        </w:r>
      </w:ins>
      <w:commentRangeEnd w:id="26"/>
      <w:r w:rsidR="000754EC">
        <w:rPr>
          <w:rStyle w:val="Rimandocommento"/>
          <w:rFonts w:ascii="Verdana" w:hAnsi="Verdana"/>
          <w:sz w:val="20"/>
          <w:szCs w:val="20"/>
        </w:rPr>
        <w:commentReference w:id="26"/>
      </w:r>
      <w:ins w:id="27" w:author="Avv. Rosario Panzariello" w:date="2026-10-01T05:35:00Z" w16du:dateUtc="2026-10-01T03:35:00Z">
        <w:r w:rsidR="000754EC">
          <w:rPr>
            <w:rFonts w:ascii="Verdana" w:hAnsi="Verdana"/>
            <w:sz w:val="20"/>
            <w:szCs w:val="20"/>
          </w:rPr>
          <w:t>,</w:t>
        </w:r>
      </w:ins>
      <w:r w:rsidRPr="00C96704">
        <w:rPr>
          <w:rFonts w:ascii="Verdana" w:hAnsi="Verdana"/>
          <w:sz w:val="20"/>
          <w:szCs w:val="20"/>
        </w:rPr>
        <w:t xml:space="preserve"> secondo le modalità specificamente previste nelle presenti Condizioni Particolari.</w:t>
      </w:r>
    </w:p>
    <w:p w14:paraId="2854A011" w14:textId="1EAAF1E7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Le presenti Condizioni Particolari trovano applicazione esclusivamente quando l’Asta sia espressamente qualificata come “1 Euro Auction”</w:t>
      </w:r>
      <w:r w:rsidR="001437AD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Marketplace.</w:t>
      </w:r>
    </w:p>
    <w:p w14:paraId="7D7FAE5E" w14:textId="1F0EFC5E" w:rsidR="00BF40C6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In assenza di espressa qualificazione dell’Asta come “1 Euro Auction” nel Marketplace, continuano ad applicarsi integralmente le regole ordinarie delle CG relative alle Aste.</w:t>
      </w:r>
    </w:p>
    <w:p w14:paraId="4FAA40A7" w14:textId="517F1F28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2DCAA3BD" w14:textId="0388C1DB" w:rsidR="000B094C" w:rsidRPr="000B094C" w:rsidRDefault="000B094C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Regole di </w:t>
      </w:r>
      <w:del w:id="28" w:author="Avv. Rosario Panzariello" w:date="2026-10-01T05:36:00Z" w16du:dateUtc="2026-10-01T03:36:00Z">
        <w:r w:rsidRPr="000B094C" w:rsidDel="009F0D8C">
          <w:rPr>
            <w:rFonts w:ascii="Verdana" w:hAnsi="Verdana"/>
            <w:b/>
            <w:bCs/>
            <w:smallCaps/>
            <w:sz w:val="20"/>
            <w:szCs w:val="20"/>
          </w:rPr>
          <w:delText xml:space="preserve">aggiudicazione e </w:delText>
        </w:r>
      </w:del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formazione </w:t>
      </w:r>
      <w:del w:id="29" w:author="Avv. Rosario Panzariello" w:date="2026-10-01T05:36:00Z" w16du:dateUtc="2026-10-01T03:36:00Z">
        <w:r w:rsidRPr="000B094C" w:rsidDel="009F0D8C">
          <w:rPr>
            <w:rFonts w:ascii="Verdana" w:hAnsi="Verdana"/>
            <w:b/>
            <w:bCs/>
            <w:smallCaps/>
            <w:sz w:val="20"/>
            <w:szCs w:val="20"/>
          </w:rPr>
          <w:delText xml:space="preserve">del </w:delText>
        </w:r>
        <w:r w:rsidDel="009F0D8C">
          <w:rPr>
            <w:rFonts w:ascii="Verdana" w:hAnsi="Verdana"/>
            <w:b/>
            <w:bCs/>
            <w:smallCaps/>
            <w:sz w:val="20"/>
            <w:szCs w:val="20"/>
          </w:rPr>
          <w:delText>C</w:delText>
        </w:r>
        <w:r w:rsidRPr="000B094C" w:rsidDel="009F0D8C">
          <w:rPr>
            <w:rFonts w:ascii="Verdana" w:hAnsi="Verdana"/>
            <w:b/>
            <w:bCs/>
            <w:smallCaps/>
            <w:sz w:val="20"/>
            <w:szCs w:val="20"/>
          </w:rPr>
          <w:delText>ontratto</w:delText>
        </w:r>
      </w:del>
      <w:ins w:id="30" w:author="Avv. Rosario Panzariello" w:date="2026-10-01T05:36:00Z" w16du:dateUtc="2026-10-01T03:36:00Z">
        <w:r w:rsidR="009F0D8C">
          <w:rPr>
            <w:rFonts w:ascii="Verdana" w:hAnsi="Verdana"/>
            <w:b/>
            <w:bCs/>
            <w:smallCaps/>
            <w:sz w:val="20"/>
            <w:szCs w:val="20"/>
          </w:rPr>
          <w:t>dell’Accordo vincolante</w:t>
        </w:r>
      </w:ins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194B970E" w14:textId="6D947693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Nelle 1 Euro Auctions, l’</w:t>
      </w:r>
      <w:del w:id="31" w:author="Avv. Rosario Panzariello" w:date="2026-10-01T05:36:00Z" w16du:dateUtc="2026-10-01T03:36:00Z">
        <w:r w:rsidRPr="000E79AF" w:rsidDel="00E42901">
          <w:rPr>
            <w:rFonts w:ascii="Verdana" w:hAnsi="Verdana"/>
            <w:sz w:val="20"/>
            <w:szCs w:val="20"/>
          </w:rPr>
          <w:delText xml:space="preserve">Aggiudicazione avviene </w:delText>
        </w:r>
      </w:del>
      <w:ins w:id="32" w:author="Avv. Rosario Panzariello" w:date="2026-10-01T05:36:00Z" w16du:dateUtc="2026-10-01T03:36:00Z">
        <w:r w:rsidR="00E42901">
          <w:rPr>
            <w:rFonts w:ascii="Verdana" w:hAnsi="Verdana"/>
            <w:sz w:val="20"/>
            <w:szCs w:val="20"/>
          </w:rPr>
          <w:t xml:space="preserve">Accordo vincolante si perfeziona </w:t>
        </w:r>
      </w:ins>
      <w:r w:rsidRPr="000E79AF">
        <w:rPr>
          <w:rFonts w:ascii="Verdana" w:hAnsi="Verdana"/>
          <w:sz w:val="20"/>
          <w:szCs w:val="20"/>
        </w:rPr>
        <w:t>in favore dell’Offerente che abbia formulato la Puntata massima al termine dell’Asta, secondo le modalità previste dalle Condizioni Generali (“CG”), purché sia stata presentata almeno un’Offerta valida nel corso della procedura.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 xml:space="preserve">Resta espressamente inteso che, nelle 1 Euro Auctions, </w:t>
      </w:r>
      <w:ins w:id="33" w:author="Avv. Rosario Panzariello" w:date="2026-10-01T05:37:00Z" w16du:dateUtc="2026-10-01T03:37:00Z">
        <w:r w:rsidR="007870DC">
          <w:rPr>
            <w:rFonts w:ascii="Verdana" w:hAnsi="Verdana"/>
            <w:sz w:val="20"/>
            <w:szCs w:val="20"/>
          </w:rPr>
          <w:t xml:space="preserve">il perfezionamento dell’Accordo vincolante è valido ed efficace </w:t>
        </w:r>
      </w:ins>
      <w:del w:id="34" w:author="Avv. Rosario Panzariello" w:date="2026-10-01T05:37:00Z" w16du:dateUtc="2026-10-01T03:37:00Z">
        <w:r w:rsidR="00A51ADB" w:rsidRPr="00A51ADB" w:rsidDel="007870DC">
          <w:rPr>
            <w:rFonts w:ascii="Verdana" w:hAnsi="Verdana"/>
            <w:sz w:val="20"/>
            <w:szCs w:val="20"/>
          </w:rPr>
          <w:delText xml:space="preserve">l’Aggiudicazione è valida ed efficace </w:delText>
        </w:r>
      </w:del>
      <w:r w:rsidR="00A51ADB" w:rsidRPr="00A51ADB">
        <w:rPr>
          <w:rFonts w:ascii="Verdana" w:hAnsi="Verdana"/>
          <w:sz w:val="20"/>
          <w:szCs w:val="20"/>
        </w:rPr>
        <w:t xml:space="preserve">indipendentemente dall’importo della Puntata </w:t>
      </w:r>
      <w:del w:id="35" w:author="Avv. Rosario Panzariello" w:date="2026-10-01T05:37:00Z" w16du:dateUtc="2026-10-01T03:37:00Z">
        <w:r w:rsidR="00A51ADB" w:rsidRPr="00A51ADB" w:rsidDel="007870DC">
          <w:rPr>
            <w:rFonts w:ascii="Verdana" w:hAnsi="Verdana"/>
            <w:sz w:val="20"/>
            <w:szCs w:val="20"/>
          </w:rPr>
          <w:delText>finale</w:delText>
        </w:r>
      </w:del>
      <w:ins w:id="36" w:author="Avv. Rosario Panzariello" w:date="2026-10-01T05:37:00Z" w16du:dateUtc="2026-10-01T03:37:00Z">
        <w:r w:rsidR="007870DC">
          <w:rPr>
            <w:rFonts w:ascii="Verdana" w:hAnsi="Verdana"/>
            <w:sz w:val="20"/>
            <w:szCs w:val="20"/>
          </w:rPr>
          <w:t>massima</w:t>
        </w:r>
      </w:ins>
      <w:r w:rsidR="00A51ADB" w:rsidRPr="00A51ADB">
        <w:rPr>
          <w:rFonts w:ascii="Verdana" w:hAnsi="Verdana"/>
          <w:sz w:val="20"/>
          <w:szCs w:val="20"/>
        </w:rPr>
        <w:t>, anche qualora questa sia pari a Euro 1 (uno) o comunque di importo simbolico o significativamente inferiore al valore stimato del Veicolo.</w:t>
      </w:r>
    </w:p>
    <w:p w14:paraId="5F3C9075" w14:textId="77777777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Ai fini delle presenti Condizioni Particolari, per “Offerta valida” si intende un’Offerta conforme alle CG, regolarmente registrata sul Marketplace e non annullata per violazione delle medesime o per ragioni tecniche debitamente accertate da Fleequid ai sensi delle CG.</w:t>
      </w:r>
    </w:p>
    <w:p w14:paraId="7651F8A8" w14:textId="148978E8" w:rsidR="000E79AF" w:rsidRPr="00A51ADB" w:rsidRDefault="000E79AF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In presenza di almeno un’Offerta valida, </w:t>
      </w:r>
      <w:del w:id="37" w:author="Avv. Rosario Panzariello" w:date="2026-10-01T05:37:00Z" w16du:dateUtc="2026-10-01T03:37:00Z">
        <w:r w:rsidRPr="000E79AF" w:rsidDel="00770A6D">
          <w:rPr>
            <w:rFonts w:ascii="Verdana" w:hAnsi="Verdana"/>
            <w:sz w:val="20"/>
            <w:szCs w:val="20"/>
          </w:rPr>
          <w:delText>l’Aggiudicazione comporta la conclusione del Contratto</w:delText>
        </w:r>
      </w:del>
      <w:ins w:id="38" w:author="Avv. Rosario Panzariello" w:date="2026-10-01T05:37:00Z" w16du:dateUtc="2026-10-01T03:37:00Z">
        <w:r w:rsidR="00770A6D">
          <w:rPr>
            <w:rFonts w:ascii="Verdana" w:hAnsi="Verdana"/>
            <w:sz w:val="20"/>
            <w:szCs w:val="20"/>
          </w:rPr>
          <w:t>si perfeziona l’Accordo vincolante</w:t>
        </w:r>
      </w:ins>
      <w:r w:rsidRPr="000E79AF">
        <w:rPr>
          <w:rFonts w:ascii="Verdana" w:hAnsi="Verdana"/>
          <w:sz w:val="20"/>
          <w:szCs w:val="20"/>
        </w:rPr>
        <w:t xml:space="preserve"> secondo la disciplina generale prevista dalle CG, fermo restando quanto specificamente previsto nelle presenti Condizioni Particolari.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>L’</w:t>
      </w:r>
      <w:del w:id="39" w:author="Avv. Rosario Panzariello" w:date="2026-10-01T05:38:00Z" w16du:dateUtc="2026-10-01T03:38:00Z">
        <w:r w:rsidR="00A51ADB" w:rsidRPr="00CB0B07" w:rsidDel="00770A6D">
          <w:rPr>
            <w:rFonts w:ascii="Verdana" w:hAnsi="Verdana"/>
            <w:sz w:val="20"/>
            <w:szCs w:val="20"/>
          </w:rPr>
          <w:delText xml:space="preserve">Offerente aggiudicatario </w:delText>
        </w:r>
      </w:del>
      <w:ins w:id="40" w:author="Avv. Rosario Panzariello" w:date="2026-10-01T05:38:00Z" w16du:dateUtc="2026-10-01T03:38:00Z">
        <w:r w:rsidR="00770A6D">
          <w:rPr>
            <w:rFonts w:ascii="Verdana" w:hAnsi="Verdana"/>
            <w:sz w:val="20"/>
            <w:szCs w:val="20"/>
          </w:rPr>
          <w:t xml:space="preserve">Acquirente </w:t>
        </w:r>
      </w:ins>
      <w:r w:rsidR="00A51ADB" w:rsidRPr="00CB0B07">
        <w:rPr>
          <w:rFonts w:ascii="Verdana" w:hAnsi="Verdana"/>
          <w:sz w:val="20"/>
          <w:szCs w:val="20"/>
        </w:rPr>
        <w:t xml:space="preserve">e il Venditore riconoscono e accettano che il meccanismo competitivo dell’Asta costituisce elemento essenziale per la determinazione del prezzo, </w:t>
      </w:r>
      <w:r w:rsidR="00216422" w:rsidRPr="00216422">
        <w:rPr>
          <w:rFonts w:ascii="Verdana" w:hAnsi="Verdana"/>
          <w:sz w:val="20"/>
          <w:szCs w:val="20"/>
        </w:rPr>
        <w:t>con conseguente esclusione, nei limiti consentiti dalla legge, di contestazioni relative alla congruità</w:t>
      </w:r>
      <w:r w:rsidR="00A51ADB" w:rsidRPr="00CB0B07">
        <w:rPr>
          <w:rFonts w:ascii="Verdana" w:hAnsi="Verdana"/>
          <w:sz w:val="20"/>
          <w:szCs w:val="20"/>
        </w:rPr>
        <w:t xml:space="preserve">, adeguatezza o proporzionalità del </w:t>
      </w:r>
      <w:ins w:id="41" w:author="Avv. Rosario Panzariello" w:date="2026-10-01T05:38:00Z" w16du:dateUtc="2026-10-01T03:38:00Z">
        <w:r w:rsidR="006B00DE">
          <w:rPr>
            <w:rFonts w:ascii="Verdana" w:hAnsi="Verdana"/>
            <w:sz w:val="20"/>
            <w:szCs w:val="20"/>
          </w:rPr>
          <w:t>Prezzo di vendita all’Acquirente</w:t>
        </w:r>
      </w:ins>
      <w:del w:id="42" w:author="Avv. Rosario Panzariello" w:date="2026-10-01T05:38:00Z" w16du:dateUtc="2026-10-01T03:38:00Z">
        <w:r w:rsidR="00A51ADB" w:rsidRPr="00CB0B07" w:rsidDel="006B00DE">
          <w:rPr>
            <w:rFonts w:ascii="Verdana" w:hAnsi="Verdana"/>
            <w:sz w:val="20"/>
            <w:szCs w:val="20"/>
          </w:rPr>
          <w:delText>prezzo di aggiudicazione</w:delText>
        </w:r>
      </w:del>
      <w:r w:rsidR="00A51ADB" w:rsidRPr="00CB0B07">
        <w:rPr>
          <w:rFonts w:ascii="Verdana" w:hAnsi="Verdana"/>
          <w:sz w:val="20"/>
          <w:szCs w:val="20"/>
        </w:rPr>
        <w:t>.</w:t>
      </w:r>
    </w:p>
    <w:p w14:paraId="79725114" w14:textId="08A3F122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Qualora, al termine della 1 Euro Auction, non sia pervenuta alcuna Offerta valida, l’Asta si intenderà deserta e non si perfezionerà </w:t>
      </w:r>
      <w:del w:id="43" w:author="Avv. Rosario Panzariello" w:date="2026-10-01T05:38:00Z" w16du:dateUtc="2026-10-01T03:38:00Z">
        <w:r w:rsidRPr="000E79AF" w:rsidDel="006B00DE">
          <w:rPr>
            <w:rFonts w:ascii="Verdana" w:hAnsi="Verdana"/>
            <w:sz w:val="20"/>
            <w:szCs w:val="20"/>
          </w:rPr>
          <w:delText>alcuna Aggiudicazione</w:delText>
        </w:r>
      </w:del>
      <w:ins w:id="44" w:author="Avv. Rosario Panzariello" w:date="2026-10-01T05:38:00Z" w16du:dateUtc="2026-10-01T03:38:00Z">
        <w:r w:rsidR="006B00DE">
          <w:rPr>
            <w:rFonts w:ascii="Verdana" w:hAnsi="Verdana"/>
            <w:sz w:val="20"/>
            <w:szCs w:val="20"/>
          </w:rPr>
          <w:t>alcun Accordo Vincolante</w:t>
        </w:r>
      </w:ins>
      <w:r w:rsidRPr="000E79AF">
        <w:rPr>
          <w:rFonts w:ascii="Verdana" w:hAnsi="Verdana"/>
          <w:sz w:val="20"/>
          <w:szCs w:val="20"/>
        </w:rPr>
        <w:t xml:space="preserve"> ai sensi delle CG; conseguentemente, non sorgerà in capo a Fleequid, al Venditore o a terzi alcun obbligo di acquisto del Veicolo.</w:t>
      </w:r>
    </w:p>
    <w:p w14:paraId="523F7D83" w14:textId="6FAA75B3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In caso di Asta deserta, il Venditore prende atto che il Veicolo potrà essere nuovamente messo in vendita secondo modalità determinate da Fleequid, anche mediante nuova Asta o altra procedura disponibile sul Marketplace.</w:t>
      </w:r>
    </w:p>
    <w:p w14:paraId="6CA015D7" w14:textId="5472C4DA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51F6C0D3" w14:textId="2B9FF3B7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Garanzia economica a favore del Venditore </w:t>
      </w:r>
      <w:r w:rsidR="003C5B5D">
        <w:rPr>
          <w:rFonts w:ascii="Verdana" w:hAnsi="Verdana"/>
          <w:b/>
          <w:bCs/>
          <w:smallCaps/>
          <w:sz w:val="20"/>
          <w:szCs w:val="20"/>
        </w:rPr>
        <w:t>nelle 1 Euro Auctions</w:t>
      </w:r>
      <w:r w:rsidRPr="000B094C"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ECA7EE0" w14:textId="6EC4EFEF" w:rsidR="000B094C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Nell’ambito delle 1 Euro Auctions</w:t>
      </w:r>
      <w:ins w:id="45" w:author="Avv. Rosario Panzariello" w:date="2026-10-01T05:38:00Z" w16du:dateUtc="2026-10-01T03:38:00Z">
        <w:r w:rsidR="007B40D4">
          <w:rPr>
            <w:rFonts w:ascii="Verdana" w:hAnsi="Verdana"/>
            <w:sz w:val="20"/>
            <w:szCs w:val="20"/>
          </w:rPr>
          <w:t xml:space="preserve"> eseguite secondo il Modello di Vendita in commissione</w:t>
        </w:r>
      </w:ins>
      <w:r w:rsidR="00212973">
        <w:rPr>
          <w:rFonts w:ascii="Verdana" w:hAnsi="Verdana"/>
          <w:sz w:val="20"/>
          <w:szCs w:val="20"/>
        </w:rPr>
        <w:t xml:space="preserve">, </w:t>
      </w:r>
      <w:r w:rsidRPr="003C5B5D">
        <w:rPr>
          <w:rFonts w:ascii="Verdana" w:hAnsi="Verdana"/>
          <w:sz w:val="20"/>
          <w:szCs w:val="20"/>
        </w:rPr>
        <w:t xml:space="preserve">e in deroga al meccanismo del Prezzo di riserva (PR) previsto dalle Condizioni Generali, Fleequid </w:t>
      </w:r>
      <w:r w:rsidRPr="003C5B5D">
        <w:rPr>
          <w:rFonts w:ascii="Verdana" w:hAnsi="Verdana"/>
          <w:sz w:val="20"/>
          <w:szCs w:val="20"/>
        </w:rPr>
        <w:lastRenderedPageBreak/>
        <w:t>garantisce al Venditore, in presenza di almeno un’Offerta valida, un incasso netto</w:t>
      </w:r>
      <w:ins w:id="46" w:author="Avv. Rosario Panzariello" w:date="2026-10-01T05:39:00Z" w16du:dateUtc="2026-10-01T03:39:00Z">
        <w:r w:rsidR="001E7460">
          <w:rPr>
            <w:rFonts w:ascii="Verdana" w:hAnsi="Verdana"/>
            <w:sz w:val="20"/>
            <w:szCs w:val="20"/>
          </w:rPr>
          <w:t>, pari al Prezzo di vendita all’Acquirente al netto delle sole Commissioni a carico del Venditore,</w:t>
        </w:r>
      </w:ins>
      <w:r w:rsidRPr="003C5B5D">
        <w:rPr>
          <w:rFonts w:ascii="Verdana" w:hAnsi="Verdana"/>
          <w:sz w:val="20"/>
          <w:szCs w:val="20"/>
        </w:rPr>
        <w:t xml:space="preserve"> non inferiore al Prezzo minimo di impegno alla vendita (PMIV) indicato per il Veicolo ai sensi delle CG.</w:t>
      </w:r>
    </w:p>
    <w:p w14:paraId="1E5BB588" w14:textId="0AE2034C" w:rsidR="003C5B5D" w:rsidRPr="00FD4E1F" w:rsidRDefault="00CB62AA" w:rsidP="00FD4E1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ins w:id="47" w:author="Avv. Rosario Panzariello" w:date="2026-10-01T05:39:00Z" w16du:dateUtc="2026-10-01T03:39:00Z">
        <w:r>
          <w:rPr>
            <w:rFonts w:ascii="Verdana" w:hAnsi="Verdana"/>
            <w:sz w:val="20"/>
            <w:szCs w:val="20"/>
          </w:rPr>
          <w:t xml:space="preserve">l’incasso netto di cui all’art. 3.1 </w:t>
        </w:r>
      </w:ins>
      <w:del w:id="48" w:author="Avv. Rosario Panzariello" w:date="2026-10-01T05:39:00Z" w16du:dateUtc="2026-10-01T03:39:00Z">
        <w:r w:rsidR="003C5B5D" w:rsidRPr="003C5B5D" w:rsidDel="00CB62AA">
          <w:rPr>
            <w:rFonts w:ascii="Verdana" w:hAnsi="Verdana"/>
            <w:sz w:val="20"/>
            <w:szCs w:val="20"/>
          </w:rPr>
          <w:delText xml:space="preserve">Qualora il Prezzo di aggiudicazione </w:delText>
        </w:r>
      </w:del>
      <w:r w:rsidR="003C5B5D" w:rsidRPr="003C5B5D">
        <w:rPr>
          <w:rFonts w:ascii="Verdana" w:hAnsi="Verdana"/>
          <w:sz w:val="20"/>
          <w:szCs w:val="20"/>
        </w:rPr>
        <w:t xml:space="preserve">risultante al termine della 1 Euro Auction sia inferiore al PMIV, Fleequid si impegna a corrispondere al Venditore la differenza necessaria </w:t>
      </w:r>
      <w:r w:rsidR="00D82582" w:rsidRPr="00D82582">
        <w:rPr>
          <w:rFonts w:ascii="Verdana" w:hAnsi="Verdana"/>
          <w:sz w:val="20"/>
          <w:szCs w:val="20"/>
        </w:rPr>
        <w:t xml:space="preserve">affinché l’incasso netto spettante al Venditore, determinato </w:t>
      </w:r>
      <w:del w:id="49" w:author="Avv. Rosario Panzariello" w:date="2026-10-01T05:40:00Z" w16du:dateUtc="2026-10-01T03:40:00Z">
        <w:r w:rsidR="00D82582" w:rsidRPr="00D82582" w:rsidDel="00CB62AA">
          <w:rPr>
            <w:rFonts w:ascii="Verdana" w:hAnsi="Verdana"/>
            <w:sz w:val="20"/>
            <w:szCs w:val="20"/>
          </w:rPr>
          <w:delText>secondo le modalità previste dalle CG e dal Tariffario applicabile</w:delText>
        </w:r>
      </w:del>
      <w:ins w:id="50" w:author="Avv. Rosario Panzariello" w:date="2026-10-01T05:40:00Z" w16du:dateUtc="2026-10-01T03:40:00Z">
        <w:r>
          <w:rPr>
            <w:rFonts w:ascii="Verdana" w:hAnsi="Verdana"/>
            <w:sz w:val="20"/>
            <w:szCs w:val="20"/>
          </w:rPr>
          <w:t>ai sensi dell’art. 3.1</w:t>
        </w:r>
      </w:ins>
      <w:r w:rsidR="00D82582" w:rsidRPr="00D82582">
        <w:rPr>
          <w:rFonts w:ascii="Verdana" w:hAnsi="Verdana"/>
          <w:sz w:val="20"/>
          <w:szCs w:val="20"/>
        </w:rPr>
        <w:t>, risulti pari al PMIV</w:t>
      </w:r>
      <w:r w:rsidR="003C5B5D" w:rsidRPr="003C5B5D">
        <w:rPr>
          <w:rFonts w:ascii="Verdana" w:hAnsi="Verdana"/>
          <w:sz w:val="20"/>
          <w:szCs w:val="20"/>
        </w:rPr>
        <w:t>.</w:t>
      </w:r>
      <w:r w:rsidR="00D82582" w:rsidRPr="00D82582">
        <w:rPr>
          <w:rFonts w:ascii="Verdana" w:hAnsi="Verdana"/>
          <w:sz w:val="20"/>
          <w:szCs w:val="20"/>
        </w:rPr>
        <w:t xml:space="preserve"> Qualora invece </w:t>
      </w:r>
      <w:del w:id="51" w:author="Avv. Rosario Panzariello" w:date="2026-10-01T05:40:00Z" w16du:dateUtc="2026-10-01T03:40:00Z">
        <w:r w:rsidR="00D82582" w:rsidRPr="00D82582" w:rsidDel="00023DAE">
          <w:rPr>
            <w:rFonts w:ascii="Verdana" w:hAnsi="Verdana"/>
            <w:sz w:val="20"/>
            <w:szCs w:val="20"/>
          </w:rPr>
          <w:delText>il Prezzo di aggiudicazione</w:delText>
        </w:r>
      </w:del>
      <w:ins w:id="52" w:author="Avv. Rosario Panzariello" w:date="2026-10-01T05:40:00Z" w16du:dateUtc="2026-10-01T03:40:00Z">
        <w:r w:rsidR="00023DAE">
          <w:rPr>
            <w:rFonts w:ascii="Verdana" w:hAnsi="Verdana"/>
            <w:sz w:val="20"/>
            <w:szCs w:val="20"/>
          </w:rPr>
          <w:t>l’incasso netto</w:t>
        </w:r>
      </w:ins>
      <w:r w:rsidR="00D82582" w:rsidRPr="00D82582">
        <w:rPr>
          <w:rFonts w:ascii="Verdana" w:hAnsi="Verdana"/>
          <w:sz w:val="20"/>
          <w:szCs w:val="20"/>
        </w:rPr>
        <w:t xml:space="preserve"> sia pari o superiore al PMIV, al Venditore spetterà integralmente il relativo maggior incasso, secondo la disciplina ordinaria delle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L’eventuale integrazione economica ha natura meramente compensativa e non costituisce, in alcun modo, acquisto diretto o indiretto del Veicolo da parte di Fleequid.</w:t>
      </w:r>
      <w:ins w:id="53" w:author="Avv. Rosario Panzariello" w:date="2026-10-01T05:40:00Z" w16du:dateUtc="2026-10-01T03:40:00Z">
        <w:r w:rsidR="00FD4E1F" w:rsidRPr="00FD4E1F">
          <w:rPr>
            <w:rFonts w:ascii="Verdana" w:hAnsi="Verdana"/>
            <w:sz w:val="20"/>
            <w:szCs w:val="20"/>
          </w:rPr>
          <w:t xml:space="preserve"> </w:t>
        </w:r>
        <w:r w:rsidR="00FD4E1F">
          <w:rPr>
            <w:rFonts w:ascii="Verdana" w:hAnsi="Verdana"/>
            <w:sz w:val="20"/>
            <w:szCs w:val="20"/>
          </w:rPr>
          <w:t>La garanzia non copre le Tariffe, le penali, i rimborsi spese né gli altri importi eventualmente dovuti dal Venditore a Fleequid, che restano disciplinati dalle CG, dal Tariffario e dalle altre fonti contrattuali applicabili e possono essere detratti o compensati secondo la disciplina generale.</w:t>
        </w:r>
      </w:ins>
    </w:p>
    <w:p w14:paraId="2CAAB13A" w14:textId="28FDE97E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La garanzia di cui ai commi precedenti opera esclusivamente qualora, nel corso della 1 Euro Auction, sia stata presentata almeno un’Offerta valida ai sensi dell’art. 2.2 delle presenti Condizioni Particolari.</w:t>
      </w:r>
    </w:p>
    <w:p w14:paraId="5DF88049" w14:textId="621C2646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In assenza di Offerte valide e, conseguentemente, in caso di Asta deserta, non si perfezionerà </w:t>
      </w:r>
      <w:del w:id="54" w:author="Avv. Rosario Panzariello" w:date="2026-10-01T05:40:00Z" w16du:dateUtc="2026-10-01T03:40:00Z">
        <w:r w:rsidRPr="003C5B5D" w:rsidDel="00FD4E1F">
          <w:rPr>
            <w:rFonts w:ascii="Verdana" w:hAnsi="Verdana"/>
            <w:sz w:val="20"/>
            <w:szCs w:val="20"/>
          </w:rPr>
          <w:delText>alcuna Aggiudicazione</w:delText>
        </w:r>
      </w:del>
      <w:ins w:id="55" w:author="Avv. Rosario Panzariello" w:date="2026-10-01T05:40:00Z" w16du:dateUtc="2026-10-01T03:40:00Z">
        <w:r w:rsidR="00FD4E1F">
          <w:rPr>
            <w:rFonts w:ascii="Verdana" w:hAnsi="Verdana"/>
            <w:sz w:val="20"/>
            <w:szCs w:val="20"/>
          </w:rPr>
          <w:t>alcun Acc</w:t>
        </w:r>
      </w:ins>
      <w:ins w:id="56" w:author="Avv. Rosario Panzariello" w:date="2026-10-01T05:41:00Z" w16du:dateUtc="2026-10-01T03:41:00Z">
        <w:r w:rsidR="00FD4E1F">
          <w:rPr>
            <w:rFonts w:ascii="Verdana" w:hAnsi="Verdana"/>
            <w:sz w:val="20"/>
            <w:szCs w:val="20"/>
          </w:rPr>
          <w:t>ordo vincolante</w:t>
        </w:r>
      </w:ins>
      <w:r w:rsidRPr="003C5B5D">
        <w:rPr>
          <w:rFonts w:ascii="Verdana" w:hAnsi="Verdana"/>
          <w:sz w:val="20"/>
          <w:szCs w:val="20"/>
        </w:rPr>
        <w:t xml:space="preserve"> ai sensi delle CG e non sorgerà in capo a Fleequid alcun obbligo di acquisto del Veicolo né alcun obbligo di integrazione economica a favore del Venditore.</w:t>
      </w:r>
    </w:p>
    <w:p w14:paraId="36181E6D" w14:textId="5A64A4E8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La corresponsione dell’eventuale integrazione economica fino al PMIV è subordinata alla regolare conclusione del Contratto e all’integrale e definitivo adempimento degli obblighi di pagamento da parte dell’Acquirente, secondo quanto previsto dalle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Resta altresì inteso che il Venditore dovrà aver adempiuto integralmente e senza riserve a tutti gli obblighi previsti dalle CG e dalle presenti Condizioni Particolari, inclusi, a titolo esemplificativo, gli obblighi relativi alla conformità del Veicolo, alla completezza e veridicità delle informazioni fornite e alla corretta esecuzione della consegna.</w:t>
      </w:r>
    </w:p>
    <w:p w14:paraId="0621C3BC" w14:textId="03E1F64D" w:rsidR="003C5B5D" w:rsidRPr="00A51ADB" w:rsidRDefault="00C6058E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>La garanzia di cui al presente articolo costituisce un impegno contrattuale interno, accessorio e condizionato, limitato alla singola Asta qualificata come 1 Euro Auction e non integra promessa al pubblico, né attività assicurativa, né costituisce impegno generale o permanente di acquisto da parte di Fleequid</w:t>
      </w:r>
      <w:r w:rsidR="003C5B5D" w:rsidRPr="003C5B5D">
        <w:rPr>
          <w:rFonts w:ascii="Verdana" w:hAnsi="Verdana"/>
          <w:sz w:val="20"/>
          <w:szCs w:val="20"/>
        </w:rPr>
        <w:t>.</w:t>
      </w:r>
      <w:r w:rsidR="00A51ADB" w:rsidRPr="00A51ADB">
        <w:rPr>
          <w:b/>
          <w:bCs/>
        </w:rPr>
        <w:t xml:space="preserve"> </w:t>
      </w:r>
      <w:r w:rsidR="00C52357" w:rsidRPr="00C52357">
        <w:rPr>
          <w:rFonts w:ascii="Verdana" w:hAnsi="Verdana"/>
          <w:sz w:val="20"/>
          <w:szCs w:val="20"/>
        </w:rPr>
        <w:t>In ogni caso, l’erogazione dell’eventuale integrazione economica potrà avvenire solo successivamente alla definizione del rapporto con l’Acquirente, ivi inclusa la verifica dell’effettivo incasso delle somme dovute o dell’esito delle procedure di gestione dell’inadempimento previste dalle CG</w:t>
      </w:r>
      <w:r w:rsidR="00A51ADB" w:rsidRPr="00CB0B07">
        <w:rPr>
          <w:rFonts w:ascii="Verdana" w:hAnsi="Verdana"/>
          <w:sz w:val="20"/>
          <w:szCs w:val="20"/>
        </w:rPr>
        <w:t>.</w:t>
      </w:r>
      <w:ins w:id="57" w:author="Avv. Rosario Panzariello" w:date="2026-10-01T05:41:00Z" w16du:dateUtc="2026-10-01T03:41:00Z">
        <w:r w:rsidR="00C16435" w:rsidRPr="00C16435">
          <w:rPr>
            <w:rFonts w:ascii="Verdana" w:hAnsi="Verdana"/>
            <w:sz w:val="20"/>
            <w:szCs w:val="20"/>
          </w:rPr>
          <w:t xml:space="preserve"> </w:t>
        </w:r>
        <w:r w:rsidR="00C16435">
          <w:rPr>
            <w:rFonts w:ascii="Verdana" w:hAnsi="Verdana"/>
            <w:sz w:val="20"/>
            <w:szCs w:val="20"/>
          </w:rPr>
          <w:t>In caso di Annullamento della vendita e di successiva vendita del Veicolo ad altro Offerente ai sensi dell’art. 10.5 delle CG, la garanzia opera, alle condizioni previste dal presente articolo, esclusivamente con riferimento alla nuova vendita.</w:t>
        </w:r>
      </w:ins>
    </w:p>
    <w:p w14:paraId="0D68E9AA" w14:textId="4BD6B8A0" w:rsidR="00C96704" w:rsidRPr="00A51ADB" w:rsidRDefault="00C96704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>La garanzia di cui al presente articolo costituisce una garanzia commerciale interna limitata alla singola Asta qualificata come 1 Euro Auction e non integra attività assicurativa, né costituisce impegno generale o permanente di acquisto da parte di Fleequid.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 xml:space="preserve">La garanzia non è </w:t>
      </w:r>
      <w:r w:rsidR="00A51ADB" w:rsidRPr="00CB0B07">
        <w:rPr>
          <w:rFonts w:ascii="Verdana" w:hAnsi="Verdana"/>
          <w:sz w:val="20"/>
          <w:szCs w:val="20"/>
        </w:rPr>
        <w:lastRenderedPageBreak/>
        <w:t>cedibile né trasferibile e opera esclusivamente nei confronti del Venditore originario che ha conferito il Veicolo alla vendita.</w:t>
      </w:r>
    </w:p>
    <w:p w14:paraId="6DBB55F6" w14:textId="6BC1A2E7" w:rsidR="003C5B5D" w:rsidRPr="00A51ADB" w:rsidRDefault="003C5B5D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Resta ferma la facoltà di Fleequid di sospendere, annullare o dichiarare non valida l’Asta nei casi previsti dalle CG; in tali ipotesi non troverà applicazione la garanzia di cui al presente articolo</w:t>
      </w:r>
      <w:ins w:id="58" w:author="Avv. Rosario Panzariello" w:date="2026-10-01T05:41:00Z" w16du:dateUtc="2026-10-01T03:41:00Z">
        <w:r w:rsidR="00BC134C">
          <w:rPr>
            <w:rFonts w:ascii="Verdana" w:hAnsi="Verdana"/>
            <w:sz w:val="20"/>
            <w:szCs w:val="20"/>
          </w:rPr>
          <w:t>, fermo quanto previsto dall’art. 6.2</w:t>
        </w:r>
      </w:ins>
      <w:r w:rsidRPr="003C5B5D">
        <w:rPr>
          <w:rFonts w:ascii="Verdana" w:hAnsi="Verdana"/>
          <w:sz w:val="20"/>
          <w:szCs w:val="20"/>
        </w:rPr>
        <w:t>.</w:t>
      </w:r>
      <w:r w:rsidR="00A51ADB" w:rsidRPr="00CB0B07">
        <w:rPr>
          <w:rFonts w:ascii="Verdana" w:hAnsi="Verdana"/>
          <w:sz w:val="20"/>
          <w:szCs w:val="20"/>
        </w:rPr>
        <w:t xml:space="preserve"> La garanzia non troverà altresì applicazione in caso di comportamenti abusivi, fraudolenti o non conformi alle CG da parte del Venditore o di soggetti a esso riconducibili, inclusa, a titolo esemplificativo, la partecipazione diretta o indiretta all’Asta al fine di influenzarne l’esito.</w:t>
      </w:r>
    </w:p>
    <w:p w14:paraId="6A9A654E" w14:textId="77777777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7C815AD8" w14:textId="496305C1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28174EFA">
        <w:rPr>
          <w:rFonts w:ascii="Verdana" w:hAnsi="Verdana"/>
          <w:b/>
          <w:bCs/>
          <w:smallCaps/>
          <w:sz w:val="20"/>
          <w:szCs w:val="20"/>
        </w:rPr>
        <w:t>Struttura commissionale.</w:t>
      </w:r>
    </w:p>
    <w:p w14:paraId="3459B687" w14:textId="0E54DC05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>Alle 1 Euro Auctions</w:t>
      </w:r>
      <w:ins w:id="59" w:author="Avv. Rosario Panzariello" w:date="2026-10-01T05:41:00Z" w16du:dateUtc="2026-10-01T03:41:00Z">
        <w:r w:rsidR="00281BFB" w:rsidRPr="00281BFB">
          <w:rPr>
            <w:rFonts w:ascii="Verdana" w:hAnsi="Verdana"/>
            <w:sz w:val="20"/>
            <w:szCs w:val="20"/>
          </w:rPr>
          <w:t xml:space="preserve"> </w:t>
        </w:r>
        <w:r w:rsidR="00281BFB">
          <w:rPr>
            <w:rFonts w:ascii="Verdana" w:hAnsi="Verdana"/>
            <w:sz w:val="20"/>
            <w:szCs w:val="20"/>
          </w:rPr>
          <w:t>eseguite secondo il Modello di Vendita in commissione</w:t>
        </w:r>
      </w:ins>
      <w:r w:rsidRPr="00BC438E">
        <w:rPr>
          <w:rFonts w:ascii="Verdana" w:hAnsi="Verdana"/>
          <w:sz w:val="20"/>
          <w:szCs w:val="20"/>
        </w:rPr>
        <w:t xml:space="preserve"> si applica, in via generale, la struttura commissionale ordinaria prevista dal Tariffario Fleequid, come di volta in volta vigente e pubblicato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52D34E99" w14:textId="24C7C802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>Resta tuttavia espressamente salva la facoltà di Fleequid di prevedere, per specifiche 1 Euro Auctions, una diversa struttura commissionale, che potrà essere indicata di volta in volta nella relativa pagina d’Asta, nel Tariffario dedicato o in altra documentazione contrattuale resa disponibile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979D716" w14:textId="1F50C8F3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In tali casi, la struttura commissionale specifica così indicata prevarrà su quella ordinaria limitatamente alla singola Asta cui si riferisce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025582D5" w14:textId="12516492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All’Acquirente sono applicate le </w:t>
      </w:r>
      <w:del w:id="60" w:author="Avv. Rosario Panzariello" w:date="2026-10-01T05:41:00Z" w16du:dateUtc="2026-10-01T03:41:00Z">
        <w:r w:rsidRPr="00B71B0F" w:rsidDel="00281BFB">
          <w:rPr>
            <w:rFonts w:ascii="Verdana" w:hAnsi="Verdana"/>
            <w:sz w:val="20"/>
            <w:szCs w:val="20"/>
          </w:rPr>
          <w:delText xml:space="preserve">commissioni </w:delText>
        </w:r>
      </w:del>
      <w:ins w:id="61" w:author="Avv. Rosario Panzariello" w:date="2026-10-01T05:41:00Z" w16du:dateUtc="2026-10-01T03:41:00Z">
        <w:r w:rsidR="00281BFB">
          <w:rPr>
            <w:rFonts w:ascii="Verdana" w:hAnsi="Verdana"/>
            <w:sz w:val="20"/>
            <w:szCs w:val="20"/>
          </w:rPr>
          <w:t>Commissioni</w:t>
        </w:r>
        <w:r w:rsidR="00281BFB" w:rsidRPr="00B71B0F">
          <w:rPr>
            <w:rFonts w:ascii="Verdana" w:hAnsi="Verdana"/>
            <w:sz w:val="20"/>
            <w:szCs w:val="20"/>
          </w:rPr>
          <w:t xml:space="preserve"> </w:t>
        </w:r>
      </w:ins>
      <w:r w:rsidRPr="00B71B0F">
        <w:rPr>
          <w:rFonts w:ascii="Verdana" w:hAnsi="Verdana"/>
          <w:sz w:val="20"/>
          <w:szCs w:val="20"/>
        </w:rPr>
        <w:t xml:space="preserve">previste ai sensi dei commi che precedono, ivi inclusa, ove prevista, la commissione fissa (“flat buyer fee”) e/o la commissione percentuale sul Prezzo di </w:t>
      </w:r>
      <w:del w:id="62" w:author="Avv. Rosario Panzariello" w:date="2026-10-01T05:42:00Z" w16du:dateUtc="2026-10-01T03:42:00Z">
        <w:r w:rsidRPr="00B71B0F" w:rsidDel="00281BFB">
          <w:rPr>
            <w:rFonts w:ascii="Verdana" w:hAnsi="Verdana"/>
            <w:sz w:val="20"/>
            <w:szCs w:val="20"/>
          </w:rPr>
          <w:delText>aggiudicazione</w:delText>
        </w:r>
      </w:del>
      <w:ins w:id="63" w:author="Avv. Rosario Panzariello" w:date="2026-10-01T05:42:00Z" w16du:dateUtc="2026-10-01T03:42:00Z">
        <w:r w:rsidR="00281BFB">
          <w:rPr>
            <w:rFonts w:ascii="Verdana" w:hAnsi="Verdana"/>
            <w:sz w:val="20"/>
            <w:szCs w:val="20"/>
          </w:rPr>
          <w:t>vendita all’Acquirente</w:t>
        </w:r>
      </w:ins>
      <w:r w:rsidR="000B094C" w:rsidRPr="000B094C">
        <w:rPr>
          <w:rFonts w:ascii="Verdana" w:hAnsi="Verdana"/>
          <w:sz w:val="20"/>
          <w:szCs w:val="20"/>
        </w:rPr>
        <w:t>.</w:t>
      </w:r>
    </w:p>
    <w:p w14:paraId="1B1E4975" w14:textId="3766594E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Le Commissioni eventualmente dovute dal Venditore restano disciplinate dal Tariffario applicabile alla specifica Asta</w:t>
      </w:r>
      <w:r>
        <w:rPr>
          <w:rFonts w:ascii="Verdana" w:hAnsi="Verdana"/>
          <w:sz w:val="20"/>
          <w:szCs w:val="20"/>
        </w:rPr>
        <w:t>.</w:t>
      </w:r>
    </w:p>
    <w:p w14:paraId="1BB49A2A" w14:textId="3B07CAE4" w:rsidR="00B71B0F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Le Commissioni maturano </w:t>
      </w:r>
      <w:ins w:id="64" w:author="Avv. Rosario Panzariello" w:date="2026-10-01T05:42:00Z" w16du:dateUtc="2026-10-01T03:42:00Z">
        <w:r w:rsidR="001348AF">
          <w:rPr>
            <w:rFonts w:ascii="Verdana" w:hAnsi="Verdana"/>
            <w:sz w:val="20"/>
            <w:szCs w:val="20"/>
          </w:rPr>
          <w:t xml:space="preserve">e sono dovute secondo quanto previsto dall’art. 12.4 delle CG </w:t>
        </w:r>
      </w:ins>
      <w:del w:id="65" w:author="Avv. Rosario Panzariello" w:date="2026-10-01T05:42:00Z" w16du:dateUtc="2026-10-01T03:42:00Z">
        <w:r w:rsidRPr="00B71B0F" w:rsidDel="001348AF">
          <w:rPr>
            <w:rFonts w:ascii="Verdana" w:hAnsi="Verdana"/>
            <w:sz w:val="20"/>
            <w:szCs w:val="20"/>
          </w:rPr>
          <w:delText xml:space="preserve">per effetto dell’Aggiudicazione </w:delText>
        </w:r>
      </w:del>
      <w:r w:rsidRPr="00B71B0F">
        <w:rPr>
          <w:rFonts w:ascii="Verdana" w:hAnsi="Verdana"/>
          <w:sz w:val="20"/>
          <w:szCs w:val="20"/>
        </w:rPr>
        <w:t>e restano soggette alla disciplina generale delle Condizioni Generali in materia di pagamento, fatturazione e inadempimento, salvo quanto diversamente previsto nelle presenti Condizioni Particolari.</w:t>
      </w:r>
    </w:p>
    <w:p w14:paraId="0F5B6B12" w14:textId="41274B29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43917BDE" w14:textId="239A0A0F" w:rsidR="000B094C" w:rsidRP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>Deposito cauzionale e obblighi di pagamento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3F49BD9A" w14:textId="066512BE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 xml:space="preserve">Salvo diversa indicazione nella scheda dell’Asta, alle 1 Euro Auctions si applicano integralmente le disposizioni delle Condizioni Generali in materia di Deposito cauzionale, modalità di pagamento </w:t>
      </w:r>
      <w:commentRangeStart w:id="66"/>
      <w:ins w:id="67" w:author="Avv. Rosario Panzariello" w:date="2026-10-01T05:42:00Z" w16du:dateUtc="2026-10-01T03:42:00Z">
        <w:r w:rsidR="00BF1453">
          <w:rPr>
            <w:rFonts w:ascii="Verdana" w:hAnsi="Verdana"/>
            <w:sz w:val="20"/>
            <w:szCs w:val="20"/>
          </w:rPr>
          <w:t xml:space="preserve">dell’Importo Totale Dovuto </w:t>
        </w:r>
      </w:ins>
      <w:commentRangeEnd w:id="66"/>
      <w:r w:rsidR="00BF1453" w:rsidRPr="000B094C">
        <w:rPr>
          <w:rStyle w:val="Rimandocommento"/>
          <w:rFonts w:ascii="Verdana" w:hAnsi="Verdana"/>
          <w:sz w:val="20"/>
          <w:szCs w:val="20"/>
        </w:rPr>
        <w:commentReference w:id="66"/>
      </w:r>
      <w:del w:id="68" w:author="Avv. Rosario Panzariello" w:date="2026-10-01T05:42:00Z" w16du:dateUtc="2026-10-01T03:42:00Z">
        <w:r w:rsidRPr="000B094C" w:rsidDel="00BF1453">
          <w:rPr>
            <w:rFonts w:ascii="Verdana" w:hAnsi="Verdana"/>
            <w:sz w:val="20"/>
            <w:szCs w:val="20"/>
          </w:rPr>
          <w:delText xml:space="preserve">del Prezzo di aggiudicazione </w:delText>
        </w:r>
      </w:del>
      <w:r w:rsidRPr="000B094C">
        <w:rPr>
          <w:rFonts w:ascii="Verdana" w:hAnsi="Verdana"/>
          <w:sz w:val="20"/>
          <w:szCs w:val="20"/>
        </w:rPr>
        <w:t>e termini di adempimento dell’Acquirente.</w:t>
      </w:r>
    </w:p>
    <w:p w14:paraId="726F7C32" w14:textId="5E52FDC0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L’Acquirente aggiudicatario è tenuto al pagamento del Prezzo di aggiudicazione e delle Commissioni dovute nei termini e con le modalità previste dalle CG, nonché dal Tariffario applicabile alla specifica 1 Euro Auction.</w:t>
      </w:r>
    </w:p>
    <w:p w14:paraId="26300286" w14:textId="42D95A88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In caso di mancato o ritardato pagamento da parte dell’Acquirente, trovano applicazione le disposizioni delle CG in materia di inadempimento, risoluzione,</w:t>
      </w:r>
      <w:ins w:id="69" w:author="Avv. Rosario Panzariello" w:date="2026-10-01T05:43:00Z" w16du:dateUtc="2026-10-01T03:43:00Z">
        <w:r w:rsidR="00B930A8" w:rsidRPr="00B930A8">
          <w:rPr>
            <w:rFonts w:ascii="Verdana" w:hAnsi="Verdana"/>
            <w:sz w:val="20"/>
            <w:szCs w:val="20"/>
          </w:rPr>
          <w:t xml:space="preserve"> </w:t>
        </w:r>
        <w:r w:rsidR="00B930A8">
          <w:rPr>
            <w:rFonts w:ascii="Verdana" w:hAnsi="Verdana"/>
            <w:sz w:val="20"/>
            <w:szCs w:val="20"/>
          </w:rPr>
          <w:t>Annullamento della vendita,</w:t>
        </w:r>
      </w:ins>
      <w:r w:rsidRPr="000B094C">
        <w:rPr>
          <w:rFonts w:ascii="Verdana" w:hAnsi="Verdana"/>
          <w:sz w:val="20"/>
          <w:szCs w:val="20"/>
        </w:rPr>
        <w:t xml:space="preserve"> </w:t>
      </w:r>
      <w:r w:rsidR="000E79AF">
        <w:rPr>
          <w:rFonts w:ascii="Verdana" w:hAnsi="Verdana"/>
          <w:sz w:val="20"/>
          <w:szCs w:val="20"/>
        </w:rPr>
        <w:lastRenderedPageBreak/>
        <w:t xml:space="preserve">penali, </w:t>
      </w:r>
      <w:ins w:id="70" w:author="Avv. Rosario Panzariello" w:date="2026-10-01T05:43:00Z" w16du:dateUtc="2026-10-01T03:43:00Z">
        <w:r w:rsidR="00972C4F">
          <w:rPr>
            <w:rFonts w:ascii="Verdana" w:hAnsi="Verdana"/>
            <w:sz w:val="20"/>
            <w:szCs w:val="20"/>
          </w:rPr>
          <w:t xml:space="preserve">trattenimento e imputazione del Deposito cauzionale ai sensi dell’art. 6.3 delle CG </w:t>
        </w:r>
      </w:ins>
      <w:del w:id="71" w:author="Avv. Rosario Panzariello" w:date="2026-10-01T05:43:00Z" w16du:dateUtc="2026-10-01T03:43:00Z">
        <w:r w:rsidRPr="000B094C" w:rsidDel="00972C4F">
          <w:rPr>
            <w:rFonts w:ascii="Verdana" w:hAnsi="Verdana"/>
            <w:sz w:val="20"/>
            <w:szCs w:val="20"/>
          </w:rPr>
          <w:delText xml:space="preserve">eventuale incameramento del Deposito cauzionale </w:delText>
        </w:r>
      </w:del>
      <w:r w:rsidRPr="000B094C">
        <w:rPr>
          <w:rFonts w:ascii="Verdana" w:hAnsi="Verdana"/>
          <w:sz w:val="20"/>
          <w:szCs w:val="20"/>
        </w:rPr>
        <w:t>e risarcimento del danno.</w:t>
      </w:r>
    </w:p>
    <w:p w14:paraId="41BF88B5" w14:textId="11E346E9" w:rsidR="000B094C" w:rsidRPr="000B094C" w:rsidRDefault="00C605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>Nel caso di 1 Euro Auctions, l’eventuale integrazione economica a favore del Venditore è dovuta da Fleequid esclusivamente nei limiti e alle condizioni previste dall’art. 3 delle presenti Condizioni Particolari.</w:t>
      </w:r>
      <w:r w:rsidRPr="00C6058E">
        <w:rPr>
          <w:kern w:val="0"/>
          <w14:ligatures w14:val="none"/>
        </w:rPr>
        <w:t xml:space="preserve"> </w:t>
      </w:r>
      <w:r w:rsidRPr="00C6058E">
        <w:rPr>
          <w:rFonts w:ascii="Verdana" w:hAnsi="Verdana"/>
          <w:sz w:val="20"/>
          <w:szCs w:val="20"/>
        </w:rPr>
        <w:t>Resta inteso che tale integrazione è subordinata all’integrale adempimento delle condizioni ivi previste, ivi inclusa la regolare conclusione del Contratto e l’effettivo incasso delle somme dovute dall’Acquirente, salvo quanto diversamente stabilito nelle presenti Condizioni Particolari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1AEB10E" w14:textId="0C949262" w:rsid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Resta ferma la facoltà di Fleequid, nei casi di inadempimento dell’Acquirente, di adottare le misure previste dalle CG, inclusa la facoltà di rimettere il Veicolo in vendita mediante nuova Asta o altra procedura disponibile sul Marketplace.</w:t>
      </w:r>
    </w:p>
    <w:p w14:paraId="3AC07013" w14:textId="77777777" w:rsidR="000E79AF" w:rsidRDefault="000E79AF" w:rsidP="000E79AF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00A51395" w14:textId="37E5F92A" w:rsidR="000E79AF" w:rsidRPr="000E79AF" w:rsidRDefault="000E79AF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>
        <w:rPr>
          <w:rFonts w:ascii="Verdana" w:hAnsi="Verdana"/>
          <w:b/>
          <w:bCs/>
          <w:smallCaps/>
          <w:sz w:val="20"/>
          <w:szCs w:val="20"/>
        </w:rPr>
        <w:t>Coordinamento, sospensione e disposizioni finali.</w:t>
      </w:r>
    </w:p>
    <w:p w14:paraId="37B5A00B" w14:textId="39E097E8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Fleequid si riserva la facoltà di sospendere, prorogare, annullare o dichiarare non valida una 1 Euro Auction </w:t>
      </w:r>
      <w:r w:rsidR="00BC438E">
        <w:rPr>
          <w:rFonts w:ascii="Verdana" w:hAnsi="Verdana"/>
          <w:sz w:val="20"/>
          <w:szCs w:val="20"/>
        </w:rPr>
        <w:t xml:space="preserve">in presenza di giustificati motivi, </w:t>
      </w:r>
      <w:r w:rsidRPr="000E79AF">
        <w:rPr>
          <w:rFonts w:ascii="Verdana" w:hAnsi="Verdana"/>
          <w:sz w:val="20"/>
          <w:szCs w:val="20"/>
        </w:rPr>
        <w:t>nei casi e alle condizioni previste dalle Condizioni Generali, ivi inclusi malfunzionamenti tecnici del Marketplace, comportamenti irregolari degli Utenti o esigenze organizzative debitamente motivate.</w:t>
      </w:r>
    </w:p>
    <w:p w14:paraId="49287BE2" w14:textId="1ACE103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Nei casi di sospensione o annullamento dell’Asta ai sensi del comma precedente, non troveranno applicazione le disposizioni relative </w:t>
      </w:r>
      <w:ins w:id="72" w:author="Avv. Rosario Panzariello" w:date="2026-10-01T05:44:00Z" w16du:dateUtc="2026-10-01T03:44:00Z">
        <w:r w:rsidR="00985979">
          <w:rPr>
            <w:rFonts w:ascii="Verdana" w:hAnsi="Verdana"/>
            <w:sz w:val="20"/>
            <w:szCs w:val="20"/>
          </w:rPr>
          <w:t>al perfezionamento dell’Accordo vincolante</w:t>
        </w:r>
      </w:ins>
      <w:del w:id="73" w:author="Avv. Rosario Panzariello" w:date="2026-10-01T05:44:00Z" w16du:dateUtc="2026-10-01T03:44:00Z">
        <w:r w:rsidRPr="000E79AF" w:rsidDel="00985979">
          <w:rPr>
            <w:rFonts w:ascii="Verdana" w:hAnsi="Verdana"/>
            <w:sz w:val="20"/>
            <w:szCs w:val="20"/>
          </w:rPr>
          <w:delText>all’Aggiudicazione</w:delText>
        </w:r>
      </w:del>
      <w:r w:rsidRPr="000E79AF">
        <w:rPr>
          <w:rFonts w:ascii="Verdana" w:hAnsi="Verdana"/>
          <w:sz w:val="20"/>
          <w:szCs w:val="20"/>
        </w:rPr>
        <w:t xml:space="preserve"> e la garanzia economica di cui all’art. 3 </w:t>
      </w:r>
      <w:r w:rsidR="00216422" w:rsidRPr="00216422">
        <w:rPr>
          <w:rFonts w:ascii="Verdana" w:hAnsi="Verdana"/>
          <w:sz w:val="20"/>
          <w:szCs w:val="20"/>
        </w:rPr>
        <w:t xml:space="preserve">non maturerà né sarà dovuta, </w:t>
      </w:r>
      <w:ins w:id="74" w:author="Avv. Rosario Panzariello" w:date="2026-10-01T05:44:00Z">
        <w:r w:rsidR="006D0846" w:rsidRPr="006D0846">
          <w:rPr>
            <w:rFonts w:ascii="Verdana" w:hAnsi="Verdana"/>
            <w:sz w:val="20"/>
            <w:szCs w:val="20"/>
          </w:rPr>
          <w:t>ferma la responsabilità di Fleequid per dolo o colpa grave e</w:t>
        </w:r>
      </w:ins>
      <w:ins w:id="75" w:author="Avv. Rosario Panzariello" w:date="2026-10-01T05:44:00Z" w16du:dateUtc="2026-10-01T03:44:00Z">
        <w:r w:rsidR="006D0846">
          <w:rPr>
            <w:rFonts w:ascii="Verdana" w:hAnsi="Verdana"/>
            <w:sz w:val="20"/>
            <w:szCs w:val="20"/>
          </w:rPr>
          <w:t xml:space="preserve"> </w:t>
        </w:r>
      </w:ins>
      <w:del w:id="76" w:author="Avv. Rosario Panzariello" w:date="2026-10-01T05:44:00Z" w16du:dateUtc="2026-10-01T03:44:00Z">
        <w:r w:rsidR="00216422" w:rsidRPr="00216422" w:rsidDel="006D0846">
          <w:rPr>
            <w:rFonts w:ascii="Verdana" w:hAnsi="Verdana"/>
            <w:sz w:val="20"/>
            <w:szCs w:val="20"/>
          </w:rPr>
          <w:delText xml:space="preserve">salvo il caso in cui l’annullamento sia imputabile a dolo o colpa grave di Fleequid, </w:delText>
        </w:r>
        <w:r w:rsidR="00216422" w:rsidRPr="00CB0B07" w:rsidDel="006D0846">
          <w:rPr>
            <w:rFonts w:ascii="Verdana" w:hAnsi="Verdana"/>
            <w:sz w:val="20"/>
            <w:szCs w:val="20"/>
          </w:rPr>
          <w:delText xml:space="preserve">fermo restando </w:delText>
        </w:r>
      </w:del>
      <w:r w:rsidR="00216422" w:rsidRPr="00CB0B07">
        <w:rPr>
          <w:rFonts w:ascii="Verdana" w:hAnsi="Verdana"/>
          <w:sz w:val="20"/>
          <w:szCs w:val="20"/>
        </w:rPr>
        <w:t>quanto previsto dalle Condizioni Generali in materia di responsabilità di Fleequid</w:t>
      </w:r>
      <w:r w:rsidR="00216422" w:rsidRPr="00216422">
        <w:rPr>
          <w:rFonts w:ascii="Verdana" w:hAnsi="Verdana"/>
          <w:sz w:val="20"/>
          <w:szCs w:val="20"/>
        </w:rPr>
        <w:t>.</w:t>
      </w:r>
    </w:p>
    <w:p w14:paraId="01E28920" w14:textId="2B52044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Le presenti Condizioni Particolari si applicano esclusivamente alle Aste espressamente qualificate come “1 Euro Auction” nel Marketplace e non incidono sulla disciplina delle Aste ordinarie, che restano integralmente regolate dalle Condizioni Generali.</w:t>
      </w:r>
    </w:p>
    <w:p w14:paraId="798AB3A7" w14:textId="679D282A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Per quanto non espressamente disciplinato nelle presenti Condizioni Particolari, restano integralmente applicabili le Condizioni Generali, le eventuali Condizioni </w:t>
      </w:r>
      <w:del w:id="77" w:author="Avv. Rosario Panzariello" w:date="2026-10-01T05:44:00Z" w16du:dateUtc="2026-10-01T03:44:00Z">
        <w:r w:rsidRPr="000E79AF" w:rsidDel="006D0846">
          <w:rPr>
            <w:rFonts w:ascii="Verdana" w:hAnsi="Verdana"/>
            <w:sz w:val="20"/>
            <w:szCs w:val="20"/>
          </w:rPr>
          <w:delText xml:space="preserve">specifiche </w:delText>
        </w:r>
      </w:del>
      <w:ins w:id="78" w:author="Avv. Rosario Panzariello" w:date="2026-10-01T05:44:00Z" w16du:dateUtc="2026-10-01T03:44:00Z">
        <w:r w:rsidR="006D0846">
          <w:rPr>
            <w:rFonts w:ascii="Verdana" w:hAnsi="Verdana"/>
            <w:sz w:val="20"/>
            <w:szCs w:val="20"/>
          </w:rPr>
          <w:t>Specifiche</w:t>
        </w:r>
        <w:r w:rsidR="006D0846" w:rsidRPr="000E79AF">
          <w:rPr>
            <w:rFonts w:ascii="Verdana" w:hAnsi="Verdana"/>
            <w:sz w:val="20"/>
            <w:szCs w:val="20"/>
          </w:rPr>
          <w:t xml:space="preserve"> </w:t>
        </w:r>
      </w:ins>
      <w:r w:rsidRPr="000E79AF">
        <w:rPr>
          <w:rFonts w:ascii="Verdana" w:hAnsi="Verdana"/>
          <w:sz w:val="20"/>
          <w:szCs w:val="20"/>
        </w:rPr>
        <w:t xml:space="preserve">e il Tariffario Fleequid, secondo la gerarchia stabilita dall’art. </w:t>
      </w:r>
      <w:del w:id="79" w:author="Avv. Rosario Panzariello" w:date="2026-10-01T05:44:00Z" w16du:dateUtc="2026-10-01T03:44:00Z">
        <w:r w:rsidRPr="000E79AF" w:rsidDel="006D0846">
          <w:rPr>
            <w:rFonts w:ascii="Verdana" w:hAnsi="Verdana"/>
            <w:sz w:val="20"/>
            <w:szCs w:val="20"/>
          </w:rPr>
          <w:delText>3.3</w:delText>
        </w:r>
      </w:del>
      <w:ins w:id="80" w:author="Avv. Rosario Panzariello" w:date="2026-10-01T05:44:00Z" w16du:dateUtc="2026-10-01T03:44:00Z">
        <w:r w:rsidR="006D0846">
          <w:rPr>
            <w:rFonts w:ascii="Verdana" w:hAnsi="Verdana"/>
            <w:sz w:val="20"/>
            <w:szCs w:val="20"/>
          </w:rPr>
          <w:t>4.3</w:t>
        </w:r>
      </w:ins>
      <w:r w:rsidRPr="000E79AF">
        <w:rPr>
          <w:rFonts w:ascii="Verdana" w:hAnsi="Verdana"/>
          <w:sz w:val="20"/>
          <w:szCs w:val="20"/>
        </w:rPr>
        <w:t xml:space="preserve"> delle CG.</w:t>
      </w:r>
    </w:p>
    <w:p w14:paraId="0E98AF9E" w14:textId="61FFDC08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ins w:id="81" w:author="Avv. Rosario Panzariello" w:date="2026-10-01T05:45:00Z" w16du:dateUtc="2026-10-01T03:45:00Z"/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Fleequid si riserva la facoltà di modificare o aggiornare le presenti Condizioni Particolari; tali modifiche troveranno applicazione esclusivamente alle 1 Euro Auctions pubblicate successivamente alla loro entrata in vigore.</w:t>
      </w:r>
    </w:p>
    <w:p w14:paraId="7942950E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ins w:id="82" w:author="Avv. Rosario Panzariello" w:date="2026-10-01T05:45:00Z" w16du:dateUtc="2026-10-01T03:45:00Z"/>
          <w:rFonts w:ascii="Verdana" w:hAnsi="Verdana"/>
          <w:sz w:val="20"/>
          <w:szCs w:val="20"/>
        </w:rPr>
      </w:pPr>
    </w:p>
    <w:p w14:paraId="62FECF9A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ins w:id="83" w:author="Avv. Rosario Panzariello" w:date="2026-10-01T05:45:00Z" w16du:dateUtc="2026-10-01T03:45:00Z"/>
          <w:rFonts w:ascii="Verdana" w:hAnsi="Verdana"/>
          <w:sz w:val="20"/>
          <w:szCs w:val="20"/>
        </w:rPr>
      </w:pPr>
    </w:p>
    <w:p w14:paraId="3ECC320B" w14:textId="53D7131D" w:rsidR="00723D99" w:rsidRDefault="00723D99" w:rsidP="00723D99">
      <w:pPr>
        <w:pStyle w:val="Paragrafoelenco"/>
        <w:spacing w:line="360" w:lineRule="auto"/>
        <w:ind w:left="0"/>
        <w:jc w:val="center"/>
        <w:rPr>
          <w:ins w:id="84" w:author="Avv. Rosario Panzariello" w:date="2026-10-01T05:45:00Z" w16du:dateUtc="2026-10-01T03:45:00Z"/>
          <w:rFonts w:ascii="Verdana" w:hAnsi="Verdana"/>
          <w:i/>
          <w:iCs/>
          <w:sz w:val="20"/>
          <w:szCs w:val="20"/>
        </w:rPr>
      </w:pPr>
      <w:ins w:id="85" w:author="Avv. Rosario Panzariello" w:date="2026-10-01T05:45:00Z" w16du:dateUtc="2026-10-01T03:45:00Z">
        <w:r w:rsidRPr="00723D99">
          <w:rPr>
            <w:rFonts w:ascii="Verdana" w:hAnsi="Verdana"/>
            <w:i/>
            <w:iCs/>
            <w:sz w:val="20"/>
            <w:szCs w:val="20"/>
            <w:rPrChange w:id="86" w:author="Avv. Rosario Panzariello" w:date="2026-10-01T05:45:00Z" w16du:dateUtc="2026-10-01T03:45:00Z">
              <w:rPr>
                <w:rFonts w:ascii="Verdana" w:hAnsi="Verdana"/>
                <w:sz w:val="20"/>
                <w:szCs w:val="20"/>
              </w:rPr>
            </w:rPrChange>
          </w:rPr>
          <w:t>*****</w:t>
        </w:r>
      </w:ins>
    </w:p>
    <w:p w14:paraId="6956432F" w14:textId="77777777" w:rsidR="00723D99" w:rsidRDefault="00723D99">
      <w:pPr>
        <w:jc w:val="center"/>
        <w:rPr>
          <w:ins w:id="87" w:author="Avv. Rosario Panzariello" w:date="2026-10-01T05:45:00Z" w16du:dateUtc="2026-10-01T03:45:00Z"/>
          <w:b/>
          <w:bCs/>
          <w:i/>
          <w:iCs/>
          <w:smallCaps/>
        </w:rPr>
        <w:pPrChange w:id="88" w:author="Avv. Rosario Panzariello" w:date="2026-10-01T05:45:00Z" w16du:dateUtc="2026-10-01T03:45:00Z">
          <w:pPr/>
        </w:pPrChange>
      </w:pPr>
      <w:ins w:id="89" w:author="Avv. Rosario Panzariello" w:date="2026-10-01T05:45:00Z" w16du:dateUtc="2026-10-01T03:45:00Z">
        <w:r>
          <w:rPr>
            <w:rFonts w:ascii="Verdana" w:hAnsi="Verdana"/>
            <w:b/>
            <w:bCs/>
            <w:i/>
            <w:iCs/>
            <w:smallCaps/>
            <w:kern w:val="2"/>
            <w:sz w:val="20"/>
            <w:szCs w:val="20"/>
            <w14:ligatures w14:val="standardContextual"/>
          </w:rPr>
          <w:t>Approvazione specifica ai sensi degli artt. 1341 e 1342 c.c.</w:t>
        </w:r>
      </w:ins>
    </w:p>
    <w:p w14:paraId="2D5C5DDB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ins w:id="90" w:author="Avv. Rosario Panzariello" w:date="2026-10-01T05:45:00Z" w16du:dateUtc="2026-10-01T03:45:00Z"/>
          <w:rFonts w:ascii="Verdana" w:hAnsi="Verdana"/>
          <w:sz w:val="20"/>
          <w:szCs w:val="20"/>
        </w:rPr>
      </w:pPr>
      <w:ins w:id="91" w:author="Avv. Rosario Panzariello" w:date="2026-10-01T05:45:00Z" w16du:dateUtc="2026-10-01T03:45:00Z">
        <w:r>
          <w:rPr>
            <w:rFonts w:ascii="Verdana" w:hAnsi="Verdana"/>
            <w:sz w:val="20"/>
            <w:szCs w:val="20"/>
          </w:rPr>
          <w:t>Ai sensi e per gli effetti degli artt. 1341 e 1342 c.c., l’Utente dichiara espressamente di aver letto, compreso e specificamente approvato le seguenti clausole delle presenti Condizioni Particolari:</w:t>
        </w:r>
      </w:ins>
    </w:p>
    <w:p w14:paraId="4B897718" w14:textId="1A395A0D" w:rsidR="00723D99" w:rsidRDefault="00723D99" w:rsidP="00723D99">
      <w:pPr>
        <w:pStyle w:val="Paragrafoelenco"/>
        <w:spacing w:line="360" w:lineRule="auto"/>
        <w:ind w:left="0"/>
        <w:jc w:val="both"/>
        <w:rPr>
          <w:ins w:id="92" w:author="Avv. Rosario Panzariello" w:date="2026-10-01T05:45:00Z" w16du:dateUtc="2026-10-01T03:45:00Z"/>
          <w:rFonts w:ascii="Verdana" w:hAnsi="Verdana"/>
          <w:sz w:val="20"/>
          <w:szCs w:val="20"/>
        </w:rPr>
      </w:pPr>
      <w:ins w:id="93" w:author="Avv. Rosario Panzariello" w:date="2026-10-01T05:45:00Z" w16du:dateUtc="2026-10-01T03:45:00Z">
        <w:r>
          <w:rPr>
            <w:rFonts w:ascii="Verdana" w:hAnsi="Verdana"/>
            <w:b/>
            <w:bCs/>
            <w:sz w:val="20"/>
            <w:szCs w:val="20"/>
          </w:rPr>
          <w:lastRenderedPageBreak/>
          <w:t xml:space="preserve">(a) nella qualità di Venditore: </w:t>
        </w:r>
      </w:ins>
      <w:ins w:id="94" w:author="Avv. Rosario Panzariello" w:date="2026-10-01T05:50:00Z">
        <w:r w:rsidR="00B71308" w:rsidRPr="00B71308">
          <w:rPr>
            <w:rFonts w:ascii="Verdana" w:hAnsi="Verdana"/>
            <w:sz w:val="20"/>
            <w:szCs w:val="20"/>
          </w:rPr>
          <w:t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3.6, secondo periodo (erogazione dell’eventuale integrazione economica solo successivamente alla definizione del rapporto con l’Acquirente); art. 3.7, secondo periodo (non cedibilità e non trasferibilità della garanzia); art. 3.8, primo periodo (inapplicabilità della garanzia in caso di sospensione, annullamento o dichiarazione di non validità dell’Asta da parte di Fleequid nei casi previsti dalle CG); art. 6.1 (facoltà di Fleequid di sospendere, prorogare, annullare o dichiarare non valida una 1 Euro Auction, anche per esigenze organizzative debitamente motivate); art. 6.2 (effetti della sospensione o dell’annullamento dell’Asta sul perfezionamento dell’Accordo vincolante e sulla maturazione della garanzia economica, ferma la responsabilità di Fleequid per dolo o colpa grave);</w:t>
        </w:r>
      </w:ins>
    </w:p>
    <w:p w14:paraId="73AABA11" w14:textId="45F01CC6" w:rsidR="00723D99" w:rsidRDefault="00723D99" w:rsidP="00723D99">
      <w:pPr>
        <w:pStyle w:val="Paragrafoelenco"/>
        <w:spacing w:line="360" w:lineRule="auto"/>
        <w:ind w:left="0"/>
        <w:jc w:val="both"/>
        <w:rPr>
          <w:ins w:id="95" w:author="Avv. Rosario Panzariello" w:date="2026-10-01T05:45:00Z" w16du:dateUtc="2026-10-01T03:45:00Z"/>
          <w:rFonts w:ascii="Verdana" w:hAnsi="Verdana"/>
          <w:sz w:val="20"/>
          <w:szCs w:val="20"/>
        </w:rPr>
      </w:pPr>
      <w:ins w:id="96" w:author="Avv. Rosario Panzariello" w:date="2026-10-01T05:45:00Z" w16du:dateUtc="2026-10-01T03:45:00Z">
        <w:r>
          <w:rPr>
            <w:rFonts w:ascii="Verdana" w:hAnsi="Verdana"/>
            <w:b/>
            <w:bCs/>
            <w:sz w:val="20"/>
            <w:szCs w:val="20"/>
          </w:rPr>
          <w:t xml:space="preserve">(b) nella qualità di Offerente o Acquirente: </w:t>
        </w:r>
      </w:ins>
      <w:ins w:id="97" w:author="Avv. Rosario Panzariello" w:date="2026-10-01T05:50:00Z">
        <w:r w:rsidR="00975C36" w:rsidRPr="00975C36">
          <w:rPr>
            <w:rFonts w:ascii="Verdana" w:hAnsi="Verdana"/>
            <w:sz w:val="20"/>
            <w:szCs w:val="20"/>
          </w:rPr>
          <w:t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6.1 (facoltà di Fleequid di sospendere, prorogare, annullare o dichiarare non valida una 1 Euro Auction, anche per esigenze organizzative debitamente motivate); art. 6.2 (effetti della sospensione o dell’annullamento dell’Asta sul perfezionamento dell’Accordo vincolante, ferma la responsabilità di Fleequid per dolo o colpa grave).</w:t>
        </w:r>
      </w:ins>
    </w:p>
    <w:p w14:paraId="77B12305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ins w:id="98" w:author="Avv. Rosario Panzariello" w:date="2026-10-01T05:45:00Z" w16du:dateUtc="2026-10-01T03:45:00Z"/>
          <w:rFonts w:ascii="Verdana" w:hAnsi="Verdana"/>
          <w:sz w:val="20"/>
          <w:szCs w:val="20"/>
        </w:rPr>
      </w:pPr>
      <w:ins w:id="99" w:author="Avv. Rosario Panzariello" w:date="2026-10-01T05:45:00Z" w16du:dateUtc="2026-10-01T03:45:00Z">
        <w:r>
          <w:rPr>
            <w:rFonts w:ascii="Verdana" w:hAnsi="Verdana"/>
            <w:sz w:val="20"/>
            <w:szCs w:val="20"/>
          </w:rPr>
          <w:t>La presente approvazione è autonoma e distinta rispetto all’approvazione specifica delle clausole delle CG, che non la sostituisce né la assorbe.</w:t>
        </w:r>
      </w:ins>
    </w:p>
    <w:p w14:paraId="306CAEA7" w14:textId="77777777" w:rsidR="00723D99" w:rsidRPr="00723D99" w:rsidRDefault="00723D99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  <w:rPrChange w:id="100" w:author="Avv. Rosario Panzariello" w:date="2026-10-01T05:45:00Z" w16du:dateUtc="2026-10-01T03:45:00Z">
            <w:rPr>
              <w:rFonts w:ascii="Verdana" w:hAnsi="Verdana"/>
              <w:sz w:val="20"/>
              <w:szCs w:val="20"/>
            </w:rPr>
          </w:rPrChange>
        </w:rPr>
        <w:pPrChange w:id="101" w:author="Avv. Rosario Panzariello" w:date="2026-10-01T05:45:00Z" w16du:dateUtc="2026-10-01T03:45:00Z">
          <w:pPr>
            <w:pStyle w:val="Paragrafoelenco"/>
            <w:numPr>
              <w:ilvl w:val="1"/>
              <w:numId w:val="1"/>
            </w:numPr>
            <w:spacing w:line="360" w:lineRule="auto"/>
            <w:ind w:left="0" w:hanging="720"/>
            <w:jc w:val="both"/>
          </w:pPr>
        </w:pPrChange>
      </w:pPr>
    </w:p>
    <w:sectPr w:rsidR="00723D99" w:rsidRPr="00723D99">
      <w:head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Avv. Rosario Panzariello" w:date="2026-10-01T05:30:00Z" w:initials="RP">
    <w:p w14:paraId="004ECBA2" w14:textId="77777777" w:rsidR="004A6EEF" w:rsidRDefault="004A6EEF" w:rsidP="004A6EEF">
      <w:pPr>
        <w:pStyle w:val="Testocommento"/>
      </w:pPr>
      <w:r>
        <w:rPr>
          <w:rStyle w:val="Rimandocommento"/>
        </w:rPr>
        <w:annotationRef/>
      </w:r>
      <w:r>
        <w:t>Fa riferimento alle CG V9</w:t>
      </w:r>
    </w:p>
  </w:comment>
  <w:comment w:id="8" w:author="Avv. Rosario Panzariello" w:date="2026-10-01T05:31:00Z" w:initials="RP">
    <w:p w14:paraId="3E6766B1" w14:textId="77777777" w:rsidR="00660288" w:rsidRDefault="00660288" w:rsidP="00660288">
      <w:pPr>
        <w:pStyle w:val="Testocommento"/>
      </w:pPr>
      <w:r>
        <w:rPr>
          <w:rStyle w:val="Rimandocommento"/>
        </w:rPr>
        <w:annotationRef/>
      </w:r>
      <w:r>
        <w:t>Nuova definizione in CG V9</w:t>
      </w:r>
    </w:p>
  </w:comment>
  <w:comment w:id="17" w:author="Avv. Rosario Panzariello" w:date="2026-10-01T05:33:00Z" w:initials="RP">
    <w:p w14:paraId="343B0FD0" w14:textId="66E3AAB9" w:rsidR="0008139A" w:rsidRDefault="0008139A" w:rsidP="0008139A">
      <w:pPr>
        <w:pStyle w:val="Testocommento"/>
      </w:pPr>
      <w:r>
        <w:rPr>
          <w:rStyle w:val="Rimandocommento"/>
        </w:rPr>
        <w:annotationRef/>
      </w:r>
      <w:r>
        <w:fldChar w:fldCharType="begin"/>
      </w:r>
      <w:r>
        <w:instrText>HYPERLINK "mailto:salvatore.pittera@Fleequid.com"</w:instrText>
      </w:r>
      <w:bookmarkStart w:id="19" w:name="_@_8D6DCCAC5135441BBF2925DA70FDF511Z"/>
      <w:r>
        <w:fldChar w:fldCharType="separate"/>
      </w:r>
      <w:bookmarkEnd w:id="19"/>
      <w:r w:rsidRPr="0008139A">
        <w:rPr>
          <w:rStyle w:val="Menzione"/>
          <w:noProof/>
        </w:rPr>
        <w:t>@Salvatore Pittera</w:t>
      </w:r>
      <w:r>
        <w:fldChar w:fldCharType="end"/>
      </w:r>
      <w:r>
        <w:t xml:space="preserve"> </w:t>
      </w:r>
      <w:r>
        <w:fldChar w:fldCharType="begin"/>
      </w:r>
      <w:r>
        <w:instrText>HYPERLINK "mailto:filippo.battaglia@gruppoevoluzione.com"</w:instrText>
      </w:r>
      <w:bookmarkStart w:id="20" w:name="_@_826B3467418E479AA7A891CF574F85D6Z"/>
      <w:r>
        <w:fldChar w:fldCharType="separate"/>
      </w:r>
      <w:bookmarkEnd w:id="20"/>
      <w:r w:rsidRPr="0008139A">
        <w:rPr>
          <w:rStyle w:val="Menzione"/>
          <w:noProof/>
        </w:rPr>
        <w:t>@Filippo Battaglia</w:t>
      </w:r>
      <w:r>
        <w:fldChar w:fldCharType="end"/>
      </w:r>
      <w:r>
        <w:t xml:space="preserve"> Dobbiamo introdurre sistema di approvazione specifica delle clausole vessatorie</w:t>
      </w:r>
    </w:p>
  </w:comment>
  <w:comment w:id="26" w:author="Avv. Rosario Panzariello" w:date="2026-10-01T05:35:00Z" w:initials="RP">
    <w:p w14:paraId="31562364" w14:textId="77777777" w:rsidR="000754EC" w:rsidRDefault="000754EC" w:rsidP="000754EC">
      <w:pPr>
        <w:pStyle w:val="Testocommento"/>
      </w:pPr>
      <w:r>
        <w:rPr>
          <w:rStyle w:val="Rimandocommento"/>
        </w:rPr>
        <w:annotationRef/>
      </w:r>
      <w:r>
        <w:t>Perché in CG V9 abbiamo introdotto possibilità che 1Euro possano essere organizzate anche in Dealer Sales</w:t>
      </w:r>
    </w:p>
  </w:comment>
  <w:comment w:id="66" w:author="Avv. Rosario Panzariello" w:date="2026-10-01T05:42:00Z" w:initials="RP">
    <w:p w14:paraId="293C57C2" w14:textId="77777777" w:rsidR="00BF1453" w:rsidRDefault="00BF1453" w:rsidP="00BF1453">
      <w:pPr>
        <w:pStyle w:val="Testocommento"/>
      </w:pPr>
      <w:r>
        <w:rPr>
          <w:rStyle w:val="Rimandocommento"/>
        </w:rPr>
        <w:annotationRef/>
      </w:r>
      <w:r>
        <w:t>Nuova terminologia introdotta con CG V9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4ECBA2" w15:done="0"/>
  <w15:commentEx w15:paraId="3E6766B1" w15:done="0"/>
  <w15:commentEx w15:paraId="343B0FD0" w15:done="0"/>
  <w15:commentEx w15:paraId="31562364" w15:done="0"/>
  <w15:commentEx w15:paraId="293C57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A9DA83F" w16cex:dateUtc="2026-10-01T03:30:00Z"/>
  <w16cex:commentExtensible w16cex:durableId="1AA8337F" w16cex:dateUtc="2026-10-01T03:31:00Z"/>
  <w16cex:commentExtensible w16cex:durableId="066FC2B8" w16cex:dateUtc="2026-10-01T03:33:00Z"/>
  <w16cex:commentExtensible w16cex:durableId="6EE42F09" w16cex:dateUtc="2026-10-01T03:35:00Z"/>
  <w16cex:commentExtensible w16cex:durableId="404EEBF9" w16cex:dateUtc="2026-10-01T0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4ECBA2" w16cid:durableId="0A9DA83F"/>
  <w16cid:commentId w16cid:paraId="3E6766B1" w16cid:durableId="1AA8337F"/>
  <w16cid:commentId w16cid:paraId="343B0FD0" w16cid:durableId="066FC2B8"/>
  <w16cid:commentId w16cid:paraId="31562364" w16cid:durableId="6EE42F09"/>
  <w16cid:commentId w16cid:paraId="293C57C2" w16cid:durableId="404EEB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EDF835" w14:textId="77777777" w:rsidR="00501E18" w:rsidRDefault="00501E18" w:rsidP="000E79AF">
      <w:pPr>
        <w:spacing w:after="0" w:line="240" w:lineRule="auto"/>
      </w:pPr>
      <w:r>
        <w:separator/>
      </w:r>
    </w:p>
  </w:endnote>
  <w:endnote w:type="continuationSeparator" w:id="0">
    <w:p w14:paraId="25783ECA" w14:textId="77777777" w:rsidR="00501E18" w:rsidRDefault="00501E18" w:rsidP="000E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F41CE3" w14:textId="77777777" w:rsidR="00501E18" w:rsidRDefault="00501E18" w:rsidP="000E79AF">
      <w:pPr>
        <w:spacing w:after="0" w:line="240" w:lineRule="auto"/>
      </w:pPr>
      <w:r>
        <w:separator/>
      </w:r>
    </w:p>
  </w:footnote>
  <w:footnote w:type="continuationSeparator" w:id="0">
    <w:p w14:paraId="3124529F" w14:textId="77777777" w:rsidR="00501E18" w:rsidRDefault="00501E18" w:rsidP="000E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smallCaps/>
      </w:rPr>
      <w:id w:val="-71426777"/>
      <w:docPartObj>
        <w:docPartGallery w:val="Page Numbers (Margins)"/>
        <w:docPartUnique/>
      </w:docPartObj>
    </w:sdtPr>
    <w:sdtEndPr/>
    <w:sdtContent>
      <w:p w14:paraId="5C5E30B5" w14:textId="7D052CCF" w:rsidR="000E79AF" w:rsidRPr="00CB0B07" w:rsidRDefault="000E79AF" w:rsidP="00CB0B07">
        <w:pPr>
          <w:pStyle w:val="Intestazione"/>
          <w:jc w:val="right"/>
          <w:rPr>
            <w:smallCaps/>
          </w:rPr>
        </w:pPr>
        <w:r w:rsidRPr="00CB0B07">
          <w:rPr>
            <w:smallCap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208D93C" wp14:editId="4440ADCB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9525" t="0" r="0" b="0"/>
                  <wp:wrapNone/>
                  <wp:docPr id="1" name="Freccia a destr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D997" w14:textId="77777777" w:rsidR="000E79AF" w:rsidRDefault="000E79AF">
                              <w:pPr>
                                <w:pStyle w:val="Pidipagina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14:paraId="2EE26D5E" w14:textId="77777777" w:rsidR="000E79AF" w:rsidRDefault="000E79AF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208D93C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1" o:spid="_x0000_s1026" type="#_x0000_t13" style="position:absolute;left:0;text-align:left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" o:allowincell="f" adj="13609,5370" fillcolor="#c0504d" stroked="f" strokecolor="#5c83b4">
                  <v:textbox inset=",0,,0">
                    <w:txbxContent>
                      <w:p w14:paraId="5882D997" w14:textId="77777777" w:rsidR="000E79AF" w:rsidRDefault="000E79AF">
                        <w:pPr>
                          <w:pStyle w:val="Pidipagina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14:paraId="2EE26D5E" w14:textId="77777777" w:rsidR="000E79AF" w:rsidRDefault="000E79AF"/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CB0B07" w:rsidRPr="00CB0B07">
          <w:rPr>
            <w:smallCaps/>
          </w:rPr>
          <w:t>CPA-1Euro_Auctions_Vers_</w:t>
        </w:r>
        <w:del w:id="102" w:author="Avv. Rosario Panzariello" w:date="2026-10-01T05:26:00Z" w16du:dateUtc="2026-10-01T03:26:00Z">
          <w:r w:rsidR="00CB0B07" w:rsidRPr="00CB0B07" w:rsidDel="001E70CF">
            <w:rPr>
              <w:smallCaps/>
            </w:rPr>
            <w:delText>1</w:delText>
          </w:r>
        </w:del>
        <w:ins w:id="103" w:author="Avv. Rosario Panzariello" w:date="2026-10-01T05:26:00Z" w16du:dateUtc="2026-10-01T03:26:00Z">
          <w:r w:rsidR="001E70CF">
            <w:rPr>
              <w:smallCaps/>
            </w:rPr>
            <w:t>2</w:t>
          </w:r>
        </w:ins>
        <w:r w:rsidR="00CB0B07" w:rsidRPr="00CB0B07">
          <w:rPr>
            <w:smallCaps/>
          </w:rPr>
          <w:t>_2026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6E1F26"/>
    <w:multiLevelType w:val="multilevel"/>
    <w:tmpl w:val="C8FCFAD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6958" w:hanging="720"/>
      </w:pPr>
      <w:rPr>
        <w:rFonts w:ascii="Verdana" w:hAnsi="Verdana" w:hint="default"/>
        <w:b/>
        <w:bCs/>
        <w:i/>
        <w:iCs/>
        <w:sz w:val="20"/>
        <w:szCs w:val="20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num w:numId="1" w16cid:durableId="16479780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vv. Rosario Panzariello">
    <w15:presenceInfo w15:providerId="AD" w15:userId="S::rosario.panzariello@gruppoevoluzione.com::6a5dfb2e-8f48-4223-ac3a-e65c487d400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C6"/>
    <w:rsid w:val="00023DAE"/>
    <w:rsid w:val="000754EC"/>
    <w:rsid w:val="0008139A"/>
    <w:rsid w:val="000B094C"/>
    <w:rsid w:val="000E79AF"/>
    <w:rsid w:val="00131567"/>
    <w:rsid w:val="001322E7"/>
    <w:rsid w:val="001348AF"/>
    <w:rsid w:val="00135212"/>
    <w:rsid w:val="001437AD"/>
    <w:rsid w:val="00160F88"/>
    <w:rsid w:val="001962A3"/>
    <w:rsid w:val="001E70CF"/>
    <w:rsid w:val="001E7460"/>
    <w:rsid w:val="00212973"/>
    <w:rsid w:val="00216422"/>
    <w:rsid w:val="002368D4"/>
    <w:rsid w:val="00240C91"/>
    <w:rsid w:val="00242DB3"/>
    <w:rsid w:val="00281BFB"/>
    <w:rsid w:val="00331122"/>
    <w:rsid w:val="00341629"/>
    <w:rsid w:val="003C5B5D"/>
    <w:rsid w:val="003E006E"/>
    <w:rsid w:val="003E6A0E"/>
    <w:rsid w:val="00412DC2"/>
    <w:rsid w:val="00423C2A"/>
    <w:rsid w:val="004A6EEF"/>
    <w:rsid w:val="00501E18"/>
    <w:rsid w:val="005C26F7"/>
    <w:rsid w:val="00660288"/>
    <w:rsid w:val="006B00DE"/>
    <w:rsid w:val="006C781B"/>
    <w:rsid w:val="006D0846"/>
    <w:rsid w:val="006D6072"/>
    <w:rsid w:val="006F4009"/>
    <w:rsid w:val="00723D99"/>
    <w:rsid w:val="00770A6D"/>
    <w:rsid w:val="007870DC"/>
    <w:rsid w:val="007B40D4"/>
    <w:rsid w:val="008704F7"/>
    <w:rsid w:val="0088671C"/>
    <w:rsid w:val="00972C4F"/>
    <w:rsid w:val="00975C36"/>
    <w:rsid w:val="00985979"/>
    <w:rsid w:val="009E58DB"/>
    <w:rsid w:val="009F0D8C"/>
    <w:rsid w:val="00A51ADB"/>
    <w:rsid w:val="00B71308"/>
    <w:rsid w:val="00B71B0F"/>
    <w:rsid w:val="00B930A8"/>
    <w:rsid w:val="00BC134C"/>
    <w:rsid w:val="00BC438E"/>
    <w:rsid w:val="00BF1453"/>
    <w:rsid w:val="00BF40C6"/>
    <w:rsid w:val="00C1424A"/>
    <w:rsid w:val="00C16435"/>
    <w:rsid w:val="00C52357"/>
    <w:rsid w:val="00C6058E"/>
    <w:rsid w:val="00C96704"/>
    <w:rsid w:val="00CA17B5"/>
    <w:rsid w:val="00CB0B07"/>
    <w:rsid w:val="00CB62AA"/>
    <w:rsid w:val="00CD064C"/>
    <w:rsid w:val="00D70F4F"/>
    <w:rsid w:val="00D82582"/>
    <w:rsid w:val="00DA51CD"/>
    <w:rsid w:val="00E42901"/>
    <w:rsid w:val="00EA6C54"/>
    <w:rsid w:val="00FA2184"/>
    <w:rsid w:val="00FD45FC"/>
    <w:rsid w:val="00FD4E1F"/>
    <w:rsid w:val="0DBC6DBD"/>
    <w:rsid w:val="28174EFA"/>
    <w:rsid w:val="2AD7C0EB"/>
    <w:rsid w:val="34C343BD"/>
    <w:rsid w:val="39460FFE"/>
    <w:rsid w:val="4C839CD8"/>
    <w:rsid w:val="7F54D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1CFFB"/>
  <w15:chartTrackingRefBased/>
  <w15:docId w15:val="{7FD722CA-D128-4368-B16B-49155ACD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F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F4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4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F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F40C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F40C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Paragrafoelenco">
    <w:name w:val="List Paragraph"/>
    <w:basedOn w:val="Normale"/>
    <w:uiPriority w:val="34"/>
    <w:qFormat/>
    <w:rsid w:val="00BF40C6"/>
    <w:pPr>
      <w:ind w:left="720"/>
      <w:contextualSpacing/>
    </w:pPr>
    <w:rPr>
      <w:kern w:val="2"/>
      <w14:ligatures w14:val="standardContextual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40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nfasigrassetto">
    <w:name w:val="Strong"/>
    <w:basedOn w:val="Carpredefinitoparagrafo"/>
    <w:uiPriority w:val="22"/>
    <w:qFormat/>
    <w:rsid w:val="000B094C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B0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B094C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79AF"/>
  </w:style>
  <w:style w:type="paragraph" w:styleId="Pidipagina">
    <w:name w:val="footer"/>
    <w:basedOn w:val="Normale"/>
    <w:link w:val="Pidipagina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79AF"/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341629"/>
    <w:pPr>
      <w:spacing w:after="0" w:line="240" w:lineRule="auto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C438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C438E"/>
    <w:rPr>
      <w:b/>
      <w:bCs/>
      <w:sz w:val="20"/>
      <w:szCs w:val="20"/>
    </w:rPr>
  </w:style>
  <w:style w:type="character" w:styleId="Menzione">
    <w:name w:val="Mention"/>
    <w:basedOn w:val="Carpredefinitoparagrafo"/>
    <w:uiPriority w:val="99"/>
    <w:unhideWhenUsed/>
    <w:rsid w:val="00BC438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3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793DD962-FD46-4DD7-A72D-04814B2504F0}">
    <t:Anchor>
      <t:Comment id="1719900946"/>
    </t:Anchor>
    <t:History>
      <t:Event id="{36077E7D-422C-42F1-A9AF-74CA3B76E422}" time="2026-03-24T10:00:03.257Z">
        <t:Attribution userId="S::filippo.battaglia@bascobus.com::12950235-f25c-48ac-be37-04ed2385da87" userProvider="AD" userName="Filippo Battaglia"/>
        <t:Anchor>
          <t:Comment id="1719900946"/>
        </t:Anchor>
        <t:Create/>
      </t:Event>
      <t:Event id="{1C35437B-0FFA-41AA-A4F7-40FF836C305D}" time="2026-03-24T10:00:03.257Z">
        <t:Attribution userId="S::filippo.battaglia@bascobus.com::12950235-f25c-48ac-be37-04ed2385da87" userProvider="AD" userName="Filippo Battaglia"/>
        <t:Anchor>
          <t:Comment id="1719900946"/>
        </t:Anchor>
        <t:Assign userId="S::rosario.panzariello@gruppoevoluzione.com::6a5dfb2e-8f48-4223-ac3a-e65c487d4005" userProvider="AD" userName="Avv. Rosario Panzariello"/>
      </t:Event>
      <t:Event id="{90804339-DD3D-48E3-AFEA-B2818F516AD2}" time="2026-03-24T10:00:03.257Z">
        <t:Attribution userId="S::filippo.battaglia@bascobus.com::12950235-f25c-48ac-be37-04ed2385da87" userProvider="AD" userName="Filippo Battaglia"/>
        <t:Anchor>
          <t:Comment id="1719900946"/>
        </t:Anchor>
        <t:SetTitle title="@Avv. Rosario Panzariello qui abbiamo tolto la questione della No Flat Fee, le commissioni sono normali"/>
      </t:Event>
      <t:Event id="{183C6E11-5039-4FEF-A5BC-B5FBABDFA699}" time="2026-04-20T06:47:48.286Z">
        <t:Attribution userId="S::rosario.panzariello@gruppoevoluzione.com::6a5dfb2e-8f48-4223-ac3a-e65c487d4005" userProvider="AD" userName="Avv. Rosario Panzariello"/>
        <t:Progress percentComplete="100"/>
      </t:Event>
    </t:History>
  </t:Task>
  <t:Task id="{E2BFEC20-E5FB-42BA-B53F-3890DEC97933}">
    <t:Anchor>
      <t:Comment id="107987640"/>
    </t:Anchor>
    <t:History>
      <t:Event id="{FC64B23A-834F-4222-9EC7-E07F5DD05AC9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Create/>
      </t:Event>
      <t:Event id="{CA34CCF0-1625-4601-A803-812F12C6EFF6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Assign userId="S::salvatore.pittera@Fleequid.com::e71d949e-612d-4621-b917-42db7e9ce951" userProvider="AD" userName="Salvatore Pittera"/>
      </t:Event>
      <t:Event id="{B5396606-AD44-4A53-B57A-921A9A49E66E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SetTitle title="@Salvatore Pittera @Filippo Battaglia Dobbiamo introdurre sistema di approvazione specifica delle clausole vessatorie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878308DA043A48A10ECEF47856C123" ma:contentTypeVersion="11" ma:contentTypeDescription="Creare un nuovo documento." ma:contentTypeScope="" ma:versionID="59b8e70f82ebf7d1aad0c35c5e7f35dc">
  <xsd:schema xmlns:xsd="http://www.w3.org/2001/XMLSchema" xmlns:xs="http://www.w3.org/2001/XMLSchema" xmlns:p="http://schemas.microsoft.com/office/2006/metadata/properties" xmlns:ns3="f7396375-a897-440c-9607-e3ce3c90a6a8" targetNamespace="http://schemas.microsoft.com/office/2006/metadata/properties" ma:root="true" ma:fieldsID="0896569a9133c919417d2fe0e619832d" ns3:_="">
    <xsd:import namespace="f7396375-a897-440c-9607-e3ce3c90a6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96375-a897-440c-9607-e3ce3c90a6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396375-a897-440c-9607-e3ce3c90a6a8" xsi:nil="true"/>
  </documentManagement>
</p:properties>
</file>

<file path=customXml/itemProps1.xml><?xml version="1.0" encoding="utf-8"?>
<ds:datastoreItem xmlns:ds="http://schemas.openxmlformats.org/officeDocument/2006/customXml" ds:itemID="{4DC27230-4402-4E6F-9B09-CB596D15E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396375-a897-440c-9607-e3ce3c90a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E5D397-C983-4F40-B6C4-D3A0B1DA30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5B9716-5A23-49A9-846C-49F4A1189B0E}">
  <ds:schemaRefs>
    <ds:schemaRef ds:uri="http://schemas.microsoft.com/office/2006/metadata/properties"/>
    <ds:schemaRef ds:uri="http://schemas.microsoft.com/office/infopath/2007/PartnerControls"/>
    <ds:schemaRef ds:uri="f7396375-a897-440c-9607-e3ce3c90a6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2414</Words>
  <Characters>14946</Characters>
  <Application>Microsoft Office Word</Application>
  <DocSecurity>0</DocSecurity>
  <Lines>223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Avv. Rosario Panzariello</dc:creator>
  <cp:keywords/>
  <dc:description/>
  <cp:lastModifiedBy>Salvatore Pittera</cp:lastModifiedBy>
  <cp:revision>2</cp:revision>
  <dcterms:created xsi:type="dcterms:W3CDTF">2026-10-12T12:10:00Z</dcterms:created>
  <dcterms:modified xsi:type="dcterms:W3CDTF">2026-10-12T12:10:00Z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0x0101004A878308DA043A48A10ECEF47856C123</vt:lpwstr>
  </property>
</Properties>
</file>